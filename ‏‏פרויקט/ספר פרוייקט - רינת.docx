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24793" w14:textId="45D94D8E" w:rsidR="004A56D3" w:rsidRPr="00103DCA" w:rsidRDefault="004A56D3" w:rsidP="00813AC5">
      <w:pPr>
        <w:jc w:val="center"/>
        <w:rPr>
          <w:rFonts w:ascii="Tahoma" w:hAnsi="Tahoma" w:cs="Tahoma"/>
          <w:b/>
          <w:bCs/>
          <w:sz w:val="20"/>
          <w:szCs w:val="20"/>
          <w:rtl/>
          <w:rPrChange w:id="0" w:author="רינת אביטל" w:date="2022-05-12T09:18:00Z">
            <w:rPr>
              <w:b/>
              <w:bCs/>
              <w:rtl/>
            </w:rPr>
          </w:rPrChange>
        </w:rPr>
      </w:pPr>
      <w:r w:rsidRPr="00103DCA">
        <w:rPr>
          <w:rFonts w:ascii="Tahoma" w:hAnsi="Tahoma" w:cs="Tahoma"/>
          <w:noProof/>
          <w:sz w:val="20"/>
          <w:szCs w:val="20"/>
          <w:rPrChange w:id="1" w:author="רינת אביטל" w:date="2022-05-12T09:18:00Z">
            <w:rPr>
              <w:noProof/>
            </w:rPr>
          </w:rPrChange>
        </w:rPr>
        <mc:AlternateContent>
          <mc:Choice Requires="wpg">
            <w:drawing>
              <wp:anchor distT="0" distB="0" distL="114300" distR="114300" simplePos="0" relativeHeight="251663360" behindDoc="0" locked="0" layoutInCell="1" allowOverlap="1" wp14:anchorId="0631DB57" wp14:editId="3FAEBB78">
                <wp:simplePos x="0" y="0"/>
                <wp:positionH relativeFrom="column">
                  <wp:posOffset>-1577340</wp:posOffset>
                </wp:positionH>
                <wp:positionV relativeFrom="paragraph">
                  <wp:posOffset>402590</wp:posOffset>
                </wp:positionV>
                <wp:extent cx="8531860" cy="5623560"/>
                <wp:effectExtent l="0" t="0" r="0" b="0"/>
                <wp:wrapNone/>
                <wp:docPr id="49" name="קבוצה 49"/>
                <wp:cNvGraphicFramePr/>
                <a:graphic xmlns:a="http://schemas.openxmlformats.org/drawingml/2006/main">
                  <a:graphicData uri="http://schemas.microsoft.com/office/word/2010/wordprocessingGroup">
                    <wpg:wgp>
                      <wpg:cNvGrpSpPr/>
                      <wpg:grpSpPr>
                        <a:xfrm>
                          <a:off x="0" y="0"/>
                          <a:ext cx="8531860" cy="5623560"/>
                          <a:chOff x="0" y="0"/>
                          <a:chExt cx="8531860" cy="5623560"/>
                        </a:xfrm>
                      </wpg:grpSpPr>
                      <pic:pic xmlns:pic="http://schemas.openxmlformats.org/drawingml/2006/picture">
                        <pic:nvPicPr>
                          <pic:cNvPr id="36" name="תמונה 36"/>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31860" cy="5623560"/>
                          </a:xfrm>
                          <a:prstGeom prst="rect">
                            <a:avLst/>
                          </a:prstGeom>
                          <a:noFill/>
                          <a:ln>
                            <a:noFill/>
                          </a:ln>
                        </pic:spPr>
                      </pic:pic>
                      <wps:wsp>
                        <wps:cNvPr id="50" name="מלבן 50"/>
                        <wps:cNvSpPr/>
                        <wps:spPr>
                          <a:xfrm>
                            <a:off x="3488266" y="4428067"/>
                            <a:ext cx="3604847" cy="77958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241FC9E5" id="קבוצה 49" o:spid="_x0000_s1026" style="position:absolute;left:0;text-align:left;margin-left:-124.2pt;margin-top:31.7pt;width:671.8pt;height:442.8pt;z-index:251663360" coordsize="85318,56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6" o:spid="_x0000_s1027" type="#_x0000_t75" style="position:absolute;width:85318;height:56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">
                  <v:imagedata r:id="rId10" o:title=""/>
                </v:shape>
                <v:rect id="מלבן 50" o:spid="_x0000_s1028" style="position:absolute;left:34882;top:44280;width:36049;height:7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" fillcolor="white [3212]" stroked="f" strokeweight="1pt"/>
              </v:group>
            </w:pict>
          </mc:Fallback>
        </mc:AlternateContent>
      </w:r>
    </w:p>
    <w:sdt>
      <w:sdtPr>
        <w:rPr>
          <w:rFonts w:ascii="Tahoma" w:hAnsi="Tahoma" w:cs="Tahoma"/>
          <w:b/>
          <w:bCs/>
          <w:sz w:val="20"/>
          <w:szCs w:val="20"/>
          <w:rtl/>
          <w:rPrChange w:id="2" w:author="רינת אביטל" w:date="2022-05-12T09:18:00Z">
            <w:rPr>
              <w:b/>
              <w:bCs/>
              <w:rtl/>
            </w:rPr>
          </w:rPrChange>
        </w:rPr>
        <w:id w:val="171848400"/>
        <w:docPartObj>
          <w:docPartGallery w:val="Cover Pages"/>
          <w:docPartUnique/>
        </w:docPartObj>
      </w:sdtPr>
      <w:sdtEndPr>
        <w:rPr>
          <w:b w:val="0"/>
          <w:bCs w:val="0"/>
          <w:sz w:val="40"/>
          <w:szCs w:val="40"/>
          <w:lang w:val="he-IL"/>
          <w:rPrChange w:id="3" w:author="רינת אביטל" w:date="2022-05-12T09:18:00Z">
            <w:rPr/>
          </w:rPrChange>
        </w:rPr>
      </w:sdtEndPr>
      <w:sdtContent>
        <w:p w14:paraId="415E4DFE" w14:textId="6068336A" w:rsidR="004A56D3" w:rsidRPr="00103DCA" w:rsidRDefault="004A56D3" w:rsidP="00813AC5">
          <w:pPr>
            <w:jc w:val="center"/>
            <w:rPr>
              <w:rFonts w:ascii="Tahoma" w:hAnsi="Tahoma" w:cs="Tahoma"/>
              <w:b/>
              <w:bCs/>
              <w:color w:val="182B4C"/>
              <w:sz w:val="72"/>
              <w:szCs w:val="72"/>
              <w:rtl/>
              <w:rPrChange w:id="4" w:author="רינת אביטל" w:date="2022-05-12T09:18:00Z">
                <w:rPr>
                  <w:b/>
                  <w:bCs/>
                  <w:color w:val="182B4C"/>
                  <w:sz w:val="96"/>
                  <w:szCs w:val="96"/>
                  <w:rtl/>
                </w:rPr>
              </w:rPrChange>
            </w:rPr>
          </w:pPr>
        </w:p>
        <w:p w14:paraId="6E80749A" w14:textId="0BDEB787" w:rsidR="004A56D3" w:rsidRPr="00103DCA" w:rsidRDefault="004A56D3" w:rsidP="00813AC5">
          <w:pPr>
            <w:jc w:val="center"/>
            <w:rPr>
              <w:rFonts w:ascii="Tahoma" w:hAnsi="Tahoma" w:cs="Tahoma"/>
              <w:b/>
              <w:bCs/>
              <w:color w:val="182B4C"/>
              <w:sz w:val="72"/>
              <w:szCs w:val="72"/>
              <w:rtl/>
              <w:rPrChange w:id="5" w:author="רינת אביטל" w:date="2022-05-12T09:18:00Z">
                <w:rPr>
                  <w:b/>
                  <w:bCs/>
                  <w:color w:val="182B4C"/>
                  <w:sz w:val="96"/>
                  <w:szCs w:val="96"/>
                  <w:rtl/>
                </w:rPr>
              </w:rPrChange>
            </w:rPr>
          </w:pPr>
        </w:p>
        <w:p w14:paraId="773A54D3" w14:textId="1B5704FC" w:rsidR="004A56D3" w:rsidRPr="00103DCA" w:rsidRDefault="004A56D3" w:rsidP="00813AC5">
          <w:pPr>
            <w:jc w:val="center"/>
            <w:rPr>
              <w:rFonts w:ascii="Tahoma" w:hAnsi="Tahoma" w:cs="Tahoma"/>
              <w:b/>
              <w:bCs/>
              <w:color w:val="182B4C"/>
              <w:sz w:val="72"/>
              <w:szCs w:val="72"/>
              <w:rtl/>
              <w:rPrChange w:id="6" w:author="רינת אביטל" w:date="2022-05-12T09:18:00Z">
                <w:rPr>
                  <w:b/>
                  <w:bCs/>
                  <w:color w:val="182B4C"/>
                  <w:sz w:val="96"/>
                  <w:szCs w:val="96"/>
                  <w:rtl/>
                </w:rPr>
              </w:rPrChange>
            </w:rPr>
          </w:pPr>
        </w:p>
        <w:p w14:paraId="7042B8ED" w14:textId="1E7DA191" w:rsidR="004A56D3" w:rsidRPr="00103DCA" w:rsidRDefault="004A56D3" w:rsidP="00813AC5">
          <w:pPr>
            <w:jc w:val="center"/>
            <w:rPr>
              <w:rFonts w:ascii="Tahoma" w:hAnsi="Tahoma" w:cs="Tahoma"/>
              <w:b/>
              <w:bCs/>
              <w:color w:val="182B4C"/>
              <w:sz w:val="72"/>
              <w:szCs w:val="72"/>
              <w:rtl/>
              <w:rPrChange w:id="7" w:author="רינת אביטל" w:date="2022-05-12T09:18:00Z">
                <w:rPr>
                  <w:b/>
                  <w:bCs/>
                  <w:color w:val="182B4C"/>
                  <w:sz w:val="96"/>
                  <w:szCs w:val="96"/>
                  <w:rtl/>
                </w:rPr>
              </w:rPrChange>
            </w:rPr>
          </w:pPr>
        </w:p>
        <w:p w14:paraId="59211A9E" w14:textId="06206288" w:rsidR="004A56D3" w:rsidRPr="00103DCA" w:rsidRDefault="004A56D3" w:rsidP="00813AC5">
          <w:pPr>
            <w:jc w:val="center"/>
            <w:rPr>
              <w:rFonts w:ascii="Tahoma" w:hAnsi="Tahoma" w:cs="Tahoma"/>
              <w:b/>
              <w:bCs/>
              <w:color w:val="182B4C"/>
              <w:sz w:val="72"/>
              <w:szCs w:val="72"/>
              <w:rtl/>
              <w:rPrChange w:id="8" w:author="רינת אביטל" w:date="2022-05-12T09:18:00Z">
                <w:rPr>
                  <w:b/>
                  <w:bCs/>
                  <w:color w:val="182B4C"/>
                  <w:sz w:val="96"/>
                  <w:szCs w:val="96"/>
                  <w:rtl/>
                </w:rPr>
              </w:rPrChange>
            </w:rPr>
          </w:pPr>
        </w:p>
        <w:p w14:paraId="507451CC" w14:textId="1B60B5E3" w:rsidR="004A56D3" w:rsidRPr="00103DCA" w:rsidRDefault="004A56D3" w:rsidP="00813AC5">
          <w:pPr>
            <w:jc w:val="center"/>
            <w:rPr>
              <w:rFonts w:ascii="Tahoma" w:hAnsi="Tahoma" w:cs="Tahoma"/>
              <w:b/>
              <w:bCs/>
              <w:color w:val="182B4C"/>
              <w:sz w:val="72"/>
              <w:szCs w:val="72"/>
              <w:rtl/>
              <w:rPrChange w:id="9" w:author="רינת אביטל" w:date="2022-05-12T09:18:00Z">
                <w:rPr>
                  <w:b/>
                  <w:bCs/>
                  <w:color w:val="182B4C"/>
                  <w:sz w:val="96"/>
                  <w:szCs w:val="96"/>
                  <w:rtl/>
                </w:rPr>
              </w:rPrChange>
            </w:rPr>
          </w:pPr>
        </w:p>
        <w:p w14:paraId="68F6518C" w14:textId="0B1F256F" w:rsidR="004A56D3" w:rsidRPr="00103DCA" w:rsidRDefault="001665FA" w:rsidP="00813AC5">
          <w:pPr>
            <w:jc w:val="center"/>
            <w:rPr>
              <w:rFonts w:ascii="Tahoma" w:hAnsi="Tahoma" w:cs="Tahoma"/>
              <w:b/>
              <w:bCs/>
              <w:color w:val="182B4C"/>
              <w:sz w:val="72"/>
              <w:szCs w:val="72"/>
              <w:rtl/>
              <w:rPrChange w:id="10" w:author="רינת אביטל" w:date="2022-05-12T09:18:00Z">
                <w:rPr>
                  <w:b/>
                  <w:bCs/>
                  <w:color w:val="182B4C"/>
                  <w:sz w:val="96"/>
                  <w:szCs w:val="96"/>
                  <w:rtl/>
                </w:rPr>
              </w:rPrChange>
            </w:rPr>
          </w:pPr>
          <w:r w:rsidRPr="00103DCA">
            <w:rPr>
              <w:rFonts w:ascii="Tahoma" w:hAnsi="Tahoma" w:cs="Tahoma"/>
              <w:b/>
              <w:bCs/>
              <w:noProof/>
              <w:color w:val="182B4C"/>
              <w:sz w:val="72"/>
              <w:szCs w:val="72"/>
              <w:rtl/>
              <w:rPrChange w:id="11" w:author="רינת אביטל" w:date="2022-05-12T09:18:00Z">
                <w:rPr>
                  <w:b/>
                  <w:bCs/>
                  <w:noProof/>
                  <w:color w:val="182B4C"/>
                  <w:sz w:val="96"/>
                  <w:szCs w:val="96"/>
                  <w:rtl/>
                </w:rPr>
              </w:rPrChange>
            </w:rPr>
            <mc:AlternateContent>
              <mc:Choice Requires="wps">
                <w:drawing>
                  <wp:anchor distT="45720" distB="45720" distL="114300" distR="114300" simplePos="0" relativeHeight="251665408" behindDoc="0" locked="0" layoutInCell="1" allowOverlap="1" wp14:anchorId="66424226" wp14:editId="2D1E9C78">
                    <wp:simplePos x="0" y="0"/>
                    <wp:positionH relativeFrom="column">
                      <wp:posOffset>1019810</wp:posOffset>
                    </wp:positionH>
                    <wp:positionV relativeFrom="paragraph">
                      <wp:posOffset>368935</wp:posOffset>
                    </wp:positionV>
                    <wp:extent cx="3935730" cy="1404620"/>
                    <wp:effectExtent l="0" t="0" r="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935730" cy="1404620"/>
                            </a:xfrm>
                            <a:prstGeom prst="rect">
                              <a:avLst/>
                            </a:prstGeom>
                            <a:noFill/>
                            <a:ln w="9525">
                              <a:noFill/>
                              <a:miter lim="800000"/>
                              <a:headEnd/>
                              <a:tailEnd/>
                            </a:ln>
                          </wps:spPr>
                          <wps:txbx>
                            <w:txbxContent>
                              <w:p w14:paraId="579AA634" w14:textId="1B9C3636" w:rsidR="002F5935" w:rsidRPr="002F5935" w:rsidRDefault="0098120F">
                                <w:pPr>
                                  <w:rPr>
                                    <w:rFonts w:ascii="Candara Light" w:hAnsi="Candara Light"/>
                                    <w:b/>
                                    <w:bCs/>
                                    <w:sz w:val="72"/>
                                    <w:szCs w:val="72"/>
                                  </w:rPr>
                                </w:pPr>
                                <w:ins w:id="12" w:author="רינת אביטל" w:date="2022-05-12T11:53:00Z">
                                  <w:r w:rsidRPr="0098120F">
                                    <w:rPr>
                                      <w:rFonts w:ascii="Candara Light" w:hAnsi="Candara Light"/>
                                      <w:b/>
                                      <w:bCs/>
                                      <w:sz w:val="72"/>
                                      <w:szCs w:val="72"/>
                                    </w:rPr>
                                    <w:t>Visual function</w:t>
                                  </w:r>
                                </w:ins>
                                <w:del w:id="13" w:author="רינת אביטל" w:date="2022-05-12T11:53:00Z">
                                  <w:r w:rsidR="002F5935" w:rsidRPr="002F5935" w:rsidDel="0098120F">
                                    <w:rPr>
                                      <w:rFonts w:ascii="Candara Light" w:hAnsi="Candara Light"/>
                                      <w:b/>
                                      <w:bCs/>
                                      <w:sz w:val="72"/>
                                      <w:szCs w:val="72"/>
                                    </w:rPr>
                                    <w:delText>Function drawing</w:delText>
                                  </w:r>
                                </w:del>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6424226" id="_x0000_t202" coordsize="21600,21600" o:spt="202" path="m,l,21600r21600,l21600,xe">
                    <v:stroke joinstyle="miter"/>
                    <v:path gradientshapeok="t" o:connecttype="rect"/>
                  </v:shapetype>
                  <v:shape id="תיבת טקסט 2" o:spid="_x0000_s1026" type="#_x0000_t202" style="position:absolute;left:0;text-align:left;margin-left:80.3pt;margin-top:29.05pt;width:309.9pt;height:110.6pt;flip:x;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" filled="f" stroked="f">
                    <v:textbox style="mso-fit-shape-to-text:t">
                      <w:txbxContent>
                        <w:p w14:paraId="579AA634" w14:textId="1B9C3636" w:rsidR="002F5935" w:rsidRPr="002F5935" w:rsidRDefault="0098120F">
                          <w:pPr>
                            <w:rPr>
                              <w:rFonts w:ascii="Candara Light" w:hAnsi="Candara Light"/>
                              <w:b/>
                              <w:bCs/>
                              <w:sz w:val="72"/>
                              <w:szCs w:val="72"/>
                            </w:rPr>
                          </w:pPr>
                          <w:ins w:id="14" w:author="רינת אביטל" w:date="2022-05-12T11:53:00Z">
                            <w:r w:rsidRPr="0098120F">
                              <w:rPr>
                                <w:rFonts w:ascii="Candara Light" w:hAnsi="Candara Light"/>
                                <w:b/>
                                <w:bCs/>
                                <w:sz w:val="72"/>
                                <w:szCs w:val="72"/>
                              </w:rPr>
                              <w:t>Visual function</w:t>
                            </w:r>
                          </w:ins>
                          <w:del w:id="15" w:author="רינת אביטל" w:date="2022-05-12T11:53:00Z">
                            <w:r w:rsidR="002F5935" w:rsidRPr="002F5935" w:rsidDel="0098120F">
                              <w:rPr>
                                <w:rFonts w:ascii="Candara Light" w:hAnsi="Candara Light"/>
                                <w:b/>
                                <w:bCs/>
                                <w:sz w:val="72"/>
                                <w:szCs w:val="72"/>
                              </w:rPr>
                              <w:delText>Function drawing</w:delText>
                            </w:r>
                          </w:del>
                        </w:p>
                      </w:txbxContent>
                    </v:textbox>
                    <w10:wrap type="square"/>
                  </v:shape>
                </w:pict>
              </mc:Fallback>
            </mc:AlternateContent>
          </w:r>
        </w:p>
        <w:p w14:paraId="307DA649" w14:textId="5EF22916" w:rsidR="004A56D3" w:rsidRPr="00103DCA" w:rsidRDefault="004A56D3" w:rsidP="00813AC5">
          <w:pPr>
            <w:jc w:val="center"/>
            <w:rPr>
              <w:rFonts w:ascii="Tahoma" w:hAnsi="Tahoma" w:cs="Tahoma"/>
              <w:b/>
              <w:bCs/>
              <w:color w:val="182B4C"/>
              <w:sz w:val="72"/>
              <w:szCs w:val="72"/>
              <w:rtl/>
              <w:rPrChange w:id="16" w:author="רינת אביטל" w:date="2022-05-12T09:18:00Z">
                <w:rPr>
                  <w:b/>
                  <w:bCs/>
                  <w:color w:val="182B4C"/>
                  <w:sz w:val="96"/>
                  <w:szCs w:val="96"/>
                  <w:rtl/>
                </w:rPr>
              </w:rPrChange>
            </w:rPr>
          </w:pPr>
        </w:p>
        <w:p w14:paraId="0E607E3D" w14:textId="41CB5571" w:rsidR="00912ECE" w:rsidRPr="00103DCA" w:rsidRDefault="0098120F" w:rsidP="00FE0388">
          <w:pPr>
            <w:jc w:val="center"/>
            <w:rPr>
              <w:rFonts w:ascii="Tahoma" w:hAnsi="Tahoma" w:cs="Tahoma"/>
              <w:sz w:val="40"/>
              <w:szCs w:val="40"/>
              <w:rtl/>
              <w:lang w:val="he-IL"/>
              <w:rPrChange w:id="17" w:author="רינת אביטל" w:date="2022-05-12T09:18:00Z">
                <w:rPr>
                  <w:sz w:val="44"/>
                  <w:szCs w:val="44"/>
                  <w:rtl/>
                  <w:lang w:val="he-IL"/>
                </w:rPr>
              </w:rPrChange>
            </w:rPr>
          </w:pPr>
          <w:r w:rsidRPr="00103DCA">
            <w:rPr>
              <w:rFonts w:ascii="Tahoma" w:hAnsi="Tahoma" w:cs="Tahoma"/>
              <w:noProof/>
              <w:sz w:val="20"/>
              <w:szCs w:val="20"/>
              <w:rPrChange w:id="18" w:author="רינת אביטל" w:date="2022-05-12T09:18:00Z">
                <w:rPr>
                  <w:rFonts w:ascii="Tahoma" w:hAnsi="Tahoma" w:cs="Tahoma"/>
                  <w:noProof/>
                </w:rPr>
              </w:rPrChange>
            </w:rPr>
            <mc:AlternateContent>
              <mc:Choice Requires="wpg">
                <w:drawing>
                  <wp:anchor distT="0" distB="0" distL="114300" distR="114300" simplePos="0" relativeHeight="251667456" behindDoc="0" locked="0" layoutInCell="1" allowOverlap="1" wp14:anchorId="5D8A873F" wp14:editId="616B5A15">
                    <wp:simplePos x="0" y="0"/>
                    <wp:positionH relativeFrom="column">
                      <wp:posOffset>-21802</wp:posOffset>
                    </wp:positionH>
                    <wp:positionV relativeFrom="paragraph">
                      <wp:posOffset>481542</wp:posOffset>
                    </wp:positionV>
                    <wp:extent cx="5665470" cy="1691640"/>
                    <wp:effectExtent l="0" t="0" r="0" b="3810"/>
                    <wp:wrapNone/>
                    <wp:docPr id="3" name="קבוצה 3"/>
                    <wp:cNvGraphicFramePr/>
                    <a:graphic xmlns:a="http://schemas.openxmlformats.org/drawingml/2006/main">
                      <a:graphicData uri="http://schemas.microsoft.com/office/word/2010/wordprocessingGroup">
                        <wpg:wgp>
                          <wpg:cNvGrpSpPr/>
                          <wpg:grpSpPr>
                            <a:xfrm>
                              <a:off x="0" y="0"/>
                              <a:ext cx="5665470" cy="1691640"/>
                              <a:chOff x="-63500" y="0"/>
                              <a:chExt cx="5665470" cy="1691640"/>
                            </a:xfrm>
                          </wpg:grpSpPr>
                          <wps:wsp>
                            <wps:cNvPr id="45" name="תיבת טקסט 2"/>
                            <wps:cNvSpPr txBox="1">
                              <a:spLocks noChangeArrowheads="1"/>
                            </wps:cNvSpPr>
                            <wps:spPr bwMode="auto">
                              <a:xfrm flipH="1">
                                <a:off x="-63500" y="891540"/>
                                <a:ext cx="4690110" cy="762000"/>
                              </a:xfrm>
                              <a:prstGeom prst="rect">
                                <a:avLst/>
                              </a:prstGeom>
                              <a:noFill/>
                              <a:ln w="9525">
                                <a:noFill/>
                                <a:miter lim="800000"/>
                                <a:headEnd/>
                                <a:tailEnd/>
                              </a:ln>
                            </wps:spPr>
                            <wps:txbx>
                              <w:txbxContent>
                                <w:p w14:paraId="60187380" w14:textId="77777777" w:rsidR="00C64586" w:rsidRPr="00924553" w:rsidRDefault="00C64586" w:rsidP="00C64586">
                                  <w:pPr>
                                    <w:rPr>
                                      <w:rFonts w:ascii="Segoe UI Semilight" w:hAnsi="Segoe UI Semilight" w:cs="Segoe UI Semilight"/>
                                      <w:b/>
                                      <w:bCs/>
                                      <w:sz w:val="56"/>
                                      <w:szCs w:val="56"/>
                                      <w:rPrChange w:id="19" w:author="רינת אביטל" w:date="2022-05-09T18:22:00Z">
                                        <w:rPr/>
                                      </w:rPrChange>
                                    </w:rPr>
                                  </w:pPr>
                                  <w:ins w:id="20" w:author="רינת אביטל" w:date="2022-05-09T18:12:00Z">
                                    <w:r w:rsidRPr="00924553">
                                      <w:rPr>
                                        <w:rFonts w:ascii="Segoe UI Semilight" w:hAnsi="Segoe UI Semilight" w:cs="Segoe UI Semilight" w:hint="eastAsia"/>
                                        <w:b/>
                                        <w:bCs/>
                                        <w:sz w:val="56"/>
                                        <w:szCs w:val="56"/>
                                        <w:rtl/>
                                        <w:rPrChange w:id="21" w:author="רינת אביטל" w:date="2022-05-09T18:22:00Z">
                                          <w:rPr>
                                            <w:rFonts w:hint="eastAsia"/>
                                            <w:rtl/>
                                          </w:rPr>
                                        </w:rPrChange>
                                      </w:rPr>
                                      <w:t>רינת</w:t>
                                    </w:r>
                                    <w:r w:rsidRPr="00924553">
                                      <w:rPr>
                                        <w:rFonts w:ascii="Segoe UI Semilight" w:hAnsi="Segoe UI Semilight" w:cs="Segoe UI Semilight"/>
                                        <w:b/>
                                        <w:bCs/>
                                        <w:sz w:val="56"/>
                                        <w:szCs w:val="56"/>
                                        <w:rtl/>
                                        <w:rPrChange w:id="22" w:author="רינת אביטל" w:date="2022-05-09T18:22:00Z">
                                          <w:rPr>
                                            <w:rtl/>
                                          </w:rPr>
                                        </w:rPrChange>
                                      </w:rPr>
                                      <w:t xml:space="preserve"> </w:t>
                                    </w:r>
                                    <w:r w:rsidRPr="00924553">
                                      <w:rPr>
                                        <w:rFonts w:ascii="Segoe UI Semilight" w:hAnsi="Segoe UI Semilight" w:cs="Segoe UI Semilight" w:hint="eastAsia"/>
                                        <w:b/>
                                        <w:bCs/>
                                        <w:sz w:val="56"/>
                                        <w:szCs w:val="56"/>
                                        <w:rtl/>
                                        <w:rPrChange w:id="23" w:author="רינת אביטל" w:date="2022-05-09T18:22:00Z">
                                          <w:rPr>
                                            <w:rFonts w:hint="eastAsia"/>
                                            <w:rtl/>
                                          </w:rPr>
                                        </w:rPrChange>
                                      </w:rPr>
                                      <w:t>אביטל</w:t>
                                    </w:r>
                                  </w:ins>
                                  <w:r>
                                    <w:rPr>
                                      <w:rFonts w:ascii="Segoe UI Semilight" w:hAnsi="Segoe UI Semilight" w:cs="Segoe UI Semilight" w:hint="cs"/>
                                      <w:b/>
                                      <w:bCs/>
                                      <w:sz w:val="56"/>
                                      <w:szCs w:val="56"/>
                                      <w:rtl/>
                                    </w:rPr>
                                    <w:t xml:space="preserve">   |  </w:t>
                                  </w:r>
                                  <w:ins w:id="24" w:author="רינת אביטל" w:date="2022-05-09T18:20:00Z">
                                    <w:r w:rsidRPr="00924553">
                                      <w:rPr>
                                        <w:rFonts w:ascii="Segoe UI Semilight" w:hAnsi="Segoe UI Semilight" w:cs="Segoe UI Semilight"/>
                                        <w:b/>
                                        <w:bCs/>
                                        <w:sz w:val="56"/>
                                        <w:szCs w:val="56"/>
                                        <w:rtl/>
                                        <w:rPrChange w:id="25" w:author="רינת אביטל" w:date="2022-05-09T18:22:00Z">
                                          <w:rPr>
                                            <w:rFonts w:asciiTheme="minorBidi" w:hAnsiTheme="minorBidi"/>
                                            <w:sz w:val="40"/>
                                            <w:szCs w:val="40"/>
                                            <w:rtl/>
                                          </w:rPr>
                                        </w:rPrChange>
                                      </w:rPr>
                                      <w:t>212735427</w:t>
                                    </w:r>
                                  </w:ins>
                                </w:p>
                              </w:txbxContent>
                            </wps:txbx>
                            <wps:bodyPr rot="0" vert="horz" wrap="square" lIns="91440" tIns="45720" rIns="91440" bIns="45720" anchor="t" anchorCtr="0">
                              <a:noAutofit/>
                            </wps:bodyPr>
                          </wps:wsp>
                          <wps:wsp>
                            <wps:cNvPr id="46" name="תיבת טקסט 2"/>
                            <wps:cNvSpPr txBox="1">
                              <a:spLocks noChangeArrowheads="1"/>
                            </wps:cNvSpPr>
                            <wps:spPr bwMode="auto">
                              <a:xfrm flipH="1">
                                <a:off x="0" y="0"/>
                                <a:ext cx="5601970" cy="1691640"/>
                              </a:xfrm>
                              <a:prstGeom prst="rect">
                                <a:avLst/>
                              </a:prstGeom>
                              <a:noFill/>
                              <a:ln w="9525">
                                <a:noFill/>
                                <a:miter lim="800000"/>
                                <a:headEnd/>
                                <a:tailEnd/>
                              </a:ln>
                            </wps:spPr>
                            <wps:txbx>
                              <w:txbxContent>
                                <w:p w14:paraId="091F1391" w14:textId="77777777" w:rsidR="00C64586" w:rsidRPr="00924553" w:rsidRDefault="00C64586">
                                  <w:pPr>
                                    <w:jc w:val="right"/>
                                    <w:rPr>
                                      <w:rFonts w:ascii="Segoe UI Semilight" w:hAnsi="Segoe UI Semilight" w:cs="Segoe UI Semilight"/>
                                      <w:b/>
                                      <w:bCs/>
                                      <w:sz w:val="96"/>
                                      <w:szCs w:val="96"/>
                                      <w:rPrChange w:id="26" w:author="רינת אביטל" w:date="2022-05-09T18:23:00Z">
                                        <w:rPr/>
                                      </w:rPrChange>
                                    </w:rPr>
                                    <w:pPrChange w:id="27" w:author="רינת אביטל" w:date="2022-05-09T18:19:00Z">
                                      <w:pPr/>
                                    </w:pPrChange>
                                  </w:pPr>
                                  <w:ins w:id="28" w:author="רינת אביטל" w:date="2022-05-09T18:23:00Z">
                                    <w:r w:rsidRPr="00924553">
                                      <w:rPr>
                                        <w:rFonts w:ascii="Segoe UI Semilight" w:hAnsi="Segoe UI Semilight" w:cs="Segoe UI Semilight" w:hint="eastAsia"/>
                                        <w:b/>
                                        <w:bCs/>
                                        <w:sz w:val="96"/>
                                        <w:szCs w:val="96"/>
                                        <w:rtl/>
                                        <w:rPrChange w:id="29" w:author="רינת אביטל" w:date="2022-05-09T18:23:00Z">
                                          <w:rPr>
                                            <w:rFonts w:ascii="Segoe UI Semilight" w:hAnsi="Segoe UI Semilight" w:cs="Segoe UI Semilight" w:hint="eastAsia"/>
                                            <w:b/>
                                            <w:bCs/>
                                            <w:sz w:val="56"/>
                                            <w:szCs w:val="56"/>
                                            <w:rtl/>
                                          </w:rPr>
                                        </w:rPrChange>
                                      </w:rPr>
                                      <w:t>פרויקט</w:t>
                                    </w:r>
                                    <w:r w:rsidRPr="00924553">
                                      <w:rPr>
                                        <w:rFonts w:ascii="Segoe UI Semilight" w:hAnsi="Segoe UI Semilight" w:cs="Segoe UI Semilight"/>
                                        <w:b/>
                                        <w:bCs/>
                                        <w:sz w:val="96"/>
                                        <w:szCs w:val="96"/>
                                        <w:rtl/>
                                        <w:rPrChange w:id="30" w:author="רינת אביטל" w:date="2022-05-09T18:23:00Z">
                                          <w:rPr>
                                            <w:rFonts w:ascii="Segoe UI Semilight" w:hAnsi="Segoe UI Semilight" w:cs="Segoe UI Semilight"/>
                                            <w:b/>
                                            <w:bCs/>
                                            <w:sz w:val="56"/>
                                            <w:szCs w:val="56"/>
                                            <w:rtl/>
                                          </w:rPr>
                                        </w:rPrChange>
                                      </w:rPr>
                                      <w:t xml:space="preserve"> </w:t>
                                    </w:r>
                                    <w:r w:rsidRPr="00924553">
                                      <w:rPr>
                                        <w:rFonts w:ascii="Segoe UI Semilight" w:hAnsi="Segoe UI Semilight" w:cs="Segoe UI Semilight" w:hint="eastAsia"/>
                                        <w:b/>
                                        <w:bCs/>
                                        <w:sz w:val="96"/>
                                        <w:szCs w:val="96"/>
                                        <w:rtl/>
                                        <w:rPrChange w:id="31" w:author="רינת אביטל" w:date="2022-05-09T18:23:00Z">
                                          <w:rPr>
                                            <w:rFonts w:ascii="Segoe UI Semilight" w:hAnsi="Segoe UI Semilight" w:cs="Segoe UI Semilight" w:hint="eastAsia"/>
                                            <w:b/>
                                            <w:bCs/>
                                            <w:sz w:val="56"/>
                                            <w:szCs w:val="56"/>
                                            <w:rtl/>
                                          </w:rPr>
                                        </w:rPrChange>
                                      </w:rPr>
                                      <w:t>גמר</w:t>
                                    </w:r>
                                    <w:r w:rsidRPr="00924553">
                                      <w:rPr>
                                        <w:rFonts w:ascii="Segoe UI Semilight" w:hAnsi="Segoe UI Semilight" w:cs="Segoe UI Semilight"/>
                                        <w:b/>
                                        <w:bCs/>
                                        <w:sz w:val="96"/>
                                        <w:szCs w:val="96"/>
                                        <w:rtl/>
                                        <w:rPrChange w:id="32" w:author="רינת אביטל" w:date="2022-05-09T18:23:00Z">
                                          <w:rPr>
                                            <w:rFonts w:ascii="Segoe UI Semilight" w:hAnsi="Segoe UI Semilight" w:cs="Segoe UI Semilight"/>
                                            <w:b/>
                                            <w:bCs/>
                                            <w:sz w:val="56"/>
                                            <w:szCs w:val="56"/>
                                            <w:rtl/>
                                          </w:rPr>
                                        </w:rPrChange>
                                      </w:rPr>
                                      <w:t xml:space="preserve"> 2022</w:t>
                                    </w:r>
                                  </w:ins>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D8A873F" id="קבוצה 3" o:spid="_x0000_s1027" style="position:absolute;left:0;text-align:left;margin-left:-1.7pt;margin-top:37.9pt;width:446.1pt;height:133.2pt;z-index:251667456;mso-width-relative:margin;mso-height-relative:margin" coordorigin="-635" coordsize="56654,16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">
                    <v:shape id="_x0000_s1028" type="#_x0000_t202" style="position:absolute;left:-635;top:8915;width:46901;height:76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" filled="f" stroked="f">
                      <v:textbox>
                        <w:txbxContent>
                          <w:p w14:paraId="60187380" w14:textId="77777777" w:rsidR="00C64586" w:rsidRPr="00924553" w:rsidRDefault="00C64586" w:rsidP="00C64586">
                            <w:pPr>
                              <w:rPr>
                                <w:rFonts w:ascii="Segoe UI Semilight" w:hAnsi="Segoe UI Semilight" w:cs="Segoe UI Semilight"/>
                                <w:b/>
                                <w:bCs/>
                                <w:sz w:val="56"/>
                                <w:szCs w:val="56"/>
                                <w:rPrChange w:id="33" w:author="רינת אביטל" w:date="2022-05-09T18:22:00Z">
                                  <w:rPr/>
                                </w:rPrChange>
                              </w:rPr>
                            </w:pPr>
                            <w:ins w:id="34" w:author="רינת אביטל" w:date="2022-05-09T18:12:00Z">
                              <w:r w:rsidRPr="00924553">
                                <w:rPr>
                                  <w:rFonts w:ascii="Segoe UI Semilight" w:hAnsi="Segoe UI Semilight" w:cs="Segoe UI Semilight" w:hint="eastAsia"/>
                                  <w:b/>
                                  <w:bCs/>
                                  <w:sz w:val="56"/>
                                  <w:szCs w:val="56"/>
                                  <w:rtl/>
                                  <w:rPrChange w:id="35" w:author="רינת אביטל" w:date="2022-05-09T18:22:00Z">
                                    <w:rPr>
                                      <w:rFonts w:hint="eastAsia"/>
                                      <w:rtl/>
                                    </w:rPr>
                                  </w:rPrChange>
                                </w:rPr>
                                <w:t>רינת</w:t>
                              </w:r>
                              <w:r w:rsidRPr="00924553">
                                <w:rPr>
                                  <w:rFonts w:ascii="Segoe UI Semilight" w:hAnsi="Segoe UI Semilight" w:cs="Segoe UI Semilight"/>
                                  <w:b/>
                                  <w:bCs/>
                                  <w:sz w:val="56"/>
                                  <w:szCs w:val="56"/>
                                  <w:rtl/>
                                  <w:rPrChange w:id="36" w:author="רינת אביטל" w:date="2022-05-09T18:22:00Z">
                                    <w:rPr>
                                      <w:rtl/>
                                    </w:rPr>
                                  </w:rPrChange>
                                </w:rPr>
                                <w:t xml:space="preserve"> </w:t>
                              </w:r>
                              <w:r w:rsidRPr="00924553">
                                <w:rPr>
                                  <w:rFonts w:ascii="Segoe UI Semilight" w:hAnsi="Segoe UI Semilight" w:cs="Segoe UI Semilight" w:hint="eastAsia"/>
                                  <w:b/>
                                  <w:bCs/>
                                  <w:sz w:val="56"/>
                                  <w:szCs w:val="56"/>
                                  <w:rtl/>
                                  <w:rPrChange w:id="37" w:author="רינת אביטל" w:date="2022-05-09T18:22:00Z">
                                    <w:rPr>
                                      <w:rFonts w:hint="eastAsia"/>
                                      <w:rtl/>
                                    </w:rPr>
                                  </w:rPrChange>
                                </w:rPr>
                                <w:t>אביטל</w:t>
                              </w:r>
                            </w:ins>
                            <w:r>
                              <w:rPr>
                                <w:rFonts w:ascii="Segoe UI Semilight" w:hAnsi="Segoe UI Semilight" w:cs="Segoe UI Semilight" w:hint="cs"/>
                                <w:b/>
                                <w:bCs/>
                                <w:sz w:val="56"/>
                                <w:szCs w:val="56"/>
                                <w:rtl/>
                              </w:rPr>
                              <w:t xml:space="preserve">   |  </w:t>
                            </w:r>
                            <w:ins w:id="38" w:author="רינת אביטל" w:date="2022-05-09T18:20:00Z">
                              <w:r w:rsidRPr="00924553">
                                <w:rPr>
                                  <w:rFonts w:ascii="Segoe UI Semilight" w:hAnsi="Segoe UI Semilight" w:cs="Segoe UI Semilight"/>
                                  <w:b/>
                                  <w:bCs/>
                                  <w:sz w:val="56"/>
                                  <w:szCs w:val="56"/>
                                  <w:rtl/>
                                  <w:rPrChange w:id="39" w:author="רינת אביטל" w:date="2022-05-09T18:22:00Z">
                                    <w:rPr>
                                      <w:rFonts w:asciiTheme="minorBidi" w:hAnsiTheme="minorBidi"/>
                                      <w:sz w:val="40"/>
                                      <w:szCs w:val="40"/>
                                      <w:rtl/>
                                    </w:rPr>
                                  </w:rPrChange>
                                </w:rPr>
                                <w:t>212735427</w:t>
                              </w:r>
                            </w:ins>
                          </w:p>
                        </w:txbxContent>
                      </v:textbox>
                    </v:shape>
                    <v:shape id="_x0000_s1029" type="#_x0000_t202" style="position:absolute;width:56019;height:1691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" filled="f" stroked="f">
                      <v:textbox>
                        <w:txbxContent>
                          <w:p w14:paraId="091F1391" w14:textId="77777777" w:rsidR="00C64586" w:rsidRPr="00924553" w:rsidRDefault="00C64586">
                            <w:pPr>
                              <w:jc w:val="right"/>
                              <w:rPr>
                                <w:rFonts w:ascii="Segoe UI Semilight" w:hAnsi="Segoe UI Semilight" w:cs="Segoe UI Semilight"/>
                                <w:b/>
                                <w:bCs/>
                                <w:sz w:val="96"/>
                                <w:szCs w:val="96"/>
                                <w:rPrChange w:id="40" w:author="רינת אביטל" w:date="2022-05-09T18:23:00Z">
                                  <w:rPr/>
                                </w:rPrChange>
                              </w:rPr>
                              <w:pPrChange w:id="41" w:author="רינת אביטל" w:date="2022-05-09T18:19:00Z">
                                <w:pPr/>
                              </w:pPrChange>
                            </w:pPr>
                            <w:ins w:id="42" w:author="רינת אביטל" w:date="2022-05-09T18:23:00Z">
                              <w:r w:rsidRPr="00924553">
                                <w:rPr>
                                  <w:rFonts w:ascii="Segoe UI Semilight" w:hAnsi="Segoe UI Semilight" w:cs="Segoe UI Semilight" w:hint="eastAsia"/>
                                  <w:b/>
                                  <w:bCs/>
                                  <w:sz w:val="96"/>
                                  <w:szCs w:val="96"/>
                                  <w:rtl/>
                                  <w:rPrChange w:id="43" w:author="רינת אביטל" w:date="2022-05-09T18:23:00Z">
                                    <w:rPr>
                                      <w:rFonts w:ascii="Segoe UI Semilight" w:hAnsi="Segoe UI Semilight" w:cs="Segoe UI Semilight" w:hint="eastAsia"/>
                                      <w:b/>
                                      <w:bCs/>
                                      <w:sz w:val="56"/>
                                      <w:szCs w:val="56"/>
                                      <w:rtl/>
                                    </w:rPr>
                                  </w:rPrChange>
                                </w:rPr>
                                <w:t>פרויקט</w:t>
                              </w:r>
                              <w:r w:rsidRPr="00924553">
                                <w:rPr>
                                  <w:rFonts w:ascii="Segoe UI Semilight" w:hAnsi="Segoe UI Semilight" w:cs="Segoe UI Semilight"/>
                                  <w:b/>
                                  <w:bCs/>
                                  <w:sz w:val="96"/>
                                  <w:szCs w:val="96"/>
                                  <w:rtl/>
                                  <w:rPrChange w:id="44" w:author="רינת אביטל" w:date="2022-05-09T18:23:00Z">
                                    <w:rPr>
                                      <w:rFonts w:ascii="Segoe UI Semilight" w:hAnsi="Segoe UI Semilight" w:cs="Segoe UI Semilight"/>
                                      <w:b/>
                                      <w:bCs/>
                                      <w:sz w:val="56"/>
                                      <w:szCs w:val="56"/>
                                      <w:rtl/>
                                    </w:rPr>
                                  </w:rPrChange>
                                </w:rPr>
                                <w:t xml:space="preserve"> </w:t>
                              </w:r>
                              <w:r w:rsidRPr="00924553">
                                <w:rPr>
                                  <w:rFonts w:ascii="Segoe UI Semilight" w:hAnsi="Segoe UI Semilight" w:cs="Segoe UI Semilight" w:hint="eastAsia"/>
                                  <w:b/>
                                  <w:bCs/>
                                  <w:sz w:val="96"/>
                                  <w:szCs w:val="96"/>
                                  <w:rtl/>
                                  <w:rPrChange w:id="45" w:author="רינת אביטל" w:date="2022-05-09T18:23:00Z">
                                    <w:rPr>
                                      <w:rFonts w:ascii="Segoe UI Semilight" w:hAnsi="Segoe UI Semilight" w:cs="Segoe UI Semilight" w:hint="eastAsia"/>
                                      <w:b/>
                                      <w:bCs/>
                                      <w:sz w:val="56"/>
                                      <w:szCs w:val="56"/>
                                      <w:rtl/>
                                    </w:rPr>
                                  </w:rPrChange>
                                </w:rPr>
                                <w:t>גמר</w:t>
                              </w:r>
                              <w:r w:rsidRPr="00924553">
                                <w:rPr>
                                  <w:rFonts w:ascii="Segoe UI Semilight" w:hAnsi="Segoe UI Semilight" w:cs="Segoe UI Semilight"/>
                                  <w:b/>
                                  <w:bCs/>
                                  <w:sz w:val="96"/>
                                  <w:szCs w:val="96"/>
                                  <w:rtl/>
                                  <w:rPrChange w:id="46" w:author="רינת אביטל" w:date="2022-05-09T18:23:00Z">
                                    <w:rPr>
                                      <w:rFonts w:ascii="Segoe UI Semilight" w:hAnsi="Segoe UI Semilight" w:cs="Segoe UI Semilight"/>
                                      <w:b/>
                                      <w:bCs/>
                                      <w:sz w:val="56"/>
                                      <w:szCs w:val="56"/>
                                      <w:rtl/>
                                    </w:rPr>
                                  </w:rPrChange>
                                </w:rPr>
                                <w:t xml:space="preserve"> 2022</w:t>
                              </w:r>
                            </w:ins>
                          </w:p>
                        </w:txbxContent>
                      </v:textbox>
                    </v:shape>
                  </v:group>
                </w:pict>
              </mc:Fallback>
            </mc:AlternateContent>
          </w:r>
          <w:r w:rsidR="00912ECE" w:rsidRPr="00103DCA">
            <w:rPr>
              <w:rFonts w:ascii="Tahoma" w:hAnsi="Tahoma" w:cs="Tahoma"/>
              <w:sz w:val="40"/>
              <w:szCs w:val="40"/>
              <w:rtl/>
              <w:lang w:val="he-IL"/>
              <w:rPrChange w:id="47" w:author="רינת אביטל" w:date="2022-05-12T09:18:00Z">
                <w:rPr>
                  <w:sz w:val="44"/>
                  <w:szCs w:val="44"/>
                  <w:rtl/>
                  <w:lang w:val="he-IL"/>
                </w:rPr>
              </w:rPrChange>
            </w:rPr>
            <w:br w:type="page"/>
          </w:r>
        </w:p>
      </w:sdtContent>
    </w:sdt>
    <w:sdt>
      <w:sdtPr>
        <w:rPr>
          <w:rFonts w:ascii="Tahoma" w:eastAsiaTheme="minorHAnsi" w:hAnsi="Tahoma" w:cs="Tahoma"/>
          <w:color w:val="auto"/>
          <w:sz w:val="40"/>
          <w:szCs w:val="40"/>
          <w:cs w:val="0"/>
          <w:lang w:val="he-IL"/>
          <w:rPrChange w:id="48" w:author="רינת אביטל" w:date="2022-05-12T09:18:00Z">
            <w:rPr>
              <w:rFonts w:asciiTheme="minorHAnsi" w:eastAsiaTheme="minorHAnsi" w:hAnsiTheme="minorHAnsi" w:cstheme="minorBidi"/>
              <w:color w:val="auto"/>
              <w:sz w:val="44"/>
              <w:szCs w:val="44"/>
              <w:cs w:val="0"/>
              <w:lang w:val="he-IL"/>
            </w:rPr>
          </w:rPrChange>
        </w:rPr>
        <w:id w:val="973031184"/>
        <w:docPartObj>
          <w:docPartGallery w:val="Table of Contents"/>
          <w:docPartUnique/>
        </w:docPartObj>
      </w:sdtPr>
      <w:sdtEndPr>
        <w:rPr>
          <w:sz w:val="24"/>
          <w:szCs w:val="24"/>
          <w:lang w:val="en-US"/>
          <w:rPrChange w:id="49" w:author="רינת אביטל" w:date="2022-05-12T09:18:00Z">
            <w:rPr/>
          </w:rPrChange>
        </w:rPr>
      </w:sdtEndPr>
      <w:sdtContent>
        <w:p w14:paraId="29AEDBA9" w14:textId="15F1C3F5" w:rsidR="00912ECE" w:rsidRPr="00103DCA" w:rsidRDefault="00912ECE" w:rsidP="00A42C9C">
          <w:pPr>
            <w:pStyle w:val="a7"/>
            <w:spacing w:line="360" w:lineRule="auto"/>
            <w:jc w:val="center"/>
            <w:rPr>
              <w:rFonts w:ascii="Tahoma" w:hAnsi="Tahoma" w:cs="Tahoma"/>
              <w:b/>
              <w:bCs/>
              <w:color w:val="89D7C3"/>
              <w:sz w:val="40"/>
              <w:szCs w:val="40"/>
              <w:rPrChange w:id="50" w:author="רינת אביטל" w:date="2022-05-12T09:18:00Z">
                <w:rPr>
                  <w:b/>
                  <w:bCs/>
                  <w:color w:val="89D7C3"/>
                  <w:sz w:val="44"/>
                  <w:szCs w:val="44"/>
                </w:rPr>
              </w:rPrChange>
            </w:rPr>
          </w:pPr>
          <w:r w:rsidRPr="00103DCA">
            <w:rPr>
              <w:rFonts w:ascii="Tahoma" w:hAnsi="Tahoma" w:cs="Tahoma"/>
              <w:b/>
              <w:bCs/>
              <w:color w:val="89D7C3"/>
              <w:sz w:val="40"/>
              <w:szCs w:val="40"/>
              <w:lang w:val="he-IL"/>
              <w:rPrChange w:id="51" w:author="רינת אביטל" w:date="2022-05-12T09:18:00Z">
                <w:rPr>
                  <w:b/>
                  <w:bCs/>
                  <w:color w:val="89D7C3"/>
                  <w:sz w:val="44"/>
                  <w:szCs w:val="44"/>
                  <w:lang w:val="he-IL"/>
                </w:rPr>
              </w:rPrChange>
            </w:rPr>
            <w:t>תוכן</w:t>
          </w:r>
          <w:r w:rsidR="00A42C9C" w:rsidRPr="00103DCA">
            <w:rPr>
              <w:rFonts w:ascii="Tahoma" w:hAnsi="Tahoma" w:cs="Tahoma"/>
              <w:b/>
              <w:bCs/>
              <w:color w:val="89D7C3"/>
              <w:sz w:val="40"/>
              <w:szCs w:val="40"/>
              <w:rPrChange w:id="52" w:author="רינת אביטל" w:date="2022-05-12T09:18:00Z">
                <w:rPr>
                  <w:rFonts w:hint="cs"/>
                  <w:b/>
                  <w:bCs/>
                  <w:color w:val="89D7C3"/>
                  <w:sz w:val="44"/>
                  <w:szCs w:val="44"/>
                </w:rPr>
              </w:rPrChange>
            </w:rPr>
            <w:t xml:space="preserve"> עניינים</w:t>
          </w:r>
        </w:p>
        <w:p w14:paraId="7C2F4403" w14:textId="3C158CC1" w:rsidR="00A26130" w:rsidRPr="00103DCA" w:rsidRDefault="00912ECE">
          <w:pPr>
            <w:pStyle w:val="TOC1"/>
            <w:rPr>
              <w:rFonts w:ascii="Tahoma" w:eastAsiaTheme="minorEastAsia" w:hAnsi="Tahoma" w:cs="Tahoma"/>
              <w:noProof/>
              <w:sz w:val="24"/>
              <w:szCs w:val="24"/>
              <w:rtl/>
              <w:rPrChange w:id="53" w:author="רינת אביטל" w:date="2022-05-12T09:18:00Z">
                <w:rPr>
                  <w:rFonts w:eastAsiaTheme="minorEastAsia"/>
                  <w:noProof/>
                  <w:sz w:val="28"/>
                  <w:szCs w:val="28"/>
                  <w:rtl/>
                </w:rPr>
              </w:rPrChange>
            </w:rPr>
          </w:pPr>
          <w:r w:rsidRPr="00103DCA">
            <w:rPr>
              <w:rFonts w:ascii="Tahoma" w:hAnsi="Tahoma" w:cs="Tahoma"/>
              <w:sz w:val="24"/>
              <w:szCs w:val="24"/>
              <w:rPrChange w:id="54" w:author="רינת אביטל" w:date="2022-05-12T09:18:00Z">
                <w:rPr>
                  <w:sz w:val="28"/>
                  <w:szCs w:val="28"/>
                </w:rPr>
              </w:rPrChange>
            </w:rPr>
            <w:fldChar w:fldCharType="begin"/>
          </w:r>
          <w:r w:rsidRPr="00103DCA">
            <w:rPr>
              <w:rFonts w:ascii="Tahoma" w:hAnsi="Tahoma" w:cs="Tahoma"/>
              <w:sz w:val="24"/>
              <w:szCs w:val="24"/>
              <w:rPrChange w:id="55" w:author="רינת אביטל" w:date="2022-05-12T09:18:00Z">
                <w:rPr>
                  <w:sz w:val="28"/>
                  <w:szCs w:val="28"/>
                </w:rPr>
              </w:rPrChange>
            </w:rPr>
            <w:instrText xml:space="preserve"> TOC \o "1-3" \h \z \u </w:instrText>
          </w:r>
          <w:r w:rsidRPr="00103DCA">
            <w:rPr>
              <w:rFonts w:ascii="Tahoma" w:hAnsi="Tahoma" w:cs="Tahoma"/>
              <w:sz w:val="24"/>
              <w:szCs w:val="24"/>
              <w:rPrChange w:id="56" w:author="רינת אביטל" w:date="2022-05-12T09:18:00Z">
                <w:rPr>
                  <w:sz w:val="28"/>
                  <w:szCs w:val="28"/>
                </w:rPr>
              </w:rPrChange>
            </w:rPr>
            <w:fldChar w:fldCharType="separate"/>
          </w:r>
          <w:r w:rsidR="0063165E" w:rsidRPr="00103DCA">
            <w:rPr>
              <w:rFonts w:ascii="Tahoma" w:hAnsi="Tahoma" w:cs="Tahoma"/>
              <w:sz w:val="20"/>
              <w:szCs w:val="20"/>
              <w:rPrChange w:id="57" w:author="רינת אביטל" w:date="2022-05-12T09:18:00Z">
                <w:rPr/>
              </w:rPrChange>
            </w:rPr>
            <w:fldChar w:fldCharType="begin"/>
          </w:r>
          <w:r w:rsidR="0063165E" w:rsidRPr="00103DCA">
            <w:rPr>
              <w:rFonts w:ascii="Tahoma" w:hAnsi="Tahoma" w:cs="Tahoma"/>
              <w:sz w:val="20"/>
              <w:szCs w:val="20"/>
              <w:rPrChange w:id="58" w:author="רינת אביטל" w:date="2022-05-12T09:18:00Z">
                <w:rPr/>
              </w:rPrChange>
            </w:rPr>
            <w:instrText xml:space="preserve"> HYPERLINK \l "_Toc103039593" </w:instrText>
          </w:r>
          <w:r w:rsidR="0063165E" w:rsidRPr="00103DCA">
            <w:rPr>
              <w:rFonts w:ascii="Tahoma" w:hAnsi="Tahoma" w:cs="Tahoma"/>
              <w:sz w:val="20"/>
              <w:szCs w:val="20"/>
              <w:rPrChange w:id="59" w:author="רינת אביטל" w:date="2022-05-12T09:18:00Z">
                <w:rPr/>
              </w:rPrChange>
            </w:rPr>
            <w:fldChar w:fldCharType="separate"/>
          </w:r>
          <w:r w:rsidR="00A26130" w:rsidRPr="00103DCA">
            <w:rPr>
              <w:rStyle w:val="Hyperlink"/>
              <w:rFonts w:ascii="Tahoma" w:hAnsi="Tahoma" w:cs="Tahoma"/>
              <w:noProof/>
              <w:sz w:val="24"/>
              <w:szCs w:val="24"/>
              <w:rtl/>
              <w:rPrChange w:id="60" w:author="רינת אביטל" w:date="2022-05-12T09:18:00Z">
                <w:rPr>
                  <w:rStyle w:val="Hyperlink"/>
                  <w:noProof/>
                  <w:sz w:val="28"/>
                  <w:szCs w:val="28"/>
                  <w:rtl/>
                </w:rPr>
              </w:rPrChange>
            </w:rPr>
            <w:t>1.</w:t>
          </w:r>
          <w:r w:rsidR="00A26130" w:rsidRPr="00103DCA">
            <w:rPr>
              <w:rFonts w:ascii="Tahoma" w:eastAsiaTheme="minorEastAsia" w:hAnsi="Tahoma" w:cs="Tahoma"/>
              <w:noProof/>
              <w:sz w:val="24"/>
              <w:szCs w:val="24"/>
              <w:rtl/>
              <w:rPrChange w:id="61"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62" w:author="רינת אביטל" w:date="2022-05-12T09:18:00Z">
                <w:rPr>
                  <w:rStyle w:val="Hyperlink"/>
                  <w:noProof/>
                  <w:sz w:val="28"/>
                  <w:szCs w:val="28"/>
                  <w:rtl/>
                </w:rPr>
              </w:rPrChange>
            </w:rPr>
            <w:t>הצעת פרויקט</w:t>
          </w:r>
          <w:r w:rsidR="00A26130" w:rsidRPr="00103DCA">
            <w:rPr>
              <w:rFonts w:ascii="Tahoma" w:hAnsi="Tahoma" w:cs="Tahoma"/>
              <w:noProof/>
              <w:webHidden/>
              <w:sz w:val="24"/>
              <w:szCs w:val="24"/>
              <w:rtl/>
              <w:rPrChange w:id="63"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64"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65"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66"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67"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68" w:author="רינת אביטל" w:date="2022-05-12T09:18:00Z">
                <w:rPr>
                  <w:noProof/>
                  <w:webHidden/>
                  <w:sz w:val="28"/>
                  <w:szCs w:val="28"/>
                </w:rPr>
              </w:rPrChange>
            </w:rPr>
            <w:instrText>Toc103039593 \h</w:instrText>
          </w:r>
          <w:r w:rsidR="00A26130" w:rsidRPr="00103DCA">
            <w:rPr>
              <w:rFonts w:ascii="Tahoma" w:hAnsi="Tahoma" w:cs="Tahoma"/>
              <w:noProof/>
              <w:webHidden/>
              <w:sz w:val="24"/>
              <w:szCs w:val="24"/>
              <w:rtl/>
              <w:rPrChange w:id="69"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70"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71"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72" w:author="רינת אביטל" w:date="2022-05-12T09:18:00Z">
                <w:rPr>
                  <w:noProof/>
                  <w:webHidden/>
                  <w:sz w:val="28"/>
                  <w:szCs w:val="28"/>
                  <w:rtl/>
                </w:rPr>
              </w:rPrChange>
            </w:rPr>
            <w:t>4</w:t>
          </w:r>
          <w:r w:rsidR="00A26130" w:rsidRPr="00103DCA">
            <w:rPr>
              <w:rStyle w:val="Hyperlink"/>
              <w:rFonts w:ascii="Tahoma" w:hAnsi="Tahoma" w:cs="Tahoma"/>
              <w:noProof/>
              <w:sz w:val="24"/>
              <w:szCs w:val="24"/>
              <w:rtl/>
              <w:rPrChange w:id="73" w:author="רינת אביטל" w:date="2022-05-12T09:18:00Z">
                <w:rPr>
                  <w:rStyle w:val="Hyperlink"/>
                  <w:noProof/>
                  <w:sz w:val="28"/>
                  <w:szCs w:val="28"/>
                  <w:rtl/>
                </w:rPr>
              </w:rPrChange>
            </w:rPr>
            <w:fldChar w:fldCharType="end"/>
          </w:r>
          <w:r w:rsidR="0063165E" w:rsidRPr="00103DCA">
            <w:rPr>
              <w:rStyle w:val="Hyperlink"/>
              <w:rFonts w:ascii="Tahoma" w:hAnsi="Tahoma" w:cs="Tahoma"/>
              <w:noProof/>
              <w:sz w:val="24"/>
              <w:szCs w:val="24"/>
              <w:rPrChange w:id="74" w:author="רינת אביטל" w:date="2022-05-12T09:18:00Z">
                <w:rPr>
                  <w:rStyle w:val="Hyperlink"/>
                  <w:noProof/>
                  <w:sz w:val="28"/>
                  <w:szCs w:val="28"/>
                </w:rPr>
              </w:rPrChange>
            </w:rPr>
            <w:fldChar w:fldCharType="end"/>
          </w:r>
        </w:p>
        <w:p w14:paraId="3C5118AF" w14:textId="270ED24C" w:rsidR="00A26130" w:rsidRPr="00103DCA" w:rsidRDefault="0063165E">
          <w:pPr>
            <w:pStyle w:val="TOC1"/>
            <w:rPr>
              <w:rFonts w:ascii="Tahoma" w:eastAsiaTheme="minorEastAsia" w:hAnsi="Tahoma" w:cs="Tahoma"/>
              <w:noProof/>
              <w:sz w:val="24"/>
              <w:szCs w:val="24"/>
              <w:rtl/>
              <w:rPrChange w:id="75" w:author="רינת אביטל" w:date="2022-05-12T09:18:00Z">
                <w:rPr>
                  <w:rFonts w:eastAsiaTheme="minorEastAsia"/>
                  <w:noProof/>
                  <w:sz w:val="28"/>
                  <w:szCs w:val="28"/>
                  <w:rtl/>
                </w:rPr>
              </w:rPrChange>
            </w:rPr>
          </w:pPr>
          <w:r w:rsidRPr="00103DCA">
            <w:rPr>
              <w:rFonts w:ascii="Tahoma" w:hAnsi="Tahoma" w:cs="Tahoma"/>
              <w:sz w:val="20"/>
              <w:szCs w:val="20"/>
              <w:rPrChange w:id="76" w:author="רינת אביטל" w:date="2022-05-12T09:18:00Z">
                <w:rPr/>
              </w:rPrChange>
            </w:rPr>
            <w:fldChar w:fldCharType="begin"/>
          </w:r>
          <w:r w:rsidRPr="00103DCA">
            <w:rPr>
              <w:rFonts w:ascii="Tahoma" w:hAnsi="Tahoma" w:cs="Tahoma"/>
              <w:sz w:val="20"/>
              <w:szCs w:val="20"/>
              <w:rPrChange w:id="77" w:author="רינת אביטל" w:date="2022-05-12T09:18:00Z">
                <w:rPr/>
              </w:rPrChange>
            </w:rPr>
            <w:instrText xml:space="preserve"> HYPERLINK \l "_Toc103039594" </w:instrText>
          </w:r>
          <w:r w:rsidRPr="00103DCA">
            <w:rPr>
              <w:rFonts w:ascii="Tahoma" w:hAnsi="Tahoma" w:cs="Tahoma"/>
              <w:sz w:val="20"/>
              <w:szCs w:val="20"/>
              <w:rPrChange w:id="78" w:author="רינת אביטל" w:date="2022-05-12T09:18:00Z">
                <w:rPr/>
              </w:rPrChange>
            </w:rPr>
            <w:fldChar w:fldCharType="separate"/>
          </w:r>
          <w:r w:rsidR="00A26130" w:rsidRPr="00103DCA">
            <w:rPr>
              <w:rStyle w:val="Hyperlink"/>
              <w:rFonts w:ascii="Tahoma" w:hAnsi="Tahoma" w:cs="Tahoma"/>
              <w:b/>
              <w:bCs/>
              <w:noProof/>
              <w:sz w:val="24"/>
              <w:szCs w:val="24"/>
              <w:rPrChange w:id="79" w:author="רינת אביטל" w:date="2022-05-12T09:18:00Z">
                <w:rPr>
                  <w:rStyle w:val="Hyperlink"/>
                  <w:b/>
                  <w:bCs/>
                  <w:noProof/>
                  <w:sz w:val="28"/>
                  <w:szCs w:val="28"/>
                </w:rPr>
              </w:rPrChange>
            </w:rPr>
            <w:t>2.</w:t>
          </w:r>
          <w:r w:rsidR="00A26130" w:rsidRPr="00103DCA">
            <w:rPr>
              <w:rFonts w:ascii="Tahoma" w:eastAsiaTheme="minorEastAsia" w:hAnsi="Tahoma" w:cs="Tahoma"/>
              <w:noProof/>
              <w:sz w:val="24"/>
              <w:szCs w:val="24"/>
              <w:rtl/>
              <w:rPrChange w:id="80"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81" w:author="רינת אביטל" w:date="2022-05-12T09:18:00Z">
                <w:rPr>
                  <w:rStyle w:val="Hyperlink"/>
                  <w:noProof/>
                  <w:sz w:val="28"/>
                  <w:szCs w:val="28"/>
                  <w:rtl/>
                </w:rPr>
              </w:rPrChange>
            </w:rPr>
            <w:t>מבוא / תקציר</w:t>
          </w:r>
          <w:r w:rsidR="00A26130" w:rsidRPr="00103DCA">
            <w:rPr>
              <w:rFonts w:ascii="Tahoma" w:hAnsi="Tahoma" w:cs="Tahoma"/>
              <w:noProof/>
              <w:webHidden/>
              <w:sz w:val="24"/>
              <w:szCs w:val="24"/>
              <w:rtl/>
              <w:rPrChange w:id="8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8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8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8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8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87" w:author="רינת אביטל" w:date="2022-05-12T09:18:00Z">
                <w:rPr>
                  <w:noProof/>
                  <w:webHidden/>
                  <w:sz w:val="28"/>
                  <w:szCs w:val="28"/>
                </w:rPr>
              </w:rPrChange>
            </w:rPr>
            <w:instrText>Toc103039594 \h</w:instrText>
          </w:r>
          <w:r w:rsidR="00A26130" w:rsidRPr="00103DCA">
            <w:rPr>
              <w:rFonts w:ascii="Tahoma" w:hAnsi="Tahoma" w:cs="Tahoma"/>
              <w:noProof/>
              <w:webHidden/>
              <w:sz w:val="24"/>
              <w:szCs w:val="24"/>
              <w:rtl/>
              <w:rPrChange w:id="8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89"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90"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91" w:author="רינת אביטל" w:date="2022-05-12T09:18:00Z">
                <w:rPr>
                  <w:noProof/>
                  <w:webHidden/>
                  <w:sz w:val="28"/>
                  <w:szCs w:val="28"/>
                  <w:rtl/>
                </w:rPr>
              </w:rPrChange>
            </w:rPr>
            <w:t>7</w:t>
          </w:r>
          <w:r w:rsidR="00A26130" w:rsidRPr="00103DCA">
            <w:rPr>
              <w:rStyle w:val="Hyperlink"/>
              <w:rFonts w:ascii="Tahoma" w:hAnsi="Tahoma" w:cs="Tahoma"/>
              <w:noProof/>
              <w:sz w:val="24"/>
              <w:szCs w:val="24"/>
              <w:rtl/>
              <w:rPrChange w:id="92"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93" w:author="רינת אביטל" w:date="2022-05-12T09:18:00Z">
                <w:rPr>
                  <w:rStyle w:val="Hyperlink"/>
                  <w:noProof/>
                  <w:sz w:val="28"/>
                  <w:szCs w:val="28"/>
                </w:rPr>
              </w:rPrChange>
            </w:rPr>
            <w:fldChar w:fldCharType="end"/>
          </w:r>
        </w:p>
        <w:p w14:paraId="0E2CB324" w14:textId="630305E3" w:rsidR="00A26130" w:rsidRPr="00103DCA" w:rsidRDefault="0063165E">
          <w:pPr>
            <w:pStyle w:val="TOC2"/>
            <w:tabs>
              <w:tab w:val="left" w:pos="1320"/>
              <w:tab w:val="right" w:leader="dot" w:pos="8296"/>
            </w:tabs>
            <w:rPr>
              <w:rFonts w:ascii="Tahoma" w:eastAsiaTheme="minorEastAsia" w:hAnsi="Tahoma" w:cs="Tahoma"/>
              <w:noProof/>
              <w:sz w:val="24"/>
              <w:szCs w:val="24"/>
              <w:rtl/>
              <w:rPrChange w:id="94" w:author="רינת אביטל" w:date="2022-05-12T09:18:00Z">
                <w:rPr>
                  <w:rFonts w:eastAsiaTheme="minorEastAsia"/>
                  <w:noProof/>
                  <w:sz w:val="28"/>
                  <w:szCs w:val="28"/>
                  <w:rtl/>
                </w:rPr>
              </w:rPrChange>
            </w:rPr>
          </w:pPr>
          <w:r w:rsidRPr="00103DCA">
            <w:rPr>
              <w:rFonts w:ascii="Tahoma" w:hAnsi="Tahoma" w:cs="Tahoma"/>
              <w:sz w:val="20"/>
              <w:szCs w:val="20"/>
              <w:rPrChange w:id="95" w:author="רינת אביטל" w:date="2022-05-12T09:18:00Z">
                <w:rPr/>
              </w:rPrChange>
            </w:rPr>
            <w:fldChar w:fldCharType="begin"/>
          </w:r>
          <w:r w:rsidRPr="00103DCA">
            <w:rPr>
              <w:rFonts w:ascii="Tahoma" w:hAnsi="Tahoma" w:cs="Tahoma"/>
              <w:sz w:val="20"/>
              <w:szCs w:val="20"/>
              <w:rPrChange w:id="96" w:author="רינת אביטל" w:date="2022-05-12T09:18:00Z">
                <w:rPr/>
              </w:rPrChange>
            </w:rPr>
            <w:instrText xml:space="preserve"> HYPERLINK \l "_Toc103039595" </w:instrText>
          </w:r>
          <w:r w:rsidRPr="00103DCA">
            <w:rPr>
              <w:rFonts w:ascii="Tahoma" w:hAnsi="Tahoma" w:cs="Tahoma"/>
              <w:sz w:val="20"/>
              <w:szCs w:val="20"/>
              <w:rPrChange w:id="97" w:author="רינת אביטל" w:date="2022-05-12T09:18:00Z">
                <w:rPr/>
              </w:rPrChange>
            </w:rPr>
            <w:fldChar w:fldCharType="separate"/>
          </w:r>
          <w:r w:rsidR="00A26130" w:rsidRPr="00103DCA">
            <w:rPr>
              <w:rStyle w:val="Hyperlink"/>
              <w:rFonts w:ascii="Tahoma" w:hAnsi="Tahoma" w:cs="Tahoma"/>
              <w:noProof/>
              <w:sz w:val="24"/>
              <w:szCs w:val="24"/>
              <w:rtl/>
              <w:rPrChange w:id="98" w:author="רינת אביטל" w:date="2022-05-12T09:18:00Z">
                <w:rPr>
                  <w:rStyle w:val="Hyperlink"/>
                  <w:noProof/>
                  <w:sz w:val="28"/>
                  <w:szCs w:val="28"/>
                  <w:rtl/>
                </w:rPr>
              </w:rPrChange>
            </w:rPr>
            <w:t>2.1.</w:t>
          </w:r>
          <w:r w:rsidR="00A26130" w:rsidRPr="00103DCA">
            <w:rPr>
              <w:rFonts w:ascii="Tahoma" w:eastAsiaTheme="minorEastAsia" w:hAnsi="Tahoma" w:cs="Tahoma"/>
              <w:noProof/>
              <w:sz w:val="24"/>
              <w:szCs w:val="24"/>
              <w:rtl/>
              <w:rPrChange w:id="99"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100" w:author="רינת אביטל" w:date="2022-05-12T09:18:00Z">
                <w:rPr>
                  <w:rStyle w:val="Hyperlink"/>
                  <w:noProof/>
                  <w:sz w:val="28"/>
                  <w:szCs w:val="28"/>
                  <w:rtl/>
                </w:rPr>
              </w:rPrChange>
            </w:rPr>
            <w:t>הרקע לפרויקט</w:t>
          </w:r>
          <w:r w:rsidR="00A26130" w:rsidRPr="00103DCA">
            <w:rPr>
              <w:rFonts w:ascii="Tahoma" w:hAnsi="Tahoma" w:cs="Tahoma"/>
              <w:noProof/>
              <w:webHidden/>
              <w:sz w:val="24"/>
              <w:szCs w:val="24"/>
              <w:rtl/>
              <w:rPrChange w:id="101"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02"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03"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04"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05"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06" w:author="רינת אביטל" w:date="2022-05-12T09:18:00Z">
                <w:rPr>
                  <w:noProof/>
                  <w:webHidden/>
                  <w:sz w:val="28"/>
                  <w:szCs w:val="28"/>
                </w:rPr>
              </w:rPrChange>
            </w:rPr>
            <w:instrText>Toc103039595 \h</w:instrText>
          </w:r>
          <w:r w:rsidR="00A26130" w:rsidRPr="00103DCA">
            <w:rPr>
              <w:rFonts w:ascii="Tahoma" w:hAnsi="Tahoma" w:cs="Tahoma"/>
              <w:noProof/>
              <w:webHidden/>
              <w:sz w:val="24"/>
              <w:szCs w:val="24"/>
              <w:rtl/>
              <w:rPrChange w:id="107"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08"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109"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110" w:author="רינת אביטל" w:date="2022-05-12T09:18:00Z">
                <w:rPr>
                  <w:noProof/>
                  <w:webHidden/>
                  <w:sz w:val="28"/>
                  <w:szCs w:val="28"/>
                  <w:rtl/>
                </w:rPr>
              </w:rPrChange>
            </w:rPr>
            <w:t>7</w:t>
          </w:r>
          <w:r w:rsidR="00A26130" w:rsidRPr="00103DCA">
            <w:rPr>
              <w:rStyle w:val="Hyperlink"/>
              <w:rFonts w:ascii="Tahoma" w:hAnsi="Tahoma" w:cs="Tahoma"/>
              <w:noProof/>
              <w:sz w:val="24"/>
              <w:szCs w:val="24"/>
              <w:rtl/>
              <w:rPrChange w:id="11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12" w:author="רינת אביטל" w:date="2022-05-12T09:18:00Z">
                <w:rPr>
                  <w:rStyle w:val="Hyperlink"/>
                  <w:noProof/>
                  <w:sz w:val="28"/>
                  <w:szCs w:val="28"/>
                </w:rPr>
              </w:rPrChange>
            </w:rPr>
            <w:fldChar w:fldCharType="end"/>
          </w:r>
        </w:p>
        <w:p w14:paraId="63E11D14" w14:textId="46EB5F8C" w:rsidR="00A26130" w:rsidRPr="00103DCA" w:rsidRDefault="0063165E">
          <w:pPr>
            <w:pStyle w:val="TOC2"/>
            <w:tabs>
              <w:tab w:val="left" w:pos="1100"/>
              <w:tab w:val="right" w:leader="dot" w:pos="8296"/>
            </w:tabs>
            <w:rPr>
              <w:rFonts w:ascii="Tahoma" w:eastAsiaTheme="minorEastAsia" w:hAnsi="Tahoma" w:cs="Tahoma"/>
              <w:noProof/>
              <w:sz w:val="24"/>
              <w:szCs w:val="24"/>
              <w:rtl/>
              <w:rPrChange w:id="113" w:author="רינת אביטל" w:date="2022-05-12T09:18:00Z">
                <w:rPr>
                  <w:rFonts w:eastAsiaTheme="minorEastAsia"/>
                  <w:noProof/>
                  <w:sz w:val="28"/>
                  <w:szCs w:val="28"/>
                  <w:rtl/>
                </w:rPr>
              </w:rPrChange>
            </w:rPr>
          </w:pPr>
          <w:r w:rsidRPr="00103DCA">
            <w:rPr>
              <w:rFonts w:ascii="Tahoma" w:hAnsi="Tahoma" w:cs="Tahoma"/>
              <w:sz w:val="20"/>
              <w:szCs w:val="20"/>
              <w:rPrChange w:id="114" w:author="רינת אביטל" w:date="2022-05-12T09:18:00Z">
                <w:rPr/>
              </w:rPrChange>
            </w:rPr>
            <w:fldChar w:fldCharType="begin"/>
          </w:r>
          <w:r w:rsidRPr="00103DCA">
            <w:rPr>
              <w:rFonts w:ascii="Tahoma" w:hAnsi="Tahoma" w:cs="Tahoma"/>
              <w:sz w:val="20"/>
              <w:szCs w:val="20"/>
              <w:rPrChange w:id="115" w:author="רינת אביטל" w:date="2022-05-12T09:18:00Z">
                <w:rPr/>
              </w:rPrChange>
            </w:rPr>
            <w:instrText xml:space="preserve"> HYPERLINK \l "_Toc103039596" </w:instrText>
          </w:r>
          <w:r w:rsidRPr="00103DCA">
            <w:rPr>
              <w:rFonts w:ascii="Tahoma" w:hAnsi="Tahoma" w:cs="Tahoma"/>
              <w:sz w:val="20"/>
              <w:szCs w:val="20"/>
              <w:rPrChange w:id="116" w:author="רינת אביטל" w:date="2022-05-12T09:18:00Z">
                <w:rPr/>
              </w:rPrChange>
            </w:rPr>
            <w:fldChar w:fldCharType="separate"/>
          </w:r>
          <w:r w:rsidR="00A26130" w:rsidRPr="00103DCA">
            <w:rPr>
              <w:rStyle w:val="Hyperlink"/>
              <w:rFonts w:ascii="Tahoma" w:hAnsi="Tahoma" w:cs="Tahoma"/>
              <w:noProof/>
              <w:sz w:val="24"/>
              <w:szCs w:val="24"/>
              <w:rtl/>
              <w:rPrChange w:id="117" w:author="רינת אביטל" w:date="2022-05-12T09:18:00Z">
                <w:rPr>
                  <w:rStyle w:val="Hyperlink"/>
                  <w:noProof/>
                  <w:sz w:val="28"/>
                  <w:szCs w:val="28"/>
                  <w:rtl/>
                </w:rPr>
              </w:rPrChange>
            </w:rPr>
            <w:t>2.2</w:t>
          </w:r>
          <w:r w:rsidR="00A26130" w:rsidRPr="00103DCA">
            <w:rPr>
              <w:rFonts w:ascii="Tahoma" w:eastAsiaTheme="minorEastAsia" w:hAnsi="Tahoma" w:cs="Tahoma"/>
              <w:noProof/>
              <w:sz w:val="24"/>
              <w:szCs w:val="24"/>
              <w:rtl/>
              <w:rPrChange w:id="118"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119" w:author="רינת אביטל" w:date="2022-05-12T09:18:00Z">
                <w:rPr>
                  <w:rStyle w:val="Hyperlink"/>
                  <w:noProof/>
                  <w:sz w:val="28"/>
                  <w:szCs w:val="28"/>
                  <w:rtl/>
                </w:rPr>
              </w:rPrChange>
            </w:rPr>
            <w:t>תהליך המחקר</w:t>
          </w:r>
          <w:r w:rsidR="00A26130" w:rsidRPr="00103DCA">
            <w:rPr>
              <w:rFonts w:ascii="Tahoma" w:hAnsi="Tahoma" w:cs="Tahoma"/>
              <w:noProof/>
              <w:webHidden/>
              <w:sz w:val="24"/>
              <w:szCs w:val="24"/>
              <w:rtl/>
              <w:rPrChange w:id="120"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21"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22"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23"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24"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25" w:author="רינת אביטל" w:date="2022-05-12T09:18:00Z">
                <w:rPr>
                  <w:noProof/>
                  <w:webHidden/>
                  <w:sz w:val="28"/>
                  <w:szCs w:val="28"/>
                </w:rPr>
              </w:rPrChange>
            </w:rPr>
            <w:instrText>Toc103039596 \h</w:instrText>
          </w:r>
          <w:r w:rsidR="00A26130" w:rsidRPr="00103DCA">
            <w:rPr>
              <w:rFonts w:ascii="Tahoma" w:hAnsi="Tahoma" w:cs="Tahoma"/>
              <w:noProof/>
              <w:webHidden/>
              <w:sz w:val="24"/>
              <w:szCs w:val="24"/>
              <w:rtl/>
              <w:rPrChange w:id="126"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27"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128"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129" w:author="רינת אביטל" w:date="2022-05-12T09:18:00Z">
                <w:rPr>
                  <w:noProof/>
                  <w:webHidden/>
                  <w:sz w:val="28"/>
                  <w:szCs w:val="28"/>
                  <w:rtl/>
                </w:rPr>
              </w:rPrChange>
            </w:rPr>
            <w:t>9</w:t>
          </w:r>
          <w:r w:rsidR="00A26130" w:rsidRPr="00103DCA">
            <w:rPr>
              <w:rStyle w:val="Hyperlink"/>
              <w:rFonts w:ascii="Tahoma" w:hAnsi="Tahoma" w:cs="Tahoma"/>
              <w:noProof/>
              <w:sz w:val="24"/>
              <w:szCs w:val="24"/>
              <w:rtl/>
              <w:rPrChange w:id="130"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31" w:author="רינת אביטל" w:date="2022-05-12T09:18:00Z">
                <w:rPr>
                  <w:rStyle w:val="Hyperlink"/>
                  <w:noProof/>
                  <w:sz w:val="28"/>
                  <w:szCs w:val="28"/>
                </w:rPr>
              </w:rPrChange>
            </w:rPr>
            <w:fldChar w:fldCharType="end"/>
          </w:r>
        </w:p>
        <w:p w14:paraId="4E258086" w14:textId="61E9BC14" w:rsidR="00A26130" w:rsidRPr="00103DCA" w:rsidRDefault="0063165E">
          <w:pPr>
            <w:pStyle w:val="TOC2"/>
            <w:tabs>
              <w:tab w:val="left" w:pos="1100"/>
              <w:tab w:val="right" w:leader="dot" w:pos="8296"/>
            </w:tabs>
            <w:rPr>
              <w:rFonts w:ascii="Tahoma" w:eastAsiaTheme="minorEastAsia" w:hAnsi="Tahoma" w:cs="Tahoma"/>
              <w:noProof/>
              <w:sz w:val="24"/>
              <w:szCs w:val="24"/>
              <w:rtl/>
              <w:rPrChange w:id="132" w:author="רינת אביטל" w:date="2022-05-12T09:18:00Z">
                <w:rPr>
                  <w:rFonts w:eastAsiaTheme="minorEastAsia"/>
                  <w:noProof/>
                  <w:sz w:val="28"/>
                  <w:szCs w:val="28"/>
                  <w:rtl/>
                </w:rPr>
              </w:rPrChange>
            </w:rPr>
          </w:pPr>
          <w:r w:rsidRPr="00103DCA">
            <w:rPr>
              <w:rFonts w:ascii="Tahoma" w:hAnsi="Tahoma" w:cs="Tahoma"/>
              <w:sz w:val="20"/>
              <w:szCs w:val="20"/>
              <w:rPrChange w:id="133" w:author="רינת אביטל" w:date="2022-05-12T09:18:00Z">
                <w:rPr/>
              </w:rPrChange>
            </w:rPr>
            <w:fldChar w:fldCharType="begin"/>
          </w:r>
          <w:r w:rsidRPr="00103DCA">
            <w:rPr>
              <w:rFonts w:ascii="Tahoma" w:hAnsi="Tahoma" w:cs="Tahoma"/>
              <w:sz w:val="20"/>
              <w:szCs w:val="20"/>
              <w:rPrChange w:id="134" w:author="רינת אביטל" w:date="2022-05-12T09:18:00Z">
                <w:rPr/>
              </w:rPrChange>
            </w:rPr>
            <w:instrText xml:space="preserve"> HYPERLINK \l "_Toc103039597" </w:instrText>
          </w:r>
          <w:r w:rsidRPr="00103DCA">
            <w:rPr>
              <w:rFonts w:ascii="Tahoma" w:hAnsi="Tahoma" w:cs="Tahoma"/>
              <w:sz w:val="20"/>
              <w:szCs w:val="20"/>
              <w:rPrChange w:id="135" w:author="רינת אביטל" w:date="2022-05-12T09:18:00Z">
                <w:rPr/>
              </w:rPrChange>
            </w:rPr>
            <w:fldChar w:fldCharType="separate"/>
          </w:r>
          <w:r w:rsidR="00A26130" w:rsidRPr="00103DCA">
            <w:rPr>
              <w:rStyle w:val="Hyperlink"/>
              <w:rFonts w:ascii="Tahoma" w:hAnsi="Tahoma" w:cs="Tahoma"/>
              <w:noProof/>
              <w:sz w:val="24"/>
              <w:szCs w:val="24"/>
              <w:rtl/>
              <w:rPrChange w:id="136" w:author="רינת אביטל" w:date="2022-05-12T09:18:00Z">
                <w:rPr>
                  <w:rStyle w:val="Hyperlink"/>
                  <w:noProof/>
                  <w:sz w:val="28"/>
                  <w:szCs w:val="28"/>
                  <w:rtl/>
                </w:rPr>
              </w:rPrChange>
            </w:rPr>
            <w:t>2.3</w:t>
          </w:r>
          <w:r w:rsidR="00A26130" w:rsidRPr="00103DCA">
            <w:rPr>
              <w:rFonts w:ascii="Tahoma" w:eastAsiaTheme="minorEastAsia" w:hAnsi="Tahoma" w:cs="Tahoma"/>
              <w:noProof/>
              <w:sz w:val="24"/>
              <w:szCs w:val="24"/>
              <w:rtl/>
              <w:rPrChange w:id="137"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138" w:author="רינת אביטל" w:date="2022-05-12T09:18:00Z">
                <w:rPr>
                  <w:rStyle w:val="Hyperlink"/>
                  <w:noProof/>
                  <w:sz w:val="28"/>
                  <w:szCs w:val="28"/>
                  <w:rtl/>
                </w:rPr>
              </w:rPrChange>
            </w:rPr>
            <w:t>סקירת ספרות</w:t>
          </w:r>
          <w:r w:rsidR="00A26130" w:rsidRPr="00103DCA">
            <w:rPr>
              <w:rFonts w:ascii="Tahoma" w:hAnsi="Tahoma" w:cs="Tahoma"/>
              <w:noProof/>
              <w:webHidden/>
              <w:sz w:val="24"/>
              <w:szCs w:val="24"/>
              <w:rtl/>
              <w:rPrChange w:id="139"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40"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41"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42"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43"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44" w:author="רינת אביטל" w:date="2022-05-12T09:18:00Z">
                <w:rPr>
                  <w:noProof/>
                  <w:webHidden/>
                  <w:sz w:val="28"/>
                  <w:szCs w:val="28"/>
                </w:rPr>
              </w:rPrChange>
            </w:rPr>
            <w:instrText>Toc103039597 \h</w:instrText>
          </w:r>
          <w:r w:rsidR="00A26130" w:rsidRPr="00103DCA">
            <w:rPr>
              <w:rFonts w:ascii="Tahoma" w:hAnsi="Tahoma" w:cs="Tahoma"/>
              <w:noProof/>
              <w:webHidden/>
              <w:sz w:val="24"/>
              <w:szCs w:val="24"/>
              <w:rtl/>
              <w:rPrChange w:id="145"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46"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147"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148" w:author="רינת אביטל" w:date="2022-05-12T09:18:00Z">
                <w:rPr>
                  <w:noProof/>
                  <w:webHidden/>
                  <w:sz w:val="28"/>
                  <w:szCs w:val="28"/>
                  <w:rtl/>
                </w:rPr>
              </w:rPrChange>
            </w:rPr>
            <w:t>10</w:t>
          </w:r>
          <w:r w:rsidR="00A26130" w:rsidRPr="00103DCA">
            <w:rPr>
              <w:rStyle w:val="Hyperlink"/>
              <w:rFonts w:ascii="Tahoma" w:hAnsi="Tahoma" w:cs="Tahoma"/>
              <w:noProof/>
              <w:sz w:val="24"/>
              <w:szCs w:val="24"/>
              <w:rtl/>
              <w:rPrChange w:id="14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50" w:author="רינת אביטל" w:date="2022-05-12T09:18:00Z">
                <w:rPr>
                  <w:rStyle w:val="Hyperlink"/>
                  <w:noProof/>
                  <w:sz w:val="28"/>
                  <w:szCs w:val="28"/>
                </w:rPr>
              </w:rPrChange>
            </w:rPr>
            <w:fldChar w:fldCharType="end"/>
          </w:r>
        </w:p>
        <w:p w14:paraId="0FC082FA" w14:textId="28B771BF" w:rsidR="00A26130" w:rsidRPr="00103DCA" w:rsidRDefault="0063165E">
          <w:pPr>
            <w:pStyle w:val="TOC1"/>
            <w:rPr>
              <w:rFonts w:ascii="Tahoma" w:eastAsiaTheme="minorEastAsia" w:hAnsi="Tahoma" w:cs="Tahoma"/>
              <w:noProof/>
              <w:sz w:val="24"/>
              <w:szCs w:val="24"/>
              <w:rtl/>
              <w:rPrChange w:id="151" w:author="רינת אביטל" w:date="2022-05-12T09:18:00Z">
                <w:rPr>
                  <w:rFonts w:eastAsiaTheme="minorEastAsia"/>
                  <w:noProof/>
                  <w:sz w:val="28"/>
                  <w:szCs w:val="28"/>
                  <w:rtl/>
                </w:rPr>
              </w:rPrChange>
            </w:rPr>
          </w:pPr>
          <w:r w:rsidRPr="00103DCA">
            <w:rPr>
              <w:rFonts w:ascii="Tahoma" w:hAnsi="Tahoma" w:cs="Tahoma"/>
              <w:sz w:val="20"/>
              <w:szCs w:val="20"/>
              <w:rPrChange w:id="152" w:author="רינת אביטל" w:date="2022-05-12T09:18:00Z">
                <w:rPr/>
              </w:rPrChange>
            </w:rPr>
            <w:fldChar w:fldCharType="begin"/>
          </w:r>
          <w:r w:rsidRPr="00103DCA">
            <w:rPr>
              <w:rFonts w:ascii="Tahoma" w:hAnsi="Tahoma" w:cs="Tahoma"/>
              <w:sz w:val="20"/>
              <w:szCs w:val="20"/>
              <w:rPrChange w:id="153" w:author="רינת אביטל" w:date="2022-05-12T09:18:00Z">
                <w:rPr/>
              </w:rPrChange>
            </w:rPr>
            <w:instrText xml:space="preserve"> HYPERLINK \l "_Toc103039598" </w:instrText>
          </w:r>
          <w:r w:rsidRPr="00103DCA">
            <w:rPr>
              <w:rFonts w:ascii="Tahoma" w:hAnsi="Tahoma" w:cs="Tahoma"/>
              <w:sz w:val="20"/>
              <w:szCs w:val="20"/>
              <w:rPrChange w:id="154" w:author="רינת אביטל" w:date="2022-05-12T09:18:00Z">
                <w:rPr/>
              </w:rPrChange>
            </w:rPr>
            <w:fldChar w:fldCharType="separate"/>
          </w:r>
          <w:r w:rsidR="00A26130" w:rsidRPr="00103DCA">
            <w:rPr>
              <w:rStyle w:val="Hyperlink"/>
              <w:rFonts w:ascii="Tahoma" w:hAnsi="Tahoma" w:cs="Tahoma"/>
              <w:noProof/>
              <w:sz w:val="24"/>
              <w:szCs w:val="24"/>
              <w:rtl/>
              <w:rPrChange w:id="155" w:author="רינת אביטל" w:date="2022-05-12T09:18:00Z">
                <w:rPr>
                  <w:rStyle w:val="Hyperlink"/>
                  <w:noProof/>
                  <w:sz w:val="28"/>
                  <w:szCs w:val="28"/>
                  <w:rtl/>
                </w:rPr>
              </w:rPrChange>
            </w:rPr>
            <w:t>3.</w:t>
          </w:r>
          <w:r w:rsidR="00A26130" w:rsidRPr="00103DCA">
            <w:rPr>
              <w:rFonts w:ascii="Tahoma" w:eastAsiaTheme="minorEastAsia" w:hAnsi="Tahoma" w:cs="Tahoma"/>
              <w:noProof/>
              <w:sz w:val="24"/>
              <w:szCs w:val="24"/>
              <w:rtl/>
              <w:rPrChange w:id="156"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157" w:author="רינת אביטל" w:date="2022-05-12T09:18:00Z">
                <w:rPr>
                  <w:rStyle w:val="Hyperlink"/>
                  <w:noProof/>
                  <w:sz w:val="28"/>
                  <w:szCs w:val="28"/>
                  <w:rtl/>
                </w:rPr>
              </w:rPrChange>
            </w:rPr>
            <w:t>מטרות ויעדים</w:t>
          </w:r>
          <w:r w:rsidR="00A26130" w:rsidRPr="00103DCA">
            <w:rPr>
              <w:rFonts w:ascii="Tahoma" w:hAnsi="Tahoma" w:cs="Tahoma"/>
              <w:noProof/>
              <w:webHidden/>
              <w:sz w:val="24"/>
              <w:szCs w:val="24"/>
              <w:rtl/>
              <w:rPrChange w:id="158"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59"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60"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61"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62"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63" w:author="רינת אביטל" w:date="2022-05-12T09:18:00Z">
                <w:rPr>
                  <w:noProof/>
                  <w:webHidden/>
                  <w:sz w:val="28"/>
                  <w:szCs w:val="28"/>
                </w:rPr>
              </w:rPrChange>
            </w:rPr>
            <w:instrText>Toc103039598 \h</w:instrText>
          </w:r>
          <w:r w:rsidR="00A26130" w:rsidRPr="00103DCA">
            <w:rPr>
              <w:rFonts w:ascii="Tahoma" w:hAnsi="Tahoma" w:cs="Tahoma"/>
              <w:noProof/>
              <w:webHidden/>
              <w:sz w:val="24"/>
              <w:szCs w:val="24"/>
              <w:rtl/>
              <w:rPrChange w:id="164"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65"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166"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167" w:author="רינת אביטל" w:date="2022-05-12T09:18:00Z">
                <w:rPr>
                  <w:noProof/>
                  <w:webHidden/>
                  <w:sz w:val="28"/>
                  <w:szCs w:val="28"/>
                  <w:rtl/>
                </w:rPr>
              </w:rPrChange>
            </w:rPr>
            <w:t>11</w:t>
          </w:r>
          <w:r w:rsidR="00A26130" w:rsidRPr="00103DCA">
            <w:rPr>
              <w:rStyle w:val="Hyperlink"/>
              <w:rFonts w:ascii="Tahoma" w:hAnsi="Tahoma" w:cs="Tahoma"/>
              <w:noProof/>
              <w:sz w:val="24"/>
              <w:szCs w:val="24"/>
              <w:rtl/>
              <w:rPrChange w:id="168"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69" w:author="רינת אביטל" w:date="2022-05-12T09:18:00Z">
                <w:rPr>
                  <w:rStyle w:val="Hyperlink"/>
                  <w:noProof/>
                  <w:sz w:val="28"/>
                  <w:szCs w:val="28"/>
                </w:rPr>
              </w:rPrChange>
            </w:rPr>
            <w:fldChar w:fldCharType="end"/>
          </w:r>
        </w:p>
        <w:p w14:paraId="676D72AE" w14:textId="22671FF2" w:rsidR="00A26130" w:rsidRPr="00103DCA" w:rsidRDefault="0063165E">
          <w:pPr>
            <w:pStyle w:val="TOC1"/>
            <w:rPr>
              <w:rFonts w:ascii="Tahoma" w:eastAsiaTheme="minorEastAsia" w:hAnsi="Tahoma" w:cs="Tahoma"/>
              <w:noProof/>
              <w:sz w:val="24"/>
              <w:szCs w:val="24"/>
              <w:rtl/>
              <w:rPrChange w:id="170" w:author="רינת אביטל" w:date="2022-05-12T09:18:00Z">
                <w:rPr>
                  <w:rFonts w:eastAsiaTheme="minorEastAsia"/>
                  <w:noProof/>
                  <w:sz w:val="28"/>
                  <w:szCs w:val="28"/>
                  <w:rtl/>
                </w:rPr>
              </w:rPrChange>
            </w:rPr>
          </w:pPr>
          <w:r w:rsidRPr="00103DCA">
            <w:rPr>
              <w:rFonts w:ascii="Tahoma" w:hAnsi="Tahoma" w:cs="Tahoma"/>
              <w:sz w:val="20"/>
              <w:szCs w:val="20"/>
              <w:rPrChange w:id="171" w:author="רינת אביטל" w:date="2022-05-12T09:18:00Z">
                <w:rPr/>
              </w:rPrChange>
            </w:rPr>
            <w:fldChar w:fldCharType="begin"/>
          </w:r>
          <w:r w:rsidRPr="00103DCA">
            <w:rPr>
              <w:rFonts w:ascii="Tahoma" w:hAnsi="Tahoma" w:cs="Tahoma"/>
              <w:sz w:val="20"/>
              <w:szCs w:val="20"/>
              <w:rPrChange w:id="172" w:author="רינת אביטל" w:date="2022-05-12T09:18:00Z">
                <w:rPr/>
              </w:rPrChange>
            </w:rPr>
            <w:instrText xml:space="preserve"> HYPERLINK \l "_Toc103039599" </w:instrText>
          </w:r>
          <w:r w:rsidRPr="00103DCA">
            <w:rPr>
              <w:rFonts w:ascii="Tahoma" w:hAnsi="Tahoma" w:cs="Tahoma"/>
              <w:sz w:val="20"/>
              <w:szCs w:val="20"/>
              <w:rPrChange w:id="173" w:author="רינת אביטל" w:date="2022-05-12T09:18:00Z">
                <w:rPr/>
              </w:rPrChange>
            </w:rPr>
            <w:fldChar w:fldCharType="separate"/>
          </w:r>
          <w:r w:rsidR="00A26130" w:rsidRPr="00103DCA">
            <w:rPr>
              <w:rStyle w:val="Hyperlink"/>
              <w:rFonts w:ascii="Tahoma" w:hAnsi="Tahoma" w:cs="Tahoma"/>
              <w:noProof/>
              <w:sz w:val="24"/>
              <w:szCs w:val="24"/>
              <w:rtl/>
              <w:rPrChange w:id="174" w:author="רינת אביטל" w:date="2022-05-12T09:18:00Z">
                <w:rPr>
                  <w:rStyle w:val="Hyperlink"/>
                  <w:noProof/>
                  <w:sz w:val="28"/>
                  <w:szCs w:val="28"/>
                  <w:rtl/>
                </w:rPr>
              </w:rPrChange>
            </w:rPr>
            <w:t>4.</w:t>
          </w:r>
          <w:r w:rsidR="00A26130" w:rsidRPr="00103DCA">
            <w:rPr>
              <w:rFonts w:ascii="Tahoma" w:eastAsiaTheme="minorEastAsia" w:hAnsi="Tahoma" w:cs="Tahoma"/>
              <w:noProof/>
              <w:sz w:val="24"/>
              <w:szCs w:val="24"/>
              <w:rtl/>
              <w:rPrChange w:id="175"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176" w:author="רינת אביטל" w:date="2022-05-12T09:18:00Z">
                <w:rPr>
                  <w:rStyle w:val="Hyperlink"/>
                  <w:noProof/>
                  <w:sz w:val="28"/>
                  <w:szCs w:val="28"/>
                  <w:rtl/>
                </w:rPr>
              </w:rPrChange>
            </w:rPr>
            <w:t>אתגרים</w:t>
          </w:r>
          <w:r w:rsidR="00A26130" w:rsidRPr="00103DCA">
            <w:rPr>
              <w:rFonts w:ascii="Tahoma" w:hAnsi="Tahoma" w:cs="Tahoma"/>
              <w:noProof/>
              <w:webHidden/>
              <w:sz w:val="24"/>
              <w:szCs w:val="24"/>
              <w:rtl/>
              <w:rPrChange w:id="177"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78"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79"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80"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81"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82" w:author="רינת אביטל" w:date="2022-05-12T09:18:00Z">
                <w:rPr>
                  <w:noProof/>
                  <w:webHidden/>
                  <w:sz w:val="28"/>
                  <w:szCs w:val="28"/>
                </w:rPr>
              </w:rPrChange>
            </w:rPr>
            <w:instrText>Toc103039599 \h</w:instrText>
          </w:r>
          <w:r w:rsidR="00A26130" w:rsidRPr="00103DCA">
            <w:rPr>
              <w:rFonts w:ascii="Tahoma" w:hAnsi="Tahoma" w:cs="Tahoma"/>
              <w:noProof/>
              <w:webHidden/>
              <w:sz w:val="24"/>
              <w:szCs w:val="24"/>
              <w:rtl/>
              <w:rPrChange w:id="183"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84"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185"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186" w:author="רינת אביטל" w:date="2022-05-12T09:18:00Z">
                <w:rPr>
                  <w:noProof/>
                  <w:webHidden/>
                  <w:sz w:val="28"/>
                  <w:szCs w:val="28"/>
                  <w:rtl/>
                </w:rPr>
              </w:rPrChange>
            </w:rPr>
            <w:t>12</w:t>
          </w:r>
          <w:r w:rsidR="00A26130" w:rsidRPr="00103DCA">
            <w:rPr>
              <w:rStyle w:val="Hyperlink"/>
              <w:rFonts w:ascii="Tahoma" w:hAnsi="Tahoma" w:cs="Tahoma"/>
              <w:noProof/>
              <w:sz w:val="24"/>
              <w:szCs w:val="24"/>
              <w:rtl/>
              <w:rPrChange w:id="187"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88" w:author="רינת אביטל" w:date="2022-05-12T09:18:00Z">
                <w:rPr>
                  <w:rStyle w:val="Hyperlink"/>
                  <w:noProof/>
                  <w:sz w:val="28"/>
                  <w:szCs w:val="28"/>
                </w:rPr>
              </w:rPrChange>
            </w:rPr>
            <w:fldChar w:fldCharType="end"/>
          </w:r>
        </w:p>
        <w:p w14:paraId="6CD57073" w14:textId="3F9BEB54" w:rsidR="00A26130" w:rsidRPr="00103DCA" w:rsidRDefault="0063165E">
          <w:pPr>
            <w:pStyle w:val="TOC1"/>
            <w:rPr>
              <w:rFonts w:ascii="Tahoma" w:eastAsiaTheme="minorEastAsia" w:hAnsi="Tahoma" w:cs="Tahoma"/>
              <w:noProof/>
              <w:sz w:val="24"/>
              <w:szCs w:val="24"/>
              <w:rtl/>
              <w:rPrChange w:id="189" w:author="רינת אביטל" w:date="2022-05-12T09:18:00Z">
                <w:rPr>
                  <w:rFonts w:eastAsiaTheme="minorEastAsia"/>
                  <w:noProof/>
                  <w:sz w:val="28"/>
                  <w:szCs w:val="28"/>
                  <w:rtl/>
                </w:rPr>
              </w:rPrChange>
            </w:rPr>
          </w:pPr>
          <w:r w:rsidRPr="00103DCA">
            <w:rPr>
              <w:rFonts w:ascii="Tahoma" w:hAnsi="Tahoma" w:cs="Tahoma"/>
              <w:sz w:val="20"/>
              <w:szCs w:val="20"/>
              <w:rPrChange w:id="190" w:author="רינת אביטל" w:date="2022-05-12T09:18:00Z">
                <w:rPr/>
              </w:rPrChange>
            </w:rPr>
            <w:fldChar w:fldCharType="begin"/>
          </w:r>
          <w:r w:rsidRPr="00103DCA">
            <w:rPr>
              <w:rFonts w:ascii="Tahoma" w:hAnsi="Tahoma" w:cs="Tahoma"/>
              <w:sz w:val="20"/>
              <w:szCs w:val="20"/>
              <w:rPrChange w:id="191" w:author="רינת אביטל" w:date="2022-05-12T09:18:00Z">
                <w:rPr/>
              </w:rPrChange>
            </w:rPr>
            <w:instrText xml:space="preserve"> HYPERLINK \l "_Toc103039600" </w:instrText>
          </w:r>
          <w:r w:rsidRPr="00103DCA">
            <w:rPr>
              <w:rFonts w:ascii="Tahoma" w:hAnsi="Tahoma" w:cs="Tahoma"/>
              <w:sz w:val="20"/>
              <w:szCs w:val="20"/>
              <w:rPrChange w:id="192" w:author="רינת אביטל" w:date="2022-05-12T09:18:00Z">
                <w:rPr/>
              </w:rPrChange>
            </w:rPr>
            <w:fldChar w:fldCharType="separate"/>
          </w:r>
          <w:r w:rsidR="00A26130" w:rsidRPr="00103DCA">
            <w:rPr>
              <w:rStyle w:val="Hyperlink"/>
              <w:rFonts w:ascii="Tahoma" w:hAnsi="Tahoma" w:cs="Tahoma"/>
              <w:noProof/>
              <w:sz w:val="24"/>
              <w:szCs w:val="24"/>
              <w:rtl/>
              <w:rPrChange w:id="193" w:author="רינת אביטל" w:date="2022-05-12T09:18:00Z">
                <w:rPr>
                  <w:rStyle w:val="Hyperlink"/>
                  <w:noProof/>
                  <w:sz w:val="28"/>
                  <w:szCs w:val="28"/>
                  <w:rtl/>
                </w:rPr>
              </w:rPrChange>
            </w:rPr>
            <w:t>5.</w:t>
          </w:r>
          <w:r w:rsidR="00A26130" w:rsidRPr="00103DCA">
            <w:rPr>
              <w:rFonts w:ascii="Tahoma" w:eastAsiaTheme="minorEastAsia" w:hAnsi="Tahoma" w:cs="Tahoma"/>
              <w:noProof/>
              <w:sz w:val="24"/>
              <w:szCs w:val="24"/>
              <w:rtl/>
              <w:rPrChange w:id="194"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195" w:author="רינת אביטל" w:date="2022-05-12T09:18:00Z">
                <w:rPr>
                  <w:rStyle w:val="Hyperlink"/>
                  <w:noProof/>
                  <w:sz w:val="28"/>
                  <w:szCs w:val="28"/>
                  <w:rtl/>
                </w:rPr>
              </w:rPrChange>
            </w:rPr>
            <w:t>מדדי הצלחה</w:t>
          </w:r>
          <w:r w:rsidR="00A26130" w:rsidRPr="00103DCA">
            <w:rPr>
              <w:rFonts w:ascii="Tahoma" w:hAnsi="Tahoma" w:cs="Tahoma"/>
              <w:noProof/>
              <w:webHidden/>
              <w:sz w:val="24"/>
              <w:szCs w:val="24"/>
              <w:rtl/>
              <w:rPrChange w:id="196"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97"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98"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99"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200"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201" w:author="רינת אביטל" w:date="2022-05-12T09:18:00Z">
                <w:rPr>
                  <w:noProof/>
                  <w:webHidden/>
                  <w:sz w:val="28"/>
                  <w:szCs w:val="28"/>
                </w:rPr>
              </w:rPrChange>
            </w:rPr>
            <w:instrText>Toc103039600 \h</w:instrText>
          </w:r>
          <w:r w:rsidR="00A26130" w:rsidRPr="00103DCA">
            <w:rPr>
              <w:rFonts w:ascii="Tahoma" w:hAnsi="Tahoma" w:cs="Tahoma"/>
              <w:noProof/>
              <w:webHidden/>
              <w:sz w:val="24"/>
              <w:szCs w:val="24"/>
              <w:rtl/>
              <w:rPrChange w:id="202"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203"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204"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205" w:author="רינת אביטל" w:date="2022-05-12T09:18:00Z">
                <w:rPr>
                  <w:noProof/>
                  <w:webHidden/>
                  <w:sz w:val="28"/>
                  <w:szCs w:val="28"/>
                  <w:rtl/>
                </w:rPr>
              </w:rPrChange>
            </w:rPr>
            <w:t>13</w:t>
          </w:r>
          <w:r w:rsidR="00A26130" w:rsidRPr="00103DCA">
            <w:rPr>
              <w:rStyle w:val="Hyperlink"/>
              <w:rFonts w:ascii="Tahoma" w:hAnsi="Tahoma" w:cs="Tahoma"/>
              <w:noProof/>
              <w:sz w:val="24"/>
              <w:szCs w:val="24"/>
              <w:rtl/>
              <w:rPrChange w:id="206"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207" w:author="רינת אביטל" w:date="2022-05-12T09:18:00Z">
                <w:rPr>
                  <w:rStyle w:val="Hyperlink"/>
                  <w:noProof/>
                  <w:sz w:val="28"/>
                  <w:szCs w:val="28"/>
                </w:rPr>
              </w:rPrChange>
            </w:rPr>
            <w:fldChar w:fldCharType="end"/>
          </w:r>
        </w:p>
        <w:p w14:paraId="5347D38D" w14:textId="4293C6E1" w:rsidR="00A26130" w:rsidRPr="00103DCA" w:rsidRDefault="0063165E">
          <w:pPr>
            <w:pStyle w:val="TOC1"/>
            <w:rPr>
              <w:rFonts w:ascii="Tahoma" w:eastAsiaTheme="minorEastAsia" w:hAnsi="Tahoma" w:cs="Tahoma"/>
              <w:noProof/>
              <w:sz w:val="24"/>
              <w:szCs w:val="24"/>
              <w:rtl/>
              <w:rPrChange w:id="208" w:author="רינת אביטל" w:date="2022-05-12T09:18:00Z">
                <w:rPr>
                  <w:rFonts w:eastAsiaTheme="minorEastAsia"/>
                  <w:noProof/>
                  <w:sz w:val="28"/>
                  <w:szCs w:val="28"/>
                  <w:rtl/>
                </w:rPr>
              </w:rPrChange>
            </w:rPr>
          </w:pPr>
          <w:r w:rsidRPr="00103DCA">
            <w:rPr>
              <w:rFonts w:ascii="Tahoma" w:hAnsi="Tahoma" w:cs="Tahoma"/>
              <w:sz w:val="20"/>
              <w:szCs w:val="20"/>
              <w:rPrChange w:id="209" w:author="רינת אביטל" w:date="2022-05-12T09:18:00Z">
                <w:rPr/>
              </w:rPrChange>
            </w:rPr>
            <w:fldChar w:fldCharType="begin"/>
          </w:r>
          <w:r w:rsidRPr="00103DCA">
            <w:rPr>
              <w:rFonts w:ascii="Tahoma" w:hAnsi="Tahoma" w:cs="Tahoma"/>
              <w:sz w:val="20"/>
              <w:szCs w:val="20"/>
              <w:rPrChange w:id="210" w:author="רינת אביטל" w:date="2022-05-12T09:18:00Z">
                <w:rPr/>
              </w:rPrChange>
            </w:rPr>
            <w:instrText xml:space="preserve"> HYPERLINK \l "_Toc103039601" </w:instrText>
          </w:r>
          <w:r w:rsidRPr="00103DCA">
            <w:rPr>
              <w:rFonts w:ascii="Tahoma" w:hAnsi="Tahoma" w:cs="Tahoma"/>
              <w:sz w:val="20"/>
              <w:szCs w:val="20"/>
              <w:rPrChange w:id="211" w:author="רינת אביטל" w:date="2022-05-12T09:18:00Z">
                <w:rPr/>
              </w:rPrChange>
            </w:rPr>
            <w:fldChar w:fldCharType="separate"/>
          </w:r>
          <w:r w:rsidR="00A26130" w:rsidRPr="00103DCA">
            <w:rPr>
              <w:rStyle w:val="Hyperlink"/>
              <w:rFonts w:ascii="Tahoma" w:hAnsi="Tahoma" w:cs="Tahoma"/>
              <w:noProof/>
              <w:sz w:val="24"/>
              <w:szCs w:val="24"/>
              <w:rtl/>
              <w:rPrChange w:id="212" w:author="רינת אביטל" w:date="2022-05-12T09:18:00Z">
                <w:rPr>
                  <w:rStyle w:val="Hyperlink"/>
                  <w:noProof/>
                  <w:sz w:val="28"/>
                  <w:szCs w:val="28"/>
                  <w:rtl/>
                </w:rPr>
              </w:rPrChange>
            </w:rPr>
            <w:t>6.</w:t>
          </w:r>
          <w:r w:rsidR="00A26130" w:rsidRPr="00103DCA">
            <w:rPr>
              <w:rFonts w:ascii="Tahoma" w:eastAsiaTheme="minorEastAsia" w:hAnsi="Tahoma" w:cs="Tahoma"/>
              <w:noProof/>
              <w:sz w:val="24"/>
              <w:szCs w:val="24"/>
              <w:rtl/>
              <w:rPrChange w:id="213"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214" w:author="רינת אביטל" w:date="2022-05-12T09:18:00Z">
                <w:rPr>
                  <w:rStyle w:val="Hyperlink"/>
                  <w:noProof/>
                  <w:sz w:val="28"/>
                  <w:szCs w:val="28"/>
                  <w:rtl/>
                </w:rPr>
              </w:rPrChange>
            </w:rPr>
            <w:t>תיאור המצב הקיים</w:t>
          </w:r>
          <w:r w:rsidR="00A26130" w:rsidRPr="00103DCA">
            <w:rPr>
              <w:rFonts w:ascii="Tahoma" w:hAnsi="Tahoma" w:cs="Tahoma"/>
              <w:noProof/>
              <w:webHidden/>
              <w:sz w:val="24"/>
              <w:szCs w:val="24"/>
              <w:rtl/>
              <w:rPrChange w:id="215"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216"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217"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218"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219"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220" w:author="רינת אביטל" w:date="2022-05-12T09:18:00Z">
                <w:rPr>
                  <w:noProof/>
                  <w:webHidden/>
                  <w:sz w:val="28"/>
                  <w:szCs w:val="28"/>
                </w:rPr>
              </w:rPrChange>
            </w:rPr>
            <w:instrText>Toc103039601 \h</w:instrText>
          </w:r>
          <w:r w:rsidR="00A26130" w:rsidRPr="00103DCA">
            <w:rPr>
              <w:rFonts w:ascii="Tahoma" w:hAnsi="Tahoma" w:cs="Tahoma"/>
              <w:noProof/>
              <w:webHidden/>
              <w:sz w:val="24"/>
              <w:szCs w:val="24"/>
              <w:rtl/>
              <w:rPrChange w:id="221"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222"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223"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224" w:author="רינת אביטל" w:date="2022-05-12T09:18:00Z">
                <w:rPr>
                  <w:noProof/>
                  <w:webHidden/>
                  <w:sz w:val="28"/>
                  <w:szCs w:val="28"/>
                  <w:rtl/>
                </w:rPr>
              </w:rPrChange>
            </w:rPr>
            <w:t>14</w:t>
          </w:r>
          <w:r w:rsidR="00A26130" w:rsidRPr="00103DCA">
            <w:rPr>
              <w:rStyle w:val="Hyperlink"/>
              <w:rFonts w:ascii="Tahoma" w:hAnsi="Tahoma" w:cs="Tahoma"/>
              <w:noProof/>
              <w:sz w:val="24"/>
              <w:szCs w:val="24"/>
              <w:rtl/>
              <w:rPrChange w:id="225"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226" w:author="רינת אביטל" w:date="2022-05-12T09:18:00Z">
                <w:rPr>
                  <w:rStyle w:val="Hyperlink"/>
                  <w:noProof/>
                  <w:sz w:val="28"/>
                  <w:szCs w:val="28"/>
                </w:rPr>
              </w:rPrChange>
            </w:rPr>
            <w:fldChar w:fldCharType="end"/>
          </w:r>
        </w:p>
        <w:p w14:paraId="058BB818" w14:textId="6C569DD6" w:rsidR="00A26130" w:rsidRPr="00103DCA" w:rsidRDefault="0063165E">
          <w:pPr>
            <w:pStyle w:val="TOC1"/>
            <w:rPr>
              <w:rFonts w:ascii="Tahoma" w:eastAsiaTheme="minorEastAsia" w:hAnsi="Tahoma" w:cs="Tahoma"/>
              <w:noProof/>
              <w:sz w:val="24"/>
              <w:szCs w:val="24"/>
              <w:rtl/>
              <w:rPrChange w:id="227" w:author="רינת אביטל" w:date="2022-05-12T09:18:00Z">
                <w:rPr>
                  <w:rFonts w:eastAsiaTheme="minorEastAsia"/>
                  <w:noProof/>
                  <w:sz w:val="28"/>
                  <w:szCs w:val="28"/>
                  <w:rtl/>
                </w:rPr>
              </w:rPrChange>
            </w:rPr>
          </w:pPr>
          <w:r w:rsidRPr="00103DCA">
            <w:rPr>
              <w:rFonts w:ascii="Tahoma" w:hAnsi="Tahoma" w:cs="Tahoma"/>
              <w:sz w:val="20"/>
              <w:szCs w:val="20"/>
              <w:rPrChange w:id="228" w:author="רינת אביטל" w:date="2022-05-12T09:18:00Z">
                <w:rPr/>
              </w:rPrChange>
            </w:rPr>
            <w:fldChar w:fldCharType="begin"/>
          </w:r>
          <w:r w:rsidRPr="00103DCA">
            <w:rPr>
              <w:rFonts w:ascii="Tahoma" w:hAnsi="Tahoma" w:cs="Tahoma"/>
              <w:sz w:val="20"/>
              <w:szCs w:val="20"/>
              <w:rPrChange w:id="229" w:author="רינת אביטל" w:date="2022-05-12T09:18:00Z">
                <w:rPr/>
              </w:rPrChange>
            </w:rPr>
            <w:instrText xml:space="preserve"> HYPERLINK \l "_Toc103039602" </w:instrText>
          </w:r>
          <w:r w:rsidRPr="00103DCA">
            <w:rPr>
              <w:rFonts w:ascii="Tahoma" w:hAnsi="Tahoma" w:cs="Tahoma"/>
              <w:sz w:val="20"/>
              <w:szCs w:val="20"/>
              <w:rPrChange w:id="230" w:author="רינת אביטל" w:date="2022-05-12T09:18:00Z">
                <w:rPr/>
              </w:rPrChange>
            </w:rPr>
            <w:fldChar w:fldCharType="separate"/>
          </w:r>
          <w:r w:rsidR="00A26130" w:rsidRPr="00103DCA">
            <w:rPr>
              <w:rStyle w:val="Hyperlink"/>
              <w:rFonts w:ascii="Tahoma" w:hAnsi="Tahoma" w:cs="Tahoma"/>
              <w:noProof/>
              <w:sz w:val="24"/>
              <w:szCs w:val="24"/>
              <w:rtl/>
              <w:rPrChange w:id="231" w:author="רינת אביטל" w:date="2022-05-12T09:18:00Z">
                <w:rPr>
                  <w:rStyle w:val="Hyperlink"/>
                  <w:noProof/>
                  <w:sz w:val="28"/>
                  <w:szCs w:val="28"/>
                  <w:rtl/>
                </w:rPr>
              </w:rPrChange>
            </w:rPr>
            <w:t>7.</w:t>
          </w:r>
          <w:r w:rsidR="00A26130" w:rsidRPr="00103DCA">
            <w:rPr>
              <w:rFonts w:ascii="Tahoma" w:eastAsiaTheme="minorEastAsia" w:hAnsi="Tahoma" w:cs="Tahoma"/>
              <w:noProof/>
              <w:sz w:val="24"/>
              <w:szCs w:val="24"/>
              <w:rtl/>
              <w:rPrChange w:id="232"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233" w:author="רינת אביטל" w:date="2022-05-12T09:18:00Z">
                <w:rPr>
                  <w:rStyle w:val="Hyperlink"/>
                  <w:noProof/>
                  <w:sz w:val="28"/>
                  <w:szCs w:val="28"/>
                  <w:rtl/>
                </w:rPr>
              </w:rPrChange>
            </w:rPr>
            <w:t>רקע תאורטי</w:t>
          </w:r>
          <w:r w:rsidR="00A26130" w:rsidRPr="00103DCA">
            <w:rPr>
              <w:rFonts w:ascii="Tahoma" w:hAnsi="Tahoma" w:cs="Tahoma"/>
              <w:noProof/>
              <w:webHidden/>
              <w:sz w:val="24"/>
              <w:szCs w:val="24"/>
              <w:rtl/>
              <w:rPrChange w:id="234"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235"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236"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237"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238"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239" w:author="רינת אביטל" w:date="2022-05-12T09:18:00Z">
                <w:rPr>
                  <w:noProof/>
                  <w:webHidden/>
                  <w:sz w:val="28"/>
                  <w:szCs w:val="28"/>
                </w:rPr>
              </w:rPrChange>
            </w:rPr>
            <w:instrText>Toc103039602 \h</w:instrText>
          </w:r>
          <w:r w:rsidR="00A26130" w:rsidRPr="00103DCA">
            <w:rPr>
              <w:rFonts w:ascii="Tahoma" w:hAnsi="Tahoma" w:cs="Tahoma"/>
              <w:noProof/>
              <w:webHidden/>
              <w:sz w:val="24"/>
              <w:szCs w:val="24"/>
              <w:rtl/>
              <w:rPrChange w:id="240"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241"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242"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243" w:author="רינת אביטל" w:date="2022-05-12T09:18:00Z">
                <w:rPr>
                  <w:noProof/>
                  <w:webHidden/>
                  <w:sz w:val="28"/>
                  <w:szCs w:val="28"/>
                  <w:rtl/>
                </w:rPr>
              </w:rPrChange>
            </w:rPr>
            <w:t>15</w:t>
          </w:r>
          <w:r w:rsidR="00A26130" w:rsidRPr="00103DCA">
            <w:rPr>
              <w:rStyle w:val="Hyperlink"/>
              <w:rFonts w:ascii="Tahoma" w:hAnsi="Tahoma" w:cs="Tahoma"/>
              <w:noProof/>
              <w:sz w:val="24"/>
              <w:szCs w:val="24"/>
              <w:rtl/>
              <w:rPrChange w:id="244"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245" w:author="רינת אביטל" w:date="2022-05-12T09:18:00Z">
                <w:rPr>
                  <w:rStyle w:val="Hyperlink"/>
                  <w:noProof/>
                  <w:sz w:val="28"/>
                  <w:szCs w:val="28"/>
                </w:rPr>
              </w:rPrChange>
            </w:rPr>
            <w:fldChar w:fldCharType="end"/>
          </w:r>
        </w:p>
        <w:p w14:paraId="5C222B76" w14:textId="787AE650" w:rsidR="00A26130" w:rsidRPr="00103DCA" w:rsidRDefault="0063165E">
          <w:pPr>
            <w:pStyle w:val="TOC1"/>
            <w:rPr>
              <w:rFonts w:ascii="Tahoma" w:eastAsiaTheme="minorEastAsia" w:hAnsi="Tahoma" w:cs="Tahoma"/>
              <w:noProof/>
              <w:sz w:val="24"/>
              <w:szCs w:val="24"/>
              <w:rtl/>
              <w:rPrChange w:id="246" w:author="רינת אביטל" w:date="2022-05-12T09:18:00Z">
                <w:rPr>
                  <w:rFonts w:eastAsiaTheme="minorEastAsia"/>
                  <w:noProof/>
                  <w:sz w:val="28"/>
                  <w:szCs w:val="28"/>
                  <w:rtl/>
                </w:rPr>
              </w:rPrChange>
            </w:rPr>
          </w:pPr>
          <w:r w:rsidRPr="00103DCA">
            <w:rPr>
              <w:rFonts w:ascii="Tahoma" w:hAnsi="Tahoma" w:cs="Tahoma"/>
              <w:sz w:val="20"/>
              <w:szCs w:val="20"/>
              <w:rPrChange w:id="247" w:author="רינת אביטל" w:date="2022-05-12T09:18:00Z">
                <w:rPr/>
              </w:rPrChange>
            </w:rPr>
            <w:fldChar w:fldCharType="begin"/>
          </w:r>
          <w:r w:rsidRPr="00103DCA">
            <w:rPr>
              <w:rFonts w:ascii="Tahoma" w:hAnsi="Tahoma" w:cs="Tahoma"/>
              <w:sz w:val="20"/>
              <w:szCs w:val="20"/>
              <w:rPrChange w:id="248" w:author="רינת אביטל" w:date="2022-05-12T09:18:00Z">
                <w:rPr/>
              </w:rPrChange>
            </w:rPr>
            <w:instrText xml:space="preserve"> HYPERLINK \l "_Toc103039603" </w:instrText>
          </w:r>
          <w:r w:rsidRPr="00103DCA">
            <w:rPr>
              <w:rFonts w:ascii="Tahoma" w:hAnsi="Tahoma" w:cs="Tahoma"/>
              <w:sz w:val="20"/>
              <w:szCs w:val="20"/>
              <w:rPrChange w:id="249" w:author="רינת אביטל" w:date="2022-05-12T09:18:00Z">
                <w:rPr/>
              </w:rPrChange>
            </w:rPr>
            <w:fldChar w:fldCharType="separate"/>
          </w:r>
          <w:r w:rsidR="00A26130" w:rsidRPr="00103DCA">
            <w:rPr>
              <w:rStyle w:val="Hyperlink"/>
              <w:rFonts w:ascii="Tahoma" w:hAnsi="Tahoma" w:cs="Tahoma"/>
              <w:noProof/>
              <w:sz w:val="24"/>
              <w:szCs w:val="24"/>
              <w:rtl/>
              <w:rPrChange w:id="250" w:author="רינת אביטל" w:date="2022-05-12T09:18:00Z">
                <w:rPr>
                  <w:rStyle w:val="Hyperlink"/>
                  <w:noProof/>
                  <w:sz w:val="28"/>
                  <w:szCs w:val="28"/>
                  <w:rtl/>
                </w:rPr>
              </w:rPrChange>
            </w:rPr>
            <w:t>8.</w:t>
          </w:r>
          <w:r w:rsidR="00A26130" w:rsidRPr="00103DCA">
            <w:rPr>
              <w:rFonts w:ascii="Tahoma" w:eastAsiaTheme="minorEastAsia" w:hAnsi="Tahoma" w:cs="Tahoma"/>
              <w:noProof/>
              <w:sz w:val="24"/>
              <w:szCs w:val="24"/>
              <w:rtl/>
              <w:rPrChange w:id="251"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252" w:author="רינת אביטל" w:date="2022-05-12T09:18:00Z">
                <w:rPr>
                  <w:rStyle w:val="Hyperlink"/>
                  <w:noProof/>
                  <w:sz w:val="28"/>
                  <w:szCs w:val="28"/>
                  <w:rtl/>
                </w:rPr>
              </w:rPrChange>
            </w:rPr>
            <w:t>ניתוח חלופות מערכתי</w:t>
          </w:r>
          <w:r w:rsidR="00A26130" w:rsidRPr="00103DCA">
            <w:rPr>
              <w:rFonts w:ascii="Tahoma" w:hAnsi="Tahoma" w:cs="Tahoma"/>
              <w:noProof/>
              <w:webHidden/>
              <w:sz w:val="24"/>
              <w:szCs w:val="24"/>
              <w:rtl/>
              <w:rPrChange w:id="253"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254"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255"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256"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257"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258" w:author="רינת אביטל" w:date="2022-05-12T09:18:00Z">
                <w:rPr>
                  <w:noProof/>
                  <w:webHidden/>
                  <w:sz w:val="28"/>
                  <w:szCs w:val="28"/>
                </w:rPr>
              </w:rPrChange>
            </w:rPr>
            <w:instrText>Toc103039603 \h</w:instrText>
          </w:r>
          <w:r w:rsidR="00A26130" w:rsidRPr="00103DCA">
            <w:rPr>
              <w:rFonts w:ascii="Tahoma" w:hAnsi="Tahoma" w:cs="Tahoma"/>
              <w:noProof/>
              <w:webHidden/>
              <w:sz w:val="24"/>
              <w:szCs w:val="24"/>
              <w:rtl/>
              <w:rPrChange w:id="259"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260"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261"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262" w:author="רינת אביטל" w:date="2022-05-12T09:18:00Z">
                <w:rPr>
                  <w:noProof/>
                  <w:webHidden/>
                  <w:sz w:val="28"/>
                  <w:szCs w:val="28"/>
                  <w:rtl/>
                </w:rPr>
              </w:rPrChange>
            </w:rPr>
            <w:t>16</w:t>
          </w:r>
          <w:r w:rsidR="00A26130" w:rsidRPr="00103DCA">
            <w:rPr>
              <w:rStyle w:val="Hyperlink"/>
              <w:rFonts w:ascii="Tahoma" w:hAnsi="Tahoma" w:cs="Tahoma"/>
              <w:noProof/>
              <w:sz w:val="24"/>
              <w:szCs w:val="24"/>
              <w:rtl/>
              <w:rPrChange w:id="263"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264" w:author="רינת אביטל" w:date="2022-05-12T09:18:00Z">
                <w:rPr>
                  <w:rStyle w:val="Hyperlink"/>
                  <w:noProof/>
                  <w:sz w:val="28"/>
                  <w:szCs w:val="28"/>
                </w:rPr>
              </w:rPrChange>
            </w:rPr>
            <w:fldChar w:fldCharType="end"/>
          </w:r>
        </w:p>
        <w:p w14:paraId="25EA374B" w14:textId="710161E8" w:rsidR="00A26130" w:rsidRPr="00103DCA" w:rsidRDefault="0063165E">
          <w:pPr>
            <w:pStyle w:val="TOC1"/>
            <w:rPr>
              <w:rFonts w:ascii="Tahoma" w:eastAsiaTheme="minorEastAsia" w:hAnsi="Tahoma" w:cs="Tahoma"/>
              <w:noProof/>
              <w:sz w:val="24"/>
              <w:szCs w:val="24"/>
              <w:rtl/>
              <w:rPrChange w:id="265" w:author="רינת אביטל" w:date="2022-05-12T09:18:00Z">
                <w:rPr>
                  <w:rFonts w:eastAsiaTheme="minorEastAsia"/>
                  <w:noProof/>
                  <w:sz w:val="28"/>
                  <w:szCs w:val="28"/>
                  <w:rtl/>
                </w:rPr>
              </w:rPrChange>
            </w:rPr>
          </w:pPr>
          <w:r w:rsidRPr="00103DCA">
            <w:rPr>
              <w:rFonts w:ascii="Tahoma" w:hAnsi="Tahoma" w:cs="Tahoma"/>
              <w:sz w:val="20"/>
              <w:szCs w:val="20"/>
              <w:rPrChange w:id="266" w:author="רינת אביטל" w:date="2022-05-12T09:18:00Z">
                <w:rPr/>
              </w:rPrChange>
            </w:rPr>
            <w:fldChar w:fldCharType="begin"/>
          </w:r>
          <w:r w:rsidRPr="00103DCA">
            <w:rPr>
              <w:rFonts w:ascii="Tahoma" w:hAnsi="Tahoma" w:cs="Tahoma"/>
              <w:sz w:val="20"/>
              <w:szCs w:val="20"/>
              <w:rPrChange w:id="267" w:author="רינת אביטל" w:date="2022-05-12T09:18:00Z">
                <w:rPr/>
              </w:rPrChange>
            </w:rPr>
            <w:instrText xml:space="preserve"> HYPERLINK \l "_Toc103039604" </w:instrText>
          </w:r>
          <w:r w:rsidRPr="00103DCA">
            <w:rPr>
              <w:rFonts w:ascii="Tahoma" w:hAnsi="Tahoma" w:cs="Tahoma"/>
              <w:sz w:val="20"/>
              <w:szCs w:val="20"/>
              <w:rPrChange w:id="268" w:author="רינת אביטל" w:date="2022-05-12T09:18:00Z">
                <w:rPr/>
              </w:rPrChange>
            </w:rPr>
            <w:fldChar w:fldCharType="separate"/>
          </w:r>
          <w:r w:rsidR="00A26130" w:rsidRPr="00103DCA">
            <w:rPr>
              <w:rStyle w:val="Hyperlink"/>
              <w:rFonts w:ascii="Tahoma" w:hAnsi="Tahoma" w:cs="Tahoma"/>
              <w:noProof/>
              <w:sz w:val="24"/>
              <w:szCs w:val="24"/>
              <w:rtl/>
              <w:rPrChange w:id="269" w:author="רינת אביטל" w:date="2022-05-12T09:18:00Z">
                <w:rPr>
                  <w:rStyle w:val="Hyperlink"/>
                  <w:noProof/>
                  <w:sz w:val="28"/>
                  <w:szCs w:val="28"/>
                  <w:rtl/>
                </w:rPr>
              </w:rPrChange>
            </w:rPr>
            <w:t>9.</w:t>
          </w:r>
          <w:r w:rsidR="00A26130" w:rsidRPr="00103DCA">
            <w:rPr>
              <w:rFonts w:ascii="Tahoma" w:eastAsiaTheme="minorEastAsia" w:hAnsi="Tahoma" w:cs="Tahoma"/>
              <w:noProof/>
              <w:sz w:val="24"/>
              <w:szCs w:val="24"/>
              <w:rtl/>
              <w:rPrChange w:id="270"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271" w:author="רינת אביטל" w:date="2022-05-12T09:18:00Z">
                <w:rPr>
                  <w:rStyle w:val="Hyperlink"/>
                  <w:noProof/>
                  <w:sz w:val="28"/>
                  <w:szCs w:val="28"/>
                  <w:rtl/>
                </w:rPr>
              </w:rPrChange>
            </w:rPr>
            <w:t>תיאור החלופה הנבחרת והנימוקים לבחירה</w:t>
          </w:r>
          <w:r w:rsidR="00A26130" w:rsidRPr="00103DCA">
            <w:rPr>
              <w:rFonts w:ascii="Tahoma" w:hAnsi="Tahoma" w:cs="Tahoma"/>
              <w:noProof/>
              <w:webHidden/>
              <w:sz w:val="24"/>
              <w:szCs w:val="24"/>
              <w:rtl/>
              <w:rPrChange w:id="27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27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27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27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27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277" w:author="רינת אביטל" w:date="2022-05-12T09:18:00Z">
                <w:rPr>
                  <w:noProof/>
                  <w:webHidden/>
                  <w:sz w:val="28"/>
                  <w:szCs w:val="28"/>
                </w:rPr>
              </w:rPrChange>
            </w:rPr>
            <w:instrText>Toc103039604 \h</w:instrText>
          </w:r>
          <w:r w:rsidR="00A26130" w:rsidRPr="00103DCA">
            <w:rPr>
              <w:rFonts w:ascii="Tahoma" w:hAnsi="Tahoma" w:cs="Tahoma"/>
              <w:noProof/>
              <w:webHidden/>
              <w:sz w:val="24"/>
              <w:szCs w:val="24"/>
              <w:rtl/>
              <w:rPrChange w:id="27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279"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280"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281" w:author="רינת אביטל" w:date="2022-05-12T09:18:00Z">
                <w:rPr>
                  <w:noProof/>
                  <w:webHidden/>
                  <w:sz w:val="28"/>
                  <w:szCs w:val="28"/>
                  <w:rtl/>
                </w:rPr>
              </w:rPrChange>
            </w:rPr>
            <w:t>17</w:t>
          </w:r>
          <w:r w:rsidR="00A26130" w:rsidRPr="00103DCA">
            <w:rPr>
              <w:rStyle w:val="Hyperlink"/>
              <w:rFonts w:ascii="Tahoma" w:hAnsi="Tahoma" w:cs="Tahoma"/>
              <w:noProof/>
              <w:sz w:val="24"/>
              <w:szCs w:val="24"/>
              <w:rtl/>
              <w:rPrChange w:id="282"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283" w:author="רינת אביטל" w:date="2022-05-12T09:18:00Z">
                <w:rPr>
                  <w:rStyle w:val="Hyperlink"/>
                  <w:noProof/>
                  <w:sz w:val="28"/>
                  <w:szCs w:val="28"/>
                </w:rPr>
              </w:rPrChange>
            </w:rPr>
            <w:fldChar w:fldCharType="end"/>
          </w:r>
        </w:p>
        <w:p w14:paraId="25580187" w14:textId="1D52E1FA" w:rsidR="00A26130" w:rsidRPr="00103DCA" w:rsidRDefault="0063165E">
          <w:pPr>
            <w:pStyle w:val="TOC1"/>
            <w:rPr>
              <w:rFonts w:ascii="Tahoma" w:eastAsiaTheme="minorEastAsia" w:hAnsi="Tahoma" w:cs="Tahoma"/>
              <w:noProof/>
              <w:sz w:val="24"/>
              <w:szCs w:val="24"/>
              <w:rtl/>
              <w:rPrChange w:id="284" w:author="רינת אביטל" w:date="2022-05-12T09:18:00Z">
                <w:rPr>
                  <w:rFonts w:eastAsiaTheme="minorEastAsia"/>
                  <w:noProof/>
                  <w:sz w:val="28"/>
                  <w:szCs w:val="28"/>
                  <w:rtl/>
                </w:rPr>
              </w:rPrChange>
            </w:rPr>
          </w:pPr>
          <w:r w:rsidRPr="00103DCA">
            <w:rPr>
              <w:rFonts w:ascii="Tahoma" w:hAnsi="Tahoma" w:cs="Tahoma"/>
              <w:sz w:val="20"/>
              <w:szCs w:val="20"/>
              <w:rPrChange w:id="285" w:author="רינת אביטל" w:date="2022-05-12T09:18:00Z">
                <w:rPr/>
              </w:rPrChange>
            </w:rPr>
            <w:fldChar w:fldCharType="begin"/>
          </w:r>
          <w:r w:rsidRPr="00103DCA">
            <w:rPr>
              <w:rFonts w:ascii="Tahoma" w:hAnsi="Tahoma" w:cs="Tahoma"/>
              <w:sz w:val="20"/>
              <w:szCs w:val="20"/>
              <w:rPrChange w:id="286" w:author="רינת אביטל" w:date="2022-05-12T09:18:00Z">
                <w:rPr/>
              </w:rPrChange>
            </w:rPr>
            <w:instrText xml:space="preserve"> HYPERLINK \l "_Toc103039605" </w:instrText>
          </w:r>
          <w:r w:rsidRPr="00103DCA">
            <w:rPr>
              <w:rFonts w:ascii="Tahoma" w:hAnsi="Tahoma" w:cs="Tahoma"/>
              <w:sz w:val="20"/>
              <w:szCs w:val="20"/>
              <w:rPrChange w:id="287" w:author="רינת אביטל" w:date="2022-05-12T09:18:00Z">
                <w:rPr/>
              </w:rPrChange>
            </w:rPr>
            <w:fldChar w:fldCharType="separate"/>
          </w:r>
          <w:r w:rsidR="00A26130" w:rsidRPr="00103DCA">
            <w:rPr>
              <w:rStyle w:val="Hyperlink"/>
              <w:rFonts w:ascii="Tahoma" w:hAnsi="Tahoma" w:cs="Tahoma"/>
              <w:noProof/>
              <w:sz w:val="24"/>
              <w:szCs w:val="24"/>
              <w:rPrChange w:id="288" w:author="רינת אביטל" w:date="2022-05-12T09:18:00Z">
                <w:rPr>
                  <w:rStyle w:val="Hyperlink"/>
                  <w:noProof/>
                  <w:sz w:val="28"/>
                  <w:szCs w:val="28"/>
                </w:rPr>
              </w:rPrChange>
            </w:rPr>
            <w:t>10.</w:t>
          </w:r>
          <w:r w:rsidR="00A26130" w:rsidRPr="00103DCA">
            <w:rPr>
              <w:rFonts w:ascii="Tahoma" w:eastAsiaTheme="minorEastAsia" w:hAnsi="Tahoma" w:cs="Tahoma"/>
              <w:noProof/>
              <w:sz w:val="24"/>
              <w:szCs w:val="24"/>
              <w:rtl/>
              <w:rPrChange w:id="289"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290" w:author="רינת אביטל" w:date="2022-05-12T09:18:00Z">
                <w:rPr>
                  <w:rStyle w:val="Hyperlink"/>
                  <w:noProof/>
                  <w:sz w:val="28"/>
                  <w:szCs w:val="28"/>
                  <w:rtl/>
                </w:rPr>
              </w:rPrChange>
            </w:rPr>
            <w:t>אפיון המערכת</w:t>
          </w:r>
          <w:r w:rsidR="00A26130" w:rsidRPr="00103DCA">
            <w:rPr>
              <w:rFonts w:ascii="Tahoma" w:hAnsi="Tahoma" w:cs="Tahoma"/>
              <w:noProof/>
              <w:webHidden/>
              <w:sz w:val="24"/>
              <w:szCs w:val="24"/>
              <w:rtl/>
              <w:rPrChange w:id="291"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292"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293"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294"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295"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296" w:author="רינת אביטל" w:date="2022-05-12T09:18:00Z">
                <w:rPr>
                  <w:noProof/>
                  <w:webHidden/>
                  <w:sz w:val="28"/>
                  <w:szCs w:val="28"/>
                </w:rPr>
              </w:rPrChange>
            </w:rPr>
            <w:instrText>Toc103039605 \h</w:instrText>
          </w:r>
          <w:r w:rsidR="00A26130" w:rsidRPr="00103DCA">
            <w:rPr>
              <w:rFonts w:ascii="Tahoma" w:hAnsi="Tahoma" w:cs="Tahoma"/>
              <w:noProof/>
              <w:webHidden/>
              <w:sz w:val="24"/>
              <w:szCs w:val="24"/>
              <w:rtl/>
              <w:rPrChange w:id="297"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298"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299"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300" w:author="רינת אביטל" w:date="2022-05-12T09:18:00Z">
                <w:rPr>
                  <w:noProof/>
                  <w:webHidden/>
                  <w:sz w:val="28"/>
                  <w:szCs w:val="28"/>
                  <w:rtl/>
                </w:rPr>
              </w:rPrChange>
            </w:rPr>
            <w:t>18</w:t>
          </w:r>
          <w:r w:rsidR="00A26130" w:rsidRPr="00103DCA">
            <w:rPr>
              <w:rStyle w:val="Hyperlink"/>
              <w:rFonts w:ascii="Tahoma" w:hAnsi="Tahoma" w:cs="Tahoma"/>
              <w:noProof/>
              <w:sz w:val="24"/>
              <w:szCs w:val="24"/>
              <w:rtl/>
              <w:rPrChange w:id="30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302" w:author="רינת אביטל" w:date="2022-05-12T09:18:00Z">
                <w:rPr>
                  <w:rStyle w:val="Hyperlink"/>
                  <w:noProof/>
                  <w:sz w:val="28"/>
                  <w:szCs w:val="28"/>
                </w:rPr>
              </w:rPrChange>
            </w:rPr>
            <w:fldChar w:fldCharType="end"/>
          </w:r>
        </w:p>
        <w:p w14:paraId="3C3F643F" w14:textId="4267B0E5" w:rsidR="00A26130" w:rsidRPr="00103DCA" w:rsidRDefault="0063165E">
          <w:pPr>
            <w:pStyle w:val="TOC2"/>
            <w:tabs>
              <w:tab w:val="left" w:pos="1320"/>
              <w:tab w:val="right" w:leader="dot" w:pos="8296"/>
            </w:tabs>
            <w:rPr>
              <w:rFonts w:ascii="Tahoma" w:eastAsiaTheme="minorEastAsia" w:hAnsi="Tahoma" w:cs="Tahoma"/>
              <w:noProof/>
              <w:sz w:val="24"/>
              <w:szCs w:val="24"/>
              <w:rtl/>
              <w:rPrChange w:id="303" w:author="רינת אביטל" w:date="2022-05-12T09:18:00Z">
                <w:rPr>
                  <w:rFonts w:eastAsiaTheme="minorEastAsia"/>
                  <w:noProof/>
                  <w:sz w:val="28"/>
                  <w:szCs w:val="28"/>
                  <w:rtl/>
                </w:rPr>
              </w:rPrChange>
            </w:rPr>
          </w:pPr>
          <w:r w:rsidRPr="00103DCA">
            <w:rPr>
              <w:rFonts w:ascii="Tahoma" w:hAnsi="Tahoma" w:cs="Tahoma"/>
              <w:sz w:val="20"/>
              <w:szCs w:val="20"/>
              <w:rPrChange w:id="304" w:author="רינת אביטל" w:date="2022-05-12T09:18:00Z">
                <w:rPr/>
              </w:rPrChange>
            </w:rPr>
            <w:fldChar w:fldCharType="begin"/>
          </w:r>
          <w:r w:rsidRPr="00103DCA">
            <w:rPr>
              <w:rFonts w:ascii="Tahoma" w:hAnsi="Tahoma" w:cs="Tahoma"/>
              <w:sz w:val="20"/>
              <w:szCs w:val="20"/>
              <w:rPrChange w:id="305" w:author="רינת אביטל" w:date="2022-05-12T09:18:00Z">
                <w:rPr/>
              </w:rPrChange>
            </w:rPr>
            <w:instrText xml:space="preserve"> HYPERLINK \l "_Toc103039606" </w:instrText>
          </w:r>
          <w:r w:rsidRPr="00103DCA">
            <w:rPr>
              <w:rFonts w:ascii="Tahoma" w:hAnsi="Tahoma" w:cs="Tahoma"/>
              <w:sz w:val="20"/>
              <w:szCs w:val="20"/>
              <w:rPrChange w:id="306" w:author="רינת אביטל" w:date="2022-05-12T09:18:00Z">
                <w:rPr/>
              </w:rPrChange>
            </w:rPr>
            <w:fldChar w:fldCharType="separate"/>
          </w:r>
          <w:r w:rsidR="00A26130" w:rsidRPr="00103DCA">
            <w:rPr>
              <w:rStyle w:val="Hyperlink"/>
              <w:rFonts w:ascii="Tahoma" w:hAnsi="Tahoma" w:cs="Tahoma"/>
              <w:noProof/>
              <w:sz w:val="24"/>
              <w:szCs w:val="24"/>
              <w:rtl/>
              <w:rPrChange w:id="307" w:author="רינת אביטל" w:date="2022-05-12T09:18:00Z">
                <w:rPr>
                  <w:rStyle w:val="Hyperlink"/>
                  <w:noProof/>
                  <w:sz w:val="28"/>
                  <w:szCs w:val="28"/>
                  <w:rtl/>
                </w:rPr>
              </w:rPrChange>
            </w:rPr>
            <w:t>10.1.</w:t>
          </w:r>
          <w:r w:rsidR="00A26130" w:rsidRPr="00103DCA">
            <w:rPr>
              <w:rFonts w:ascii="Tahoma" w:eastAsiaTheme="minorEastAsia" w:hAnsi="Tahoma" w:cs="Tahoma"/>
              <w:noProof/>
              <w:sz w:val="24"/>
              <w:szCs w:val="24"/>
              <w:rtl/>
              <w:rPrChange w:id="308"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309" w:author="רינת אביטל" w:date="2022-05-12T09:18:00Z">
                <w:rPr>
                  <w:rStyle w:val="Hyperlink"/>
                  <w:noProof/>
                  <w:sz w:val="28"/>
                  <w:szCs w:val="28"/>
                  <w:rtl/>
                </w:rPr>
              </w:rPrChange>
            </w:rPr>
            <w:t>ניתוח דרישות המערכת</w:t>
          </w:r>
          <w:r w:rsidR="00A26130" w:rsidRPr="00103DCA">
            <w:rPr>
              <w:rFonts w:ascii="Tahoma" w:hAnsi="Tahoma" w:cs="Tahoma"/>
              <w:noProof/>
              <w:webHidden/>
              <w:sz w:val="24"/>
              <w:szCs w:val="24"/>
              <w:rtl/>
              <w:rPrChange w:id="310"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311"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312"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313"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314"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315" w:author="רינת אביטל" w:date="2022-05-12T09:18:00Z">
                <w:rPr>
                  <w:noProof/>
                  <w:webHidden/>
                  <w:sz w:val="28"/>
                  <w:szCs w:val="28"/>
                </w:rPr>
              </w:rPrChange>
            </w:rPr>
            <w:instrText>Toc103039606 \h</w:instrText>
          </w:r>
          <w:r w:rsidR="00A26130" w:rsidRPr="00103DCA">
            <w:rPr>
              <w:rFonts w:ascii="Tahoma" w:hAnsi="Tahoma" w:cs="Tahoma"/>
              <w:noProof/>
              <w:webHidden/>
              <w:sz w:val="24"/>
              <w:szCs w:val="24"/>
              <w:rtl/>
              <w:rPrChange w:id="316"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317"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318"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319" w:author="רינת אביטל" w:date="2022-05-12T09:18:00Z">
                <w:rPr>
                  <w:noProof/>
                  <w:webHidden/>
                  <w:sz w:val="28"/>
                  <w:szCs w:val="28"/>
                  <w:rtl/>
                </w:rPr>
              </w:rPrChange>
            </w:rPr>
            <w:t>18</w:t>
          </w:r>
          <w:r w:rsidR="00A26130" w:rsidRPr="00103DCA">
            <w:rPr>
              <w:rStyle w:val="Hyperlink"/>
              <w:rFonts w:ascii="Tahoma" w:hAnsi="Tahoma" w:cs="Tahoma"/>
              <w:noProof/>
              <w:sz w:val="24"/>
              <w:szCs w:val="24"/>
              <w:rtl/>
              <w:rPrChange w:id="320"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321" w:author="רינת אביטל" w:date="2022-05-12T09:18:00Z">
                <w:rPr>
                  <w:rStyle w:val="Hyperlink"/>
                  <w:noProof/>
                  <w:sz w:val="28"/>
                  <w:szCs w:val="28"/>
                </w:rPr>
              </w:rPrChange>
            </w:rPr>
            <w:fldChar w:fldCharType="end"/>
          </w:r>
        </w:p>
        <w:p w14:paraId="66F5944F" w14:textId="6BF3EBD3" w:rsidR="00A26130" w:rsidRPr="00103DCA" w:rsidRDefault="0063165E">
          <w:pPr>
            <w:pStyle w:val="TOC2"/>
            <w:tabs>
              <w:tab w:val="left" w:pos="1320"/>
              <w:tab w:val="right" w:leader="dot" w:pos="8296"/>
            </w:tabs>
            <w:rPr>
              <w:rFonts w:ascii="Tahoma" w:eastAsiaTheme="minorEastAsia" w:hAnsi="Tahoma" w:cs="Tahoma"/>
              <w:noProof/>
              <w:sz w:val="24"/>
              <w:szCs w:val="24"/>
              <w:rtl/>
              <w:rPrChange w:id="322" w:author="רינת אביטל" w:date="2022-05-12T09:18:00Z">
                <w:rPr>
                  <w:rFonts w:eastAsiaTheme="minorEastAsia"/>
                  <w:noProof/>
                  <w:sz w:val="28"/>
                  <w:szCs w:val="28"/>
                  <w:rtl/>
                </w:rPr>
              </w:rPrChange>
            </w:rPr>
          </w:pPr>
          <w:r w:rsidRPr="00103DCA">
            <w:rPr>
              <w:rFonts w:ascii="Tahoma" w:hAnsi="Tahoma" w:cs="Tahoma"/>
              <w:sz w:val="20"/>
              <w:szCs w:val="20"/>
              <w:rPrChange w:id="323" w:author="רינת אביטל" w:date="2022-05-12T09:18:00Z">
                <w:rPr/>
              </w:rPrChange>
            </w:rPr>
            <w:fldChar w:fldCharType="begin"/>
          </w:r>
          <w:r w:rsidRPr="00103DCA">
            <w:rPr>
              <w:rFonts w:ascii="Tahoma" w:hAnsi="Tahoma" w:cs="Tahoma"/>
              <w:sz w:val="20"/>
              <w:szCs w:val="20"/>
              <w:rPrChange w:id="324" w:author="רינת אביטל" w:date="2022-05-12T09:18:00Z">
                <w:rPr/>
              </w:rPrChange>
            </w:rPr>
            <w:instrText xml:space="preserve"> HYPERLINK \l "_Toc103039607" </w:instrText>
          </w:r>
          <w:r w:rsidRPr="00103DCA">
            <w:rPr>
              <w:rFonts w:ascii="Tahoma" w:hAnsi="Tahoma" w:cs="Tahoma"/>
              <w:sz w:val="20"/>
              <w:szCs w:val="20"/>
              <w:rPrChange w:id="325" w:author="רינת אביטל" w:date="2022-05-12T09:18:00Z">
                <w:rPr/>
              </w:rPrChange>
            </w:rPr>
            <w:fldChar w:fldCharType="separate"/>
          </w:r>
          <w:r w:rsidR="00A26130" w:rsidRPr="00103DCA">
            <w:rPr>
              <w:rStyle w:val="Hyperlink"/>
              <w:rFonts w:ascii="Tahoma" w:hAnsi="Tahoma" w:cs="Tahoma"/>
              <w:noProof/>
              <w:sz w:val="24"/>
              <w:szCs w:val="24"/>
              <w:rtl/>
              <w:rPrChange w:id="326" w:author="רינת אביטל" w:date="2022-05-12T09:18:00Z">
                <w:rPr>
                  <w:rStyle w:val="Hyperlink"/>
                  <w:noProof/>
                  <w:sz w:val="28"/>
                  <w:szCs w:val="28"/>
                  <w:rtl/>
                </w:rPr>
              </w:rPrChange>
            </w:rPr>
            <w:t>10.2.</w:t>
          </w:r>
          <w:r w:rsidR="00A26130" w:rsidRPr="00103DCA">
            <w:rPr>
              <w:rFonts w:ascii="Tahoma" w:eastAsiaTheme="minorEastAsia" w:hAnsi="Tahoma" w:cs="Tahoma"/>
              <w:noProof/>
              <w:sz w:val="24"/>
              <w:szCs w:val="24"/>
              <w:rtl/>
              <w:rPrChange w:id="327"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328" w:author="רינת אביטל" w:date="2022-05-12T09:18:00Z">
                <w:rPr>
                  <w:rStyle w:val="Hyperlink"/>
                  <w:noProof/>
                  <w:sz w:val="28"/>
                  <w:szCs w:val="28"/>
                  <w:rtl/>
                </w:rPr>
              </w:rPrChange>
            </w:rPr>
            <w:t>מודול המערכת</w:t>
          </w:r>
          <w:r w:rsidR="00A26130" w:rsidRPr="00103DCA">
            <w:rPr>
              <w:rFonts w:ascii="Tahoma" w:hAnsi="Tahoma" w:cs="Tahoma"/>
              <w:noProof/>
              <w:webHidden/>
              <w:sz w:val="24"/>
              <w:szCs w:val="24"/>
              <w:rtl/>
              <w:rPrChange w:id="329"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330"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331"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332"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333"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334" w:author="רינת אביטל" w:date="2022-05-12T09:18:00Z">
                <w:rPr>
                  <w:noProof/>
                  <w:webHidden/>
                  <w:sz w:val="28"/>
                  <w:szCs w:val="28"/>
                </w:rPr>
              </w:rPrChange>
            </w:rPr>
            <w:instrText>Toc103039607 \h</w:instrText>
          </w:r>
          <w:r w:rsidR="00A26130" w:rsidRPr="00103DCA">
            <w:rPr>
              <w:rFonts w:ascii="Tahoma" w:hAnsi="Tahoma" w:cs="Tahoma"/>
              <w:noProof/>
              <w:webHidden/>
              <w:sz w:val="24"/>
              <w:szCs w:val="24"/>
              <w:rtl/>
              <w:rPrChange w:id="335"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336"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337"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338" w:author="רינת אביטל" w:date="2022-05-12T09:18:00Z">
                <w:rPr>
                  <w:noProof/>
                  <w:webHidden/>
                  <w:sz w:val="28"/>
                  <w:szCs w:val="28"/>
                  <w:rtl/>
                </w:rPr>
              </w:rPrChange>
            </w:rPr>
            <w:t>18</w:t>
          </w:r>
          <w:r w:rsidR="00A26130" w:rsidRPr="00103DCA">
            <w:rPr>
              <w:rStyle w:val="Hyperlink"/>
              <w:rFonts w:ascii="Tahoma" w:hAnsi="Tahoma" w:cs="Tahoma"/>
              <w:noProof/>
              <w:sz w:val="24"/>
              <w:szCs w:val="24"/>
              <w:rtl/>
              <w:rPrChange w:id="33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340" w:author="רינת אביטל" w:date="2022-05-12T09:18:00Z">
                <w:rPr>
                  <w:rStyle w:val="Hyperlink"/>
                  <w:noProof/>
                  <w:sz w:val="28"/>
                  <w:szCs w:val="28"/>
                </w:rPr>
              </w:rPrChange>
            </w:rPr>
            <w:fldChar w:fldCharType="end"/>
          </w:r>
        </w:p>
        <w:p w14:paraId="76478937" w14:textId="776683FF" w:rsidR="00A26130" w:rsidRPr="00103DCA" w:rsidRDefault="0063165E">
          <w:pPr>
            <w:pStyle w:val="TOC2"/>
            <w:tabs>
              <w:tab w:val="left" w:pos="1320"/>
              <w:tab w:val="right" w:leader="dot" w:pos="8296"/>
            </w:tabs>
            <w:rPr>
              <w:rFonts w:ascii="Tahoma" w:eastAsiaTheme="minorEastAsia" w:hAnsi="Tahoma" w:cs="Tahoma"/>
              <w:noProof/>
              <w:sz w:val="24"/>
              <w:szCs w:val="24"/>
              <w:rtl/>
              <w:rPrChange w:id="341" w:author="רינת אביטל" w:date="2022-05-12T09:18:00Z">
                <w:rPr>
                  <w:rFonts w:eastAsiaTheme="minorEastAsia"/>
                  <w:noProof/>
                  <w:sz w:val="28"/>
                  <w:szCs w:val="28"/>
                  <w:rtl/>
                </w:rPr>
              </w:rPrChange>
            </w:rPr>
          </w:pPr>
          <w:r w:rsidRPr="00103DCA">
            <w:rPr>
              <w:rFonts w:ascii="Tahoma" w:hAnsi="Tahoma" w:cs="Tahoma"/>
              <w:sz w:val="20"/>
              <w:szCs w:val="20"/>
              <w:rPrChange w:id="342" w:author="רינת אביטל" w:date="2022-05-12T09:18:00Z">
                <w:rPr/>
              </w:rPrChange>
            </w:rPr>
            <w:fldChar w:fldCharType="begin"/>
          </w:r>
          <w:r w:rsidRPr="00103DCA">
            <w:rPr>
              <w:rFonts w:ascii="Tahoma" w:hAnsi="Tahoma" w:cs="Tahoma"/>
              <w:sz w:val="20"/>
              <w:szCs w:val="20"/>
              <w:rPrChange w:id="343" w:author="רינת אביטל" w:date="2022-05-12T09:18:00Z">
                <w:rPr/>
              </w:rPrChange>
            </w:rPr>
            <w:instrText xml:space="preserve"> HYPERLINK \l "_Toc103039608" </w:instrText>
          </w:r>
          <w:r w:rsidRPr="00103DCA">
            <w:rPr>
              <w:rFonts w:ascii="Tahoma" w:hAnsi="Tahoma" w:cs="Tahoma"/>
              <w:sz w:val="20"/>
              <w:szCs w:val="20"/>
              <w:rPrChange w:id="344" w:author="רינת אביטל" w:date="2022-05-12T09:18:00Z">
                <w:rPr/>
              </w:rPrChange>
            </w:rPr>
            <w:fldChar w:fldCharType="separate"/>
          </w:r>
          <w:r w:rsidR="00A26130" w:rsidRPr="00103DCA">
            <w:rPr>
              <w:rStyle w:val="Hyperlink"/>
              <w:rFonts w:ascii="Tahoma" w:hAnsi="Tahoma" w:cs="Tahoma"/>
              <w:noProof/>
              <w:sz w:val="24"/>
              <w:szCs w:val="24"/>
              <w:rtl/>
              <w:rPrChange w:id="345" w:author="רינת אביטל" w:date="2022-05-12T09:18:00Z">
                <w:rPr>
                  <w:rStyle w:val="Hyperlink"/>
                  <w:noProof/>
                  <w:sz w:val="28"/>
                  <w:szCs w:val="28"/>
                  <w:rtl/>
                </w:rPr>
              </w:rPrChange>
            </w:rPr>
            <w:t>10.3.</w:t>
          </w:r>
          <w:r w:rsidR="00A26130" w:rsidRPr="00103DCA">
            <w:rPr>
              <w:rFonts w:ascii="Tahoma" w:eastAsiaTheme="minorEastAsia" w:hAnsi="Tahoma" w:cs="Tahoma"/>
              <w:noProof/>
              <w:sz w:val="24"/>
              <w:szCs w:val="24"/>
              <w:rtl/>
              <w:rPrChange w:id="346"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347" w:author="רינת אביטל" w:date="2022-05-12T09:18:00Z">
                <w:rPr>
                  <w:rStyle w:val="Hyperlink"/>
                  <w:noProof/>
                  <w:sz w:val="28"/>
                  <w:szCs w:val="28"/>
                  <w:rtl/>
                </w:rPr>
              </w:rPrChange>
            </w:rPr>
            <w:t>אפיון פונקציונאלי</w:t>
          </w:r>
          <w:r w:rsidR="00A26130" w:rsidRPr="00103DCA">
            <w:rPr>
              <w:rFonts w:ascii="Tahoma" w:hAnsi="Tahoma" w:cs="Tahoma"/>
              <w:noProof/>
              <w:webHidden/>
              <w:sz w:val="24"/>
              <w:szCs w:val="24"/>
              <w:rtl/>
              <w:rPrChange w:id="348"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349"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350"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351"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352"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353" w:author="רינת אביטל" w:date="2022-05-12T09:18:00Z">
                <w:rPr>
                  <w:noProof/>
                  <w:webHidden/>
                  <w:sz w:val="28"/>
                  <w:szCs w:val="28"/>
                </w:rPr>
              </w:rPrChange>
            </w:rPr>
            <w:instrText>Toc103039608 \h</w:instrText>
          </w:r>
          <w:r w:rsidR="00A26130" w:rsidRPr="00103DCA">
            <w:rPr>
              <w:rFonts w:ascii="Tahoma" w:hAnsi="Tahoma" w:cs="Tahoma"/>
              <w:noProof/>
              <w:webHidden/>
              <w:sz w:val="24"/>
              <w:szCs w:val="24"/>
              <w:rtl/>
              <w:rPrChange w:id="354"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355"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356"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357" w:author="רינת אביטל" w:date="2022-05-12T09:18:00Z">
                <w:rPr>
                  <w:noProof/>
                  <w:webHidden/>
                  <w:sz w:val="28"/>
                  <w:szCs w:val="28"/>
                  <w:rtl/>
                </w:rPr>
              </w:rPrChange>
            </w:rPr>
            <w:t>19</w:t>
          </w:r>
          <w:r w:rsidR="00A26130" w:rsidRPr="00103DCA">
            <w:rPr>
              <w:rStyle w:val="Hyperlink"/>
              <w:rFonts w:ascii="Tahoma" w:hAnsi="Tahoma" w:cs="Tahoma"/>
              <w:noProof/>
              <w:sz w:val="24"/>
              <w:szCs w:val="24"/>
              <w:rtl/>
              <w:rPrChange w:id="358"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359" w:author="רינת אביטל" w:date="2022-05-12T09:18:00Z">
                <w:rPr>
                  <w:rStyle w:val="Hyperlink"/>
                  <w:noProof/>
                  <w:sz w:val="28"/>
                  <w:szCs w:val="28"/>
                </w:rPr>
              </w:rPrChange>
            </w:rPr>
            <w:fldChar w:fldCharType="end"/>
          </w:r>
        </w:p>
        <w:p w14:paraId="3168001D" w14:textId="1DA6ED17" w:rsidR="00A26130" w:rsidRPr="00103DCA" w:rsidRDefault="0063165E">
          <w:pPr>
            <w:pStyle w:val="TOC2"/>
            <w:tabs>
              <w:tab w:val="left" w:pos="1320"/>
              <w:tab w:val="right" w:leader="dot" w:pos="8296"/>
            </w:tabs>
            <w:rPr>
              <w:rFonts w:ascii="Tahoma" w:eastAsiaTheme="minorEastAsia" w:hAnsi="Tahoma" w:cs="Tahoma"/>
              <w:noProof/>
              <w:sz w:val="24"/>
              <w:szCs w:val="24"/>
              <w:rtl/>
              <w:rPrChange w:id="360" w:author="רינת אביטל" w:date="2022-05-12T09:18:00Z">
                <w:rPr>
                  <w:rFonts w:eastAsiaTheme="minorEastAsia"/>
                  <w:noProof/>
                  <w:sz w:val="28"/>
                  <w:szCs w:val="28"/>
                  <w:rtl/>
                </w:rPr>
              </w:rPrChange>
            </w:rPr>
          </w:pPr>
          <w:r w:rsidRPr="00103DCA">
            <w:rPr>
              <w:rFonts w:ascii="Tahoma" w:hAnsi="Tahoma" w:cs="Tahoma"/>
              <w:sz w:val="20"/>
              <w:szCs w:val="20"/>
              <w:rPrChange w:id="361" w:author="רינת אביטל" w:date="2022-05-12T09:18:00Z">
                <w:rPr/>
              </w:rPrChange>
            </w:rPr>
            <w:fldChar w:fldCharType="begin"/>
          </w:r>
          <w:r w:rsidRPr="00103DCA">
            <w:rPr>
              <w:rFonts w:ascii="Tahoma" w:hAnsi="Tahoma" w:cs="Tahoma"/>
              <w:sz w:val="20"/>
              <w:szCs w:val="20"/>
              <w:rPrChange w:id="362" w:author="רינת אביטל" w:date="2022-05-12T09:18:00Z">
                <w:rPr/>
              </w:rPrChange>
            </w:rPr>
            <w:instrText xml:space="preserve"> HYPERLINK \l "_Toc103039609" </w:instrText>
          </w:r>
          <w:r w:rsidRPr="00103DCA">
            <w:rPr>
              <w:rFonts w:ascii="Tahoma" w:hAnsi="Tahoma" w:cs="Tahoma"/>
              <w:sz w:val="20"/>
              <w:szCs w:val="20"/>
              <w:rPrChange w:id="363" w:author="רינת אביטל" w:date="2022-05-12T09:18:00Z">
                <w:rPr/>
              </w:rPrChange>
            </w:rPr>
            <w:fldChar w:fldCharType="separate"/>
          </w:r>
          <w:r w:rsidR="00A26130" w:rsidRPr="00103DCA">
            <w:rPr>
              <w:rStyle w:val="Hyperlink"/>
              <w:rFonts w:ascii="Tahoma" w:hAnsi="Tahoma" w:cs="Tahoma"/>
              <w:noProof/>
              <w:sz w:val="24"/>
              <w:szCs w:val="24"/>
              <w:rtl/>
              <w:rPrChange w:id="364" w:author="רינת אביטל" w:date="2022-05-12T09:18:00Z">
                <w:rPr>
                  <w:rStyle w:val="Hyperlink"/>
                  <w:noProof/>
                  <w:sz w:val="28"/>
                  <w:szCs w:val="28"/>
                  <w:rtl/>
                </w:rPr>
              </w:rPrChange>
            </w:rPr>
            <w:t>10.4.</w:t>
          </w:r>
          <w:r w:rsidR="00A26130" w:rsidRPr="00103DCA">
            <w:rPr>
              <w:rFonts w:ascii="Tahoma" w:eastAsiaTheme="minorEastAsia" w:hAnsi="Tahoma" w:cs="Tahoma"/>
              <w:noProof/>
              <w:sz w:val="24"/>
              <w:szCs w:val="24"/>
              <w:rtl/>
              <w:rPrChange w:id="365"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366" w:author="רינת אביטל" w:date="2022-05-12T09:18:00Z">
                <w:rPr>
                  <w:rStyle w:val="Hyperlink"/>
                  <w:noProof/>
                  <w:sz w:val="28"/>
                  <w:szCs w:val="28"/>
                  <w:rtl/>
                </w:rPr>
              </w:rPrChange>
            </w:rPr>
            <w:t>ביצועים עיקריים</w:t>
          </w:r>
          <w:r w:rsidR="00A26130" w:rsidRPr="00103DCA">
            <w:rPr>
              <w:rFonts w:ascii="Tahoma" w:hAnsi="Tahoma" w:cs="Tahoma"/>
              <w:noProof/>
              <w:webHidden/>
              <w:sz w:val="24"/>
              <w:szCs w:val="24"/>
              <w:rtl/>
              <w:rPrChange w:id="367"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368"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369"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370"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371"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372" w:author="רינת אביטל" w:date="2022-05-12T09:18:00Z">
                <w:rPr>
                  <w:noProof/>
                  <w:webHidden/>
                  <w:sz w:val="28"/>
                  <w:szCs w:val="28"/>
                </w:rPr>
              </w:rPrChange>
            </w:rPr>
            <w:instrText>Toc103039609 \h</w:instrText>
          </w:r>
          <w:r w:rsidR="00A26130" w:rsidRPr="00103DCA">
            <w:rPr>
              <w:rFonts w:ascii="Tahoma" w:hAnsi="Tahoma" w:cs="Tahoma"/>
              <w:noProof/>
              <w:webHidden/>
              <w:sz w:val="24"/>
              <w:szCs w:val="24"/>
              <w:rtl/>
              <w:rPrChange w:id="373"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374"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375"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376" w:author="רינת אביטל" w:date="2022-05-12T09:18:00Z">
                <w:rPr>
                  <w:noProof/>
                  <w:webHidden/>
                  <w:sz w:val="28"/>
                  <w:szCs w:val="28"/>
                  <w:rtl/>
                </w:rPr>
              </w:rPrChange>
            </w:rPr>
            <w:t>19</w:t>
          </w:r>
          <w:r w:rsidR="00A26130" w:rsidRPr="00103DCA">
            <w:rPr>
              <w:rStyle w:val="Hyperlink"/>
              <w:rFonts w:ascii="Tahoma" w:hAnsi="Tahoma" w:cs="Tahoma"/>
              <w:noProof/>
              <w:sz w:val="24"/>
              <w:szCs w:val="24"/>
              <w:rtl/>
              <w:rPrChange w:id="377"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378" w:author="רינת אביטל" w:date="2022-05-12T09:18:00Z">
                <w:rPr>
                  <w:rStyle w:val="Hyperlink"/>
                  <w:noProof/>
                  <w:sz w:val="28"/>
                  <w:szCs w:val="28"/>
                </w:rPr>
              </w:rPrChange>
            </w:rPr>
            <w:fldChar w:fldCharType="end"/>
          </w:r>
        </w:p>
        <w:p w14:paraId="7DD91932" w14:textId="4BCB0BC0" w:rsidR="00A26130" w:rsidRPr="00103DCA" w:rsidRDefault="0063165E">
          <w:pPr>
            <w:pStyle w:val="TOC2"/>
            <w:tabs>
              <w:tab w:val="left" w:pos="1320"/>
              <w:tab w:val="right" w:leader="dot" w:pos="8296"/>
            </w:tabs>
            <w:rPr>
              <w:rFonts w:ascii="Tahoma" w:eastAsiaTheme="minorEastAsia" w:hAnsi="Tahoma" w:cs="Tahoma"/>
              <w:noProof/>
              <w:sz w:val="24"/>
              <w:szCs w:val="24"/>
              <w:rtl/>
              <w:rPrChange w:id="379" w:author="רינת אביטל" w:date="2022-05-12T09:18:00Z">
                <w:rPr>
                  <w:rFonts w:eastAsiaTheme="minorEastAsia"/>
                  <w:noProof/>
                  <w:sz w:val="28"/>
                  <w:szCs w:val="28"/>
                  <w:rtl/>
                </w:rPr>
              </w:rPrChange>
            </w:rPr>
          </w:pPr>
          <w:r w:rsidRPr="00103DCA">
            <w:rPr>
              <w:rFonts w:ascii="Tahoma" w:hAnsi="Tahoma" w:cs="Tahoma"/>
              <w:sz w:val="20"/>
              <w:szCs w:val="20"/>
              <w:rPrChange w:id="380" w:author="רינת אביטל" w:date="2022-05-12T09:18:00Z">
                <w:rPr/>
              </w:rPrChange>
            </w:rPr>
            <w:fldChar w:fldCharType="begin"/>
          </w:r>
          <w:r w:rsidRPr="00103DCA">
            <w:rPr>
              <w:rFonts w:ascii="Tahoma" w:hAnsi="Tahoma" w:cs="Tahoma"/>
              <w:sz w:val="20"/>
              <w:szCs w:val="20"/>
              <w:rPrChange w:id="381" w:author="רינת אביטל" w:date="2022-05-12T09:18:00Z">
                <w:rPr/>
              </w:rPrChange>
            </w:rPr>
            <w:instrText xml:space="preserve"> HYPERLINK \l "_Toc103039610" </w:instrText>
          </w:r>
          <w:r w:rsidRPr="00103DCA">
            <w:rPr>
              <w:rFonts w:ascii="Tahoma" w:hAnsi="Tahoma" w:cs="Tahoma"/>
              <w:sz w:val="20"/>
              <w:szCs w:val="20"/>
              <w:rPrChange w:id="382" w:author="רינת אביטל" w:date="2022-05-12T09:18:00Z">
                <w:rPr/>
              </w:rPrChange>
            </w:rPr>
            <w:fldChar w:fldCharType="separate"/>
          </w:r>
          <w:r w:rsidR="00A26130" w:rsidRPr="00103DCA">
            <w:rPr>
              <w:rStyle w:val="Hyperlink"/>
              <w:rFonts w:ascii="Tahoma" w:hAnsi="Tahoma" w:cs="Tahoma"/>
              <w:noProof/>
              <w:sz w:val="24"/>
              <w:szCs w:val="24"/>
              <w:rtl/>
              <w:rPrChange w:id="383" w:author="רינת אביטל" w:date="2022-05-12T09:18:00Z">
                <w:rPr>
                  <w:rStyle w:val="Hyperlink"/>
                  <w:noProof/>
                  <w:sz w:val="28"/>
                  <w:szCs w:val="28"/>
                  <w:rtl/>
                </w:rPr>
              </w:rPrChange>
            </w:rPr>
            <w:t>10.5.</w:t>
          </w:r>
          <w:r w:rsidR="00A26130" w:rsidRPr="00103DCA">
            <w:rPr>
              <w:rFonts w:ascii="Tahoma" w:eastAsiaTheme="minorEastAsia" w:hAnsi="Tahoma" w:cs="Tahoma"/>
              <w:noProof/>
              <w:sz w:val="24"/>
              <w:szCs w:val="24"/>
              <w:rtl/>
              <w:rPrChange w:id="384"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385" w:author="רינת אביטל" w:date="2022-05-12T09:18:00Z">
                <w:rPr>
                  <w:rStyle w:val="Hyperlink"/>
                  <w:noProof/>
                  <w:sz w:val="28"/>
                  <w:szCs w:val="28"/>
                  <w:rtl/>
                </w:rPr>
              </w:rPrChange>
            </w:rPr>
            <w:t>אילוצים</w:t>
          </w:r>
          <w:r w:rsidR="00A26130" w:rsidRPr="00103DCA">
            <w:rPr>
              <w:rFonts w:ascii="Tahoma" w:hAnsi="Tahoma" w:cs="Tahoma"/>
              <w:noProof/>
              <w:webHidden/>
              <w:sz w:val="24"/>
              <w:szCs w:val="24"/>
              <w:rtl/>
              <w:rPrChange w:id="386"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387"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388"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389"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390"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391" w:author="רינת אביטל" w:date="2022-05-12T09:18:00Z">
                <w:rPr>
                  <w:noProof/>
                  <w:webHidden/>
                  <w:sz w:val="28"/>
                  <w:szCs w:val="28"/>
                </w:rPr>
              </w:rPrChange>
            </w:rPr>
            <w:instrText>Toc103039610 \h</w:instrText>
          </w:r>
          <w:r w:rsidR="00A26130" w:rsidRPr="00103DCA">
            <w:rPr>
              <w:rFonts w:ascii="Tahoma" w:hAnsi="Tahoma" w:cs="Tahoma"/>
              <w:noProof/>
              <w:webHidden/>
              <w:sz w:val="24"/>
              <w:szCs w:val="24"/>
              <w:rtl/>
              <w:rPrChange w:id="392"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393"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394"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395" w:author="רינת אביטל" w:date="2022-05-12T09:18:00Z">
                <w:rPr>
                  <w:noProof/>
                  <w:webHidden/>
                  <w:sz w:val="28"/>
                  <w:szCs w:val="28"/>
                  <w:rtl/>
                </w:rPr>
              </w:rPrChange>
            </w:rPr>
            <w:t>19</w:t>
          </w:r>
          <w:r w:rsidR="00A26130" w:rsidRPr="00103DCA">
            <w:rPr>
              <w:rStyle w:val="Hyperlink"/>
              <w:rFonts w:ascii="Tahoma" w:hAnsi="Tahoma" w:cs="Tahoma"/>
              <w:noProof/>
              <w:sz w:val="24"/>
              <w:szCs w:val="24"/>
              <w:rtl/>
              <w:rPrChange w:id="396"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397" w:author="רינת אביטל" w:date="2022-05-12T09:18:00Z">
                <w:rPr>
                  <w:rStyle w:val="Hyperlink"/>
                  <w:noProof/>
                  <w:sz w:val="28"/>
                  <w:szCs w:val="28"/>
                </w:rPr>
              </w:rPrChange>
            </w:rPr>
            <w:fldChar w:fldCharType="end"/>
          </w:r>
        </w:p>
        <w:p w14:paraId="0CA88A01" w14:textId="0988A285" w:rsidR="00A26130" w:rsidRPr="00103DCA" w:rsidRDefault="0063165E">
          <w:pPr>
            <w:pStyle w:val="TOC1"/>
            <w:rPr>
              <w:rFonts w:ascii="Tahoma" w:eastAsiaTheme="minorEastAsia" w:hAnsi="Tahoma" w:cs="Tahoma"/>
              <w:noProof/>
              <w:sz w:val="24"/>
              <w:szCs w:val="24"/>
              <w:rtl/>
              <w:rPrChange w:id="398" w:author="רינת אביטל" w:date="2022-05-12T09:18:00Z">
                <w:rPr>
                  <w:rFonts w:eastAsiaTheme="minorEastAsia"/>
                  <w:noProof/>
                  <w:sz w:val="28"/>
                  <w:szCs w:val="28"/>
                  <w:rtl/>
                </w:rPr>
              </w:rPrChange>
            </w:rPr>
          </w:pPr>
          <w:r w:rsidRPr="00103DCA">
            <w:rPr>
              <w:rFonts w:ascii="Tahoma" w:hAnsi="Tahoma" w:cs="Tahoma"/>
              <w:sz w:val="20"/>
              <w:szCs w:val="20"/>
              <w:rPrChange w:id="399" w:author="רינת אביטל" w:date="2022-05-12T09:18:00Z">
                <w:rPr/>
              </w:rPrChange>
            </w:rPr>
            <w:fldChar w:fldCharType="begin"/>
          </w:r>
          <w:r w:rsidRPr="00103DCA">
            <w:rPr>
              <w:rFonts w:ascii="Tahoma" w:hAnsi="Tahoma" w:cs="Tahoma"/>
              <w:sz w:val="20"/>
              <w:szCs w:val="20"/>
              <w:rPrChange w:id="400" w:author="רינת אביטל" w:date="2022-05-12T09:18:00Z">
                <w:rPr/>
              </w:rPrChange>
            </w:rPr>
            <w:instrText xml:space="preserve"> HYPERLINK \l "_Toc103039611" </w:instrText>
          </w:r>
          <w:r w:rsidRPr="00103DCA">
            <w:rPr>
              <w:rFonts w:ascii="Tahoma" w:hAnsi="Tahoma" w:cs="Tahoma"/>
              <w:sz w:val="20"/>
              <w:szCs w:val="20"/>
              <w:rPrChange w:id="401" w:author="רינת אביטל" w:date="2022-05-12T09:18:00Z">
                <w:rPr/>
              </w:rPrChange>
            </w:rPr>
            <w:fldChar w:fldCharType="separate"/>
          </w:r>
          <w:r w:rsidR="00A26130" w:rsidRPr="00103DCA">
            <w:rPr>
              <w:rStyle w:val="Hyperlink"/>
              <w:rFonts w:ascii="Tahoma" w:hAnsi="Tahoma" w:cs="Tahoma"/>
              <w:noProof/>
              <w:sz w:val="24"/>
              <w:szCs w:val="24"/>
              <w:rPrChange w:id="402" w:author="רינת אביטל" w:date="2022-05-12T09:18:00Z">
                <w:rPr>
                  <w:rStyle w:val="Hyperlink"/>
                  <w:noProof/>
                  <w:sz w:val="28"/>
                  <w:szCs w:val="28"/>
                </w:rPr>
              </w:rPrChange>
            </w:rPr>
            <w:t>11.</w:t>
          </w:r>
          <w:r w:rsidR="00A26130" w:rsidRPr="00103DCA">
            <w:rPr>
              <w:rFonts w:ascii="Tahoma" w:eastAsiaTheme="minorEastAsia" w:hAnsi="Tahoma" w:cs="Tahoma"/>
              <w:noProof/>
              <w:sz w:val="24"/>
              <w:szCs w:val="24"/>
              <w:rtl/>
              <w:rPrChange w:id="403"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404" w:author="רינת אביטל" w:date="2022-05-12T09:18:00Z">
                <w:rPr>
                  <w:rStyle w:val="Hyperlink"/>
                  <w:noProof/>
                  <w:sz w:val="28"/>
                  <w:szCs w:val="28"/>
                  <w:rtl/>
                </w:rPr>
              </w:rPrChange>
            </w:rPr>
            <w:t>תיאור הארכיטקטורה</w:t>
          </w:r>
          <w:r w:rsidR="00A26130" w:rsidRPr="00103DCA">
            <w:rPr>
              <w:rFonts w:ascii="Tahoma" w:hAnsi="Tahoma" w:cs="Tahoma"/>
              <w:noProof/>
              <w:webHidden/>
              <w:sz w:val="24"/>
              <w:szCs w:val="24"/>
              <w:rtl/>
              <w:rPrChange w:id="405"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406"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407"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408"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409"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410" w:author="רינת אביטל" w:date="2022-05-12T09:18:00Z">
                <w:rPr>
                  <w:noProof/>
                  <w:webHidden/>
                  <w:sz w:val="28"/>
                  <w:szCs w:val="28"/>
                </w:rPr>
              </w:rPrChange>
            </w:rPr>
            <w:instrText>Toc103039611 \h</w:instrText>
          </w:r>
          <w:r w:rsidR="00A26130" w:rsidRPr="00103DCA">
            <w:rPr>
              <w:rFonts w:ascii="Tahoma" w:hAnsi="Tahoma" w:cs="Tahoma"/>
              <w:noProof/>
              <w:webHidden/>
              <w:sz w:val="24"/>
              <w:szCs w:val="24"/>
              <w:rtl/>
              <w:rPrChange w:id="411"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412"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413"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414" w:author="רינת אביטל" w:date="2022-05-12T09:18:00Z">
                <w:rPr>
                  <w:noProof/>
                  <w:webHidden/>
                  <w:sz w:val="28"/>
                  <w:szCs w:val="28"/>
                  <w:rtl/>
                </w:rPr>
              </w:rPrChange>
            </w:rPr>
            <w:t>20</w:t>
          </w:r>
          <w:r w:rsidR="00A26130" w:rsidRPr="00103DCA">
            <w:rPr>
              <w:rStyle w:val="Hyperlink"/>
              <w:rFonts w:ascii="Tahoma" w:hAnsi="Tahoma" w:cs="Tahoma"/>
              <w:noProof/>
              <w:sz w:val="24"/>
              <w:szCs w:val="24"/>
              <w:rtl/>
              <w:rPrChange w:id="415"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416" w:author="רינת אביטל" w:date="2022-05-12T09:18:00Z">
                <w:rPr>
                  <w:rStyle w:val="Hyperlink"/>
                  <w:noProof/>
                  <w:sz w:val="28"/>
                  <w:szCs w:val="28"/>
                </w:rPr>
              </w:rPrChange>
            </w:rPr>
            <w:fldChar w:fldCharType="end"/>
          </w:r>
        </w:p>
        <w:p w14:paraId="38C2FF23" w14:textId="4E082799" w:rsidR="00A26130" w:rsidRPr="00103DCA" w:rsidRDefault="0063165E">
          <w:pPr>
            <w:pStyle w:val="TOC2"/>
            <w:tabs>
              <w:tab w:val="left" w:pos="1320"/>
              <w:tab w:val="right" w:leader="dot" w:pos="8296"/>
            </w:tabs>
            <w:rPr>
              <w:rFonts w:ascii="Tahoma" w:eastAsiaTheme="minorEastAsia" w:hAnsi="Tahoma" w:cs="Tahoma"/>
              <w:noProof/>
              <w:sz w:val="24"/>
              <w:szCs w:val="24"/>
              <w:rtl/>
              <w:rPrChange w:id="417" w:author="רינת אביטל" w:date="2022-05-12T09:18:00Z">
                <w:rPr>
                  <w:rFonts w:eastAsiaTheme="minorEastAsia"/>
                  <w:noProof/>
                  <w:sz w:val="28"/>
                  <w:szCs w:val="28"/>
                  <w:rtl/>
                </w:rPr>
              </w:rPrChange>
            </w:rPr>
          </w:pPr>
          <w:r w:rsidRPr="00103DCA">
            <w:rPr>
              <w:rFonts w:ascii="Tahoma" w:hAnsi="Tahoma" w:cs="Tahoma"/>
              <w:sz w:val="20"/>
              <w:szCs w:val="20"/>
              <w:rPrChange w:id="418" w:author="רינת אביטל" w:date="2022-05-12T09:18:00Z">
                <w:rPr/>
              </w:rPrChange>
            </w:rPr>
            <w:fldChar w:fldCharType="begin"/>
          </w:r>
          <w:r w:rsidRPr="00103DCA">
            <w:rPr>
              <w:rFonts w:ascii="Tahoma" w:hAnsi="Tahoma" w:cs="Tahoma"/>
              <w:sz w:val="20"/>
              <w:szCs w:val="20"/>
              <w:rPrChange w:id="419" w:author="רינת אביטל" w:date="2022-05-12T09:18:00Z">
                <w:rPr/>
              </w:rPrChange>
            </w:rPr>
            <w:instrText xml:space="preserve"> HYPERLINK \l "_Toc103039612" </w:instrText>
          </w:r>
          <w:r w:rsidRPr="00103DCA">
            <w:rPr>
              <w:rFonts w:ascii="Tahoma" w:hAnsi="Tahoma" w:cs="Tahoma"/>
              <w:sz w:val="20"/>
              <w:szCs w:val="20"/>
              <w:rPrChange w:id="420" w:author="רינת אביטל" w:date="2022-05-12T09:18:00Z">
                <w:rPr/>
              </w:rPrChange>
            </w:rPr>
            <w:fldChar w:fldCharType="separate"/>
          </w:r>
          <w:r w:rsidR="00A26130" w:rsidRPr="00103DCA">
            <w:rPr>
              <w:rStyle w:val="Hyperlink"/>
              <w:rFonts w:ascii="Tahoma" w:hAnsi="Tahoma" w:cs="Tahoma"/>
              <w:noProof/>
              <w:sz w:val="24"/>
              <w:szCs w:val="24"/>
              <w:rtl/>
              <w:rPrChange w:id="421" w:author="רינת אביטל" w:date="2022-05-12T09:18:00Z">
                <w:rPr>
                  <w:rStyle w:val="Hyperlink"/>
                  <w:noProof/>
                  <w:sz w:val="28"/>
                  <w:szCs w:val="28"/>
                  <w:rtl/>
                </w:rPr>
              </w:rPrChange>
            </w:rPr>
            <w:t>11.1.</w:t>
          </w:r>
          <w:r w:rsidR="00A26130" w:rsidRPr="00103DCA">
            <w:rPr>
              <w:rFonts w:ascii="Tahoma" w:eastAsiaTheme="minorEastAsia" w:hAnsi="Tahoma" w:cs="Tahoma"/>
              <w:noProof/>
              <w:sz w:val="24"/>
              <w:szCs w:val="24"/>
              <w:rtl/>
              <w:rPrChange w:id="422"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423" w:author="רינת אביטל" w:date="2022-05-12T09:18:00Z">
                <w:rPr>
                  <w:rStyle w:val="Hyperlink"/>
                  <w:noProof/>
                  <w:sz w:val="28"/>
                  <w:szCs w:val="28"/>
                  <w:rtl/>
                </w:rPr>
              </w:rPrChange>
            </w:rPr>
            <w:t xml:space="preserve">הארכיטקטורה של הפתרון המוצע בפורמט של </w:t>
          </w:r>
          <w:r w:rsidR="00A26130" w:rsidRPr="00103DCA">
            <w:rPr>
              <w:rStyle w:val="Hyperlink"/>
              <w:rFonts w:ascii="Tahoma" w:hAnsi="Tahoma" w:cs="Tahoma"/>
              <w:noProof/>
              <w:sz w:val="24"/>
              <w:szCs w:val="24"/>
              <w:rPrChange w:id="424" w:author="רינת אביטל" w:date="2022-05-12T09:18:00Z">
                <w:rPr>
                  <w:rStyle w:val="Hyperlink"/>
                  <w:noProof/>
                  <w:sz w:val="28"/>
                  <w:szCs w:val="28"/>
                </w:rPr>
              </w:rPrChange>
            </w:rPr>
            <w:t>Design level Down-Top</w:t>
          </w:r>
          <w:r w:rsidR="00A26130" w:rsidRPr="00103DCA">
            <w:rPr>
              <w:rFonts w:ascii="Tahoma" w:hAnsi="Tahoma" w:cs="Tahoma"/>
              <w:noProof/>
              <w:webHidden/>
              <w:sz w:val="24"/>
              <w:szCs w:val="24"/>
              <w:rtl/>
              <w:rPrChange w:id="425"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426"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427"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428"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429"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430" w:author="רינת אביטל" w:date="2022-05-12T09:18:00Z">
                <w:rPr>
                  <w:noProof/>
                  <w:webHidden/>
                  <w:sz w:val="28"/>
                  <w:szCs w:val="28"/>
                </w:rPr>
              </w:rPrChange>
            </w:rPr>
            <w:instrText>Toc103039612 \h</w:instrText>
          </w:r>
          <w:r w:rsidR="00A26130" w:rsidRPr="00103DCA">
            <w:rPr>
              <w:rFonts w:ascii="Tahoma" w:hAnsi="Tahoma" w:cs="Tahoma"/>
              <w:noProof/>
              <w:webHidden/>
              <w:sz w:val="24"/>
              <w:szCs w:val="24"/>
              <w:rtl/>
              <w:rPrChange w:id="431"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432"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433"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434" w:author="רינת אביטל" w:date="2022-05-12T09:18:00Z">
                <w:rPr>
                  <w:noProof/>
                  <w:webHidden/>
                  <w:sz w:val="28"/>
                  <w:szCs w:val="28"/>
                  <w:rtl/>
                </w:rPr>
              </w:rPrChange>
            </w:rPr>
            <w:t>20</w:t>
          </w:r>
          <w:r w:rsidR="00A26130" w:rsidRPr="00103DCA">
            <w:rPr>
              <w:rStyle w:val="Hyperlink"/>
              <w:rFonts w:ascii="Tahoma" w:hAnsi="Tahoma" w:cs="Tahoma"/>
              <w:noProof/>
              <w:sz w:val="24"/>
              <w:szCs w:val="24"/>
              <w:rtl/>
              <w:rPrChange w:id="435"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436" w:author="רינת אביטל" w:date="2022-05-12T09:18:00Z">
                <w:rPr>
                  <w:rStyle w:val="Hyperlink"/>
                  <w:noProof/>
                  <w:sz w:val="28"/>
                  <w:szCs w:val="28"/>
                </w:rPr>
              </w:rPrChange>
            </w:rPr>
            <w:fldChar w:fldCharType="end"/>
          </w:r>
        </w:p>
        <w:p w14:paraId="2BC2B317" w14:textId="0F98C15B" w:rsidR="00A26130" w:rsidRPr="00103DCA" w:rsidRDefault="0063165E">
          <w:pPr>
            <w:pStyle w:val="TOC2"/>
            <w:tabs>
              <w:tab w:val="left" w:pos="1320"/>
              <w:tab w:val="right" w:leader="dot" w:pos="8296"/>
            </w:tabs>
            <w:rPr>
              <w:rFonts w:ascii="Tahoma" w:eastAsiaTheme="minorEastAsia" w:hAnsi="Tahoma" w:cs="Tahoma"/>
              <w:noProof/>
              <w:sz w:val="24"/>
              <w:szCs w:val="24"/>
              <w:rtl/>
              <w:rPrChange w:id="437" w:author="רינת אביטל" w:date="2022-05-12T09:18:00Z">
                <w:rPr>
                  <w:rFonts w:eastAsiaTheme="minorEastAsia"/>
                  <w:noProof/>
                  <w:sz w:val="28"/>
                  <w:szCs w:val="28"/>
                  <w:rtl/>
                </w:rPr>
              </w:rPrChange>
            </w:rPr>
          </w:pPr>
          <w:r w:rsidRPr="00103DCA">
            <w:rPr>
              <w:rFonts w:ascii="Tahoma" w:hAnsi="Tahoma" w:cs="Tahoma"/>
              <w:sz w:val="20"/>
              <w:szCs w:val="20"/>
              <w:rPrChange w:id="438" w:author="רינת אביטל" w:date="2022-05-12T09:18:00Z">
                <w:rPr/>
              </w:rPrChange>
            </w:rPr>
            <w:fldChar w:fldCharType="begin"/>
          </w:r>
          <w:r w:rsidRPr="00103DCA">
            <w:rPr>
              <w:rFonts w:ascii="Tahoma" w:hAnsi="Tahoma" w:cs="Tahoma"/>
              <w:sz w:val="20"/>
              <w:szCs w:val="20"/>
              <w:rPrChange w:id="439" w:author="רינת אביטל" w:date="2022-05-12T09:18:00Z">
                <w:rPr/>
              </w:rPrChange>
            </w:rPr>
            <w:instrText xml:space="preserve"> HYPERLINK \l "_Toc103039613" </w:instrText>
          </w:r>
          <w:r w:rsidRPr="00103DCA">
            <w:rPr>
              <w:rFonts w:ascii="Tahoma" w:hAnsi="Tahoma" w:cs="Tahoma"/>
              <w:sz w:val="20"/>
              <w:szCs w:val="20"/>
              <w:rPrChange w:id="440" w:author="רינת אביטל" w:date="2022-05-12T09:18:00Z">
                <w:rPr/>
              </w:rPrChange>
            </w:rPr>
            <w:fldChar w:fldCharType="separate"/>
          </w:r>
          <w:r w:rsidR="00A26130" w:rsidRPr="00103DCA">
            <w:rPr>
              <w:rStyle w:val="Hyperlink"/>
              <w:rFonts w:ascii="Tahoma" w:hAnsi="Tahoma" w:cs="Tahoma"/>
              <w:noProof/>
              <w:sz w:val="24"/>
              <w:szCs w:val="24"/>
              <w:rtl/>
              <w:rPrChange w:id="441" w:author="רינת אביטל" w:date="2022-05-12T09:18:00Z">
                <w:rPr>
                  <w:rStyle w:val="Hyperlink"/>
                  <w:noProof/>
                  <w:sz w:val="28"/>
                  <w:szCs w:val="28"/>
                  <w:rtl/>
                </w:rPr>
              </w:rPrChange>
            </w:rPr>
            <w:t>11.2.</w:t>
          </w:r>
          <w:r w:rsidR="00A26130" w:rsidRPr="00103DCA">
            <w:rPr>
              <w:rFonts w:ascii="Tahoma" w:eastAsiaTheme="minorEastAsia" w:hAnsi="Tahoma" w:cs="Tahoma"/>
              <w:noProof/>
              <w:sz w:val="24"/>
              <w:szCs w:val="24"/>
              <w:rtl/>
              <w:rPrChange w:id="442"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443" w:author="רינת אביטל" w:date="2022-05-12T09:18:00Z">
                <w:rPr>
                  <w:rStyle w:val="Hyperlink"/>
                  <w:noProof/>
                  <w:sz w:val="28"/>
                  <w:szCs w:val="28"/>
                  <w:rtl/>
                </w:rPr>
              </w:rPrChange>
            </w:rPr>
            <w:t>תיאור הרכיבים בפתרון:</w:t>
          </w:r>
          <w:r w:rsidR="00A26130" w:rsidRPr="00103DCA">
            <w:rPr>
              <w:rFonts w:ascii="Tahoma" w:hAnsi="Tahoma" w:cs="Tahoma"/>
              <w:noProof/>
              <w:webHidden/>
              <w:sz w:val="24"/>
              <w:szCs w:val="24"/>
              <w:rtl/>
              <w:rPrChange w:id="444"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445"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446"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447"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448"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449" w:author="רינת אביטל" w:date="2022-05-12T09:18:00Z">
                <w:rPr>
                  <w:noProof/>
                  <w:webHidden/>
                  <w:sz w:val="28"/>
                  <w:szCs w:val="28"/>
                </w:rPr>
              </w:rPrChange>
            </w:rPr>
            <w:instrText>Toc103039613 \h</w:instrText>
          </w:r>
          <w:r w:rsidR="00A26130" w:rsidRPr="00103DCA">
            <w:rPr>
              <w:rFonts w:ascii="Tahoma" w:hAnsi="Tahoma" w:cs="Tahoma"/>
              <w:noProof/>
              <w:webHidden/>
              <w:sz w:val="24"/>
              <w:szCs w:val="24"/>
              <w:rtl/>
              <w:rPrChange w:id="450"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451"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452"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453" w:author="רינת אביטל" w:date="2022-05-12T09:18:00Z">
                <w:rPr>
                  <w:noProof/>
                  <w:webHidden/>
                  <w:sz w:val="28"/>
                  <w:szCs w:val="28"/>
                  <w:rtl/>
                </w:rPr>
              </w:rPrChange>
            </w:rPr>
            <w:t>20</w:t>
          </w:r>
          <w:r w:rsidR="00A26130" w:rsidRPr="00103DCA">
            <w:rPr>
              <w:rStyle w:val="Hyperlink"/>
              <w:rFonts w:ascii="Tahoma" w:hAnsi="Tahoma" w:cs="Tahoma"/>
              <w:noProof/>
              <w:sz w:val="24"/>
              <w:szCs w:val="24"/>
              <w:rtl/>
              <w:rPrChange w:id="454"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455" w:author="רינת אביטל" w:date="2022-05-12T09:18:00Z">
                <w:rPr>
                  <w:rStyle w:val="Hyperlink"/>
                  <w:noProof/>
                  <w:sz w:val="28"/>
                  <w:szCs w:val="28"/>
                </w:rPr>
              </w:rPrChange>
            </w:rPr>
            <w:fldChar w:fldCharType="end"/>
          </w:r>
        </w:p>
        <w:p w14:paraId="675D36DF" w14:textId="7C4863E7" w:rsidR="00A26130" w:rsidRPr="00103DCA" w:rsidRDefault="0063165E">
          <w:pPr>
            <w:pStyle w:val="TOC2"/>
            <w:tabs>
              <w:tab w:val="left" w:pos="1320"/>
              <w:tab w:val="right" w:leader="dot" w:pos="8296"/>
            </w:tabs>
            <w:rPr>
              <w:rFonts w:ascii="Tahoma" w:eastAsiaTheme="minorEastAsia" w:hAnsi="Tahoma" w:cs="Tahoma"/>
              <w:noProof/>
              <w:sz w:val="24"/>
              <w:szCs w:val="24"/>
              <w:rtl/>
              <w:rPrChange w:id="456" w:author="רינת אביטל" w:date="2022-05-12T09:18:00Z">
                <w:rPr>
                  <w:rFonts w:eastAsiaTheme="minorEastAsia"/>
                  <w:noProof/>
                  <w:sz w:val="28"/>
                  <w:szCs w:val="28"/>
                  <w:rtl/>
                </w:rPr>
              </w:rPrChange>
            </w:rPr>
          </w:pPr>
          <w:r w:rsidRPr="00103DCA">
            <w:rPr>
              <w:rFonts w:ascii="Tahoma" w:hAnsi="Tahoma" w:cs="Tahoma"/>
              <w:sz w:val="20"/>
              <w:szCs w:val="20"/>
              <w:rPrChange w:id="457" w:author="רינת אביטל" w:date="2022-05-12T09:18:00Z">
                <w:rPr/>
              </w:rPrChange>
            </w:rPr>
            <w:fldChar w:fldCharType="begin"/>
          </w:r>
          <w:r w:rsidRPr="00103DCA">
            <w:rPr>
              <w:rFonts w:ascii="Tahoma" w:hAnsi="Tahoma" w:cs="Tahoma"/>
              <w:sz w:val="20"/>
              <w:szCs w:val="20"/>
              <w:rPrChange w:id="458" w:author="רינת אביטל" w:date="2022-05-12T09:18:00Z">
                <w:rPr/>
              </w:rPrChange>
            </w:rPr>
            <w:instrText xml:space="preserve"> HYPERLINK \l "_Toc103039614" </w:instrText>
          </w:r>
          <w:r w:rsidRPr="00103DCA">
            <w:rPr>
              <w:rFonts w:ascii="Tahoma" w:hAnsi="Tahoma" w:cs="Tahoma"/>
              <w:sz w:val="20"/>
              <w:szCs w:val="20"/>
              <w:rPrChange w:id="459" w:author="רינת אביטל" w:date="2022-05-12T09:18:00Z">
                <w:rPr/>
              </w:rPrChange>
            </w:rPr>
            <w:fldChar w:fldCharType="separate"/>
          </w:r>
          <w:r w:rsidR="00A26130" w:rsidRPr="00103DCA">
            <w:rPr>
              <w:rStyle w:val="Hyperlink"/>
              <w:rFonts w:ascii="Tahoma" w:hAnsi="Tahoma" w:cs="Tahoma"/>
              <w:noProof/>
              <w:sz w:val="24"/>
              <w:szCs w:val="24"/>
              <w:rPrChange w:id="460" w:author="רינת אביטל" w:date="2022-05-12T09:18:00Z">
                <w:rPr>
                  <w:rStyle w:val="Hyperlink"/>
                  <w:noProof/>
                  <w:sz w:val="28"/>
                  <w:szCs w:val="28"/>
                </w:rPr>
              </w:rPrChange>
            </w:rPr>
            <w:t>11.3.</w:t>
          </w:r>
          <w:r w:rsidR="00A26130" w:rsidRPr="00103DCA">
            <w:rPr>
              <w:rFonts w:ascii="Tahoma" w:eastAsiaTheme="minorEastAsia" w:hAnsi="Tahoma" w:cs="Tahoma"/>
              <w:noProof/>
              <w:sz w:val="24"/>
              <w:szCs w:val="24"/>
              <w:rtl/>
              <w:rPrChange w:id="461"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462" w:author="רינת אביטל" w:date="2022-05-12T09:18:00Z">
                <w:rPr>
                  <w:rStyle w:val="Hyperlink"/>
                  <w:noProof/>
                  <w:sz w:val="28"/>
                  <w:szCs w:val="28"/>
                  <w:rtl/>
                </w:rPr>
              </w:rPrChange>
            </w:rPr>
            <w:t>ארכיטקטורת רשת  (לא רלוונטי )</w:t>
          </w:r>
          <w:r w:rsidR="00A26130" w:rsidRPr="00103DCA">
            <w:rPr>
              <w:rFonts w:ascii="Tahoma" w:hAnsi="Tahoma" w:cs="Tahoma"/>
              <w:noProof/>
              <w:webHidden/>
              <w:sz w:val="24"/>
              <w:szCs w:val="24"/>
              <w:rtl/>
              <w:rPrChange w:id="463"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464"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465"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466"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467"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468" w:author="רינת אביטל" w:date="2022-05-12T09:18:00Z">
                <w:rPr>
                  <w:noProof/>
                  <w:webHidden/>
                  <w:sz w:val="28"/>
                  <w:szCs w:val="28"/>
                </w:rPr>
              </w:rPrChange>
            </w:rPr>
            <w:instrText>Toc103039614 \h</w:instrText>
          </w:r>
          <w:r w:rsidR="00A26130" w:rsidRPr="00103DCA">
            <w:rPr>
              <w:rFonts w:ascii="Tahoma" w:hAnsi="Tahoma" w:cs="Tahoma"/>
              <w:noProof/>
              <w:webHidden/>
              <w:sz w:val="24"/>
              <w:szCs w:val="24"/>
              <w:rtl/>
              <w:rPrChange w:id="469"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470"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471"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472" w:author="רינת אביטל" w:date="2022-05-12T09:18:00Z">
                <w:rPr>
                  <w:noProof/>
                  <w:webHidden/>
                  <w:sz w:val="28"/>
                  <w:szCs w:val="28"/>
                  <w:rtl/>
                </w:rPr>
              </w:rPrChange>
            </w:rPr>
            <w:t>22</w:t>
          </w:r>
          <w:r w:rsidR="00A26130" w:rsidRPr="00103DCA">
            <w:rPr>
              <w:rStyle w:val="Hyperlink"/>
              <w:rFonts w:ascii="Tahoma" w:hAnsi="Tahoma" w:cs="Tahoma"/>
              <w:noProof/>
              <w:sz w:val="24"/>
              <w:szCs w:val="24"/>
              <w:rtl/>
              <w:rPrChange w:id="473"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474" w:author="רינת אביטל" w:date="2022-05-12T09:18:00Z">
                <w:rPr>
                  <w:rStyle w:val="Hyperlink"/>
                  <w:noProof/>
                  <w:sz w:val="28"/>
                  <w:szCs w:val="28"/>
                </w:rPr>
              </w:rPrChange>
            </w:rPr>
            <w:fldChar w:fldCharType="end"/>
          </w:r>
        </w:p>
        <w:p w14:paraId="7E0EE7B8" w14:textId="23183822" w:rsidR="00A26130" w:rsidRPr="00103DCA" w:rsidRDefault="0063165E">
          <w:pPr>
            <w:pStyle w:val="TOC2"/>
            <w:tabs>
              <w:tab w:val="left" w:pos="1320"/>
              <w:tab w:val="right" w:leader="dot" w:pos="8296"/>
            </w:tabs>
            <w:rPr>
              <w:rFonts w:ascii="Tahoma" w:eastAsiaTheme="minorEastAsia" w:hAnsi="Tahoma" w:cs="Tahoma"/>
              <w:noProof/>
              <w:sz w:val="24"/>
              <w:szCs w:val="24"/>
              <w:rtl/>
              <w:rPrChange w:id="475" w:author="רינת אביטל" w:date="2022-05-12T09:18:00Z">
                <w:rPr>
                  <w:rFonts w:eastAsiaTheme="minorEastAsia"/>
                  <w:noProof/>
                  <w:sz w:val="28"/>
                  <w:szCs w:val="28"/>
                  <w:rtl/>
                </w:rPr>
              </w:rPrChange>
            </w:rPr>
          </w:pPr>
          <w:r w:rsidRPr="00103DCA">
            <w:rPr>
              <w:rFonts w:ascii="Tahoma" w:hAnsi="Tahoma" w:cs="Tahoma"/>
              <w:sz w:val="20"/>
              <w:szCs w:val="20"/>
              <w:rPrChange w:id="476" w:author="רינת אביטל" w:date="2022-05-12T09:18:00Z">
                <w:rPr/>
              </w:rPrChange>
            </w:rPr>
            <w:fldChar w:fldCharType="begin"/>
          </w:r>
          <w:r w:rsidRPr="00103DCA">
            <w:rPr>
              <w:rFonts w:ascii="Tahoma" w:hAnsi="Tahoma" w:cs="Tahoma"/>
              <w:sz w:val="20"/>
              <w:szCs w:val="20"/>
              <w:rPrChange w:id="477" w:author="רינת אביטל" w:date="2022-05-12T09:18:00Z">
                <w:rPr/>
              </w:rPrChange>
            </w:rPr>
            <w:instrText xml:space="preserve"> HYPERLINK \l "_Toc103039615" </w:instrText>
          </w:r>
          <w:r w:rsidRPr="00103DCA">
            <w:rPr>
              <w:rFonts w:ascii="Tahoma" w:hAnsi="Tahoma" w:cs="Tahoma"/>
              <w:sz w:val="20"/>
              <w:szCs w:val="20"/>
              <w:rPrChange w:id="478" w:author="רינת אביטל" w:date="2022-05-12T09:18:00Z">
                <w:rPr/>
              </w:rPrChange>
            </w:rPr>
            <w:fldChar w:fldCharType="separate"/>
          </w:r>
          <w:r w:rsidR="00A26130" w:rsidRPr="00103DCA">
            <w:rPr>
              <w:rStyle w:val="Hyperlink"/>
              <w:rFonts w:ascii="Tahoma" w:hAnsi="Tahoma" w:cs="Tahoma"/>
              <w:noProof/>
              <w:sz w:val="24"/>
              <w:szCs w:val="24"/>
              <w:rtl/>
              <w:rPrChange w:id="479" w:author="רינת אביטל" w:date="2022-05-12T09:18:00Z">
                <w:rPr>
                  <w:rStyle w:val="Hyperlink"/>
                  <w:noProof/>
                  <w:sz w:val="28"/>
                  <w:szCs w:val="28"/>
                  <w:rtl/>
                </w:rPr>
              </w:rPrChange>
            </w:rPr>
            <w:t>11.4.</w:t>
          </w:r>
          <w:r w:rsidR="00A26130" w:rsidRPr="00103DCA">
            <w:rPr>
              <w:rFonts w:ascii="Tahoma" w:eastAsiaTheme="minorEastAsia" w:hAnsi="Tahoma" w:cs="Tahoma"/>
              <w:noProof/>
              <w:sz w:val="24"/>
              <w:szCs w:val="24"/>
              <w:rtl/>
              <w:rPrChange w:id="480"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481" w:author="רינת אביטל" w:date="2022-05-12T09:18:00Z">
                <w:rPr>
                  <w:rStyle w:val="Hyperlink"/>
                  <w:noProof/>
                  <w:sz w:val="28"/>
                  <w:szCs w:val="28"/>
                  <w:rtl/>
                </w:rPr>
              </w:rPrChange>
            </w:rPr>
            <w:t>תיאור פרוטוקולי התקשורת</w:t>
          </w:r>
          <w:r w:rsidR="00A26130" w:rsidRPr="00103DCA">
            <w:rPr>
              <w:rFonts w:ascii="Tahoma" w:hAnsi="Tahoma" w:cs="Tahoma"/>
              <w:noProof/>
              <w:webHidden/>
              <w:sz w:val="24"/>
              <w:szCs w:val="24"/>
              <w:rtl/>
              <w:rPrChange w:id="48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48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48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48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48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487" w:author="רינת אביטל" w:date="2022-05-12T09:18:00Z">
                <w:rPr>
                  <w:noProof/>
                  <w:webHidden/>
                  <w:sz w:val="28"/>
                  <w:szCs w:val="28"/>
                </w:rPr>
              </w:rPrChange>
            </w:rPr>
            <w:instrText>Toc103039615 \h</w:instrText>
          </w:r>
          <w:r w:rsidR="00A26130" w:rsidRPr="00103DCA">
            <w:rPr>
              <w:rFonts w:ascii="Tahoma" w:hAnsi="Tahoma" w:cs="Tahoma"/>
              <w:noProof/>
              <w:webHidden/>
              <w:sz w:val="24"/>
              <w:szCs w:val="24"/>
              <w:rtl/>
              <w:rPrChange w:id="48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489"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490"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491" w:author="רינת אביטל" w:date="2022-05-12T09:18:00Z">
                <w:rPr>
                  <w:noProof/>
                  <w:webHidden/>
                  <w:sz w:val="28"/>
                  <w:szCs w:val="28"/>
                  <w:rtl/>
                </w:rPr>
              </w:rPrChange>
            </w:rPr>
            <w:t>22</w:t>
          </w:r>
          <w:r w:rsidR="00A26130" w:rsidRPr="00103DCA">
            <w:rPr>
              <w:rStyle w:val="Hyperlink"/>
              <w:rFonts w:ascii="Tahoma" w:hAnsi="Tahoma" w:cs="Tahoma"/>
              <w:noProof/>
              <w:sz w:val="24"/>
              <w:szCs w:val="24"/>
              <w:rtl/>
              <w:rPrChange w:id="492"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493" w:author="רינת אביטל" w:date="2022-05-12T09:18:00Z">
                <w:rPr>
                  <w:rStyle w:val="Hyperlink"/>
                  <w:noProof/>
                  <w:sz w:val="28"/>
                  <w:szCs w:val="28"/>
                </w:rPr>
              </w:rPrChange>
            </w:rPr>
            <w:fldChar w:fldCharType="end"/>
          </w:r>
        </w:p>
        <w:p w14:paraId="1CDC6E77" w14:textId="7CC0C02F" w:rsidR="00A26130" w:rsidRPr="00103DCA" w:rsidRDefault="0063165E">
          <w:pPr>
            <w:pStyle w:val="TOC2"/>
            <w:tabs>
              <w:tab w:val="left" w:pos="1320"/>
              <w:tab w:val="right" w:leader="dot" w:pos="8296"/>
            </w:tabs>
            <w:rPr>
              <w:rFonts w:ascii="Tahoma" w:eastAsiaTheme="minorEastAsia" w:hAnsi="Tahoma" w:cs="Tahoma"/>
              <w:noProof/>
              <w:sz w:val="24"/>
              <w:szCs w:val="24"/>
              <w:rtl/>
              <w:rPrChange w:id="494" w:author="רינת אביטל" w:date="2022-05-12T09:18:00Z">
                <w:rPr>
                  <w:rFonts w:eastAsiaTheme="minorEastAsia"/>
                  <w:noProof/>
                  <w:sz w:val="28"/>
                  <w:szCs w:val="28"/>
                  <w:rtl/>
                </w:rPr>
              </w:rPrChange>
            </w:rPr>
          </w:pPr>
          <w:r w:rsidRPr="00103DCA">
            <w:rPr>
              <w:rFonts w:ascii="Tahoma" w:hAnsi="Tahoma" w:cs="Tahoma"/>
              <w:sz w:val="20"/>
              <w:szCs w:val="20"/>
              <w:rPrChange w:id="495" w:author="רינת אביטל" w:date="2022-05-12T09:18:00Z">
                <w:rPr/>
              </w:rPrChange>
            </w:rPr>
            <w:fldChar w:fldCharType="begin"/>
          </w:r>
          <w:r w:rsidRPr="00103DCA">
            <w:rPr>
              <w:rFonts w:ascii="Tahoma" w:hAnsi="Tahoma" w:cs="Tahoma"/>
              <w:sz w:val="20"/>
              <w:szCs w:val="20"/>
              <w:rPrChange w:id="496" w:author="רינת אביטל" w:date="2022-05-12T09:18:00Z">
                <w:rPr/>
              </w:rPrChange>
            </w:rPr>
            <w:instrText xml:space="preserve"> HYPERLINK \l "_Toc103039616" </w:instrText>
          </w:r>
          <w:r w:rsidRPr="00103DCA">
            <w:rPr>
              <w:rFonts w:ascii="Tahoma" w:hAnsi="Tahoma" w:cs="Tahoma"/>
              <w:sz w:val="20"/>
              <w:szCs w:val="20"/>
              <w:rPrChange w:id="497" w:author="רינת אביטל" w:date="2022-05-12T09:18:00Z">
                <w:rPr/>
              </w:rPrChange>
            </w:rPr>
            <w:fldChar w:fldCharType="separate"/>
          </w:r>
          <w:r w:rsidR="00A26130" w:rsidRPr="00103DCA">
            <w:rPr>
              <w:rStyle w:val="Hyperlink"/>
              <w:rFonts w:ascii="Tahoma" w:hAnsi="Tahoma" w:cs="Tahoma"/>
              <w:noProof/>
              <w:sz w:val="24"/>
              <w:szCs w:val="24"/>
              <w:rtl/>
              <w:rPrChange w:id="498" w:author="רינת אביטל" w:date="2022-05-12T09:18:00Z">
                <w:rPr>
                  <w:rStyle w:val="Hyperlink"/>
                  <w:noProof/>
                  <w:sz w:val="28"/>
                  <w:szCs w:val="28"/>
                  <w:rtl/>
                </w:rPr>
              </w:rPrChange>
            </w:rPr>
            <w:t>11.5.</w:t>
          </w:r>
          <w:r w:rsidR="00A26130" w:rsidRPr="00103DCA">
            <w:rPr>
              <w:rFonts w:ascii="Tahoma" w:eastAsiaTheme="minorEastAsia" w:hAnsi="Tahoma" w:cs="Tahoma"/>
              <w:noProof/>
              <w:sz w:val="24"/>
              <w:szCs w:val="24"/>
              <w:rtl/>
              <w:rPrChange w:id="499"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500" w:author="רינת אביטל" w:date="2022-05-12T09:18:00Z">
                <w:rPr>
                  <w:rStyle w:val="Hyperlink"/>
                  <w:noProof/>
                  <w:sz w:val="28"/>
                  <w:szCs w:val="28"/>
                  <w:rtl/>
                </w:rPr>
              </w:rPrChange>
            </w:rPr>
            <w:t>שרת – לקוח</w:t>
          </w:r>
          <w:r w:rsidR="00A26130" w:rsidRPr="00103DCA">
            <w:rPr>
              <w:rFonts w:ascii="Tahoma" w:hAnsi="Tahoma" w:cs="Tahoma"/>
              <w:noProof/>
              <w:webHidden/>
              <w:sz w:val="24"/>
              <w:szCs w:val="24"/>
              <w:rtl/>
              <w:rPrChange w:id="501"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502"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503"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504"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505"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506" w:author="רינת אביטל" w:date="2022-05-12T09:18:00Z">
                <w:rPr>
                  <w:noProof/>
                  <w:webHidden/>
                  <w:sz w:val="28"/>
                  <w:szCs w:val="28"/>
                </w:rPr>
              </w:rPrChange>
            </w:rPr>
            <w:instrText>Toc103039616 \h</w:instrText>
          </w:r>
          <w:r w:rsidR="00A26130" w:rsidRPr="00103DCA">
            <w:rPr>
              <w:rFonts w:ascii="Tahoma" w:hAnsi="Tahoma" w:cs="Tahoma"/>
              <w:noProof/>
              <w:webHidden/>
              <w:sz w:val="24"/>
              <w:szCs w:val="24"/>
              <w:rtl/>
              <w:rPrChange w:id="507"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508"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509"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510" w:author="רינת אביטל" w:date="2022-05-12T09:18:00Z">
                <w:rPr>
                  <w:noProof/>
                  <w:webHidden/>
                  <w:sz w:val="28"/>
                  <w:szCs w:val="28"/>
                  <w:rtl/>
                </w:rPr>
              </w:rPrChange>
            </w:rPr>
            <w:t>22</w:t>
          </w:r>
          <w:r w:rsidR="00A26130" w:rsidRPr="00103DCA">
            <w:rPr>
              <w:rStyle w:val="Hyperlink"/>
              <w:rFonts w:ascii="Tahoma" w:hAnsi="Tahoma" w:cs="Tahoma"/>
              <w:noProof/>
              <w:sz w:val="24"/>
              <w:szCs w:val="24"/>
              <w:rtl/>
              <w:rPrChange w:id="51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512" w:author="רינת אביטל" w:date="2022-05-12T09:18:00Z">
                <w:rPr>
                  <w:rStyle w:val="Hyperlink"/>
                  <w:noProof/>
                  <w:sz w:val="28"/>
                  <w:szCs w:val="28"/>
                </w:rPr>
              </w:rPrChange>
            </w:rPr>
            <w:fldChar w:fldCharType="end"/>
          </w:r>
        </w:p>
        <w:p w14:paraId="4F867F01" w14:textId="6812DA87" w:rsidR="00A26130" w:rsidRPr="00103DCA" w:rsidRDefault="0063165E">
          <w:pPr>
            <w:pStyle w:val="TOC2"/>
            <w:tabs>
              <w:tab w:val="left" w:pos="1320"/>
              <w:tab w:val="right" w:leader="dot" w:pos="8296"/>
            </w:tabs>
            <w:rPr>
              <w:rFonts w:ascii="Tahoma" w:eastAsiaTheme="minorEastAsia" w:hAnsi="Tahoma" w:cs="Tahoma"/>
              <w:noProof/>
              <w:sz w:val="24"/>
              <w:szCs w:val="24"/>
              <w:rtl/>
              <w:rPrChange w:id="513" w:author="רינת אביטל" w:date="2022-05-12T09:18:00Z">
                <w:rPr>
                  <w:rFonts w:eastAsiaTheme="minorEastAsia"/>
                  <w:noProof/>
                  <w:sz w:val="28"/>
                  <w:szCs w:val="28"/>
                  <w:rtl/>
                </w:rPr>
              </w:rPrChange>
            </w:rPr>
          </w:pPr>
          <w:r w:rsidRPr="00103DCA">
            <w:rPr>
              <w:rFonts w:ascii="Tahoma" w:hAnsi="Tahoma" w:cs="Tahoma"/>
              <w:sz w:val="20"/>
              <w:szCs w:val="20"/>
              <w:rPrChange w:id="514" w:author="רינת אביטל" w:date="2022-05-12T09:18:00Z">
                <w:rPr/>
              </w:rPrChange>
            </w:rPr>
            <w:fldChar w:fldCharType="begin"/>
          </w:r>
          <w:r w:rsidRPr="00103DCA">
            <w:rPr>
              <w:rFonts w:ascii="Tahoma" w:hAnsi="Tahoma" w:cs="Tahoma"/>
              <w:sz w:val="20"/>
              <w:szCs w:val="20"/>
              <w:rPrChange w:id="515" w:author="רינת אביטל" w:date="2022-05-12T09:18:00Z">
                <w:rPr/>
              </w:rPrChange>
            </w:rPr>
            <w:instrText xml:space="preserve"> HYPERLINK \l "_Toc103039617" </w:instrText>
          </w:r>
          <w:r w:rsidRPr="00103DCA">
            <w:rPr>
              <w:rFonts w:ascii="Tahoma" w:hAnsi="Tahoma" w:cs="Tahoma"/>
              <w:sz w:val="20"/>
              <w:szCs w:val="20"/>
              <w:rPrChange w:id="516" w:author="רינת אביטל" w:date="2022-05-12T09:18:00Z">
                <w:rPr/>
              </w:rPrChange>
            </w:rPr>
            <w:fldChar w:fldCharType="separate"/>
          </w:r>
          <w:r w:rsidR="00A26130" w:rsidRPr="00103DCA">
            <w:rPr>
              <w:rStyle w:val="Hyperlink"/>
              <w:rFonts w:ascii="Tahoma" w:hAnsi="Tahoma" w:cs="Tahoma"/>
              <w:noProof/>
              <w:sz w:val="24"/>
              <w:szCs w:val="24"/>
              <w:rtl/>
              <w:rPrChange w:id="517" w:author="רינת אביטל" w:date="2022-05-12T09:18:00Z">
                <w:rPr>
                  <w:rStyle w:val="Hyperlink"/>
                  <w:noProof/>
                  <w:sz w:val="28"/>
                  <w:szCs w:val="28"/>
                  <w:rtl/>
                </w:rPr>
              </w:rPrChange>
            </w:rPr>
            <w:t>11.6.</w:t>
          </w:r>
          <w:r w:rsidR="00A26130" w:rsidRPr="00103DCA">
            <w:rPr>
              <w:rFonts w:ascii="Tahoma" w:eastAsiaTheme="minorEastAsia" w:hAnsi="Tahoma" w:cs="Tahoma"/>
              <w:noProof/>
              <w:sz w:val="24"/>
              <w:szCs w:val="24"/>
              <w:rtl/>
              <w:rPrChange w:id="518"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519" w:author="רינת אביטל" w:date="2022-05-12T09:18:00Z">
                <w:rPr>
                  <w:rStyle w:val="Hyperlink"/>
                  <w:noProof/>
                  <w:sz w:val="28"/>
                  <w:szCs w:val="28"/>
                  <w:rtl/>
                </w:rPr>
              </w:rPrChange>
            </w:rPr>
            <w:t>תיאור הצפנות (לא רלוונטי)</w:t>
          </w:r>
          <w:r w:rsidR="00A26130" w:rsidRPr="00103DCA">
            <w:rPr>
              <w:rFonts w:ascii="Tahoma" w:hAnsi="Tahoma" w:cs="Tahoma"/>
              <w:noProof/>
              <w:webHidden/>
              <w:sz w:val="24"/>
              <w:szCs w:val="24"/>
              <w:rtl/>
              <w:rPrChange w:id="520"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521"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522"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523"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524"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525" w:author="רינת אביטל" w:date="2022-05-12T09:18:00Z">
                <w:rPr>
                  <w:noProof/>
                  <w:webHidden/>
                  <w:sz w:val="28"/>
                  <w:szCs w:val="28"/>
                </w:rPr>
              </w:rPrChange>
            </w:rPr>
            <w:instrText>Toc103039617 \h</w:instrText>
          </w:r>
          <w:r w:rsidR="00A26130" w:rsidRPr="00103DCA">
            <w:rPr>
              <w:rFonts w:ascii="Tahoma" w:hAnsi="Tahoma" w:cs="Tahoma"/>
              <w:noProof/>
              <w:webHidden/>
              <w:sz w:val="24"/>
              <w:szCs w:val="24"/>
              <w:rtl/>
              <w:rPrChange w:id="526"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527"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528"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529" w:author="רינת אביטל" w:date="2022-05-12T09:18:00Z">
                <w:rPr>
                  <w:noProof/>
                  <w:webHidden/>
                  <w:sz w:val="28"/>
                  <w:szCs w:val="28"/>
                  <w:rtl/>
                </w:rPr>
              </w:rPrChange>
            </w:rPr>
            <w:t>22</w:t>
          </w:r>
          <w:r w:rsidR="00A26130" w:rsidRPr="00103DCA">
            <w:rPr>
              <w:rStyle w:val="Hyperlink"/>
              <w:rFonts w:ascii="Tahoma" w:hAnsi="Tahoma" w:cs="Tahoma"/>
              <w:noProof/>
              <w:sz w:val="24"/>
              <w:szCs w:val="24"/>
              <w:rtl/>
              <w:rPrChange w:id="530"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531" w:author="רינת אביטל" w:date="2022-05-12T09:18:00Z">
                <w:rPr>
                  <w:rStyle w:val="Hyperlink"/>
                  <w:noProof/>
                  <w:sz w:val="28"/>
                  <w:szCs w:val="28"/>
                </w:rPr>
              </w:rPrChange>
            </w:rPr>
            <w:fldChar w:fldCharType="end"/>
          </w:r>
        </w:p>
        <w:p w14:paraId="75C336E8" w14:textId="7FEF7DF4" w:rsidR="00A26130" w:rsidRPr="00103DCA" w:rsidRDefault="0063165E">
          <w:pPr>
            <w:pStyle w:val="TOC1"/>
            <w:rPr>
              <w:rFonts w:ascii="Tahoma" w:eastAsiaTheme="minorEastAsia" w:hAnsi="Tahoma" w:cs="Tahoma"/>
              <w:noProof/>
              <w:sz w:val="24"/>
              <w:szCs w:val="24"/>
              <w:rtl/>
              <w:rPrChange w:id="532" w:author="רינת אביטל" w:date="2022-05-12T09:18:00Z">
                <w:rPr>
                  <w:rFonts w:eastAsiaTheme="minorEastAsia"/>
                  <w:noProof/>
                  <w:sz w:val="28"/>
                  <w:szCs w:val="28"/>
                  <w:rtl/>
                </w:rPr>
              </w:rPrChange>
            </w:rPr>
          </w:pPr>
          <w:r w:rsidRPr="00103DCA">
            <w:rPr>
              <w:rFonts w:ascii="Tahoma" w:hAnsi="Tahoma" w:cs="Tahoma"/>
              <w:sz w:val="20"/>
              <w:szCs w:val="20"/>
              <w:rPrChange w:id="533" w:author="רינת אביטל" w:date="2022-05-12T09:18:00Z">
                <w:rPr/>
              </w:rPrChange>
            </w:rPr>
            <w:fldChar w:fldCharType="begin"/>
          </w:r>
          <w:r w:rsidRPr="00103DCA">
            <w:rPr>
              <w:rFonts w:ascii="Tahoma" w:hAnsi="Tahoma" w:cs="Tahoma"/>
              <w:sz w:val="20"/>
              <w:szCs w:val="20"/>
              <w:rPrChange w:id="534" w:author="רינת אביטל" w:date="2022-05-12T09:18:00Z">
                <w:rPr/>
              </w:rPrChange>
            </w:rPr>
            <w:instrText xml:space="preserve"> HYPERLINK \l "_Toc103039618" </w:instrText>
          </w:r>
          <w:r w:rsidRPr="00103DCA">
            <w:rPr>
              <w:rFonts w:ascii="Tahoma" w:hAnsi="Tahoma" w:cs="Tahoma"/>
              <w:sz w:val="20"/>
              <w:szCs w:val="20"/>
              <w:rPrChange w:id="535" w:author="רינת אביטל" w:date="2022-05-12T09:18:00Z">
                <w:rPr/>
              </w:rPrChange>
            </w:rPr>
            <w:fldChar w:fldCharType="separate"/>
          </w:r>
          <w:r w:rsidR="00A26130" w:rsidRPr="00103DCA">
            <w:rPr>
              <w:rStyle w:val="Hyperlink"/>
              <w:rFonts w:ascii="Tahoma" w:hAnsi="Tahoma" w:cs="Tahoma"/>
              <w:noProof/>
              <w:sz w:val="24"/>
              <w:szCs w:val="24"/>
              <w:rtl/>
              <w:rPrChange w:id="536" w:author="רינת אביטל" w:date="2022-05-12T09:18:00Z">
                <w:rPr>
                  <w:rStyle w:val="Hyperlink"/>
                  <w:noProof/>
                  <w:sz w:val="28"/>
                  <w:szCs w:val="28"/>
                  <w:rtl/>
                </w:rPr>
              </w:rPrChange>
            </w:rPr>
            <w:t>12.</w:t>
          </w:r>
          <w:r w:rsidR="00A26130" w:rsidRPr="00103DCA">
            <w:rPr>
              <w:rFonts w:ascii="Tahoma" w:eastAsiaTheme="minorEastAsia" w:hAnsi="Tahoma" w:cs="Tahoma"/>
              <w:noProof/>
              <w:sz w:val="24"/>
              <w:szCs w:val="24"/>
              <w:rtl/>
              <w:rPrChange w:id="537"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538" w:author="רינת אביטל" w:date="2022-05-12T09:18:00Z">
                <w:rPr>
                  <w:rStyle w:val="Hyperlink"/>
                  <w:noProof/>
                  <w:sz w:val="28"/>
                  <w:szCs w:val="28"/>
                  <w:rtl/>
                </w:rPr>
              </w:rPrChange>
            </w:rPr>
            <w:t xml:space="preserve">ניתוח ותרשים </w:t>
          </w:r>
          <w:r w:rsidR="00A26130" w:rsidRPr="00103DCA">
            <w:rPr>
              <w:rStyle w:val="Hyperlink"/>
              <w:rFonts w:ascii="Tahoma" w:hAnsi="Tahoma" w:cs="Tahoma"/>
              <w:noProof/>
              <w:sz w:val="24"/>
              <w:szCs w:val="24"/>
              <w:rPrChange w:id="539" w:author="רינת אביטל" w:date="2022-05-12T09:18:00Z">
                <w:rPr>
                  <w:rStyle w:val="Hyperlink"/>
                  <w:noProof/>
                  <w:sz w:val="28"/>
                  <w:szCs w:val="28"/>
                </w:rPr>
              </w:rPrChange>
            </w:rPr>
            <w:t>use case</w:t>
          </w:r>
          <w:r w:rsidR="00A26130" w:rsidRPr="00103DCA">
            <w:rPr>
              <w:rStyle w:val="Hyperlink"/>
              <w:rFonts w:ascii="Tahoma" w:hAnsi="Tahoma" w:cs="Tahoma"/>
              <w:noProof/>
              <w:sz w:val="24"/>
              <w:szCs w:val="24"/>
              <w:rtl/>
              <w:rPrChange w:id="540" w:author="רינת אביטל" w:date="2022-05-12T09:18:00Z">
                <w:rPr>
                  <w:rStyle w:val="Hyperlink"/>
                  <w:noProof/>
                  <w:sz w:val="28"/>
                  <w:szCs w:val="28"/>
                  <w:rtl/>
                </w:rPr>
              </w:rPrChange>
            </w:rPr>
            <w:t xml:space="preserve"> של המערכת המוצעת</w:t>
          </w:r>
          <w:r w:rsidR="00A26130" w:rsidRPr="00103DCA">
            <w:rPr>
              <w:rFonts w:ascii="Tahoma" w:hAnsi="Tahoma" w:cs="Tahoma"/>
              <w:noProof/>
              <w:webHidden/>
              <w:sz w:val="24"/>
              <w:szCs w:val="24"/>
              <w:rtl/>
              <w:rPrChange w:id="541"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542"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543"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544"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545"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546" w:author="רינת אביטל" w:date="2022-05-12T09:18:00Z">
                <w:rPr>
                  <w:noProof/>
                  <w:webHidden/>
                  <w:sz w:val="28"/>
                  <w:szCs w:val="28"/>
                </w:rPr>
              </w:rPrChange>
            </w:rPr>
            <w:instrText>Toc103039618 \h</w:instrText>
          </w:r>
          <w:r w:rsidR="00A26130" w:rsidRPr="00103DCA">
            <w:rPr>
              <w:rFonts w:ascii="Tahoma" w:hAnsi="Tahoma" w:cs="Tahoma"/>
              <w:noProof/>
              <w:webHidden/>
              <w:sz w:val="24"/>
              <w:szCs w:val="24"/>
              <w:rtl/>
              <w:rPrChange w:id="547"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548"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549"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550" w:author="רינת אביטל" w:date="2022-05-12T09:18:00Z">
                <w:rPr>
                  <w:noProof/>
                  <w:webHidden/>
                  <w:sz w:val="28"/>
                  <w:szCs w:val="28"/>
                  <w:rtl/>
                </w:rPr>
              </w:rPrChange>
            </w:rPr>
            <w:t>23</w:t>
          </w:r>
          <w:r w:rsidR="00A26130" w:rsidRPr="00103DCA">
            <w:rPr>
              <w:rStyle w:val="Hyperlink"/>
              <w:rFonts w:ascii="Tahoma" w:hAnsi="Tahoma" w:cs="Tahoma"/>
              <w:noProof/>
              <w:sz w:val="24"/>
              <w:szCs w:val="24"/>
              <w:rtl/>
              <w:rPrChange w:id="55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552" w:author="רינת אביטל" w:date="2022-05-12T09:18:00Z">
                <w:rPr>
                  <w:rStyle w:val="Hyperlink"/>
                  <w:noProof/>
                  <w:sz w:val="28"/>
                  <w:szCs w:val="28"/>
                </w:rPr>
              </w:rPrChange>
            </w:rPr>
            <w:fldChar w:fldCharType="end"/>
          </w:r>
        </w:p>
        <w:p w14:paraId="5D1E518C" w14:textId="4D22E88A" w:rsidR="00A26130" w:rsidRPr="00103DCA" w:rsidRDefault="0063165E">
          <w:pPr>
            <w:pStyle w:val="TOC2"/>
            <w:tabs>
              <w:tab w:val="left" w:pos="1320"/>
              <w:tab w:val="right" w:leader="dot" w:pos="8296"/>
            </w:tabs>
            <w:rPr>
              <w:rFonts w:ascii="Tahoma" w:eastAsiaTheme="minorEastAsia" w:hAnsi="Tahoma" w:cs="Tahoma"/>
              <w:noProof/>
              <w:sz w:val="24"/>
              <w:szCs w:val="24"/>
              <w:rtl/>
              <w:rPrChange w:id="553" w:author="רינת אביטל" w:date="2022-05-12T09:18:00Z">
                <w:rPr>
                  <w:rFonts w:eastAsiaTheme="minorEastAsia"/>
                  <w:noProof/>
                  <w:sz w:val="28"/>
                  <w:szCs w:val="28"/>
                  <w:rtl/>
                </w:rPr>
              </w:rPrChange>
            </w:rPr>
          </w:pPr>
          <w:r w:rsidRPr="00103DCA">
            <w:rPr>
              <w:rFonts w:ascii="Tahoma" w:hAnsi="Tahoma" w:cs="Tahoma"/>
              <w:sz w:val="20"/>
              <w:szCs w:val="20"/>
              <w:rPrChange w:id="554" w:author="רינת אביטל" w:date="2022-05-12T09:18:00Z">
                <w:rPr/>
              </w:rPrChange>
            </w:rPr>
            <w:fldChar w:fldCharType="begin"/>
          </w:r>
          <w:r w:rsidRPr="00103DCA">
            <w:rPr>
              <w:rFonts w:ascii="Tahoma" w:hAnsi="Tahoma" w:cs="Tahoma"/>
              <w:sz w:val="20"/>
              <w:szCs w:val="20"/>
              <w:rPrChange w:id="555" w:author="רינת אביטל" w:date="2022-05-12T09:18:00Z">
                <w:rPr/>
              </w:rPrChange>
            </w:rPr>
            <w:instrText xml:space="preserve"> HYPERLINK \l "_Toc103039619" </w:instrText>
          </w:r>
          <w:r w:rsidRPr="00103DCA">
            <w:rPr>
              <w:rFonts w:ascii="Tahoma" w:hAnsi="Tahoma" w:cs="Tahoma"/>
              <w:sz w:val="20"/>
              <w:szCs w:val="20"/>
              <w:rPrChange w:id="556" w:author="רינת אביטל" w:date="2022-05-12T09:18:00Z">
                <w:rPr/>
              </w:rPrChange>
            </w:rPr>
            <w:fldChar w:fldCharType="separate"/>
          </w:r>
          <w:r w:rsidR="00A26130" w:rsidRPr="00103DCA">
            <w:rPr>
              <w:rStyle w:val="Hyperlink"/>
              <w:rFonts w:ascii="Tahoma" w:hAnsi="Tahoma" w:cs="Tahoma"/>
              <w:noProof/>
              <w:sz w:val="24"/>
              <w:szCs w:val="24"/>
              <w:rtl/>
              <w:rPrChange w:id="557" w:author="רינת אביטל" w:date="2022-05-12T09:18:00Z">
                <w:rPr>
                  <w:rStyle w:val="Hyperlink"/>
                  <w:noProof/>
                  <w:sz w:val="28"/>
                  <w:szCs w:val="28"/>
                  <w:rtl/>
                </w:rPr>
              </w:rPrChange>
            </w:rPr>
            <w:t>12.1.</w:t>
          </w:r>
          <w:r w:rsidR="00A26130" w:rsidRPr="00103DCA">
            <w:rPr>
              <w:rFonts w:ascii="Tahoma" w:eastAsiaTheme="minorEastAsia" w:hAnsi="Tahoma" w:cs="Tahoma"/>
              <w:noProof/>
              <w:sz w:val="24"/>
              <w:szCs w:val="24"/>
              <w:rtl/>
              <w:rPrChange w:id="558"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559" w:author="רינת אביטל" w:date="2022-05-12T09:18:00Z">
                <w:rPr>
                  <w:rStyle w:val="Hyperlink"/>
                  <w:noProof/>
                  <w:sz w:val="28"/>
                  <w:szCs w:val="28"/>
                  <w:rtl/>
                </w:rPr>
              </w:rPrChange>
            </w:rPr>
            <w:t xml:space="preserve">רשימת </w:t>
          </w:r>
          <w:r w:rsidR="00A26130" w:rsidRPr="00103DCA">
            <w:rPr>
              <w:rStyle w:val="Hyperlink"/>
              <w:rFonts w:ascii="Tahoma" w:hAnsi="Tahoma" w:cs="Tahoma"/>
              <w:noProof/>
              <w:sz w:val="24"/>
              <w:szCs w:val="24"/>
              <w:rPrChange w:id="560" w:author="רינת אביטל" w:date="2022-05-12T09:18:00Z">
                <w:rPr>
                  <w:rStyle w:val="Hyperlink"/>
                  <w:noProof/>
                  <w:sz w:val="28"/>
                  <w:szCs w:val="28"/>
                </w:rPr>
              </w:rPrChange>
            </w:rPr>
            <w:t>use case</w:t>
          </w:r>
          <w:r w:rsidR="00A26130" w:rsidRPr="00103DCA">
            <w:rPr>
              <w:rFonts w:ascii="Tahoma" w:hAnsi="Tahoma" w:cs="Tahoma"/>
              <w:noProof/>
              <w:webHidden/>
              <w:sz w:val="24"/>
              <w:szCs w:val="24"/>
              <w:rtl/>
              <w:rPrChange w:id="561"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562"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563"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564"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565"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566" w:author="רינת אביטל" w:date="2022-05-12T09:18:00Z">
                <w:rPr>
                  <w:noProof/>
                  <w:webHidden/>
                  <w:sz w:val="28"/>
                  <w:szCs w:val="28"/>
                </w:rPr>
              </w:rPrChange>
            </w:rPr>
            <w:instrText>Toc103039619 \h</w:instrText>
          </w:r>
          <w:r w:rsidR="00A26130" w:rsidRPr="00103DCA">
            <w:rPr>
              <w:rFonts w:ascii="Tahoma" w:hAnsi="Tahoma" w:cs="Tahoma"/>
              <w:noProof/>
              <w:webHidden/>
              <w:sz w:val="24"/>
              <w:szCs w:val="24"/>
              <w:rtl/>
              <w:rPrChange w:id="567"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568"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569"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570" w:author="רינת אביטל" w:date="2022-05-12T09:18:00Z">
                <w:rPr>
                  <w:noProof/>
                  <w:webHidden/>
                  <w:sz w:val="28"/>
                  <w:szCs w:val="28"/>
                  <w:rtl/>
                </w:rPr>
              </w:rPrChange>
            </w:rPr>
            <w:t>23</w:t>
          </w:r>
          <w:r w:rsidR="00A26130" w:rsidRPr="00103DCA">
            <w:rPr>
              <w:rStyle w:val="Hyperlink"/>
              <w:rFonts w:ascii="Tahoma" w:hAnsi="Tahoma" w:cs="Tahoma"/>
              <w:noProof/>
              <w:sz w:val="24"/>
              <w:szCs w:val="24"/>
              <w:rtl/>
              <w:rPrChange w:id="57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572" w:author="רינת אביטל" w:date="2022-05-12T09:18:00Z">
                <w:rPr>
                  <w:rStyle w:val="Hyperlink"/>
                  <w:noProof/>
                  <w:sz w:val="28"/>
                  <w:szCs w:val="28"/>
                </w:rPr>
              </w:rPrChange>
            </w:rPr>
            <w:fldChar w:fldCharType="end"/>
          </w:r>
        </w:p>
        <w:p w14:paraId="6F2B5E05" w14:textId="1417BCB8" w:rsidR="00A26130" w:rsidRPr="00103DCA" w:rsidRDefault="0063165E">
          <w:pPr>
            <w:pStyle w:val="TOC2"/>
            <w:tabs>
              <w:tab w:val="left" w:pos="1320"/>
              <w:tab w:val="right" w:leader="dot" w:pos="8296"/>
            </w:tabs>
            <w:rPr>
              <w:rFonts w:ascii="Tahoma" w:eastAsiaTheme="minorEastAsia" w:hAnsi="Tahoma" w:cs="Tahoma"/>
              <w:noProof/>
              <w:sz w:val="24"/>
              <w:szCs w:val="24"/>
              <w:rtl/>
              <w:rPrChange w:id="573" w:author="רינת אביטל" w:date="2022-05-12T09:18:00Z">
                <w:rPr>
                  <w:rFonts w:eastAsiaTheme="minorEastAsia"/>
                  <w:noProof/>
                  <w:sz w:val="28"/>
                  <w:szCs w:val="28"/>
                  <w:rtl/>
                </w:rPr>
              </w:rPrChange>
            </w:rPr>
          </w:pPr>
          <w:r w:rsidRPr="00103DCA">
            <w:rPr>
              <w:rFonts w:ascii="Tahoma" w:hAnsi="Tahoma" w:cs="Tahoma"/>
              <w:sz w:val="20"/>
              <w:szCs w:val="20"/>
              <w:rPrChange w:id="574" w:author="רינת אביטל" w:date="2022-05-12T09:18:00Z">
                <w:rPr/>
              </w:rPrChange>
            </w:rPr>
            <w:fldChar w:fldCharType="begin"/>
          </w:r>
          <w:r w:rsidRPr="00103DCA">
            <w:rPr>
              <w:rFonts w:ascii="Tahoma" w:hAnsi="Tahoma" w:cs="Tahoma"/>
              <w:sz w:val="20"/>
              <w:szCs w:val="20"/>
              <w:rPrChange w:id="575" w:author="רינת אביטל" w:date="2022-05-12T09:18:00Z">
                <w:rPr/>
              </w:rPrChange>
            </w:rPr>
            <w:instrText xml:space="preserve"> HYPERLINK \l "_Toc103039620" </w:instrText>
          </w:r>
          <w:r w:rsidRPr="00103DCA">
            <w:rPr>
              <w:rFonts w:ascii="Tahoma" w:hAnsi="Tahoma" w:cs="Tahoma"/>
              <w:sz w:val="20"/>
              <w:szCs w:val="20"/>
              <w:rPrChange w:id="576" w:author="רינת אביטל" w:date="2022-05-12T09:18:00Z">
                <w:rPr/>
              </w:rPrChange>
            </w:rPr>
            <w:fldChar w:fldCharType="separate"/>
          </w:r>
          <w:r w:rsidR="00A26130" w:rsidRPr="00103DCA">
            <w:rPr>
              <w:rStyle w:val="Hyperlink"/>
              <w:rFonts w:ascii="Tahoma" w:hAnsi="Tahoma" w:cs="Tahoma"/>
              <w:noProof/>
              <w:sz w:val="24"/>
              <w:szCs w:val="24"/>
              <w:rtl/>
              <w:rPrChange w:id="577" w:author="רינת אביטל" w:date="2022-05-12T09:18:00Z">
                <w:rPr>
                  <w:rStyle w:val="Hyperlink"/>
                  <w:noProof/>
                  <w:sz w:val="28"/>
                  <w:szCs w:val="28"/>
                  <w:rtl/>
                </w:rPr>
              </w:rPrChange>
            </w:rPr>
            <w:t>12.2.</w:t>
          </w:r>
          <w:r w:rsidR="00A26130" w:rsidRPr="00103DCA">
            <w:rPr>
              <w:rFonts w:ascii="Tahoma" w:eastAsiaTheme="minorEastAsia" w:hAnsi="Tahoma" w:cs="Tahoma"/>
              <w:noProof/>
              <w:sz w:val="24"/>
              <w:szCs w:val="24"/>
              <w:rtl/>
              <w:rPrChange w:id="578"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579" w:author="רינת אביטל" w:date="2022-05-12T09:18:00Z">
                <w:rPr>
                  <w:rStyle w:val="Hyperlink"/>
                  <w:noProof/>
                  <w:sz w:val="28"/>
                  <w:szCs w:val="28"/>
                  <w:rtl/>
                </w:rPr>
              </w:rPrChange>
            </w:rPr>
            <w:t>תיאור ה-</w:t>
          </w:r>
          <w:r w:rsidR="00A26130" w:rsidRPr="00103DCA">
            <w:rPr>
              <w:rStyle w:val="Hyperlink"/>
              <w:rFonts w:ascii="Tahoma" w:hAnsi="Tahoma" w:cs="Tahoma"/>
              <w:noProof/>
              <w:sz w:val="24"/>
              <w:szCs w:val="24"/>
              <w:rPrChange w:id="580" w:author="רינת אביטל" w:date="2022-05-12T09:18:00Z">
                <w:rPr>
                  <w:rStyle w:val="Hyperlink"/>
                  <w:noProof/>
                  <w:sz w:val="28"/>
                  <w:szCs w:val="28"/>
                </w:rPr>
              </w:rPrChange>
            </w:rPr>
            <w:t xml:space="preserve">use case </w:t>
          </w:r>
          <w:r w:rsidR="00A26130" w:rsidRPr="00103DCA">
            <w:rPr>
              <w:rStyle w:val="Hyperlink"/>
              <w:rFonts w:ascii="Tahoma" w:hAnsi="Tahoma" w:cs="Tahoma"/>
              <w:noProof/>
              <w:sz w:val="24"/>
              <w:szCs w:val="24"/>
              <w:rtl/>
              <w:rPrChange w:id="581" w:author="רינת אביטל" w:date="2022-05-12T09:18:00Z">
                <w:rPr>
                  <w:rStyle w:val="Hyperlink"/>
                  <w:noProof/>
                  <w:sz w:val="28"/>
                  <w:szCs w:val="28"/>
                  <w:rtl/>
                </w:rPr>
              </w:rPrChange>
            </w:rPr>
            <w:t xml:space="preserve"> העיקריים של המערכת</w:t>
          </w:r>
          <w:r w:rsidR="00A26130" w:rsidRPr="00103DCA">
            <w:rPr>
              <w:rFonts w:ascii="Tahoma" w:hAnsi="Tahoma" w:cs="Tahoma"/>
              <w:noProof/>
              <w:webHidden/>
              <w:sz w:val="24"/>
              <w:szCs w:val="24"/>
              <w:rtl/>
              <w:rPrChange w:id="58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58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58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58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58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587" w:author="רינת אביטל" w:date="2022-05-12T09:18:00Z">
                <w:rPr>
                  <w:noProof/>
                  <w:webHidden/>
                  <w:sz w:val="28"/>
                  <w:szCs w:val="28"/>
                </w:rPr>
              </w:rPrChange>
            </w:rPr>
            <w:instrText>Toc103039620 \h</w:instrText>
          </w:r>
          <w:r w:rsidR="00A26130" w:rsidRPr="00103DCA">
            <w:rPr>
              <w:rFonts w:ascii="Tahoma" w:hAnsi="Tahoma" w:cs="Tahoma"/>
              <w:noProof/>
              <w:webHidden/>
              <w:sz w:val="24"/>
              <w:szCs w:val="24"/>
              <w:rtl/>
              <w:rPrChange w:id="58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589"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590"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591" w:author="רינת אביטל" w:date="2022-05-12T09:18:00Z">
                <w:rPr>
                  <w:noProof/>
                  <w:webHidden/>
                  <w:sz w:val="28"/>
                  <w:szCs w:val="28"/>
                  <w:rtl/>
                </w:rPr>
              </w:rPrChange>
            </w:rPr>
            <w:t>23</w:t>
          </w:r>
          <w:r w:rsidR="00A26130" w:rsidRPr="00103DCA">
            <w:rPr>
              <w:rStyle w:val="Hyperlink"/>
              <w:rFonts w:ascii="Tahoma" w:hAnsi="Tahoma" w:cs="Tahoma"/>
              <w:noProof/>
              <w:sz w:val="24"/>
              <w:szCs w:val="24"/>
              <w:rtl/>
              <w:rPrChange w:id="592"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593" w:author="רינת אביטל" w:date="2022-05-12T09:18:00Z">
                <w:rPr>
                  <w:rStyle w:val="Hyperlink"/>
                  <w:noProof/>
                  <w:sz w:val="28"/>
                  <w:szCs w:val="28"/>
                </w:rPr>
              </w:rPrChange>
            </w:rPr>
            <w:fldChar w:fldCharType="end"/>
          </w:r>
        </w:p>
        <w:p w14:paraId="6DC2D0D0" w14:textId="121BBE01" w:rsidR="00A26130" w:rsidRPr="00103DCA" w:rsidRDefault="0063165E">
          <w:pPr>
            <w:pStyle w:val="TOC2"/>
            <w:tabs>
              <w:tab w:val="left" w:pos="1320"/>
              <w:tab w:val="right" w:leader="dot" w:pos="8296"/>
            </w:tabs>
            <w:rPr>
              <w:rFonts w:ascii="Tahoma" w:eastAsiaTheme="minorEastAsia" w:hAnsi="Tahoma" w:cs="Tahoma"/>
              <w:noProof/>
              <w:sz w:val="24"/>
              <w:szCs w:val="24"/>
              <w:rtl/>
              <w:rPrChange w:id="594" w:author="רינת אביטל" w:date="2022-05-12T09:18:00Z">
                <w:rPr>
                  <w:rFonts w:eastAsiaTheme="minorEastAsia"/>
                  <w:noProof/>
                  <w:sz w:val="28"/>
                  <w:szCs w:val="28"/>
                  <w:rtl/>
                </w:rPr>
              </w:rPrChange>
            </w:rPr>
          </w:pPr>
          <w:r w:rsidRPr="00103DCA">
            <w:rPr>
              <w:rFonts w:ascii="Tahoma" w:hAnsi="Tahoma" w:cs="Tahoma"/>
              <w:sz w:val="20"/>
              <w:szCs w:val="20"/>
              <w:rPrChange w:id="595" w:author="רינת אביטל" w:date="2022-05-12T09:18:00Z">
                <w:rPr/>
              </w:rPrChange>
            </w:rPr>
            <w:fldChar w:fldCharType="begin"/>
          </w:r>
          <w:r w:rsidRPr="00103DCA">
            <w:rPr>
              <w:rFonts w:ascii="Tahoma" w:hAnsi="Tahoma" w:cs="Tahoma"/>
              <w:sz w:val="20"/>
              <w:szCs w:val="20"/>
              <w:rPrChange w:id="596" w:author="רינת אביטל" w:date="2022-05-12T09:18:00Z">
                <w:rPr/>
              </w:rPrChange>
            </w:rPr>
            <w:instrText xml:space="preserve"> HYPERLINK \l "_Toc103039621" </w:instrText>
          </w:r>
          <w:r w:rsidRPr="00103DCA">
            <w:rPr>
              <w:rFonts w:ascii="Tahoma" w:hAnsi="Tahoma" w:cs="Tahoma"/>
              <w:sz w:val="20"/>
              <w:szCs w:val="20"/>
              <w:rPrChange w:id="597" w:author="רינת אביטל" w:date="2022-05-12T09:18:00Z">
                <w:rPr/>
              </w:rPrChange>
            </w:rPr>
            <w:fldChar w:fldCharType="separate"/>
          </w:r>
          <w:r w:rsidR="00A26130" w:rsidRPr="00103DCA">
            <w:rPr>
              <w:rStyle w:val="Hyperlink"/>
              <w:rFonts w:ascii="Tahoma" w:hAnsi="Tahoma" w:cs="Tahoma"/>
              <w:noProof/>
              <w:sz w:val="24"/>
              <w:szCs w:val="24"/>
              <w:rtl/>
              <w:rPrChange w:id="598" w:author="רינת אביטל" w:date="2022-05-12T09:18:00Z">
                <w:rPr>
                  <w:rStyle w:val="Hyperlink"/>
                  <w:noProof/>
                  <w:sz w:val="28"/>
                  <w:szCs w:val="28"/>
                  <w:rtl/>
                </w:rPr>
              </w:rPrChange>
            </w:rPr>
            <w:t>12.3.</w:t>
          </w:r>
          <w:r w:rsidR="00A26130" w:rsidRPr="00103DCA">
            <w:rPr>
              <w:rFonts w:ascii="Tahoma" w:eastAsiaTheme="minorEastAsia" w:hAnsi="Tahoma" w:cs="Tahoma"/>
              <w:noProof/>
              <w:sz w:val="24"/>
              <w:szCs w:val="24"/>
              <w:rtl/>
              <w:rPrChange w:id="599"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600" w:author="רינת אביטל" w:date="2022-05-12T09:18:00Z">
                <w:rPr>
                  <w:rStyle w:val="Hyperlink"/>
                  <w:noProof/>
                  <w:sz w:val="28"/>
                  <w:szCs w:val="28"/>
                  <w:rtl/>
                </w:rPr>
              </w:rPrChange>
            </w:rPr>
            <w:t>מבני נתונים בהם משתמשים בפרויקט</w:t>
          </w:r>
          <w:r w:rsidR="00A26130" w:rsidRPr="00103DCA">
            <w:rPr>
              <w:rFonts w:ascii="Tahoma" w:hAnsi="Tahoma" w:cs="Tahoma"/>
              <w:noProof/>
              <w:webHidden/>
              <w:sz w:val="24"/>
              <w:szCs w:val="24"/>
              <w:rtl/>
              <w:rPrChange w:id="601"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602"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603"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604"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605"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606" w:author="רינת אביטל" w:date="2022-05-12T09:18:00Z">
                <w:rPr>
                  <w:noProof/>
                  <w:webHidden/>
                  <w:sz w:val="28"/>
                  <w:szCs w:val="28"/>
                </w:rPr>
              </w:rPrChange>
            </w:rPr>
            <w:instrText>Toc103039621 \h</w:instrText>
          </w:r>
          <w:r w:rsidR="00A26130" w:rsidRPr="00103DCA">
            <w:rPr>
              <w:rFonts w:ascii="Tahoma" w:hAnsi="Tahoma" w:cs="Tahoma"/>
              <w:noProof/>
              <w:webHidden/>
              <w:sz w:val="24"/>
              <w:szCs w:val="24"/>
              <w:rtl/>
              <w:rPrChange w:id="607"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608"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609"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610" w:author="רינת אביטל" w:date="2022-05-12T09:18:00Z">
                <w:rPr>
                  <w:noProof/>
                  <w:webHidden/>
                  <w:sz w:val="28"/>
                  <w:szCs w:val="28"/>
                  <w:rtl/>
                </w:rPr>
              </w:rPrChange>
            </w:rPr>
            <w:t>23</w:t>
          </w:r>
          <w:r w:rsidR="00A26130" w:rsidRPr="00103DCA">
            <w:rPr>
              <w:rStyle w:val="Hyperlink"/>
              <w:rFonts w:ascii="Tahoma" w:hAnsi="Tahoma" w:cs="Tahoma"/>
              <w:noProof/>
              <w:sz w:val="24"/>
              <w:szCs w:val="24"/>
              <w:rtl/>
              <w:rPrChange w:id="61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612" w:author="רינת אביטל" w:date="2022-05-12T09:18:00Z">
                <w:rPr>
                  <w:rStyle w:val="Hyperlink"/>
                  <w:noProof/>
                  <w:sz w:val="28"/>
                  <w:szCs w:val="28"/>
                </w:rPr>
              </w:rPrChange>
            </w:rPr>
            <w:fldChar w:fldCharType="end"/>
          </w:r>
        </w:p>
        <w:p w14:paraId="65D1A416" w14:textId="64777A20" w:rsidR="00A26130" w:rsidRPr="00103DCA" w:rsidRDefault="0063165E">
          <w:pPr>
            <w:pStyle w:val="TOC2"/>
            <w:tabs>
              <w:tab w:val="left" w:pos="1320"/>
              <w:tab w:val="right" w:leader="dot" w:pos="8296"/>
            </w:tabs>
            <w:rPr>
              <w:rFonts w:ascii="Tahoma" w:eastAsiaTheme="minorEastAsia" w:hAnsi="Tahoma" w:cs="Tahoma"/>
              <w:noProof/>
              <w:sz w:val="24"/>
              <w:szCs w:val="24"/>
              <w:rtl/>
              <w:rPrChange w:id="613" w:author="רינת אביטל" w:date="2022-05-12T09:18:00Z">
                <w:rPr>
                  <w:rFonts w:eastAsiaTheme="minorEastAsia"/>
                  <w:noProof/>
                  <w:sz w:val="28"/>
                  <w:szCs w:val="28"/>
                  <w:rtl/>
                </w:rPr>
              </w:rPrChange>
            </w:rPr>
          </w:pPr>
          <w:r w:rsidRPr="00103DCA">
            <w:rPr>
              <w:rFonts w:ascii="Tahoma" w:hAnsi="Tahoma" w:cs="Tahoma"/>
              <w:sz w:val="20"/>
              <w:szCs w:val="20"/>
              <w:rPrChange w:id="614" w:author="רינת אביטל" w:date="2022-05-12T09:18:00Z">
                <w:rPr/>
              </w:rPrChange>
            </w:rPr>
            <w:fldChar w:fldCharType="begin"/>
          </w:r>
          <w:r w:rsidRPr="00103DCA">
            <w:rPr>
              <w:rFonts w:ascii="Tahoma" w:hAnsi="Tahoma" w:cs="Tahoma"/>
              <w:sz w:val="20"/>
              <w:szCs w:val="20"/>
              <w:rPrChange w:id="615" w:author="רינת אביטל" w:date="2022-05-12T09:18:00Z">
                <w:rPr/>
              </w:rPrChange>
            </w:rPr>
            <w:instrText xml:space="preserve"> HYPERLINK \l "_Toc103039622" </w:instrText>
          </w:r>
          <w:r w:rsidRPr="00103DCA">
            <w:rPr>
              <w:rFonts w:ascii="Tahoma" w:hAnsi="Tahoma" w:cs="Tahoma"/>
              <w:sz w:val="20"/>
              <w:szCs w:val="20"/>
              <w:rPrChange w:id="616" w:author="רינת אביטל" w:date="2022-05-12T09:18:00Z">
                <w:rPr/>
              </w:rPrChange>
            </w:rPr>
            <w:fldChar w:fldCharType="separate"/>
          </w:r>
          <w:r w:rsidR="00A26130" w:rsidRPr="00103DCA">
            <w:rPr>
              <w:rStyle w:val="Hyperlink"/>
              <w:rFonts w:ascii="Tahoma" w:hAnsi="Tahoma" w:cs="Tahoma"/>
              <w:noProof/>
              <w:sz w:val="24"/>
              <w:szCs w:val="24"/>
              <w:rtl/>
              <w:rPrChange w:id="617" w:author="רינת אביטל" w:date="2022-05-12T09:18:00Z">
                <w:rPr>
                  <w:rStyle w:val="Hyperlink"/>
                  <w:noProof/>
                  <w:sz w:val="28"/>
                  <w:szCs w:val="28"/>
                  <w:rtl/>
                </w:rPr>
              </w:rPrChange>
            </w:rPr>
            <w:t>12.4.</w:t>
          </w:r>
          <w:r w:rsidR="00A26130" w:rsidRPr="00103DCA">
            <w:rPr>
              <w:rFonts w:ascii="Tahoma" w:eastAsiaTheme="minorEastAsia" w:hAnsi="Tahoma" w:cs="Tahoma"/>
              <w:noProof/>
              <w:sz w:val="24"/>
              <w:szCs w:val="24"/>
              <w:rtl/>
              <w:rPrChange w:id="618"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619" w:author="רינת אביטל" w:date="2022-05-12T09:18:00Z">
                <w:rPr>
                  <w:rStyle w:val="Hyperlink"/>
                  <w:noProof/>
                  <w:sz w:val="28"/>
                  <w:szCs w:val="28"/>
                  <w:rtl/>
                </w:rPr>
              </w:rPrChange>
            </w:rPr>
            <w:t>תרשים מחלקות</w:t>
          </w:r>
          <w:r w:rsidR="00A26130" w:rsidRPr="00103DCA">
            <w:rPr>
              <w:rFonts w:ascii="Tahoma" w:hAnsi="Tahoma" w:cs="Tahoma"/>
              <w:noProof/>
              <w:webHidden/>
              <w:sz w:val="24"/>
              <w:szCs w:val="24"/>
              <w:rtl/>
              <w:rPrChange w:id="620"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621"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622"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623"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624"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625" w:author="רינת אביטל" w:date="2022-05-12T09:18:00Z">
                <w:rPr>
                  <w:noProof/>
                  <w:webHidden/>
                  <w:sz w:val="28"/>
                  <w:szCs w:val="28"/>
                </w:rPr>
              </w:rPrChange>
            </w:rPr>
            <w:instrText>Toc103039622 \h</w:instrText>
          </w:r>
          <w:r w:rsidR="00A26130" w:rsidRPr="00103DCA">
            <w:rPr>
              <w:rFonts w:ascii="Tahoma" w:hAnsi="Tahoma" w:cs="Tahoma"/>
              <w:noProof/>
              <w:webHidden/>
              <w:sz w:val="24"/>
              <w:szCs w:val="24"/>
              <w:rtl/>
              <w:rPrChange w:id="626"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627"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628"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629" w:author="רינת אביטל" w:date="2022-05-12T09:18:00Z">
                <w:rPr>
                  <w:noProof/>
                  <w:webHidden/>
                  <w:sz w:val="28"/>
                  <w:szCs w:val="28"/>
                  <w:rtl/>
                </w:rPr>
              </w:rPrChange>
            </w:rPr>
            <w:t>23</w:t>
          </w:r>
          <w:r w:rsidR="00A26130" w:rsidRPr="00103DCA">
            <w:rPr>
              <w:rStyle w:val="Hyperlink"/>
              <w:rFonts w:ascii="Tahoma" w:hAnsi="Tahoma" w:cs="Tahoma"/>
              <w:noProof/>
              <w:sz w:val="24"/>
              <w:szCs w:val="24"/>
              <w:rtl/>
              <w:rPrChange w:id="630"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631" w:author="רינת אביטל" w:date="2022-05-12T09:18:00Z">
                <w:rPr>
                  <w:rStyle w:val="Hyperlink"/>
                  <w:noProof/>
                  <w:sz w:val="28"/>
                  <w:szCs w:val="28"/>
                </w:rPr>
              </w:rPrChange>
            </w:rPr>
            <w:fldChar w:fldCharType="end"/>
          </w:r>
        </w:p>
        <w:p w14:paraId="3690C8D1" w14:textId="79413EC3" w:rsidR="00A26130" w:rsidRPr="00103DCA" w:rsidRDefault="0063165E">
          <w:pPr>
            <w:pStyle w:val="TOC2"/>
            <w:tabs>
              <w:tab w:val="left" w:pos="1320"/>
              <w:tab w:val="right" w:leader="dot" w:pos="8296"/>
            </w:tabs>
            <w:rPr>
              <w:rFonts w:ascii="Tahoma" w:eastAsiaTheme="minorEastAsia" w:hAnsi="Tahoma" w:cs="Tahoma"/>
              <w:noProof/>
              <w:sz w:val="24"/>
              <w:szCs w:val="24"/>
              <w:rtl/>
              <w:rPrChange w:id="632" w:author="רינת אביטל" w:date="2022-05-12T09:18:00Z">
                <w:rPr>
                  <w:rFonts w:eastAsiaTheme="minorEastAsia"/>
                  <w:noProof/>
                  <w:sz w:val="28"/>
                  <w:szCs w:val="28"/>
                  <w:rtl/>
                </w:rPr>
              </w:rPrChange>
            </w:rPr>
          </w:pPr>
          <w:r w:rsidRPr="00103DCA">
            <w:rPr>
              <w:rFonts w:ascii="Tahoma" w:hAnsi="Tahoma" w:cs="Tahoma"/>
              <w:sz w:val="20"/>
              <w:szCs w:val="20"/>
              <w:rPrChange w:id="633" w:author="רינת אביטל" w:date="2022-05-12T09:18:00Z">
                <w:rPr/>
              </w:rPrChange>
            </w:rPr>
            <w:fldChar w:fldCharType="begin"/>
          </w:r>
          <w:r w:rsidRPr="00103DCA">
            <w:rPr>
              <w:rFonts w:ascii="Tahoma" w:hAnsi="Tahoma" w:cs="Tahoma"/>
              <w:sz w:val="20"/>
              <w:szCs w:val="20"/>
              <w:rPrChange w:id="634" w:author="רינת אביטל" w:date="2022-05-12T09:18:00Z">
                <w:rPr/>
              </w:rPrChange>
            </w:rPr>
            <w:instrText xml:space="preserve"> HYPERLINK \l "_Toc103039623" </w:instrText>
          </w:r>
          <w:r w:rsidRPr="00103DCA">
            <w:rPr>
              <w:rFonts w:ascii="Tahoma" w:hAnsi="Tahoma" w:cs="Tahoma"/>
              <w:sz w:val="20"/>
              <w:szCs w:val="20"/>
              <w:rPrChange w:id="635" w:author="רינת אביטל" w:date="2022-05-12T09:18:00Z">
                <w:rPr/>
              </w:rPrChange>
            </w:rPr>
            <w:fldChar w:fldCharType="separate"/>
          </w:r>
          <w:r w:rsidR="00A26130" w:rsidRPr="00103DCA">
            <w:rPr>
              <w:rStyle w:val="Hyperlink"/>
              <w:rFonts w:ascii="Tahoma" w:hAnsi="Tahoma" w:cs="Tahoma"/>
              <w:noProof/>
              <w:sz w:val="24"/>
              <w:szCs w:val="24"/>
              <w:rtl/>
              <w:rPrChange w:id="636" w:author="רינת אביטל" w:date="2022-05-12T09:18:00Z">
                <w:rPr>
                  <w:rStyle w:val="Hyperlink"/>
                  <w:noProof/>
                  <w:sz w:val="28"/>
                  <w:szCs w:val="28"/>
                  <w:rtl/>
                </w:rPr>
              </w:rPrChange>
            </w:rPr>
            <w:t>12.5.</w:t>
          </w:r>
          <w:r w:rsidR="00A26130" w:rsidRPr="00103DCA">
            <w:rPr>
              <w:rFonts w:ascii="Tahoma" w:eastAsiaTheme="minorEastAsia" w:hAnsi="Tahoma" w:cs="Tahoma"/>
              <w:noProof/>
              <w:sz w:val="24"/>
              <w:szCs w:val="24"/>
              <w:rtl/>
              <w:rPrChange w:id="637"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638" w:author="רינת אביטל" w:date="2022-05-12T09:18:00Z">
                <w:rPr>
                  <w:rStyle w:val="Hyperlink"/>
                  <w:noProof/>
                  <w:sz w:val="28"/>
                  <w:szCs w:val="28"/>
                  <w:rtl/>
                </w:rPr>
              </w:rPrChange>
            </w:rPr>
            <w:t>תיאור המחלקות</w:t>
          </w:r>
          <w:r w:rsidR="00A26130" w:rsidRPr="00103DCA">
            <w:rPr>
              <w:rFonts w:ascii="Tahoma" w:hAnsi="Tahoma" w:cs="Tahoma"/>
              <w:noProof/>
              <w:webHidden/>
              <w:sz w:val="24"/>
              <w:szCs w:val="24"/>
              <w:rtl/>
              <w:rPrChange w:id="639"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640"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641"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642"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643"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644" w:author="רינת אביטל" w:date="2022-05-12T09:18:00Z">
                <w:rPr>
                  <w:noProof/>
                  <w:webHidden/>
                  <w:sz w:val="28"/>
                  <w:szCs w:val="28"/>
                </w:rPr>
              </w:rPrChange>
            </w:rPr>
            <w:instrText>Toc103039623 \h</w:instrText>
          </w:r>
          <w:r w:rsidR="00A26130" w:rsidRPr="00103DCA">
            <w:rPr>
              <w:rFonts w:ascii="Tahoma" w:hAnsi="Tahoma" w:cs="Tahoma"/>
              <w:noProof/>
              <w:webHidden/>
              <w:sz w:val="24"/>
              <w:szCs w:val="24"/>
              <w:rtl/>
              <w:rPrChange w:id="645"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646"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647"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648" w:author="רינת אביטל" w:date="2022-05-12T09:18:00Z">
                <w:rPr>
                  <w:noProof/>
                  <w:webHidden/>
                  <w:sz w:val="28"/>
                  <w:szCs w:val="28"/>
                  <w:rtl/>
                </w:rPr>
              </w:rPrChange>
            </w:rPr>
            <w:t>24</w:t>
          </w:r>
          <w:r w:rsidR="00A26130" w:rsidRPr="00103DCA">
            <w:rPr>
              <w:rStyle w:val="Hyperlink"/>
              <w:rFonts w:ascii="Tahoma" w:hAnsi="Tahoma" w:cs="Tahoma"/>
              <w:noProof/>
              <w:sz w:val="24"/>
              <w:szCs w:val="24"/>
              <w:rtl/>
              <w:rPrChange w:id="64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650" w:author="רינת אביטל" w:date="2022-05-12T09:18:00Z">
                <w:rPr>
                  <w:rStyle w:val="Hyperlink"/>
                  <w:noProof/>
                  <w:sz w:val="28"/>
                  <w:szCs w:val="28"/>
                </w:rPr>
              </w:rPrChange>
            </w:rPr>
            <w:fldChar w:fldCharType="end"/>
          </w:r>
        </w:p>
        <w:p w14:paraId="6B74D82F" w14:textId="58755A96" w:rsidR="00A26130" w:rsidRPr="00103DCA" w:rsidRDefault="0063165E">
          <w:pPr>
            <w:pStyle w:val="TOC1"/>
            <w:rPr>
              <w:rFonts w:ascii="Tahoma" w:eastAsiaTheme="minorEastAsia" w:hAnsi="Tahoma" w:cs="Tahoma"/>
              <w:noProof/>
              <w:sz w:val="24"/>
              <w:szCs w:val="24"/>
              <w:rtl/>
              <w:rPrChange w:id="651" w:author="רינת אביטל" w:date="2022-05-12T09:18:00Z">
                <w:rPr>
                  <w:rFonts w:eastAsiaTheme="minorEastAsia"/>
                  <w:noProof/>
                  <w:sz w:val="28"/>
                  <w:szCs w:val="28"/>
                  <w:rtl/>
                </w:rPr>
              </w:rPrChange>
            </w:rPr>
          </w:pPr>
          <w:r w:rsidRPr="00103DCA">
            <w:rPr>
              <w:rFonts w:ascii="Tahoma" w:hAnsi="Tahoma" w:cs="Tahoma"/>
              <w:sz w:val="20"/>
              <w:szCs w:val="20"/>
              <w:rPrChange w:id="652" w:author="רינת אביטל" w:date="2022-05-12T09:18:00Z">
                <w:rPr/>
              </w:rPrChange>
            </w:rPr>
            <w:lastRenderedPageBreak/>
            <w:fldChar w:fldCharType="begin"/>
          </w:r>
          <w:r w:rsidRPr="00103DCA">
            <w:rPr>
              <w:rFonts w:ascii="Tahoma" w:hAnsi="Tahoma" w:cs="Tahoma"/>
              <w:sz w:val="20"/>
              <w:szCs w:val="20"/>
              <w:rPrChange w:id="653" w:author="רינת אביטל" w:date="2022-05-12T09:18:00Z">
                <w:rPr/>
              </w:rPrChange>
            </w:rPr>
            <w:instrText xml:space="preserve"> HYPERLINK \l "_Toc103039624" </w:instrText>
          </w:r>
          <w:r w:rsidRPr="00103DCA">
            <w:rPr>
              <w:rFonts w:ascii="Tahoma" w:hAnsi="Tahoma" w:cs="Tahoma"/>
              <w:sz w:val="20"/>
              <w:szCs w:val="20"/>
              <w:rPrChange w:id="654" w:author="רינת אביטל" w:date="2022-05-12T09:18:00Z">
                <w:rPr/>
              </w:rPrChange>
            </w:rPr>
            <w:fldChar w:fldCharType="separate"/>
          </w:r>
          <w:r w:rsidR="00A26130" w:rsidRPr="00103DCA">
            <w:rPr>
              <w:rStyle w:val="Hyperlink"/>
              <w:rFonts w:ascii="Tahoma" w:hAnsi="Tahoma" w:cs="Tahoma"/>
              <w:noProof/>
              <w:sz w:val="24"/>
              <w:szCs w:val="24"/>
              <w:rtl/>
              <w:rPrChange w:id="655" w:author="רינת אביטל" w:date="2022-05-12T09:18:00Z">
                <w:rPr>
                  <w:rStyle w:val="Hyperlink"/>
                  <w:noProof/>
                  <w:sz w:val="28"/>
                  <w:szCs w:val="28"/>
                  <w:rtl/>
                </w:rPr>
              </w:rPrChange>
            </w:rPr>
            <w:t>13.</w:t>
          </w:r>
          <w:r w:rsidR="00A26130" w:rsidRPr="00103DCA">
            <w:rPr>
              <w:rFonts w:ascii="Tahoma" w:eastAsiaTheme="minorEastAsia" w:hAnsi="Tahoma" w:cs="Tahoma"/>
              <w:noProof/>
              <w:sz w:val="24"/>
              <w:szCs w:val="24"/>
              <w:rtl/>
              <w:rPrChange w:id="656"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657" w:author="רינת אביטל" w:date="2022-05-12T09:18:00Z">
                <w:rPr>
                  <w:rStyle w:val="Hyperlink"/>
                  <w:noProof/>
                  <w:sz w:val="28"/>
                  <w:szCs w:val="28"/>
                  <w:rtl/>
                </w:rPr>
              </w:rPrChange>
            </w:rPr>
            <w:t>תיאור התוכנה</w:t>
          </w:r>
          <w:r w:rsidR="00A26130" w:rsidRPr="00103DCA">
            <w:rPr>
              <w:rFonts w:ascii="Tahoma" w:hAnsi="Tahoma" w:cs="Tahoma"/>
              <w:noProof/>
              <w:webHidden/>
              <w:sz w:val="24"/>
              <w:szCs w:val="24"/>
              <w:rtl/>
              <w:rPrChange w:id="658"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659"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660"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661"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662"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663" w:author="רינת אביטל" w:date="2022-05-12T09:18:00Z">
                <w:rPr>
                  <w:noProof/>
                  <w:webHidden/>
                  <w:sz w:val="28"/>
                  <w:szCs w:val="28"/>
                </w:rPr>
              </w:rPrChange>
            </w:rPr>
            <w:instrText>Toc103039624 \h</w:instrText>
          </w:r>
          <w:r w:rsidR="00A26130" w:rsidRPr="00103DCA">
            <w:rPr>
              <w:rFonts w:ascii="Tahoma" w:hAnsi="Tahoma" w:cs="Tahoma"/>
              <w:noProof/>
              <w:webHidden/>
              <w:sz w:val="24"/>
              <w:szCs w:val="24"/>
              <w:rtl/>
              <w:rPrChange w:id="664"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665"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666"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667" w:author="רינת אביטל" w:date="2022-05-12T09:18:00Z">
                <w:rPr>
                  <w:noProof/>
                  <w:webHidden/>
                  <w:sz w:val="28"/>
                  <w:szCs w:val="28"/>
                  <w:rtl/>
                </w:rPr>
              </w:rPrChange>
            </w:rPr>
            <w:t>26</w:t>
          </w:r>
          <w:r w:rsidR="00A26130" w:rsidRPr="00103DCA">
            <w:rPr>
              <w:rStyle w:val="Hyperlink"/>
              <w:rFonts w:ascii="Tahoma" w:hAnsi="Tahoma" w:cs="Tahoma"/>
              <w:noProof/>
              <w:sz w:val="24"/>
              <w:szCs w:val="24"/>
              <w:rtl/>
              <w:rPrChange w:id="668"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669" w:author="רינת אביטל" w:date="2022-05-12T09:18:00Z">
                <w:rPr>
                  <w:rStyle w:val="Hyperlink"/>
                  <w:noProof/>
                  <w:sz w:val="28"/>
                  <w:szCs w:val="28"/>
                </w:rPr>
              </w:rPrChange>
            </w:rPr>
            <w:fldChar w:fldCharType="end"/>
          </w:r>
        </w:p>
        <w:p w14:paraId="7C96703E" w14:textId="1B9095B0" w:rsidR="00A26130" w:rsidRPr="00103DCA" w:rsidRDefault="0063165E">
          <w:pPr>
            <w:pStyle w:val="TOC1"/>
            <w:rPr>
              <w:rFonts w:ascii="Tahoma" w:eastAsiaTheme="minorEastAsia" w:hAnsi="Tahoma" w:cs="Tahoma"/>
              <w:noProof/>
              <w:sz w:val="24"/>
              <w:szCs w:val="24"/>
              <w:rtl/>
              <w:rPrChange w:id="670" w:author="רינת אביטל" w:date="2022-05-12T09:18:00Z">
                <w:rPr>
                  <w:rFonts w:eastAsiaTheme="minorEastAsia"/>
                  <w:noProof/>
                  <w:sz w:val="28"/>
                  <w:szCs w:val="28"/>
                  <w:rtl/>
                </w:rPr>
              </w:rPrChange>
            </w:rPr>
          </w:pPr>
          <w:r w:rsidRPr="00103DCA">
            <w:rPr>
              <w:rFonts w:ascii="Tahoma" w:hAnsi="Tahoma" w:cs="Tahoma"/>
              <w:sz w:val="20"/>
              <w:szCs w:val="20"/>
              <w:rPrChange w:id="671" w:author="רינת אביטל" w:date="2022-05-12T09:18:00Z">
                <w:rPr/>
              </w:rPrChange>
            </w:rPr>
            <w:fldChar w:fldCharType="begin"/>
          </w:r>
          <w:r w:rsidRPr="00103DCA">
            <w:rPr>
              <w:rFonts w:ascii="Tahoma" w:hAnsi="Tahoma" w:cs="Tahoma"/>
              <w:sz w:val="20"/>
              <w:szCs w:val="20"/>
              <w:rPrChange w:id="672" w:author="רינת אביטל" w:date="2022-05-12T09:18:00Z">
                <w:rPr/>
              </w:rPrChange>
            </w:rPr>
            <w:instrText xml:space="preserve"> HYPERLINK \l "_Toc103039625" </w:instrText>
          </w:r>
          <w:r w:rsidRPr="00103DCA">
            <w:rPr>
              <w:rFonts w:ascii="Tahoma" w:hAnsi="Tahoma" w:cs="Tahoma"/>
              <w:sz w:val="20"/>
              <w:szCs w:val="20"/>
              <w:rPrChange w:id="673" w:author="רינת אביטל" w:date="2022-05-12T09:18:00Z">
                <w:rPr/>
              </w:rPrChange>
            </w:rPr>
            <w:fldChar w:fldCharType="separate"/>
          </w:r>
          <w:r w:rsidR="00A26130" w:rsidRPr="00103DCA">
            <w:rPr>
              <w:rStyle w:val="Hyperlink"/>
              <w:rFonts w:ascii="Tahoma" w:hAnsi="Tahoma" w:cs="Tahoma"/>
              <w:noProof/>
              <w:sz w:val="24"/>
              <w:szCs w:val="24"/>
              <w:rtl/>
              <w:rPrChange w:id="674" w:author="רינת אביטל" w:date="2022-05-12T09:18:00Z">
                <w:rPr>
                  <w:rStyle w:val="Hyperlink"/>
                  <w:noProof/>
                  <w:sz w:val="28"/>
                  <w:szCs w:val="28"/>
                  <w:rtl/>
                </w:rPr>
              </w:rPrChange>
            </w:rPr>
            <w:t>14.</w:t>
          </w:r>
          <w:r w:rsidR="00A26130" w:rsidRPr="00103DCA">
            <w:rPr>
              <w:rFonts w:ascii="Tahoma" w:eastAsiaTheme="minorEastAsia" w:hAnsi="Tahoma" w:cs="Tahoma"/>
              <w:noProof/>
              <w:sz w:val="24"/>
              <w:szCs w:val="24"/>
              <w:rtl/>
              <w:rPrChange w:id="675"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676" w:author="רינת אביטל" w:date="2022-05-12T09:18:00Z">
                <w:rPr>
                  <w:rStyle w:val="Hyperlink"/>
                  <w:noProof/>
                  <w:sz w:val="28"/>
                  <w:szCs w:val="28"/>
                  <w:rtl/>
                </w:rPr>
              </w:rPrChange>
            </w:rPr>
            <w:t>אלגוריתמים מרכזיים</w:t>
          </w:r>
          <w:r w:rsidR="00A26130" w:rsidRPr="00103DCA">
            <w:rPr>
              <w:rFonts w:ascii="Tahoma" w:hAnsi="Tahoma" w:cs="Tahoma"/>
              <w:noProof/>
              <w:webHidden/>
              <w:sz w:val="24"/>
              <w:szCs w:val="24"/>
              <w:rtl/>
              <w:rPrChange w:id="677"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678"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679"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680"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681"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682" w:author="רינת אביטל" w:date="2022-05-12T09:18:00Z">
                <w:rPr>
                  <w:noProof/>
                  <w:webHidden/>
                  <w:sz w:val="28"/>
                  <w:szCs w:val="28"/>
                </w:rPr>
              </w:rPrChange>
            </w:rPr>
            <w:instrText>Toc103039625 \h</w:instrText>
          </w:r>
          <w:r w:rsidR="00A26130" w:rsidRPr="00103DCA">
            <w:rPr>
              <w:rFonts w:ascii="Tahoma" w:hAnsi="Tahoma" w:cs="Tahoma"/>
              <w:noProof/>
              <w:webHidden/>
              <w:sz w:val="24"/>
              <w:szCs w:val="24"/>
              <w:rtl/>
              <w:rPrChange w:id="683"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684"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685"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686" w:author="רינת אביטל" w:date="2022-05-12T09:18:00Z">
                <w:rPr>
                  <w:noProof/>
                  <w:webHidden/>
                  <w:sz w:val="28"/>
                  <w:szCs w:val="28"/>
                  <w:rtl/>
                </w:rPr>
              </w:rPrChange>
            </w:rPr>
            <w:t>27</w:t>
          </w:r>
          <w:r w:rsidR="00A26130" w:rsidRPr="00103DCA">
            <w:rPr>
              <w:rStyle w:val="Hyperlink"/>
              <w:rFonts w:ascii="Tahoma" w:hAnsi="Tahoma" w:cs="Tahoma"/>
              <w:noProof/>
              <w:sz w:val="24"/>
              <w:szCs w:val="24"/>
              <w:rtl/>
              <w:rPrChange w:id="687"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688" w:author="רינת אביטל" w:date="2022-05-12T09:18:00Z">
                <w:rPr>
                  <w:rStyle w:val="Hyperlink"/>
                  <w:noProof/>
                  <w:sz w:val="28"/>
                  <w:szCs w:val="28"/>
                </w:rPr>
              </w:rPrChange>
            </w:rPr>
            <w:fldChar w:fldCharType="end"/>
          </w:r>
        </w:p>
        <w:p w14:paraId="325CED64" w14:textId="7DB53E40" w:rsidR="00A26130" w:rsidRPr="00103DCA" w:rsidRDefault="0063165E">
          <w:pPr>
            <w:pStyle w:val="TOC2"/>
            <w:tabs>
              <w:tab w:val="left" w:pos="1320"/>
              <w:tab w:val="right" w:leader="dot" w:pos="8296"/>
            </w:tabs>
            <w:rPr>
              <w:rFonts w:ascii="Tahoma" w:eastAsiaTheme="minorEastAsia" w:hAnsi="Tahoma" w:cs="Tahoma"/>
              <w:noProof/>
              <w:sz w:val="24"/>
              <w:szCs w:val="24"/>
              <w:rtl/>
              <w:rPrChange w:id="689" w:author="רינת אביטל" w:date="2022-05-12T09:18:00Z">
                <w:rPr>
                  <w:rFonts w:eastAsiaTheme="minorEastAsia"/>
                  <w:noProof/>
                  <w:sz w:val="28"/>
                  <w:szCs w:val="28"/>
                  <w:rtl/>
                </w:rPr>
              </w:rPrChange>
            </w:rPr>
          </w:pPr>
          <w:r w:rsidRPr="00103DCA">
            <w:rPr>
              <w:rFonts w:ascii="Tahoma" w:hAnsi="Tahoma" w:cs="Tahoma"/>
              <w:sz w:val="20"/>
              <w:szCs w:val="20"/>
              <w:rPrChange w:id="690" w:author="רינת אביטל" w:date="2022-05-12T09:18:00Z">
                <w:rPr/>
              </w:rPrChange>
            </w:rPr>
            <w:fldChar w:fldCharType="begin"/>
          </w:r>
          <w:r w:rsidRPr="00103DCA">
            <w:rPr>
              <w:rFonts w:ascii="Tahoma" w:hAnsi="Tahoma" w:cs="Tahoma"/>
              <w:sz w:val="20"/>
              <w:szCs w:val="20"/>
              <w:rPrChange w:id="691" w:author="רינת אביטל" w:date="2022-05-12T09:18:00Z">
                <w:rPr/>
              </w:rPrChange>
            </w:rPr>
            <w:instrText xml:space="preserve"> HYPERLINK \l "_Toc103039626" </w:instrText>
          </w:r>
          <w:r w:rsidRPr="00103DCA">
            <w:rPr>
              <w:rFonts w:ascii="Tahoma" w:hAnsi="Tahoma" w:cs="Tahoma"/>
              <w:sz w:val="20"/>
              <w:szCs w:val="20"/>
              <w:rPrChange w:id="692" w:author="רינת אביטל" w:date="2022-05-12T09:18:00Z">
                <w:rPr/>
              </w:rPrChange>
            </w:rPr>
            <w:fldChar w:fldCharType="separate"/>
          </w:r>
          <w:r w:rsidR="00A26130" w:rsidRPr="00103DCA">
            <w:rPr>
              <w:rStyle w:val="Hyperlink"/>
              <w:rFonts w:ascii="Tahoma" w:hAnsi="Tahoma" w:cs="Tahoma"/>
              <w:noProof/>
              <w:sz w:val="24"/>
              <w:szCs w:val="24"/>
              <w:rPrChange w:id="693" w:author="רינת אביטל" w:date="2022-05-12T09:18:00Z">
                <w:rPr>
                  <w:rStyle w:val="Hyperlink"/>
                  <w:noProof/>
                  <w:sz w:val="28"/>
                  <w:szCs w:val="28"/>
                </w:rPr>
              </w:rPrChange>
            </w:rPr>
            <w:t>14.1.</w:t>
          </w:r>
          <w:r w:rsidR="00A26130" w:rsidRPr="00103DCA">
            <w:rPr>
              <w:rFonts w:ascii="Tahoma" w:eastAsiaTheme="minorEastAsia" w:hAnsi="Tahoma" w:cs="Tahoma"/>
              <w:noProof/>
              <w:sz w:val="24"/>
              <w:szCs w:val="24"/>
              <w:rtl/>
              <w:rPrChange w:id="694"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695" w:author="רינת אביטל" w:date="2022-05-12T09:18:00Z">
                <w:rPr>
                  <w:rStyle w:val="Hyperlink"/>
                  <w:noProof/>
                  <w:sz w:val="28"/>
                  <w:szCs w:val="28"/>
                  <w:rtl/>
                </w:rPr>
              </w:rPrChange>
            </w:rPr>
            <w:t>חלק מהאלגוריתם...   הפיכת התמונה לשחור לבן</w:t>
          </w:r>
          <w:r w:rsidR="00A26130" w:rsidRPr="00103DCA">
            <w:rPr>
              <w:rFonts w:ascii="Tahoma" w:hAnsi="Tahoma" w:cs="Tahoma"/>
              <w:noProof/>
              <w:webHidden/>
              <w:sz w:val="24"/>
              <w:szCs w:val="24"/>
              <w:rtl/>
              <w:rPrChange w:id="696"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697"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698"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699"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700"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701" w:author="רינת אביטל" w:date="2022-05-12T09:18:00Z">
                <w:rPr>
                  <w:noProof/>
                  <w:webHidden/>
                  <w:sz w:val="28"/>
                  <w:szCs w:val="28"/>
                </w:rPr>
              </w:rPrChange>
            </w:rPr>
            <w:instrText>Toc103039626 \h</w:instrText>
          </w:r>
          <w:r w:rsidR="00A26130" w:rsidRPr="00103DCA">
            <w:rPr>
              <w:rFonts w:ascii="Tahoma" w:hAnsi="Tahoma" w:cs="Tahoma"/>
              <w:noProof/>
              <w:webHidden/>
              <w:sz w:val="24"/>
              <w:szCs w:val="24"/>
              <w:rtl/>
              <w:rPrChange w:id="702"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703"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704"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705" w:author="רינת אביטל" w:date="2022-05-12T09:18:00Z">
                <w:rPr>
                  <w:noProof/>
                  <w:webHidden/>
                  <w:sz w:val="28"/>
                  <w:szCs w:val="28"/>
                  <w:rtl/>
                </w:rPr>
              </w:rPrChange>
            </w:rPr>
            <w:t>27</w:t>
          </w:r>
          <w:r w:rsidR="00A26130" w:rsidRPr="00103DCA">
            <w:rPr>
              <w:rStyle w:val="Hyperlink"/>
              <w:rFonts w:ascii="Tahoma" w:hAnsi="Tahoma" w:cs="Tahoma"/>
              <w:noProof/>
              <w:sz w:val="24"/>
              <w:szCs w:val="24"/>
              <w:rtl/>
              <w:rPrChange w:id="706"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707" w:author="רינת אביטל" w:date="2022-05-12T09:18:00Z">
                <w:rPr>
                  <w:rStyle w:val="Hyperlink"/>
                  <w:noProof/>
                  <w:sz w:val="28"/>
                  <w:szCs w:val="28"/>
                </w:rPr>
              </w:rPrChange>
            </w:rPr>
            <w:fldChar w:fldCharType="end"/>
          </w:r>
        </w:p>
        <w:p w14:paraId="320BDA57" w14:textId="22DD2470" w:rsidR="00A26130" w:rsidRPr="00103DCA" w:rsidRDefault="0063165E">
          <w:pPr>
            <w:pStyle w:val="TOC2"/>
            <w:tabs>
              <w:tab w:val="left" w:pos="1320"/>
              <w:tab w:val="right" w:leader="dot" w:pos="8296"/>
            </w:tabs>
            <w:rPr>
              <w:rFonts w:ascii="Tahoma" w:eastAsiaTheme="minorEastAsia" w:hAnsi="Tahoma" w:cs="Tahoma"/>
              <w:noProof/>
              <w:sz w:val="24"/>
              <w:szCs w:val="24"/>
              <w:rtl/>
              <w:rPrChange w:id="708" w:author="רינת אביטל" w:date="2022-05-12T09:18:00Z">
                <w:rPr>
                  <w:rFonts w:eastAsiaTheme="minorEastAsia"/>
                  <w:noProof/>
                  <w:sz w:val="28"/>
                  <w:szCs w:val="28"/>
                  <w:rtl/>
                </w:rPr>
              </w:rPrChange>
            </w:rPr>
          </w:pPr>
          <w:r w:rsidRPr="00103DCA">
            <w:rPr>
              <w:rFonts w:ascii="Tahoma" w:hAnsi="Tahoma" w:cs="Tahoma"/>
              <w:sz w:val="20"/>
              <w:szCs w:val="20"/>
              <w:rPrChange w:id="709" w:author="רינת אביטל" w:date="2022-05-12T09:18:00Z">
                <w:rPr/>
              </w:rPrChange>
            </w:rPr>
            <w:fldChar w:fldCharType="begin"/>
          </w:r>
          <w:r w:rsidRPr="00103DCA">
            <w:rPr>
              <w:rFonts w:ascii="Tahoma" w:hAnsi="Tahoma" w:cs="Tahoma"/>
              <w:sz w:val="20"/>
              <w:szCs w:val="20"/>
              <w:rPrChange w:id="710" w:author="רינת אביטל" w:date="2022-05-12T09:18:00Z">
                <w:rPr/>
              </w:rPrChange>
            </w:rPr>
            <w:instrText xml:space="preserve"> HYPERLINK </w:instrText>
          </w:r>
          <w:r w:rsidRPr="00103DCA">
            <w:rPr>
              <w:rFonts w:ascii="Tahoma" w:hAnsi="Tahoma" w:cs="Tahoma"/>
              <w:sz w:val="20"/>
              <w:szCs w:val="20"/>
              <w:rPrChange w:id="711" w:author="רינת אביטל" w:date="2022-05-12T09:18:00Z">
                <w:rPr/>
              </w:rPrChange>
            </w:rPr>
            <w:instrText xml:space="preserve">\l "_Toc103039627" </w:instrText>
          </w:r>
          <w:r w:rsidRPr="00103DCA">
            <w:rPr>
              <w:rFonts w:ascii="Tahoma" w:hAnsi="Tahoma" w:cs="Tahoma"/>
              <w:sz w:val="20"/>
              <w:szCs w:val="20"/>
              <w:rPrChange w:id="712" w:author="רינת אביטל" w:date="2022-05-12T09:18:00Z">
                <w:rPr/>
              </w:rPrChange>
            </w:rPr>
            <w:fldChar w:fldCharType="separate"/>
          </w:r>
          <w:r w:rsidR="00A26130" w:rsidRPr="00103DCA">
            <w:rPr>
              <w:rStyle w:val="Hyperlink"/>
              <w:rFonts w:ascii="Tahoma" w:hAnsi="Tahoma" w:cs="Tahoma"/>
              <w:noProof/>
              <w:sz w:val="24"/>
              <w:szCs w:val="24"/>
              <w:rPrChange w:id="713" w:author="רינת אביטל" w:date="2022-05-12T09:18:00Z">
                <w:rPr>
                  <w:rStyle w:val="Hyperlink"/>
                  <w:noProof/>
                  <w:sz w:val="28"/>
                  <w:szCs w:val="28"/>
                </w:rPr>
              </w:rPrChange>
            </w:rPr>
            <w:t>14.2.</w:t>
          </w:r>
          <w:r w:rsidR="00A26130" w:rsidRPr="00103DCA">
            <w:rPr>
              <w:rFonts w:ascii="Tahoma" w:eastAsiaTheme="minorEastAsia" w:hAnsi="Tahoma" w:cs="Tahoma"/>
              <w:noProof/>
              <w:sz w:val="24"/>
              <w:szCs w:val="24"/>
              <w:rtl/>
              <w:rPrChange w:id="714"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715" w:author="רינת אביטל" w:date="2022-05-12T09:18:00Z">
                <w:rPr>
                  <w:rStyle w:val="Hyperlink"/>
                  <w:noProof/>
                  <w:sz w:val="28"/>
                  <w:szCs w:val="28"/>
                  <w:rtl/>
                </w:rPr>
              </w:rPrChange>
            </w:rPr>
            <w:t>חלק אחר מהאלגוריתם...   פירוק התמונה לאותיות</w:t>
          </w:r>
          <w:r w:rsidR="00A26130" w:rsidRPr="00103DCA">
            <w:rPr>
              <w:rFonts w:ascii="Tahoma" w:hAnsi="Tahoma" w:cs="Tahoma"/>
              <w:noProof/>
              <w:webHidden/>
              <w:sz w:val="24"/>
              <w:szCs w:val="24"/>
              <w:rtl/>
              <w:rPrChange w:id="716"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717"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718"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719"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720"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721" w:author="רינת אביטל" w:date="2022-05-12T09:18:00Z">
                <w:rPr>
                  <w:noProof/>
                  <w:webHidden/>
                  <w:sz w:val="28"/>
                  <w:szCs w:val="28"/>
                </w:rPr>
              </w:rPrChange>
            </w:rPr>
            <w:instrText>Toc103039627 \h</w:instrText>
          </w:r>
          <w:r w:rsidR="00A26130" w:rsidRPr="00103DCA">
            <w:rPr>
              <w:rFonts w:ascii="Tahoma" w:hAnsi="Tahoma" w:cs="Tahoma"/>
              <w:noProof/>
              <w:webHidden/>
              <w:sz w:val="24"/>
              <w:szCs w:val="24"/>
              <w:rtl/>
              <w:rPrChange w:id="722"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723"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724"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725" w:author="רינת אביטל" w:date="2022-05-12T09:18:00Z">
                <w:rPr>
                  <w:noProof/>
                  <w:webHidden/>
                  <w:sz w:val="28"/>
                  <w:szCs w:val="28"/>
                  <w:rtl/>
                </w:rPr>
              </w:rPrChange>
            </w:rPr>
            <w:t>27</w:t>
          </w:r>
          <w:r w:rsidR="00A26130" w:rsidRPr="00103DCA">
            <w:rPr>
              <w:rStyle w:val="Hyperlink"/>
              <w:rFonts w:ascii="Tahoma" w:hAnsi="Tahoma" w:cs="Tahoma"/>
              <w:noProof/>
              <w:sz w:val="24"/>
              <w:szCs w:val="24"/>
              <w:rtl/>
              <w:rPrChange w:id="726"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727" w:author="רינת אביטל" w:date="2022-05-12T09:18:00Z">
                <w:rPr>
                  <w:rStyle w:val="Hyperlink"/>
                  <w:noProof/>
                  <w:sz w:val="28"/>
                  <w:szCs w:val="28"/>
                </w:rPr>
              </w:rPrChange>
            </w:rPr>
            <w:fldChar w:fldCharType="end"/>
          </w:r>
        </w:p>
        <w:p w14:paraId="0BC3FA40" w14:textId="7461BD82" w:rsidR="00A26130" w:rsidRPr="00103DCA" w:rsidRDefault="0063165E">
          <w:pPr>
            <w:pStyle w:val="TOC2"/>
            <w:tabs>
              <w:tab w:val="left" w:pos="1320"/>
              <w:tab w:val="right" w:leader="dot" w:pos="8296"/>
            </w:tabs>
            <w:rPr>
              <w:rFonts w:ascii="Tahoma" w:eastAsiaTheme="minorEastAsia" w:hAnsi="Tahoma" w:cs="Tahoma"/>
              <w:noProof/>
              <w:sz w:val="24"/>
              <w:szCs w:val="24"/>
              <w:rtl/>
              <w:rPrChange w:id="728" w:author="רינת אביטל" w:date="2022-05-12T09:18:00Z">
                <w:rPr>
                  <w:rFonts w:eastAsiaTheme="minorEastAsia"/>
                  <w:noProof/>
                  <w:sz w:val="28"/>
                  <w:szCs w:val="28"/>
                  <w:rtl/>
                </w:rPr>
              </w:rPrChange>
            </w:rPr>
          </w:pPr>
          <w:r w:rsidRPr="00103DCA">
            <w:rPr>
              <w:rFonts w:ascii="Tahoma" w:hAnsi="Tahoma" w:cs="Tahoma"/>
              <w:sz w:val="20"/>
              <w:szCs w:val="20"/>
              <w:rPrChange w:id="729" w:author="רינת אביטל" w:date="2022-05-12T09:18:00Z">
                <w:rPr/>
              </w:rPrChange>
            </w:rPr>
            <w:fldChar w:fldCharType="begin"/>
          </w:r>
          <w:r w:rsidRPr="00103DCA">
            <w:rPr>
              <w:rFonts w:ascii="Tahoma" w:hAnsi="Tahoma" w:cs="Tahoma"/>
              <w:sz w:val="20"/>
              <w:szCs w:val="20"/>
              <w:rPrChange w:id="730" w:author="רינת אביטל" w:date="2022-05-12T09:18:00Z">
                <w:rPr/>
              </w:rPrChange>
            </w:rPr>
            <w:instrText xml:space="preserve"> HYPERLINK \l "_Toc103039628" </w:instrText>
          </w:r>
          <w:r w:rsidRPr="00103DCA">
            <w:rPr>
              <w:rFonts w:ascii="Tahoma" w:hAnsi="Tahoma" w:cs="Tahoma"/>
              <w:sz w:val="20"/>
              <w:szCs w:val="20"/>
              <w:rPrChange w:id="731" w:author="רינת אביטל" w:date="2022-05-12T09:18:00Z">
                <w:rPr/>
              </w:rPrChange>
            </w:rPr>
            <w:fldChar w:fldCharType="separate"/>
          </w:r>
          <w:r w:rsidR="00A26130" w:rsidRPr="00103DCA">
            <w:rPr>
              <w:rStyle w:val="Hyperlink"/>
              <w:rFonts w:ascii="Tahoma" w:hAnsi="Tahoma" w:cs="Tahoma"/>
              <w:noProof/>
              <w:sz w:val="24"/>
              <w:szCs w:val="24"/>
              <w:rtl/>
              <w:rPrChange w:id="732" w:author="רינת אביטל" w:date="2022-05-12T09:18:00Z">
                <w:rPr>
                  <w:rStyle w:val="Hyperlink"/>
                  <w:noProof/>
                  <w:sz w:val="28"/>
                  <w:szCs w:val="28"/>
                  <w:rtl/>
                </w:rPr>
              </w:rPrChange>
            </w:rPr>
            <w:t>14.3.</w:t>
          </w:r>
          <w:r w:rsidR="00A26130" w:rsidRPr="00103DCA">
            <w:rPr>
              <w:rFonts w:ascii="Tahoma" w:eastAsiaTheme="minorEastAsia" w:hAnsi="Tahoma" w:cs="Tahoma"/>
              <w:noProof/>
              <w:sz w:val="24"/>
              <w:szCs w:val="24"/>
              <w:rtl/>
              <w:rPrChange w:id="733"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734" w:author="רינת אביטל" w:date="2022-05-12T09:18:00Z">
                <w:rPr>
                  <w:rStyle w:val="Hyperlink"/>
                  <w:noProof/>
                  <w:sz w:val="28"/>
                  <w:szCs w:val="28"/>
                  <w:rtl/>
                </w:rPr>
              </w:rPrChange>
            </w:rPr>
            <w:t>החלק העיקרי באלגוריתם   למידת מכונה – וזיהוי האות</w:t>
          </w:r>
          <w:r w:rsidR="00A26130" w:rsidRPr="00103DCA">
            <w:rPr>
              <w:rFonts w:ascii="Tahoma" w:hAnsi="Tahoma" w:cs="Tahoma"/>
              <w:noProof/>
              <w:webHidden/>
              <w:sz w:val="24"/>
              <w:szCs w:val="24"/>
              <w:rtl/>
              <w:rPrChange w:id="735"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736"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737"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738"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739"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740" w:author="רינת אביטל" w:date="2022-05-12T09:18:00Z">
                <w:rPr>
                  <w:noProof/>
                  <w:webHidden/>
                  <w:sz w:val="28"/>
                  <w:szCs w:val="28"/>
                </w:rPr>
              </w:rPrChange>
            </w:rPr>
            <w:instrText>Toc103039628 \h</w:instrText>
          </w:r>
          <w:r w:rsidR="00A26130" w:rsidRPr="00103DCA">
            <w:rPr>
              <w:rFonts w:ascii="Tahoma" w:hAnsi="Tahoma" w:cs="Tahoma"/>
              <w:noProof/>
              <w:webHidden/>
              <w:sz w:val="24"/>
              <w:szCs w:val="24"/>
              <w:rtl/>
              <w:rPrChange w:id="741"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742"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743"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744" w:author="רינת אביטל" w:date="2022-05-12T09:18:00Z">
                <w:rPr>
                  <w:noProof/>
                  <w:webHidden/>
                  <w:sz w:val="28"/>
                  <w:szCs w:val="28"/>
                  <w:rtl/>
                </w:rPr>
              </w:rPrChange>
            </w:rPr>
            <w:t>27</w:t>
          </w:r>
          <w:r w:rsidR="00A26130" w:rsidRPr="00103DCA">
            <w:rPr>
              <w:rStyle w:val="Hyperlink"/>
              <w:rFonts w:ascii="Tahoma" w:hAnsi="Tahoma" w:cs="Tahoma"/>
              <w:noProof/>
              <w:sz w:val="24"/>
              <w:szCs w:val="24"/>
              <w:rtl/>
              <w:rPrChange w:id="745"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746" w:author="רינת אביטל" w:date="2022-05-12T09:18:00Z">
                <w:rPr>
                  <w:rStyle w:val="Hyperlink"/>
                  <w:noProof/>
                  <w:sz w:val="28"/>
                  <w:szCs w:val="28"/>
                </w:rPr>
              </w:rPrChange>
            </w:rPr>
            <w:fldChar w:fldCharType="end"/>
          </w:r>
        </w:p>
        <w:p w14:paraId="78641707" w14:textId="5D6C2C33" w:rsidR="00A26130" w:rsidRPr="00103DCA" w:rsidRDefault="0063165E">
          <w:pPr>
            <w:pStyle w:val="TOC1"/>
            <w:rPr>
              <w:rFonts w:ascii="Tahoma" w:eastAsiaTheme="minorEastAsia" w:hAnsi="Tahoma" w:cs="Tahoma"/>
              <w:noProof/>
              <w:sz w:val="24"/>
              <w:szCs w:val="24"/>
              <w:rtl/>
              <w:rPrChange w:id="747" w:author="רינת אביטל" w:date="2022-05-12T09:18:00Z">
                <w:rPr>
                  <w:rFonts w:eastAsiaTheme="minorEastAsia"/>
                  <w:noProof/>
                  <w:sz w:val="28"/>
                  <w:szCs w:val="28"/>
                  <w:rtl/>
                </w:rPr>
              </w:rPrChange>
            </w:rPr>
          </w:pPr>
          <w:r w:rsidRPr="00103DCA">
            <w:rPr>
              <w:rFonts w:ascii="Tahoma" w:hAnsi="Tahoma" w:cs="Tahoma"/>
              <w:sz w:val="20"/>
              <w:szCs w:val="20"/>
              <w:rPrChange w:id="748" w:author="רינת אביטל" w:date="2022-05-12T09:18:00Z">
                <w:rPr/>
              </w:rPrChange>
            </w:rPr>
            <w:fldChar w:fldCharType="begin"/>
          </w:r>
          <w:r w:rsidRPr="00103DCA">
            <w:rPr>
              <w:rFonts w:ascii="Tahoma" w:hAnsi="Tahoma" w:cs="Tahoma"/>
              <w:sz w:val="20"/>
              <w:szCs w:val="20"/>
              <w:rPrChange w:id="749" w:author="רינת אביטל" w:date="2022-05-12T09:18:00Z">
                <w:rPr/>
              </w:rPrChange>
            </w:rPr>
            <w:instrText xml:space="preserve"> HY</w:instrText>
          </w:r>
          <w:r w:rsidRPr="00103DCA">
            <w:rPr>
              <w:rFonts w:ascii="Tahoma" w:hAnsi="Tahoma" w:cs="Tahoma"/>
              <w:sz w:val="20"/>
              <w:szCs w:val="20"/>
              <w:rPrChange w:id="750" w:author="רינת אביטל" w:date="2022-05-12T09:18:00Z">
                <w:rPr/>
              </w:rPrChange>
            </w:rPr>
            <w:instrText xml:space="preserve">PERLINK \l "_Toc103039629" </w:instrText>
          </w:r>
          <w:r w:rsidRPr="00103DCA">
            <w:rPr>
              <w:rFonts w:ascii="Tahoma" w:hAnsi="Tahoma" w:cs="Tahoma"/>
              <w:sz w:val="20"/>
              <w:szCs w:val="20"/>
              <w:rPrChange w:id="751" w:author="רינת אביטל" w:date="2022-05-12T09:18:00Z">
                <w:rPr/>
              </w:rPrChange>
            </w:rPr>
            <w:fldChar w:fldCharType="separate"/>
          </w:r>
          <w:r w:rsidR="00A26130" w:rsidRPr="00103DCA">
            <w:rPr>
              <w:rStyle w:val="Hyperlink"/>
              <w:rFonts w:ascii="Tahoma" w:hAnsi="Tahoma" w:cs="Tahoma"/>
              <w:noProof/>
              <w:sz w:val="24"/>
              <w:szCs w:val="24"/>
              <w:rtl/>
              <w:rPrChange w:id="752" w:author="רינת אביטל" w:date="2022-05-12T09:18:00Z">
                <w:rPr>
                  <w:rStyle w:val="Hyperlink"/>
                  <w:noProof/>
                  <w:sz w:val="28"/>
                  <w:szCs w:val="28"/>
                  <w:rtl/>
                </w:rPr>
              </w:rPrChange>
            </w:rPr>
            <w:t>15.</w:t>
          </w:r>
          <w:r w:rsidR="00A26130" w:rsidRPr="00103DCA">
            <w:rPr>
              <w:rFonts w:ascii="Tahoma" w:eastAsiaTheme="minorEastAsia" w:hAnsi="Tahoma" w:cs="Tahoma"/>
              <w:noProof/>
              <w:sz w:val="24"/>
              <w:szCs w:val="24"/>
              <w:rtl/>
              <w:rPrChange w:id="753"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754" w:author="רינת אביטל" w:date="2022-05-12T09:18:00Z">
                <w:rPr>
                  <w:rStyle w:val="Hyperlink"/>
                  <w:noProof/>
                  <w:sz w:val="28"/>
                  <w:szCs w:val="28"/>
                  <w:rtl/>
                </w:rPr>
              </w:rPrChange>
            </w:rPr>
            <w:t>קוד האלגוריתם</w:t>
          </w:r>
          <w:r w:rsidR="00A26130" w:rsidRPr="00103DCA">
            <w:rPr>
              <w:rFonts w:ascii="Tahoma" w:hAnsi="Tahoma" w:cs="Tahoma"/>
              <w:noProof/>
              <w:webHidden/>
              <w:sz w:val="24"/>
              <w:szCs w:val="24"/>
              <w:rtl/>
              <w:rPrChange w:id="755"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756"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757"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758"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759"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760" w:author="רינת אביטל" w:date="2022-05-12T09:18:00Z">
                <w:rPr>
                  <w:noProof/>
                  <w:webHidden/>
                  <w:sz w:val="28"/>
                  <w:szCs w:val="28"/>
                </w:rPr>
              </w:rPrChange>
            </w:rPr>
            <w:instrText>Toc103039629 \h</w:instrText>
          </w:r>
          <w:r w:rsidR="00A26130" w:rsidRPr="00103DCA">
            <w:rPr>
              <w:rFonts w:ascii="Tahoma" w:hAnsi="Tahoma" w:cs="Tahoma"/>
              <w:noProof/>
              <w:webHidden/>
              <w:sz w:val="24"/>
              <w:szCs w:val="24"/>
              <w:rtl/>
              <w:rPrChange w:id="761"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762"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763"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764" w:author="רינת אביטל" w:date="2022-05-12T09:18:00Z">
                <w:rPr>
                  <w:noProof/>
                  <w:webHidden/>
                  <w:sz w:val="28"/>
                  <w:szCs w:val="28"/>
                  <w:rtl/>
                </w:rPr>
              </w:rPrChange>
            </w:rPr>
            <w:t>28</w:t>
          </w:r>
          <w:r w:rsidR="00A26130" w:rsidRPr="00103DCA">
            <w:rPr>
              <w:rStyle w:val="Hyperlink"/>
              <w:rFonts w:ascii="Tahoma" w:hAnsi="Tahoma" w:cs="Tahoma"/>
              <w:noProof/>
              <w:sz w:val="24"/>
              <w:szCs w:val="24"/>
              <w:rtl/>
              <w:rPrChange w:id="765"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766" w:author="רינת אביטל" w:date="2022-05-12T09:18:00Z">
                <w:rPr>
                  <w:rStyle w:val="Hyperlink"/>
                  <w:noProof/>
                  <w:sz w:val="28"/>
                  <w:szCs w:val="28"/>
                </w:rPr>
              </w:rPrChange>
            </w:rPr>
            <w:fldChar w:fldCharType="end"/>
          </w:r>
        </w:p>
        <w:p w14:paraId="32D46712" w14:textId="0E9B9DDB" w:rsidR="00A26130" w:rsidRPr="00103DCA" w:rsidRDefault="0063165E">
          <w:pPr>
            <w:pStyle w:val="TOC1"/>
            <w:rPr>
              <w:rFonts w:ascii="Tahoma" w:eastAsiaTheme="minorEastAsia" w:hAnsi="Tahoma" w:cs="Tahoma"/>
              <w:noProof/>
              <w:sz w:val="24"/>
              <w:szCs w:val="24"/>
              <w:rtl/>
              <w:rPrChange w:id="767" w:author="רינת אביטל" w:date="2022-05-12T09:18:00Z">
                <w:rPr>
                  <w:rFonts w:eastAsiaTheme="minorEastAsia"/>
                  <w:noProof/>
                  <w:sz w:val="28"/>
                  <w:szCs w:val="28"/>
                  <w:rtl/>
                </w:rPr>
              </w:rPrChange>
            </w:rPr>
          </w:pPr>
          <w:r w:rsidRPr="00103DCA">
            <w:rPr>
              <w:rFonts w:ascii="Tahoma" w:hAnsi="Tahoma" w:cs="Tahoma"/>
              <w:sz w:val="20"/>
              <w:szCs w:val="20"/>
              <w:rPrChange w:id="768" w:author="רינת אביטל" w:date="2022-05-12T09:18:00Z">
                <w:rPr/>
              </w:rPrChange>
            </w:rPr>
            <w:fldChar w:fldCharType="begin"/>
          </w:r>
          <w:r w:rsidRPr="00103DCA">
            <w:rPr>
              <w:rFonts w:ascii="Tahoma" w:hAnsi="Tahoma" w:cs="Tahoma"/>
              <w:sz w:val="20"/>
              <w:szCs w:val="20"/>
              <w:rPrChange w:id="769" w:author="רינת אביטל" w:date="2022-05-12T09:18:00Z">
                <w:rPr/>
              </w:rPrChange>
            </w:rPr>
            <w:instrText xml:space="preserve"> HYPERLINK \l "_Toc103039630" </w:instrText>
          </w:r>
          <w:r w:rsidRPr="00103DCA">
            <w:rPr>
              <w:rFonts w:ascii="Tahoma" w:hAnsi="Tahoma" w:cs="Tahoma"/>
              <w:sz w:val="20"/>
              <w:szCs w:val="20"/>
              <w:rPrChange w:id="770" w:author="רינת אביטל" w:date="2022-05-12T09:18:00Z">
                <w:rPr/>
              </w:rPrChange>
            </w:rPr>
            <w:fldChar w:fldCharType="separate"/>
          </w:r>
          <w:r w:rsidR="00A26130" w:rsidRPr="00103DCA">
            <w:rPr>
              <w:rStyle w:val="Hyperlink"/>
              <w:rFonts w:ascii="Tahoma" w:hAnsi="Tahoma" w:cs="Tahoma"/>
              <w:noProof/>
              <w:sz w:val="24"/>
              <w:szCs w:val="24"/>
              <w:rtl/>
              <w:rPrChange w:id="771" w:author="רינת אביטל" w:date="2022-05-12T09:18:00Z">
                <w:rPr>
                  <w:rStyle w:val="Hyperlink"/>
                  <w:noProof/>
                  <w:sz w:val="28"/>
                  <w:szCs w:val="28"/>
                  <w:rtl/>
                </w:rPr>
              </w:rPrChange>
            </w:rPr>
            <w:t>16.</w:t>
          </w:r>
          <w:r w:rsidR="00A26130" w:rsidRPr="00103DCA">
            <w:rPr>
              <w:rFonts w:ascii="Tahoma" w:eastAsiaTheme="minorEastAsia" w:hAnsi="Tahoma" w:cs="Tahoma"/>
              <w:noProof/>
              <w:sz w:val="24"/>
              <w:szCs w:val="24"/>
              <w:rtl/>
              <w:rPrChange w:id="772"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773" w:author="רינת אביטל" w:date="2022-05-12T09:18:00Z">
                <w:rPr>
                  <w:rStyle w:val="Hyperlink"/>
                  <w:noProof/>
                  <w:sz w:val="28"/>
                  <w:szCs w:val="28"/>
                  <w:rtl/>
                </w:rPr>
              </w:rPrChange>
            </w:rPr>
            <w:t>תיאור מסד הנתונים</w:t>
          </w:r>
          <w:r w:rsidR="00A26130" w:rsidRPr="00103DCA">
            <w:rPr>
              <w:rFonts w:ascii="Tahoma" w:hAnsi="Tahoma" w:cs="Tahoma"/>
              <w:noProof/>
              <w:webHidden/>
              <w:sz w:val="24"/>
              <w:szCs w:val="24"/>
              <w:rtl/>
              <w:rPrChange w:id="774"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775"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776"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777"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778"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779" w:author="רינת אביטל" w:date="2022-05-12T09:18:00Z">
                <w:rPr>
                  <w:noProof/>
                  <w:webHidden/>
                  <w:sz w:val="28"/>
                  <w:szCs w:val="28"/>
                </w:rPr>
              </w:rPrChange>
            </w:rPr>
            <w:instrText>Toc103039630 \h</w:instrText>
          </w:r>
          <w:r w:rsidR="00A26130" w:rsidRPr="00103DCA">
            <w:rPr>
              <w:rFonts w:ascii="Tahoma" w:hAnsi="Tahoma" w:cs="Tahoma"/>
              <w:noProof/>
              <w:webHidden/>
              <w:sz w:val="24"/>
              <w:szCs w:val="24"/>
              <w:rtl/>
              <w:rPrChange w:id="780"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781"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782"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783" w:author="רינת אביטל" w:date="2022-05-12T09:18:00Z">
                <w:rPr>
                  <w:noProof/>
                  <w:webHidden/>
                  <w:sz w:val="28"/>
                  <w:szCs w:val="28"/>
                  <w:rtl/>
                </w:rPr>
              </w:rPrChange>
            </w:rPr>
            <w:t>29</w:t>
          </w:r>
          <w:r w:rsidR="00A26130" w:rsidRPr="00103DCA">
            <w:rPr>
              <w:rStyle w:val="Hyperlink"/>
              <w:rFonts w:ascii="Tahoma" w:hAnsi="Tahoma" w:cs="Tahoma"/>
              <w:noProof/>
              <w:sz w:val="24"/>
              <w:szCs w:val="24"/>
              <w:rtl/>
              <w:rPrChange w:id="784"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785" w:author="רינת אביטל" w:date="2022-05-12T09:18:00Z">
                <w:rPr>
                  <w:rStyle w:val="Hyperlink"/>
                  <w:noProof/>
                  <w:sz w:val="28"/>
                  <w:szCs w:val="28"/>
                </w:rPr>
              </w:rPrChange>
            </w:rPr>
            <w:fldChar w:fldCharType="end"/>
          </w:r>
        </w:p>
        <w:p w14:paraId="1982FD60" w14:textId="111D6DAD" w:rsidR="00A26130" w:rsidRPr="00103DCA" w:rsidRDefault="0063165E">
          <w:pPr>
            <w:pStyle w:val="TOC2"/>
            <w:tabs>
              <w:tab w:val="left" w:pos="1320"/>
              <w:tab w:val="right" w:leader="dot" w:pos="8296"/>
            </w:tabs>
            <w:rPr>
              <w:rFonts w:ascii="Tahoma" w:eastAsiaTheme="minorEastAsia" w:hAnsi="Tahoma" w:cs="Tahoma"/>
              <w:noProof/>
              <w:sz w:val="24"/>
              <w:szCs w:val="24"/>
              <w:rtl/>
              <w:rPrChange w:id="786" w:author="רינת אביטל" w:date="2022-05-12T09:18:00Z">
                <w:rPr>
                  <w:rFonts w:eastAsiaTheme="minorEastAsia"/>
                  <w:noProof/>
                  <w:sz w:val="28"/>
                  <w:szCs w:val="28"/>
                  <w:rtl/>
                </w:rPr>
              </w:rPrChange>
            </w:rPr>
          </w:pPr>
          <w:r w:rsidRPr="00103DCA">
            <w:rPr>
              <w:rFonts w:ascii="Tahoma" w:hAnsi="Tahoma" w:cs="Tahoma"/>
              <w:sz w:val="20"/>
              <w:szCs w:val="20"/>
              <w:rPrChange w:id="787" w:author="רינת אביטל" w:date="2022-05-12T09:18:00Z">
                <w:rPr/>
              </w:rPrChange>
            </w:rPr>
            <w:fldChar w:fldCharType="begin"/>
          </w:r>
          <w:r w:rsidRPr="00103DCA">
            <w:rPr>
              <w:rFonts w:ascii="Tahoma" w:hAnsi="Tahoma" w:cs="Tahoma"/>
              <w:sz w:val="20"/>
              <w:szCs w:val="20"/>
              <w:rPrChange w:id="788" w:author="רינת אביטל" w:date="2022-05-12T09:18:00Z">
                <w:rPr/>
              </w:rPrChange>
            </w:rPr>
            <w:instrText xml:space="preserve"> HYPERLINK \l "_Toc103039631" </w:instrText>
          </w:r>
          <w:r w:rsidRPr="00103DCA">
            <w:rPr>
              <w:rFonts w:ascii="Tahoma" w:hAnsi="Tahoma" w:cs="Tahoma"/>
              <w:sz w:val="20"/>
              <w:szCs w:val="20"/>
              <w:rPrChange w:id="789" w:author="רינת אביטל" w:date="2022-05-12T09:18:00Z">
                <w:rPr/>
              </w:rPrChange>
            </w:rPr>
            <w:fldChar w:fldCharType="separate"/>
          </w:r>
          <w:r w:rsidR="00A26130" w:rsidRPr="00103DCA">
            <w:rPr>
              <w:rStyle w:val="Hyperlink"/>
              <w:rFonts w:ascii="Tahoma" w:hAnsi="Tahoma" w:cs="Tahoma"/>
              <w:noProof/>
              <w:sz w:val="24"/>
              <w:szCs w:val="24"/>
              <w:rtl/>
              <w:rPrChange w:id="790" w:author="רינת אביטל" w:date="2022-05-12T09:18:00Z">
                <w:rPr>
                  <w:rStyle w:val="Hyperlink"/>
                  <w:noProof/>
                  <w:sz w:val="28"/>
                  <w:szCs w:val="28"/>
                  <w:rtl/>
                </w:rPr>
              </w:rPrChange>
            </w:rPr>
            <w:t>16.1.</w:t>
          </w:r>
          <w:r w:rsidR="00A26130" w:rsidRPr="00103DCA">
            <w:rPr>
              <w:rFonts w:ascii="Tahoma" w:eastAsiaTheme="minorEastAsia" w:hAnsi="Tahoma" w:cs="Tahoma"/>
              <w:noProof/>
              <w:sz w:val="24"/>
              <w:szCs w:val="24"/>
              <w:rtl/>
              <w:rPrChange w:id="791"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792" w:author="רינת אביטל" w:date="2022-05-12T09:18:00Z">
                <w:rPr>
                  <w:rStyle w:val="Hyperlink"/>
                  <w:noProof/>
                  <w:sz w:val="28"/>
                  <w:szCs w:val="28"/>
                  <w:rtl/>
                </w:rPr>
              </w:rPrChange>
            </w:rPr>
            <w:t xml:space="preserve">פירוט הטבלאות ב- </w:t>
          </w:r>
          <w:r w:rsidR="00A26130" w:rsidRPr="00103DCA">
            <w:rPr>
              <w:rStyle w:val="Hyperlink"/>
              <w:rFonts w:ascii="Tahoma" w:hAnsi="Tahoma" w:cs="Tahoma"/>
              <w:noProof/>
              <w:sz w:val="24"/>
              <w:szCs w:val="24"/>
              <w:rPrChange w:id="793" w:author="רינת אביטל" w:date="2022-05-12T09:18:00Z">
                <w:rPr>
                  <w:rStyle w:val="Hyperlink"/>
                  <w:noProof/>
                  <w:sz w:val="28"/>
                  <w:szCs w:val="28"/>
                </w:rPr>
              </w:rPrChange>
            </w:rPr>
            <w:t>Data Base</w:t>
          </w:r>
          <w:r w:rsidR="00A26130" w:rsidRPr="00103DCA">
            <w:rPr>
              <w:rFonts w:ascii="Tahoma" w:hAnsi="Tahoma" w:cs="Tahoma"/>
              <w:noProof/>
              <w:webHidden/>
              <w:sz w:val="24"/>
              <w:szCs w:val="24"/>
              <w:rtl/>
              <w:rPrChange w:id="794"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795"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796"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797"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798"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799" w:author="רינת אביטל" w:date="2022-05-12T09:18:00Z">
                <w:rPr>
                  <w:noProof/>
                  <w:webHidden/>
                  <w:sz w:val="28"/>
                  <w:szCs w:val="28"/>
                </w:rPr>
              </w:rPrChange>
            </w:rPr>
            <w:instrText>Toc103039631 \h</w:instrText>
          </w:r>
          <w:r w:rsidR="00A26130" w:rsidRPr="00103DCA">
            <w:rPr>
              <w:rFonts w:ascii="Tahoma" w:hAnsi="Tahoma" w:cs="Tahoma"/>
              <w:noProof/>
              <w:webHidden/>
              <w:sz w:val="24"/>
              <w:szCs w:val="24"/>
              <w:rtl/>
              <w:rPrChange w:id="800"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801"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802"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803" w:author="רינת אביטל" w:date="2022-05-12T09:18:00Z">
                <w:rPr>
                  <w:noProof/>
                  <w:webHidden/>
                  <w:sz w:val="28"/>
                  <w:szCs w:val="28"/>
                  <w:rtl/>
                </w:rPr>
              </w:rPrChange>
            </w:rPr>
            <w:t>29</w:t>
          </w:r>
          <w:r w:rsidR="00A26130" w:rsidRPr="00103DCA">
            <w:rPr>
              <w:rStyle w:val="Hyperlink"/>
              <w:rFonts w:ascii="Tahoma" w:hAnsi="Tahoma" w:cs="Tahoma"/>
              <w:noProof/>
              <w:sz w:val="24"/>
              <w:szCs w:val="24"/>
              <w:rtl/>
              <w:rPrChange w:id="804"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805" w:author="רינת אביטל" w:date="2022-05-12T09:18:00Z">
                <w:rPr>
                  <w:rStyle w:val="Hyperlink"/>
                  <w:noProof/>
                  <w:sz w:val="28"/>
                  <w:szCs w:val="28"/>
                </w:rPr>
              </w:rPrChange>
            </w:rPr>
            <w:fldChar w:fldCharType="end"/>
          </w:r>
        </w:p>
        <w:p w14:paraId="513F0B90" w14:textId="10660F17" w:rsidR="00A26130" w:rsidRPr="00103DCA" w:rsidRDefault="0063165E">
          <w:pPr>
            <w:pStyle w:val="TOC1"/>
            <w:rPr>
              <w:rFonts w:ascii="Tahoma" w:eastAsiaTheme="minorEastAsia" w:hAnsi="Tahoma" w:cs="Tahoma"/>
              <w:noProof/>
              <w:sz w:val="24"/>
              <w:szCs w:val="24"/>
              <w:rtl/>
              <w:rPrChange w:id="806" w:author="רינת אביטל" w:date="2022-05-12T09:18:00Z">
                <w:rPr>
                  <w:rFonts w:eastAsiaTheme="minorEastAsia"/>
                  <w:noProof/>
                  <w:sz w:val="28"/>
                  <w:szCs w:val="28"/>
                  <w:rtl/>
                </w:rPr>
              </w:rPrChange>
            </w:rPr>
          </w:pPr>
          <w:r w:rsidRPr="00103DCA">
            <w:rPr>
              <w:rFonts w:ascii="Tahoma" w:hAnsi="Tahoma" w:cs="Tahoma"/>
              <w:sz w:val="20"/>
              <w:szCs w:val="20"/>
              <w:rPrChange w:id="807" w:author="רינת אביטל" w:date="2022-05-12T09:18:00Z">
                <w:rPr/>
              </w:rPrChange>
            </w:rPr>
            <w:fldChar w:fldCharType="begin"/>
          </w:r>
          <w:r w:rsidRPr="00103DCA">
            <w:rPr>
              <w:rFonts w:ascii="Tahoma" w:hAnsi="Tahoma" w:cs="Tahoma"/>
              <w:sz w:val="20"/>
              <w:szCs w:val="20"/>
              <w:rPrChange w:id="808" w:author="רינת אביטל" w:date="2022-05-12T09:18:00Z">
                <w:rPr/>
              </w:rPrChange>
            </w:rPr>
            <w:instrText xml:space="preserve"> HYPERLINK \l "_Toc103039632" </w:instrText>
          </w:r>
          <w:r w:rsidRPr="00103DCA">
            <w:rPr>
              <w:rFonts w:ascii="Tahoma" w:hAnsi="Tahoma" w:cs="Tahoma"/>
              <w:sz w:val="20"/>
              <w:szCs w:val="20"/>
              <w:rPrChange w:id="809" w:author="רינת אביטל" w:date="2022-05-12T09:18:00Z">
                <w:rPr/>
              </w:rPrChange>
            </w:rPr>
            <w:fldChar w:fldCharType="separate"/>
          </w:r>
          <w:r w:rsidR="00A26130" w:rsidRPr="00103DCA">
            <w:rPr>
              <w:rStyle w:val="Hyperlink"/>
              <w:rFonts w:ascii="Tahoma" w:hAnsi="Tahoma" w:cs="Tahoma"/>
              <w:noProof/>
              <w:sz w:val="24"/>
              <w:szCs w:val="24"/>
              <w:rPrChange w:id="810" w:author="רינת אביטל" w:date="2022-05-12T09:18:00Z">
                <w:rPr>
                  <w:rStyle w:val="Hyperlink"/>
                  <w:noProof/>
                  <w:sz w:val="28"/>
                  <w:szCs w:val="28"/>
                </w:rPr>
              </w:rPrChange>
            </w:rPr>
            <w:t>17.</w:t>
          </w:r>
          <w:r w:rsidR="00A26130" w:rsidRPr="00103DCA">
            <w:rPr>
              <w:rFonts w:ascii="Tahoma" w:eastAsiaTheme="minorEastAsia" w:hAnsi="Tahoma" w:cs="Tahoma"/>
              <w:noProof/>
              <w:sz w:val="24"/>
              <w:szCs w:val="24"/>
              <w:rtl/>
              <w:rPrChange w:id="811"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812" w:author="רינת אביטל" w:date="2022-05-12T09:18:00Z">
                <w:rPr>
                  <w:rStyle w:val="Hyperlink"/>
                  <w:noProof/>
                  <w:sz w:val="28"/>
                  <w:szCs w:val="28"/>
                  <w:rtl/>
                </w:rPr>
              </w:rPrChange>
            </w:rPr>
            <w:t>מדריך למ</w:t>
          </w:r>
          <w:r w:rsidR="00A26130" w:rsidRPr="00103DCA">
            <w:rPr>
              <w:rStyle w:val="Hyperlink"/>
              <w:rFonts w:ascii="Tahoma" w:hAnsi="Tahoma" w:cs="Tahoma"/>
              <w:noProof/>
              <w:sz w:val="24"/>
              <w:szCs w:val="24"/>
              <w:rtl/>
              <w:rPrChange w:id="813" w:author="רינת אביטל" w:date="2022-05-12T09:18:00Z">
                <w:rPr>
                  <w:rStyle w:val="Hyperlink"/>
                  <w:noProof/>
                  <w:sz w:val="28"/>
                  <w:szCs w:val="28"/>
                  <w:rtl/>
                </w:rPr>
              </w:rPrChange>
            </w:rPr>
            <w:t>ש</w:t>
          </w:r>
          <w:r w:rsidR="00A26130" w:rsidRPr="00103DCA">
            <w:rPr>
              <w:rStyle w:val="Hyperlink"/>
              <w:rFonts w:ascii="Tahoma" w:hAnsi="Tahoma" w:cs="Tahoma"/>
              <w:noProof/>
              <w:sz w:val="24"/>
              <w:szCs w:val="24"/>
              <w:rtl/>
              <w:rPrChange w:id="814" w:author="רינת אביטל" w:date="2022-05-12T09:18:00Z">
                <w:rPr>
                  <w:rStyle w:val="Hyperlink"/>
                  <w:noProof/>
                  <w:sz w:val="28"/>
                  <w:szCs w:val="28"/>
                  <w:rtl/>
                </w:rPr>
              </w:rPrChange>
            </w:rPr>
            <w:t>תמש</w:t>
          </w:r>
          <w:r w:rsidR="00A26130" w:rsidRPr="00103DCA">
            <w:rPr>
              <w:rFonts w:ascii="Tahoma" w:hAnsi="Tahoma" w:cs="Tahoma"/>
              <w:noProof/>
              <w:webHidden/>
              <w:sz w:val="24"/>
              <w:szCs w:val="24"/>
              <w:rtl/>
              <w:rPrChange w:id="815"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816"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817"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818"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819"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820" w:author="רינת אביטל" w:date="2022-05-12T09:18:00Z">
                <w:rPr>
                  <w:noProof/>
                  <w:webHidden/>
                  <w:sz w:val="28"/>
                  <w:szCs w:val="28"/>
                </w:rPr>
              </w:rPrChange>
            </w:rPr>
            <w:instrText>Toc103039632 \h</w:instrText>
          </w:r>
          <w:r w:rsidR="00A26130" w:rsidRPr="00103DCA">
            <w:rPr>
              <w:rFonts w:ascii="Tahoma" w:hAnsi="Tahoma" w:cs="Tahoma"/>
              <w:noProof/>
              <w:webHidden/>
              <w:sz w:val="24"/>
              <w:szCs w:val="24"/>
              <w:rtl/>
              <w:rPrChange w:id="821"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822"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823"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824" w:author="רינת אביטל" w:date="2022-05-12T09:18:00Z">
                <w:rPr>
                  <w:noProof/>
                  <w:webHidden/>
                  <w:sz w:val="28"/>
                  <w:szCs w:val="28"/>
                  <w:rtl/>
                </w:rPr>
              </w:rPrChange>
            </w:rPr>
            <w:t>30</w:t>
          </w:r>
          <w:r w:rsidR="00A26130" w:rsidRPr="00103DCA">
            <w:rPr>
              <w:rStyle w:val="Hyperlink"/>
              <w:rFonts w:ascii="Tahoma" w:hAnsi="Tahoma" w:cs="Tahoma"/>
              <w:noProof/>
              <w:sz w:val="24"/>
              <w:szCs w:val="24"/>
              <w:rtl/>
              <w:rPrChange w:id="825"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826" w:author="רינת אביטל" w:date="2022-05-12T09:18:00Z">
                <w:rPr>
                  <w:rStyle w:val="Hyperlink"/>
                  <w:noProof/>
                  <w:sz w:val="28"/>
                  <w:szCs w:val="28"/>
                </w:rPr>
              </w:rPrChange>
            </w:rPr>
            <w:fldChar w:fldCharType="end"/>
          </w:r>
        </w:p>
        <w:p w14:paraId="7AAB7C49" w14:textId="0E5C954C" w:rsidR="00A26130" w:rsidRPr="00103DCA" w:rsidRDefault="0063165E">
          <w:pPr>
            <w:pStyle w:val="TOC2"/>
            <w:tabs>
              <w:tab w:val="left" w:pos="1320"/>
              <w:tab w:val="right" w:leader="dot" w:pos="8296"/>
            </w:tabs>
            <w:rPr>
              <w:rFonts w:ascii="Tahoma" w:eastAsiaTheme="minorEastAsia" w:hAnsi="Tahoma" w:cs="Tahoma"/>
              <w:noProof/>
              <w:sz w:val="24"/>
              <w:szCs w:val="24"/>
              <w:rtl/>
              <w:rPrChange w:id="827" w:author="רינת אביטל" w:date="2022-05-12T09:18:00Z">
                <w:rPr>
                  <w:rFonts w:eastAsiaTheme="minorEastAsia"/>
                  <w:noProof/>
                  <w:sz w:val="28"/>
                  <w:szCs w:val="28"/>
                  <w:rtl/>
                </w:rPr>
              </w:rPrChange>
            </w:rPr>
          </w:pPr>
          <w:r w:rsidRPr="00103DCA">
            <w:rPr>
              <w:rFonts w:ascii="Tahoma" w:hAnsi="Tahoma" w:cs="Tahoma"/>
              <w:sz w:val="20"/>
              <w:szCs w:val="20"/>
              <w:rPrChange w:id="828" w:author="רינת אביטל" w:date="2022-05-12T09:18:00Z">
                <w:rPr/>
              </w:rPrChange>
            </w:rPr>
            <w:fldChar w:fldCharType="begin"/>
          </w:r>
          <w:r w:rsidRPr="00103DCA">
            <w:rPr>
              <w:rFonts w:ascii="Tahoma" w:hAnsi="Tahoma" w:cs="Tahoma"/>
              <w:sz w:val="20"/>
              <w:szCs w:val="20"/>
              <w:rPrChange w:id="829" w:author="רינת אביטל" w:date="2022-05-12T09:18:00Z">
                <w:rPr/>
              </w:rPrChange>
            </w:rPr>
            <w:instrText xml:space="preserve"> HYPERLINK \l "_Toc103039633" </w:instrText>
          </w:r>
          <w:r w:rsidRPr="00103DCA">
            <w:rPr>
              <w:rFonts w:ascii="Tahoma" w:hAnsi="Tahoma" w:cs="Tahoma"/>
              <w:sz w:val="20"/>
              <w:szCs w:val="20"/>
              <w:rPrChange w:id="830" w:author="רינת אביטל" w:date="2022-05-12T09:18:00Z">
                <w:rPr/>
              </w:rPrChange>
            </w:rPr>
            <w:fldChar w:fldCharType="separate"/>
          </w:r>
          <w:r w:rsidR="00A26130" w:rsidRPr="00103DCA">
            <w:rPr>
              <w:rStyle w:val="Hyperlink"/>
              <w:rFonts w:ascii="Tahoma" w:hAnsi="Tahoma" w:cs="Tahoma"/>
              <w:noProof/>
              <w:sz w:val="24"/>
              <w:szCs w:val="24"/>
              <w:rtl/>
              <w:rPrChange w:id="831" w:author="רינת אביטל" w:date="2022-05-12T09:18:00Z">
                <w:rPr>
                  <w:rStyle w:val="Hyperlink"/>
                  <w:noProof/>
                  <w:sz w:val="28"/>
                  <w:szCs w:val="28"/>
                  <w:rtl/>
                </w:rPr>
              </w:rPrChange>
            </w:rPr>
            <w:t>17.1.</w:t>
          </w:r>
          <w:r w:rsidR="00A26130" w:rsidRPr="00103DCA">
            <w:rPr>
              <w:rFonts w:ascii="Tahoma" w:eastAsiaTheme="minorEastAsia" w:hAnsi="Tahoma" w:cs="Tahoma"/>
              <w:noProof/>
              <w:sz w:val="24"/>
              <w:szCs w:val="24"/>
              <w:rtl/>
              <w:rPrChange w:id="832"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833" w:author="רינת אביטל" w:date="2022-05-12T09:18:00Z">
                <w:rPr>
                  <w:rStyle w:val="Hyperlink"/>
                  <w:noProof/>
                  <w:sz w:val="28"/>
                  <w:szCs w:val="28"/>
                  <w:rtl/>
                </w:rPr>
              </w:rPrChange>
            </w:rPr>
            <w:t>תיאור המסכים</w:t>
          </w:r>
          <w:r w:rsidR="00A26130" w:rsidRPr="00103DCA">
            <w:rPr>
              <w:rFonts w:ascii="Tahoma" w:hAnsi="Tahoma" w:cs="Tahoma"/>
              <w:noProof/>
              <w:webHidden/>
              <w:sz w:val="24"/>
              <w:szCs w:val="24"/>
              <w:rtl/>
              <w:rPrChange w:id="834"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835"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836"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837"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838"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839" w:author="רינת אביטל" w:date="2022-05-12T09:18:00Z">
                <w:rPr>
                  <w:noProof/>
                  <w:webHidden/>
                  <w:sz w:val="28"/>
                  <w:szCs w:val="28"/>
                </w:rPr>
              </w:rPrChange>
            </w:rPr>
            <w:instrText>Toc103039633 \h</w:instrText>
          </w:r>
          <w:r w:rsidR="00A26130" w:rsidRPr="00103DCA">
            <w:rPr>
              <w:rFonts w:ascii="Tahoma" w:hAnsi="Tahoma" w:cs="Tahoma"/>
              <w:noProof/>
              <w:webHidden/>
              <w:sz w:val="24"/>
              <w:szCs w:val="24"/>
              <w:rtl/>
              <w:rPrChange w:id="840"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841"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842"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843" w:author="רינת אביטל" w:date="2022-05-12T09:18:00Z">
                <w:rPr>
                  <w:noProof/>
                  <w:webHidden/>
                  <w:sz w:val="28"/>
                  <w:szCs w:val="28"/>
                  <w:rtl/>
                </w:rPr>
              </w:rPrChange>
            </w:rPr>
            <w:t>30</w:t>
          </w:r>
          <w:r w:rsidR="00A26130" w:rsidRPr="00103DCA">
            <w:rPr>
              <w:rStyle w:val="Hyperlink"/>
              <w:rFonts w:ascii="Tahoma" w:hAnsi="Tahoma" w:cs="Tahoma"/>
              <w:noProof/>
              <w:sz w:val="24"/>
              <w:szCs w:val="24"/>
              <w:rtl/>
              <w:rPrChange w:id="844"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845" w:author="רינת אביטל" w:date="2022-05-12T09:18:00Z">
                <w:rPr>
                  <w:rStyle w:val="Hyperlink"/>
                  <w:noProof/>
                  <w:sz w:val="28"/>
                  <w:szCs w:val="28"/>
                </w:rPr>
              </w:rPrChange>
            </w:rPr>
            <w:fldChar w:fldCharType="end"/>
          </w:r>
        </w:p>
        <w:p w14:paraId="1FCBE8B8" w14:textId="08E6300C" w:rsidR="00A26130" w:rsidRPr="00103DCA" w:rsidRDefault="0063165E">
          <w:pPr>
            <w:pStyle w:val="TOC2"/>
            <w:tabs>
              <w:tab w:val="left" w:pos="1320"/>
              <w:tab w:val="right" w:leader="dot" w:pos="8296"/>
            </w:tabs>
            <w:rPr>
              <w:rFonts w:ascii="Tahoma" w:eastAsiaTheme="minorEastAsia" w:hAnsi="Tahoma" w:cs="Tahoma"/>
              <w:noProof/>
              <w:sz w:val="24"/>
              <w:szCs w:val="24"/>
              <w:rtl/>
              <w:rPrChange w:id="846" w:author="רינת אביטל" w:date="2022-05-12T09:18:00Z">
                <w:rPr>
                  <w:rFonts w:eastAsiaTheme="minorEastAsia"/>
                  <w:noProof/>
                  <w:sz w:val="28"/>
                  <w:szCs w:val="28"/>
                  <w:rtl/>
                </w:rPr>
              </w:rPrChange>
            </w:rPr>
          </w:pPr>
          <w:r w:rsidRPr="00103DCA">
            <w:rPr>
              <w:rFonts w:ascii="Tahoma" w:hAnsi="Tahoma" w:cs="Tahoma"/>
              <w:sz w:val="20"/>
              <w:szCs w:val="20"/>
              <w:rPrChange w:id="847" w:author="רינת אביטל" w:date="2022-05-12T09:18:00Z">
                <w:rPr/>
              </w:rPrChange>
            </w:rPr>
            <w:fldChar w:fldCharType="begin"/>
          </w:r>
          <w:r w:rsidRPr="00103DCA">
            <w:rPr>
              <w:rFonts w:ascii="Tahoma" w:hAnsi="Tahoma" w:cs="Tahoma"/>
              <w:sz w:val="20"/>
              <w:szCs w:val="20"/>
              <w:rPrChange w:id="848" w:author="רינת אביטל" w:date="2022-05-12T09:18:00Z">
                <w:rPr/>
              </w:rPrChange>
            </w:rPr>
            <w:instrText xml:space="preserve"> HYPERLINK \l "_Toc103039634" </w:instrText>
          </w:r>
          <w:r w:rsidRPr="00103DCA">
            <w:rPr>
              <w:rFonts w:ascii="Tahoma" w:hAnsi="Tahoma" w:cs="Tahoma"/>
              <w:sz w:val="20"/>
              <w:szCs w:val="20"/>
              <w:rPrChange w:id="849" w:author="רינת אביטל" w:date="2022-05-12T09:18:00Z">
                <w:rPr/>
              </w:rPrChange>
            </w:rPr>
            <w:fldChar w:fldCharType="separate"/>
          </w:r>
          <w:r w:rsidR="00A26130" w:rsidRPr="00103DCA">
            <w:rPr>
              <w:rStyle w:val="Hyperlink"/>
              <w:rFonts w:ascii="Tahoma" w:hAnsi="Tahoma" w:cs="Tahoma"/>
              <w:noProof/>
              <w:sz w:val="24"/>
              <w:szCs w:val="24"/>
              <w:rtl/>
              <w:rPrChange w:id="850" w:author="רינת אביטל" w:date="2022-05-12T09:18:00Z">
                <w:rPr>
                  <w:rStyle w:val="Hyperlink"/>
                  <w:noProof/>
                  <w:sz w:val="28"/>
                  <w:szCs w:val="28"/>
                  <w:rtl/>
                </w:rPr>
              </w:rPrChange>
            </w:rPr>
            <w:t>17.2.</w:t>
          </w:r>
          <w:r w:rsidR="00A26130" w:rsidRPr="00103DCA">
            <w:rPr>
              <w:rFonts w:ascii="Tahoma" w:eastAsiaTheme="minorEastAsia" w:hAnsi="Tahoma" w:cs="Tahoma"/>
              <w:noProof/>
              <w:sz w:val="24"/>
              <w:szCs w:val="24"/>
              <w:rtl/>
              <w:rPrChange w:id="851"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852" w:author="רינת אביטל" w:date="2022-05-12T09:18:00Z">
                <w:rPr>
                  <w:rStyle w:val="Hyperlink"/>
                  <w:noProof/>
                  <w:sz w:val="28"/>
                  <w:szCs w:val="28"/>
                  <w:rtl/>
                </w:rPr>
              </w:rPrChange>
            </w:rPr>
            <w:t>מדריך למשתמש</w:t>
          </w:r>
          <w:r w:rsidR="00A26130" w:rsidRPr="00103DCA">
            <w:rPr>
              <w:rFonts w:ascii="Tahoma" w:hAnsi="Tahoma" w:cs="Tahoma"/>
              <w:noProof/>
              <w:webHidden/>
              <w:sz w:val="24"/>
              <w:szCs w:val="24"/>
              <w:rtl/>
              <w:rPrChange w:id="853"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854"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855"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856"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857"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858" w:author="רינת אביטל" w:date="2022-05-12T09:18:00Z">
                <w:rPr>
                  <w:noProof/>
                  <w:webHidden/>
                  <w:sz w:val="28"/>
                  <w:szCs w:val="28"/>
                </w:rPr>
              </w:rPrChange>
            </w:rPr>
            <w:instrText>Toc103039634 \h</w:instrText>
          </w:r>
          <w:r w:rsidR="00A26130" w:rsidRPr="00103DCA">
            <w:rPr>
              <w:rFonts w:ascii="Tahoma" w:hAnsi="Tahoma" w:cs="Tahoma"/>
              <w:noProof/>
              <w:webHidden/>
              <w:sz w:val="24"/>
              <w:szCs w:val="24"/>
              <w:rtl/>
              <w:rPrChange w:id="859"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860"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861"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862" w:author="רינת אביטל" w:date="2022-05-12T09:18:00Z">
                <w:rPr>
                  <w:noProof/>
                  <w:webHidden/>
                  <w:sz w:val="28"/>
                  <w:szCs w:val="28"/>
                  <w:rtl/>
                </w:rPr>
              </w:rPrChange>
            </w:rPr>
            <w:t>31</w:t>
          </w:r>
          <w:r w:rsidR="00A26130" w:rsidRPr="00103DCA">
            <w:rPr>
              <w:rStyle w:val="Hyperlink"/>
              <w:rFonts w:ascii="Tahoma" w:hAnsi="Tahoma" w:cs="Tahoma"/>
              <w:noProof/>
              <w:sz w:val="24"/>
              <w:szCs w:val="24"/>
              <w:rtl/>
              <w:rPrChange w:id="863"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864" w:author="רינת אביטל" w:date="2022-05-12T09:18:00Z">
                <w:rPr>
                  <w:rStyle w:val="Hyperlink"/>
                  <w:noProof/>
                  <w:sz w:val="28"/>
                  <w:szCs w:val="28"/>
                </w:rPr>
              </w:rPrChange>
            </w:rPr>
            <w:fldChar w:fldCharType="end"/>
          </w:r>
        </w:p>
        <w:p w14:paraId="6CAB9968" w14:textId="6F33C04D" w:rsidR="00A26130" w:rsidRPr="00103DCA" w:rsidRDefault="0063165E">
          <w:pPr>
            <w:pStyle w:val="TOC2"/>
            <w:tabs>
              <w:tab w:val="left" w:pos="1320"/>
              <w:tab w:val="right" w:leader="dot" w:pos="8296"/>
            </w:tabs>
            <w:rPr>
              <w:rFonts w:ascii="Tahoma" w:eastAsiaTheme="minorEastAsia" w:hAnsi="Tahoma" w:cs="Tahoma"/>
              <w:noProof/>
              <w:sz w:val="24"/>
              <w:szCs w:val="24"/>
              <w:rtl/>
              <w:rPrChange w:id="865" w:author="רינת אביטל" w:date="2022-05-12T09:18:00Z">
                <w:rPr>
                  <w:rFonts w:eastAsiaTheme="minorEastAsia"/>
                  <w:noProof/>
                  <w:sz w:val="28"/>
                  <w:szCs w:val="28"/>
                  <w:rtl/>
                </w:rPr>
              </w:rPrChange>
            </w:rPr>
          </w:pPr>
          <w:r w:rsidRPr="00103DCA">
            <w:rPr>
              <w:rFonts w:ascii="Tahoma" w:hAnsi="Tahoma" w:cs="Tahoma"/>
              <w:sz w:val="20"/>
              <w:szCs w:val="20"/>
              <w:rPrChange w:id="866" w:author="רינת אביטל" w:date="2022-05-12T09:18:00Z">
                <w:rPr/>
              </w:rPrChange>
            </w:rPr>
            <w:fldChar w:fldCharType="begin"/>
          </w:r>
          <w:r w:rsidRPr="00103DCA">
            <w:rPr>
              <w:rFonts w:ascii="Tahoma" w:hAnsi="Tahoma" w:cs="Tahoma"/>
              <w:sz w:val="20"/>
              <w:szCs w:val="20"/>
              <w:rPrChange w:id="867" w:author="רינת אביטל" w:date="2022-05-12T09:18:00Z">
                <w:rPr/>
              </w:rPrChange>
            </w:rPr>
            <w:instrText xml:space="preserve"> HYPERLINK \l "_Toc103039635" </w:instrText>
          </w:r>
          <w:r w:rsidRPr="00103DCA">
            <w:rPr>
              <w:rFonts w:ascii="Tahoma" w:hAnsi="Tahoma" w:cs="Tahoma"/>
              <w:sz w:val="20"/>
              <w:szCs w:val="20"/>
              <w:rPrChange w:id="868" w:author="רינת אביטל" w:date="2022-05-12T09:18:00Z">
                <w:rPr/>
              </w:rPrChange>
            </w:rPr>
            <w:fldChar w:fldCharType="separate"/>
          </w:r>
          <w:r w:rsidR="00A26130" w:rsidRPr="00103DCA">
            <w:rPr>
              <w:rStyle w:val="Hyperlink"/>
              <w:rFonts w:ascii="Tahoma" w:hAnsi="Tahoma" w:cs="Tahoma"/>
              <w:noProof/>
              <w:sz w:val="24"/>
              <w:szCs w:val="24"/>
              <w:rtl/>
              <w:rPrChange w:id="869" w:author="רינת אביטל" w:date="2022-05-12T09:18:00Z">
                <w:rPr>
                  <w:rStyle w:val="Hyperlink"/>
                  <w:noProof/>
                  <w:sz w:val="28"/>
                  <w:szCs w:val="28"/>
                  <w:rtl/>
                </w:rPr>
              </w:rPrChange>
            </w:rPr>
            <w:t>17.3.</w:t>
          </w:r>
          <w:r w:rsidR="00A26130" w:rsidRPr="00103DCA">
            <w:rPr>
              <w:rFonts w:ascii="Tahoma" w:eastAsiaTheme="minorEastAsia" w:hAnsi="Tahoma" w:cs="Tahoma"/>
              <w:noProof/>
              <w:sz w:val="24"/>
              <w:szCs w:val="24"/>
              <w:rtl/>
              <w:rPrChange w:id="870"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871" w:author="רינת אביטל" w:date="2022-05-12T09:18:00Z">
                <w:rPr>
                  <w:rStyle w:val="Hyperlink"/>
                  <w:noProof/>
                  <w:sz w:val="28"/>
                  <w:szCs w:val="28"/>
                  <w:rtl/>
                </w:rPr>
              </w:rPrChange>
            </w:rPr>
            <w:t>צילומי מסכים</w:t>
          </w:r>
          <w:r w:rsidR="00A26130" w:rsidRPr="00103DCA">
            <w:rPr>
              <w:rFonts w:ascii="Tahoma" w:hAnsi="Tahoma" w:cs="Tahoma"/>
              <w:noProof/>
              <w:webHidden/>
              <w:sz w:val="24"/>
              <w:szCs w:val="24"/>
              <w:rtl/>
              <w:rPrChange w:id="87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87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87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87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87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877" w:author="רינת אביטל" w:date="2022-05-12T09:18:00Z">
                <w:rPr>
                  <w:noProof/>
                  <w:webHidden/>
                  <w:sz w:val="28"/>
                  <w:szCs w:val="28"/>
                </w:rPr>
              </w:rPrChange>
            </w:rPr>
            <w:instrText>Toc103039635 \h</w:instrText>
          </w:r>
          <w:r w:rsidR="00A26130" w:rsidRPr="00103DCA">
            <w:rPr>
              <w:rFonts w:ascii="Tahoma" w:hAnsi="Tahoma" w:cs="Tahoma"/>
              <w:noProof/>
              <w:webHidden/>
              <w:sz w:val="24"/>
              <w:szCs w:val="24"/>
              <w:rtl/>
              <w:rPrChange w:id="87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879"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880"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881" w:author="רינת אביטל" w:date="2022-05-12T09:18:00Z">
                <w:rPr>
                  <w:noProof/>
                  <w:webHidden/>
                  <w:sz w:val="28"/>
                  <w:szCs w:val="28"/>
                  <w:rtl/>
                </w:rPr>
              </w:rPrChange>
            </w:rPr>
            <w:t>32</w:t>
          </w:r>
          <w:r w:rsidR="00A26130" w:rsidRPr="00103DCA">
            <w:rPr>
              <w:rStyle w:val="Hyperlink"/>
              <w:rFonts w:ascii="Tahoma" w:hAnsi="Tahoma" w:cs="Tahoma"/>
              <w:noProof/>
              <w:sz w:val="24"/>
              <w:szCs w:val="24"/>
              <w:rtl/>
              <w:rPrChange w:id="882"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883" w:author="רינת אביטל" w:date="2022-05-12T09:18:00Z">
                <w:rPr>
                  <w:rStyle w:val="Hyperlink"/>
                  <w:noProof/>
                  <w:sz w:val="28"/>
                  <w:szCs w:val="28"/>
                </w:rPr>
              </w:rPrChange>
            </w:rPr>
            <w:fldChar w:fldCharType="end"/>
          </w:r>
        </w:p>
        <w:p w14:paraId="0E291E53" w14:textId="2442427D" w:rsidR="00A26130" w:rsidRPr="00103DCA" w:rsidRDefault="0063165E">
          <w:pPr>
            <w:pStyle w:val="TOC1"/>
            <w:rPr>
              <w:rFonts w:ascii="Tahoma" w:eastAsiaTheme="minorEastAsia" w:hAnsi="Tahoma" w:cs="Tahoma"/>
              <w:noProof/>
              <w:sz w:val="24"/>
              <w:szCs w:val="24"/>
              <w:rtl/>
              <w:rPrChange w:id="884" w:author="רינת אביטל" w:date="2022-05-12T09:18:00Z">
                <w:rPr>
                  <w:rFonts w:eastAsiaTheme="minorEastAsia"/>
                  <w:noProof/>
                  <w:sz w:val="28"/>
                  <w:szCs w:val="28"/>
                  <w:rtl/>
                </w:rPr>
              </w:rPrChange>
            </w:rPr>
          </w:pPr>
          <w:r w:rsidRPr="00103DCA">
            <w:rPr>
              <w:rFonts w:ascii="Tahoma" w:hAnsi="Tahoma" w:cs="Tahoma"/>
              <w:sz w:val="20"/>
              <w:szCs w:val="20"/>
              <w:rPrChange w:id="885" w:author="רינת אביטל" w:date="2022-05-12T09:18:00Z">
                <w:rPr/>
              </w:rPrChange>
            </w:rPr>
            <w:fldChar w:fldCharType="begin"/>
          </w:r>
          <w:r w:rsidRPr="00103DCA">
            <w:rPr>
              <w:rFonts w:ascii="Tahoma" w:hAnsi="Tahoma" w:cs="Tahoma"/>
              <w:sz w:val="20"/>
              <w:szCs w:val="20"/>
              <w:rPrChange w:id="886" w:author="רינת אביטל" w:date="2022-05-12T09:18:00Z">
                <w:rPr/>
              </w:rPrChange>
            </w:rPr>
            <w:instrText xml:space="preserve"> HYPERLINK \l "_Toc103039636" </w:instrText>
          </w:r>
          <w:r w:rsidRPr="00103DCA">
            <w:rPr>
              <w:rFonts w:ascii="Tahoma" w:hAnsi="Tahoma" w:cs="Tahoma"/>
              <w:sz w:val="20"/>
              <w:szCs w:val="20"/>
              <w:rPrChange w:id="887" w:author="רינת אביטל" w:date="2022-05-12T09:18:00Z">
                <w:rPr/>
              </w:rPrChange>
            </w:rPr>
            <w:fldChar w:fldCharType="separate"/>
          </w:r>
          <w:r w:rsidR="00A26130" w:rsidRPr="00103DCA">
            <w:rPr>
              <w:rStyle w:val="Hyperlink"/>
              <w:rFonts w:ascii="Tahoma" w:hAnsi="Tahoma" w:cs="Tahoma"/>
              <w:noProof/>
              <w:sz w:val="24"/>
              <w:szCs w:val="24"/>
              <w:rtl/>
              <w:rPrChange w:id="888" w:author="רינת אביטל" w:date="2022-05-12T09:18:00Z">
                <w:rPr>
                  <w:rStyle w:val="Hyperlink"/>
                  <w:noProof/>
                  <w:sz w:val="28"/>
                  <w:szCs w:val="28"/>
                  <w:rtl/>
                </w:rPr>
              </w:rPrChange>
            </w:rPr>
            <w:t>18.</w:t>
          </w:r>
          <w:r w:rsidR="00A26130" w:rsidRPr="00103DCA">
            <w:rPr>
              <w:rFonts w:ascii="Tahoma" w:eastAsiaTheme="minorEastAsia" w:hAnsi="Tahoma" w:cs="Tahoma"/>
              <w:noProof/>
              <w:sz w:val="24"/>
              <w:szCs w:val="24"/>
              <w:rtl/>
              <w:rPrChange w:id="889"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890" w:author="רינת אביטל" w:date="2022-05-12T09:18:00Z">
                <w:rPr>
                  <w:rStyle w:val="Hyperlink"/>
                  <w:noProof/>
                  <w:sz w:val="28"/>
                  <w:szCs w:val="28"/>
                  <w:rtl/>
                </w:rPr>
              </w:rPrChange>
            </w:rPr>
            <w:t>בדיקות והערכה</w:t>
          </w:r>
          <w:r w:rsidR="00A26130" w:rsidRPr="00103DCA">
            <w:rPr>
              <w:rFonts w:ascii="Tahoma" w:hAnsi="Tahoma" w:cs="Tahoma"/>
              <w:noProof/>
              <w:webHidden/>
              <w:sz w:val="24"/>
              <w:szCs w:val="24"/>
              <w:rtl/>
              <w:rPrChange w:id="891"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892"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893"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894"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895"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896" w:author="רינת אביטל" w:date="2022-05-12T09:18:00Z">
                <w:rPr>
                  <w:noProof/>
                  <w:webHidden/>
                  <w:sz w:val="28"/>
                  <w:szCs w:val="28"/>
                </w:rPr>
              </w:rPrChange>
            </w:rPr>
            <w:instrText>Toc103039636 \h</w:instrText>
          </w:r>
          <w:r w:rsidR="00A26130" w:rsidRPr="00103DCA">
            <w:rPr>
              <w:rFonts w:ascii="Tahoma" w:hAnsi="Tahoma" w:cs="Tahoma"/>
              <w:noProof/>
              <w:webHidden/>
              <w:sz w:val="24"/>
              <w:szCs w:val="24"/>
              <w:rtl/>
              <w:rPrChange w:id="897"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898"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899"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900" w:author="רינת אביטל" w:date="2022-05-12T09:18:00Z">
                <w:rPr>
                  <w:noProof/>
                  <w:webHidden/>
                  <w:sz w:val="28"/>
                  <w:szCs w:val="28"/>
                  <w:rtl/>
                </w:rPr>
              </w:rPrChange>
            </w:rPr>
            <w:t>33</w:t>
          </w:r>
          <w:r w:rsidR="00A26130" w:rsidRPr="00103DCA">
            <w:rPr>
              <w:rStyle w:val="Hyperlink"/>
              <w:rFonts w:ascii="Tahoma" w:hAnsi="Tahoma" w:cs="Tahoma"/>
              <w:noProof/>
              <w:sz w:val="24"/>
              <w:szCs w:val="24"/>
              <w:rtl/>
              <w:rPrChange w:id="90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902" w:author="רינת אביטל" w:date="2022-05-12T09:18:00Z">
                <w:rPr>
                  <w:rStyle w:val="Hyperlink"/>
                  <w:noProof/>
                  <w:sz w:val="28"/>
                  <w:szCs w:val="28"/>
                </w:rPr>
              </w:rPrChange>
            </w:rPr>
            <w:fldChar w:fldCharType="end"/>
          </w:r>
        </w:p>
        <w:p w14:paraId="5A7D0D39" w14:textId="5F987E1A" w:rsidR="00A26130" w:rsidRPr="00103DCA" w:rsidRDefault="0063165E">
          <w:pPr>
            <w:pStyle w:val="TOC1"/>
            <w:rPr>
              <w:rFonts w:ascii="Tahoma" w:eastAsiaTheme="minorEastAsia" w:hAnsi="Tahoma" w:cs="Tahoma"/>
              <w:noProof/>
              <w:sz w:val="24"/>
              <w:szCs w:val="24"/>
              <w:rtl/>
              <w:rPrChange w:id="903" w:author="רינת אביטל" w:date="2022-05-12T09:18:00Z">
                <w:rPr>
                  <w:rFonts w:eastAsiaTheme="minorEastAsia"/>
                  <w:noProof/>
                  <w:sz w:val="28"/>
                  <w:szCs w:val="28"/>
                  <w:rtl/>
                </w:rPr>
              </w:rPrChange>
            </w:rPr>
          </w:pPr>
          <w:r w:rsidRPr="00103DCA">
            <w:rPr>
              <w:rFonts w:ascii="Tahoma" w:hAnsi="Tahoma" w:cs="Tahoma"/>
              <w:sz w:val="20"/>
              <w:szCs w:val="20"/>
              <w:rPrChange w:id="904" w:author="רינת אביטל" w:date="2022-05-12T09:18:00Z">
                <w:rPr/>
              </w:rPrChange>
            </w:rPr>
            <w:fldChar w:fldCharType="begin"/>
          </w:r>
          <w:r w:rsidRPr="00103DCA">
            <w:rPr>
              <w:rFonts w:ascii="Tahoma" w:hAnsi="Tahoma" w:cs="Tahoma"/>
              <w:sz w:val="20"/>
              <w:szCs w:val="20"/>
              <w:rPrChange w:id="905" w:author="רינת אביטל" w:date="2022-05-12T09:18:00Z">
                <w:rPr/>
              </w:rPrChange>
            </w:rPr>
            <w:instrText xml:space="preserve"> HYPERLINK \l "_Toc103039637" </w:instrText>
          </w:r>
          <w:r w:rsidRPr="00103DCA">
            <w:rPr>
              <w:rFonts w:ascii="Tahoma" w:hAnsi="Tahoma" w:cs="Tahoma"/>
              <w:sz w:val="20"/>
              <w:szCs w:val="20"/>
              <w:rPrChange w:id="906" w:author="רינת אביטל" w:date="2022-05-12T09:18:00Z">
                <w:rPr/>
              </w:rPrChange>
            </w:rPr>
            <w:fldChar w:fldCharType="separate"/>
          </w:r>
          <w:r w:rsidR="00A26130" w:rsidRPr="00103DCA">
            <w:rPr>
              <w:rStyle w:val="Hyperlink"/>
              <w:rFonts w:ascii="Tahoma" w:hAnsi="Tahoma" w:cs="Tahoma"/>
              <w:noProof/>
              <w:sz w:val="24"/>
              <w:szCs w:val="24"/>
              <w:rtl/>
              <w:rPrChange w:id="907" w:author="רינת אביטל" w:date="2022-05-12T09:18:00Z">
                <w:rPr>
                  <w:rStyle w:val="Hyperlink"/>
                  <w:noProof/>
                  <w:sz w:val="28"/>
                  <w:szCs w:val="28"/>
                  <w:rtl/>
                </w:rPr>
              </w:rPrChange>
            </w:rPr>
            <w:t>19.</w:t>
          </w:r>
          <w:r w:rsidR="00A26130" w:rsidRPr="00103DCA">
            <w:rPr>
              <w:rFonts w:ascii="Tahoma" w:eastAsiaTheme="minorEastAsia" w:hAnsi="Tahoma" w:cs="Tahoma"/>
              <w:noProof/>
              <w:sz w:val="24"/>
              <w:szCs w:val="24"/>
              <w:rtl/>
              <w:rPrChange w:id="908"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909" w:author="רינת אביטל" w:date="2022-05-12T09:18:00Z">
                <w:rPr>
                  <w:rStyle w:val="Hyperlink"/>
                  <w:noProof/>
                  <w:sz w:val="28"/>
                  <w:szCs w:val="28"/>
                  <w:rtl/>
                </w:rPr>
              </w:rPrChange>
            </w:rPr>
            <w:t>ניתוח יעילות</w:t>
          </w:r>
          <w:r w:rsidR="00A26130" w:rsidRPr="00103DCA">
            <w:rPr>
              <w:rFonts w:ascii="Tahoma" w:hAnsi="Tahoma" w:cs="Tahoma"/>
              <w:noProof/>
              <w:webHidden/>
              <w:sz w:val="24"/>
              <w:szCs w:val="24"/>
              <w:rtl/>
              <w:rPrChange w:id="910"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911"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912"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913"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914"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915" w:author="רינת אביטל" w:date="2022-05-12T09:18:00Z">
                <w:rPr>
                  <w:noProof/>
                  <w:webHidden/>
                  <w:sz w:val="28"/>
                  <w:szCs w:val="28"/>
                </w:rPr>
              </w:rPrChange>
            </w:rPr>
            <w:instrText>Toc103039637 \h</w:instrText>
          </w:r>
          <w:r w:rsidR="00A26130" w:rsidRPr="00103DCA">
            <w:rPr>
              <w:rFonts w:ascii="Tahoma" w:hAnsi="Tahoma" w:cs="Tahoma"/>
              <w:noProof/>
              <w:webHidden/>
              <w:sz w:val="24"/>
              <w:szCs w:val="24"/>
              <w:rtl/>
              <w:rPrChange w:id="916"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917"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918"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919" w:author="רינת אביטל" w:date="2022-05-12T09:18:00Z">
                <w:rPr>
                  <w:noProof/>
                  <w:webHidden/>
                  <w:sz w:val="28"/>
                  <w:szCs w:val="28"/>
                  <w:rtl/>
                </w:rPr>
              </w:rPrChange>
            </w:rPr>
            <w:t>34</w:t>
          </w:r>
          <w:r w:rsidR="00A26130" w:rsidRPr="00103DCA">
            <w:rPr>
              <w:rStyle w:val="Hyperlink"/>
              <w:rFonts w:ascii="Tahoma" w:hAnsi="Tahoma" w:cs="Tahoma"/>
              <w:noProof/>
              <w:sz w:val="24"/>
              <w:szCs w:val="24"/>
              <w:rtl/>
              <w:rPrChange w:id="920"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921" w:author="רינת אביטל" w:date="2022-05-12T09:18:00Z">
                <w:rPr>
                  <w:rStyle w:val="Hyperlink"/>
                  <w:noProof/>
                  <w:sz w:val="28"/>
                  <w:szCs w:val="28"/>
                </w:rPr>
              </w:rPrChange>
            </w:rPr>
            <w:fldChar w:fldCharType="end"/>
          </w:r>
        </w:p>
        <w:p w14:paraId="0A7130F5" w14:textId="3A46C33C" w:rsidR="00A26130" w:rsidRPr="00103DCA" w:rsidRDefault="0063165E">
          <w:pPr>
            <w:pStyle w:val="TOC1"/>
            <w:rPr>
              <w:rFonts w:ascii="Tahoma" w:eastAsiaTheme="minorEastAsia" w:hAnsi="Tahoma" w:cs="Tahoma"/>
              <w:noProof/>
              <w:sz w:val="24"/>
              <w:szCs w:val="24"/>
              <w:rtl/>
              <w:rPrChange w:id="922" w:author="רינת אביטל" w:date="2022-05-12T09:18:00Z">
                <w:rPr>
                  <w:rFonts w:eastAsiaTheme="minorEastAsia"/>
                  <w:noProof/>
                  <w:sz w:val="28"/>
                  <w:szCs w:val="28"/>
                  <w:rtl/>
                </w:rPr>
              </w:rPrChange>
            </w:rPr>
          </w:pPr>
          <w:r w:rsidRPr="00103DCA">
            <w:rPr>
              <w:rFonts w:ascii="Tahoma" w:hAnsi="Tahoma" w:cs="Tahoma"/>
              <w:sz w:val="20"/>
              <w:szCs w:val="20"/>
              <w:rPrChange w:id="923" w:author="רינת אביטל" w:date="2022-05-12T09:18:00Z">
                <w:rPr/>
              </w:rPrChange>
            </w:rPr>
            <w:fldChar w:fldCharType="begin"/>
          </w:r>
          <w:r w:rsidRPr="00103DCA">
            <w:rPr>
              <w:rFonts w:ascii="Tahoma" w:hAnsi="Tahoma" w:cs="Tahoma"/>
              <w:sz w:val="20"/>
              <w:szCs w:val="20"/>
              <w:rPrChange w:id="924" w:author="רינת אביטל" w:date="2022-05-12T09:18:00Z">
                <w:rPr/>
              </w:rPrChange>
            </w:rPr>
            <w:instrText xml:space="preserve"> HYPERLINK \l "_Toc103039638" </w:instrText>
          </w:r>
          <w:r w:rsidRPr="00103DCA">
            <w:rPr>
              <w:rFonts w:ascii="Tahoma" w:hAnsi="Tahoma" w:cs="Tahoma"/>
              <w:sz w:val="20"/>
              <w:szCs w:val="20"/>
              <w:rPrChange w:id="925" w:author="רינת אביטל" w:date="2022-05-12T09:18:00Z">
                <w:rPr/>
              </w:rPrChange>
            </w:rPr>
            <w:fldChar w:fldCharType="separate"/>
          </w:r>
          <w:r w:rsidR="00A26130" w:rsidRPr="00103DCA">
            <w:rPr>
              <w:rStyle w:val="Hyperlink"/>
              <w:rFonts w:ascii="Tahoma" w:hAnsi="Tahoma" w:cs="Tahoma"/>
              <w:noProof/>
              <w:sz w:val="24"/>
              <w:szCs w:val="24"/>
              <w:rtl/>
              <w:rPrChange w:id="926" w:author="רינת אביטל" w:date="2022-05-12T09:18:00Z">
                <w:rPr>
                  <w:rStyle w:val="Hyperlink"/>
                  <w:noProof/>
                  <w:sz w:val="28"/>
                  <w:szCs w:val="28"/>
                  <w:rtl/>
                </w:rPr>
              </w:rPrChange>
            </w:rPr>
            <w:t>20.</w:t>
          </w:r>
          <w:r w:rsidR="00A26130" w:rsidRPr="00103DCA">
            <w:rPr>
              <w:rFonts w:ascii="Tahoma" w:eastAsiaTheme="minorEastAsia" w:hAnsi="Tahoma" w:cs="Tahoma"/>
              <w:noProof/>
              <w:sz w:val="24"/>
              <w:szCs w:val="24"/>
              <w:rtl/>
              <w:rPrChange w:id="927"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928" w:author="רינת אביטל" w:date="2022-05-12T09:18:00Z">
                <w:rPr>
                  <w:rStyle w:val="Hyperlink"/>
                  <w:noProof/>
                  <w:sz w:val="28"/>
                  <w:szCs w:val="28"/>
                  <w:rtl/>
                </w:rPr>
              </w:rPrChange>
            </w:rPr>
            <w:t>אבטחת מידע</w:t>
          </w:r>
          <w:r w:rsidR="00A26130" w:rsidRPr="00103DCA">
            <w:rPr>
              <w:rFonts w:ascii="Tahoma" w:hAnsi="Tahoma" w:cs="Tahoma"/>
              <w:noProof/>
              <w:webHidden/>
              <w:sz w:val="24"/>
              <w:szCs w:val="24"/>
              <w:rtl/>
              <w:rPrChange w:id="929"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930"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931"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932"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933"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934" w:author="רינת אביטל" w:date="2022-05-12T09:18:00Z">
                <w:rPr>
                  <w:noProof/>
                  <w:webHidden/>
                  <w:sz w:val="28"/>
                  <w:szCs w:val="28"/>
                </w:rPr>
              </w:rPrChange>
            </w:rPr>
            <w:instrText>Toc103039638 \h</w:instrText>
          </w:r>
          <w:r w:rsidR="00A26130" w:rsidRPr="00103DCA">
            <w:rPr>
              <w:rFonts w:ascii="Tahoma" w:hAnsi="Tahoma" w:cs="Tahoma"/>
              <w:noProof/>
              <w:webHidden/>
              <w:sz w:val="24"/>
              <w:szCs w:val="24"/>
              <w:rtl/>
              <w:rPrChange w:id="935"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936"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937"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938" w:author="רינת אביטל" w:date="2022-05-12T09:18:00Z">
                <w:rPr>
                  <w:noProof/>
                  <w:webHidden/>
                  <w:sz w:val="28"/>
                  <w:szCs w:val="28"/>
                  <w:rtl/>
                </w:rPr>
              </w:rPrChange>
            </w:rPr>
            <w:t>35</w:t>
          </w:r>
          <w:r w:rsidR="00A26130" w:rsidRPr="00103DCA">
            <w:rPr>
              <w:rStyle w:val="Hyperlink"/>
              <w:rFonts w:ascii="Tahoma" w:hAnsi="Tahoma" w:cs="Tahoma"/>
              <w:noProof/>
              <w:sz w:val="24"/>
              <w:szCs w:val="24"/>
              <w:rtl/>
              <w:rPrChange w:id="93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940" w:author="רינת אביטל" w:date="2022-05-12T09:18:00Z">
                <w:rPr>
                  <w:rStyle w:val="Hyperlink"/>
                  <w:noProof/>
                  <w:sz w:val="28"/>
                  <w:szCs w:val="28"/>
                </w:rPr>
              </w:rPrChange>
            </w:rPr>
            <w:fldChar w:fldCharType="end"/>
          </w:r>
        </w:p>
        <w:p w14:paraId="336FD409" w14:textId="71209363" w:rsidR="00A26130" w:rsidRPr="00103DCA" w:rsidRDefault="0063165E">
          <w:pPr>
            <w:pStyle w:val="TOC1"/>
            <w:rPr>
              <w:rFonts w:ascii="Tahoma" w:eastAsiaTheme="minorEastAsia" w:hAnsi="Tahoma" w:cs="Tahoma"/>
              <w:noProof/>
              <w:sz w:val="24"/>
              <w:szCs w:val="24"/>
              <w:rtl/>
              <w:rPrChange w:id="941" w:author="רינת אביטל" w:date="2022-05-12T09:18:00Z">
                <w:rPr>
                  <w:rFonts w:eastAsiaTheme="minorEastAsia"/>
                  <w:noProof/>
                  <w:sz w:val="28"/>
                  <w:szCs w:val="28"/>
                  <w:rtl/>
                </w:rPr>
              </w:rPrChange>
            </w:rPr>
          </w:pPr>
          <w:r w:rsidRPr="00103DCA">
            <w:rPr>
              <w:rFonts w:ascii="Tahoma" w:hAnsi="Tahoma" w:cs="Tahoma"/>
              <w:sz w:val="20"/>
              <w:szCs w:val="20"/>
              <w:rPrChange w:id="942" w:author="רינת אביטל" w:date="2022-05-12T09:18:00Z">
                <w:rPr/>
              </w:rPrChange>
            </w:rPr>
            <w:fldChar w:fldCharType="begin"/>
          </w:r>
          <w:r w:rsidRPr="00103DCA">
            <w:rPr>
              <w:rFonts w:ascii="Tahoma" w:hAnsi="Tahoma" w:cs="Tahoma"/>
              <w:sz w:val="20"/>
              <w:szCs w:val="20"/>
              <w:rPrChange w:id="943" w:author="רינת אביטל" w:date="2022-05-12T09:18:00Z">
                <w:rPr/>
              </w:rPrChange>
            </w:rPr>
            <w:instrText xml:space="preserve"> HYPERLINK \l "_Toc103039639" </w:instrText>
          </w:r>
          <w:r w:rsidRPr="00103DCA">
            <w:rPr>
              <w:rFonts w:ascii="Tahoma" w:hAnsi="Tahoma" w:cs="Tahoma"/>
              <w:sz w:val="20"/>
              <w:szCs w:val="20"/>
              <w:rPrChange w:id="944" w:author="רינת אביטל" w:date="2022-05-12T09:18:00Z">
                <w:rPr/>
              </w:rPrChange>
            </w:rPr>
            <w:fldChar w:fldCharType="separate"/>
          </w:r>
          <w:r w:rsidR="00A26130" w:rsidRPr="00103DCA">
            <w:rPr>
              <w:rStyle w:val="Hyperlink"/>
              <w:rFonts w:ascii="Tahoma" w:hAnsi="Tahoma" w:cs="Tahoma"/>
              <w:noProof/>
              <w:sz w:val="24"/>
              <w:szCs w:val="24"/>
              <w:rtl/>
              <w:rPrChange w:id="945" w:author="רינת אביטל" w:date="2022-05-12T09:18:00Z">
                <w:rPr>
                  <w:rStyle w:val="Hyperlink"/>
                  <w:noProof/>
                  <w:sz w:val="28"/>
                  <w:szCs w:val="28"/>
                  <w:rtl/>
                </w:rPr>
              </w:rPrChange>
            </w:rPr>
            <w:t>21.</w:t>
          </w:r>
          <w:r w:rsidR="00A26130" w:rsidRPr="00103DCA">
            <w:rPr>
              <w:rFonts w:ascii="Tahoma" w:eastAsiaTheme="minorEastAsia" w:hAnsi="Tahoma" w:cs="Tahoma"/>
              <w:noProof/>
              <w:sz w:val="24"/>
              <w:szCs w:val="24"/>
              <w:rtl/>
              <w:rPrChange w:id="946"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947" w:author="רינת אביטל" w:date="2022-05-12T09:18:00Z">
                <w:rPr>
                  <w:rStyle w:val="Hyperlink"/>
                  <w:noProof/>
                  <w:sz w:val="28"/>
                  <w:szCs w:val="28"/>
                  <w:rtl/>
                </w:rPr>
              </w:rPrChange>
            </w:rPr>
            <w:t>מסקנות</w:t>
          </w:r>
          <w:r w:rsidR="00A26130" w:rsidRPr="00103DCA">
            <w:rPr>
              <w:rFonts w:ascii="Tahoma" w:hAnsi="Tahoma" w:cs="Tahoma"/>
              <w:noProof/>
              <w:webHidden/>
              <w:sz w:val="24"/>
              <w:szCs w:val="24"/>
              <w:rtl/>
              <w:rPrChange w:id="948"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949"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950"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951"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952"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953" w:author="רינת אביטל" w:date="2022-05-12T09:18:00Z">
                <w:rPr>
                  <w:noProof/>
                  <w:webHidden/>
                  <w:sz w:val="28"/>
                  <w:szCs w:val="28"/>
                </w:rPr>
              </w:rPrChange>
            </w:rPr>
            <w:instrText>Toc103039639 \h</w:instrText>
          </w:r>
          <w:r w:rsidR="00A26130" w:rsidRPr="00103DCA">
            <w:rPr>
              <w:rFonts w:ascii="Tahoma" w:hAnsi="Tahoma" w:cs="Tahoma"/>
              <w:noProof/>
              <w:webHidden/>
              <w:sz w:val="24"/>
              <w:szCs w:val="24"/>
              <w:rtl/>
              <w:rPrChange w:id="954"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955"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956"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957" w:author="רינת אביטל" w:date="2022-05-12T09:18:00Z">
                <w:rPr>
                  <w:noProof/>
                  <w:webHidden/>
                  <w:sz w:val="28"/>
                  <w:szCs w:val="28"/>
                  <w:rtl/>
                </w:rPr>
              </w:rPrChange>
            </w:rPr>
            <w:t>36</w:t>
          </w:r>
          <w:r w:rsidR="00A26130" w:rsidRPr="00103DCA">
            <w:rPr>
              <w:rStyle w:val="Hyperlink"/>
              <w:rFonts w:ascii="Tahoma" w:hAnsi="Tahoma" w:cs="Tahoma"/>
              <w:noProof/>
              <w:sz w:val="24"/>
              <w:szCs w:val="24"/>
              <w:rtl/>
              <w:rPrChange w:id="958"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959" w:author="רינת אביטל" w:date="2022-05-12T09:18:00Z">
                <w:rPr>
                  <w:rStyle w:val="Hyperlink"/>
                  <w:noProof/>
                  <w:sz w:val="28"/>
                  <w:szCs w:val="28"/>
                </w:rPr>
              </w:rPrChange>
            </w:rPr>
            <w:fldChar w:fldCharType="end"/>
          </w:r>
        </w:p>
        <w:p w14:paraId="64263D7A" w14:textId="03434530" w:rsidR="00A26130" w:rsidRPr="00103DCA" w:rsidRDefault="0063165E">
          <w:pPr>
            <w:pStyle w:val="TOC1"/>
            <w:rPr>
              <w:rFonts w:ascii="Tahoma" w:eastAsiaTheme="minorEastAsia" w:hAnsi="Tahoma" w:cs="Tahoma"/>
              <w:noProof/>
              <w:sz w:val="24"/>
              <w:szCs w:val="24"/>
              <w:rtl/>
              <w:rPrChange w:id="960" w:author="רינת אביטל" w:date="2022-05-12T09:18:00Z">
                <w:rPr>
                  <w:rFonts w:eastAsiaTheme="minorEastAsia"/>
                  <w:noProof/>
                  <w:sz w:val="28"/>
                  <w:szCs w:val="28"/>
                  <w:rtl/>
                </w:rPr>
              </w:rPrChange>
            </w:rPr>
          </w:pPr>
          <w:r w:rsidRPr="00103DCA">
            <w:rPr>
              <w:rFonts w:ascii="Tahoma" w:hAnsi="Tahoma" w:cs="Tahoma"/>
              <w:sz w:val="20"/>
              <w:szCs w:val="20"/>
              <w:rPrChange w:id="961" w:author="רינת אביטל" w:date="2022-05-12T09:18:00Z">
                <w:rPr/>
              </w:rPrChange>
            </w:rPr>
            <w:fldChar w:fldCharType="begin"/>
          </w:r>
          <w:r w:rsidRPr="00103DCA">
            <w:rPr>
              <w:rFonts w:ascii="Tahoma" w:hAnsi="Tahoma" w:cs="Tahoma"/>
              <w:sz w:val="20"/>
              <w:szCs w:val="20"/>
              <w:rPrChange w:id="962" w:author="רינת אביטל" w:date="2022-05-12T09:18:00Z">
                <w:rPr/>
              </w:rPrChange>
            </w:rPr>
            <w:instrText xml:space="preserve"> HYPERLINK \l "_Toc103039640" </w:instrText>
          </w:r>
          <w:r w:rsidRPr="00103DCA">
            <w:rPr>
              <w:rFonts w:ascii="Tahoma" w:hAnsi="Tahoma" w:cs="Tahoma"/>
              <w:sz w:val="20"/>
              <w:szCs w:val="20"/>
              <w:rPrChange w:id="963" w:author="רינת אביטל" w:date="2022-05-12T09:18:00Z">
                <w:rPr/>
              </w:rPrChange>
            </w:rPr>
            <w:fldChar w:fldCharType="separate"/>
          </w:r>
          <w:r w:rsidR="00A26130" w:rsidRPr="00103DCA">
            <w:rPr>
              <w:rStyle w:val="Hyperlink"/>
              <w:rFonts w:ascii="Tahoma" w:hAnsi="Tahoma" w:cs="Tahoma"/>
              <w:noProof/>
              <w:sz w:val="24"/>
              <w:szCs w:val="24"/>
              <w:rtl/>
              <w:rPrChange w:id="964" w:author="רינת אביטל" w:date="2022-05-12T09:18:00Z">
                <w:rPr>
                  <w:rStyle w:val="Hyperlink"/>
                  <w:noProof/>
                  <w:sz w:val="28"/>
                  <w:szCs w:val="28"/>
                  <w:rtl/>
                </w:rPr>
              </w:rPrChange>
            </w:rPr>
            <w:t>22.</w:t>
          </w:r>
          <w:r w:rsidR="00A26130" w:rsidRPr="00103DCA">
            <w:rPr>
              <w:rFonts w:ascii="Tahoma" w:eastAsiaTheme="minorEastAsia" w:hAnsi="Tahoma" w:cs="Tahoma"/>
              <w:noProof/>
              <w:sz w:val="24"/>
              <w:szCs w:val="24"/>
              <w:rtl/>
              <w:rPrChange w:id="965"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966" w:author="רינת אביטל" w:date="2022-05-12T09:18:00Z">
                <w:rPr>
                  <w:rStyle w:val="Hyperlink"/>
                  <w:noProof/>
                  <w:sz w:val="28"/>
                  <w:szCs w:val="28"/>
                  <w:rtl/>
                </w:rPr>
              </w:rPrChange>
            </w:rPr>
            <w:t>פיתוח עתידי</w:t>
          </w:r>
          <w:r w:rsidR="00A26130" w:rsidRPr="00103DCA">
            <w:rPr>
              <w:rFonts w:ascii="Tahoma" w:hAnsi="Tahoma" w:cs="Tahoma"/>
              <w:noProof/>
              <w:webHidden/>
              <w:sz w:val="24"/>
              <w:szCs w:val="24"/>
              <w:rtl/>
              <w:rPrChange w:id="967"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968"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969"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970"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971"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972" w:author="רינת אביטל" w:date="2022-05-12T09:18:00Z">
                <w:rPr>
                  <w:noProof/>
                  <w:webHidden/>
                  <w:sz w:val="28"/>
                  <w:szCs w:val="28"/>
                </w:rPr>
              </w:rPrChange>
            </w:rPr>
            <w:instrText>Toc103039640 \h</w:instrText>
          </w:r>
          <w:r w:rsidR="00A26130" w:rsidRPr="00103DCA">
            <w:rPr>
              <w:rFonts w:ascii="Tahoma" w:hAnsi="Tahoma" w:cs="Tahoma"/>
              <w:noProof/>
              <w:webHidden/>
              <w:sz w:val="24"/>
              <w:szCs w:val="24"/>
              <w:rtl/>
              <w:rPrChange w:id="973"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974"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975"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976" w:author="רינת אביטל" w:date="2022-05-12T09:18:00Z">
                <w:rPr>
                  <w:noProof/>
                  <w:webHidden/>
                  <w:sz w:val="28"/>
                  <w:szCs w:val="28"/>
                  <w:rtl/>
                </w:rPr>
              </w:rPrChange>
            </w:rPr>
            <w:t>37</w:t>
          </w:r>
          <w:r w:rsidR="00A26130" w:rsidRPr="00103DCA">
            <w:rPr>
              <w:rStyle w:val="Hyperlink"/>
              <w:rFonts w:ascii="Tahoma" w:hAnsi="Tahoma" w:cs="Tahoma"/>
              <w:noProof/>
              <w:sz w:val="24"/>
              <w:szCs w:val="24"/>
              <w:rtl/>
              <w:rPrChange w:id="977"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978" w:author="רינת אביטל" w:date="2022-05-12T09:18:00Z">
                <w:rPr>
                  <w:rStyle w:val="Hyperlink"/>
                  <w:noProof/>
                  <w:sz w:val="28"/>
                  <w:szCs w:val="28"/>
                </w:rPr>
              </w:rPrChange>
            </w:rPr>
            <w:fldChar w:fldCharType="end"/>
          </w:r>
        </w:p>
        <w:p w14:paraId="2A1153DA" w14:textId="4B6A5303" w:rsidR="00A26130" w:rsidRPr="00103DCA" w:rsidRDefault="0063165E">
          <w:pPr>
            <w:pStyle w:val="TOC1"/>
            <w:rPr>
              <w:rFonts w:ascii="Tahoma" w:eastAsiaTheme="minorEastAsia" w:hAnsi="Tahoma" w:cs="Tahoma"/>
              <w:noProof/>
              <w:sz w:val="24"/>
              <w:szCs w:val="24"/>
              <w:rtl/>
              <w:rPrChange w:id="979" w:author="רינת אביטל" w:date="2022-05-12T09:18:00Z">
                <w:rPr>
                  <w:rFonts w:eastAsiaTheme="minorEastAsia"/>
                  <w:noProof/>
                  <w:sz w:val="28"/>
                  <w:szCs w:val="28"/>
                  <w:rtl/>
                </w:rPr>
              </w:rPrChange>
            </w:rPr>
          </w:pPr>
          <w:r w:rsidRPr="00103DCA">
            <w:rPr>
              <w:rFonts w:ascii="Tahoma" w:hAnsi="Tahoma" w:cs="Tahoma"/>
              <w:sz w:val="20"/>
              <w:szCs w:val="20"/>
              <w:rPrChange w:id="980" w:author="רינת אביטל" w:date="2022-05-12T09:18:00Z">
                <w:rPr/>
              </w:rPrChange>
            </w:rPr>
            <w:fldChar w:fldCharType="begin"/>
          </w:r>
          <w:r w:rsidRPr="00103DCA">
            <w:rPr>
              <w:rFonts w:ascii="Tahoma" w:hAnsi="Tahoma" w:cs="Tahoma"/>
              <w:sz w:val="20"/>
              <w:szCs w:val="20"/>
              <w:rPrChange w:id="981" w:author="רינת אביטל" w:date="2022-05-12T09:18:00Z">
                <w:rPr/>
              </w:rPrChange>
            </w:rPr>
            <w:instrText xml:space="preserve"> HYPERLINK \l "_Toc103039641" </w:instrText>
          </w:r>
          <w:r w:rsidRPr="00103DCA">
            <w:rPr>
              <w:rFonts w:ascii="Tahoma" w:hAnsi="Tahoma" w:cs="Tahoma"/>
              <w:sz w:val="20"/>
              <w:szCs w:val="20"/>
              <w:rPrChange w:id="982" w:author="רינת אביטל" w:date="2022-05-12T09:18:00Z">
                <w:rPr/>
              </w:rPrChange>
            </w:rPr>
            <w:fldChar w:fldCharType="separate"/>
          </w:r>
          <w:r w:rsidR="00A26130" w:rsidRPr="00103DCA">
            <w:rPr>
              <w:rStyle w:val="Hyperlink"/>
              <w:rFonts w:ascii="Tahoma" w:hAnsi="Tahoma" w:cs="Tahoma"/>
              <w:noProof/>
              <w:sz w:val="24"/>
              <w:szCs w:val="24"/>
              <w:rtl/>
              <w:rPrChange w:id="983" w:author="רינת אביטל" w:date="2022-05-12T09:18:00Z">
                <w:rPr>
                  <w:rStyle w:val="Hyperlink"/>
                  <w:noProof/>
                  <w:sz w:val="28"/>
                  <w:szCs w:val="28"/>
                  <w:rtl/>
                </w:rPr>
              </w:rPrChange>
            </w:rPr>
            <w:t>23.</w:t>
          </w:r>
          <w:r w:rsidR="00A26130" w:rsidRPr="00103DCA">
            <w:rPr>
              <w:rFonts w:ascii="Tahoma" w:eastAsiaTheme="minorEastAsia" w:hAnsi="Tahoma" w:cs="Tahoma"/>
              <w:noProof/>
              <w:sz w:val="24"/>
              <w:szCs w:val="24"/>
              <w:rtl/>
              <w:rPrChange w:id="984"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985" w:author="רינת אביטל" w:date="2022-05-12T09:18:00Z">
                <w:rPr>
                  <w:rStyle w:val="Hyperlink"/>
                  <w:noProof/>
                  <w:sz w:val="28"/>
                  <w:szCs w:val="28"/>
                  <w:rtl/>
                </w:rPr>
              </w:rPrChange>
            </w:rPr>
            <w:t>ביבליוגרפיה</w:t>
          </w:r>
          <w:r w:rsidR="00A26130" w:rsidRPr="00103DCA">
            <w:rPr>
              <w:rFonts w:ascii="Tahoma" w:hAnsi="Tahoma" w:cs="Tahoma"/>
              <w:noProof/>
              <w:webHidden/>
              <w:sz w:val="24"/>
              <w:szCs w:val="24"/>
              <w:rtl/>
              <w:rPrChange w:id="986"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987"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988"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989"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990"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991" w:author="רינת אביטל" w:date="2022-05-12T09:18:00Z">
                <w:rPr>
                  <w:noProof/>
                  <w:webHidden/>
                  <w:sz w:val="28"/>
                  <w:szCs w:val="28"/>
                </w:rPr>
              </w:rPrChange>
            </w:rPr>
            <w:instrText>Toc103039641 \h</w:instrText>
          </w:r>
          <w:r w:rsidR="00A26130" w:rsidRPr="00103DCA">
            <w:rPr>
              <w:rFonts w:ascii="Tahoma" w:hAnsi="Tahoma" w:cs="Tahoma"/>
              <w:noProof/>
              <w:webHidden/>
              <w:sz w:val="24"/>
              <w:szCs w:val="24"/>
              <w:rtl/>
              <w:rPrChange w:id="992"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993" w:author="רינת אביטל" w:date="2022-05-12T09:18:00Z">
                <w:rPr>
                  <w:rStyle w:val="Hyperlink"/>
                  <w:noProof/>
                  <w:sz w:val="28"/>
                  <w:szCs w:val="28"/>
                  <w:rtl/>
                </w:rPr>
              </w:rPrChange>
            </w:rPr>
          </w:r>
          <w:r w:rsidR="00A26130" w:rsidRPr="00103DCA">
            <w:rPr>
              <w:rStyle w:val="Hyperlink"/>
              <w:rFonts w:ascii="Tahoma" w:hAnsi="Tahoma" w:cs="Tahoma"/>
              <w:noProof/>
              <w:sz w:val="24"/>
              <w:szCs w:val="24"/>
              <w:rtl/>
              <w:rPrChange w:id="994"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995" w:author="רינת אביטל" w:date="2022-05-12T09:18:00Z">
                <w:rPr>
                  <w:noProof/>
                  <w:webHidden/>
                  <w:sz w:val="28"/>
                  <w:szCs w:val="28"/>
                  <w:rtl/>
                </w:rPr>
              </w:rPrChange>
            </w:rPr>
            <w:t>38</w:t>
          </w:r>
          <w:r w:rsidR="00A26130" w:rsidRPr="00103DCA">
            <w:rPr>
              <w:rStyle w:val="Hyperlink"/>
              <w:rFonts w:ascii="Tahoma" w:hAnsi="Tahoma" w:cs="Tahoma"/>
              <w:noProof/>
              <w:sz w:val="24"/>
              <w:szCs w:val="24"/>
              <w:rtl/>
              <w:rPrChange w:id="996"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997" w:author="רינת אביטל" w:date="2022-05-12T09:18:00Z">
                <w:rPr>
                  <w:rStyle w:val="Hyperlink"/>
                  <w:noProof/>
                  <w:sz w:val="28"/>
                  <w:szCs w:val="28"/>
                </w:rPr>
              </w:rPrChange>
            </w:rPr>
            <w:fldChar w:fldCharType="end"/>
          </w:r>
        </w:p>
        <w:p w14:paraId="342DBAF6" w14:textId="75CAA690" w:rsidR="00912ECE" w:rsidRPr="00103DCA" w:rsidRDefault="00912ECE">
          <w:pPr>
            <w:rPr>
              <w:rFonts w:ascii="Tahoma" w:hAnsi="Tahoma" w:cs="Tahoma"/>
              <w:sz w:val="24"/>
              <w:szCs w:val="24"/>
              <w:rPrChange w:id="998" w:author="רינת אביטל" w:date="2022-05-12T09:18:00Z">
                <w:rPr>
                  <w:sz w:val="28"/>
                  <w:szCs w:val="28"/>
                </w:rPr>
              </w:rPrChange>
            </w:rPr>
          </w:pPr>
          <w:r w:rsidRPr="00103DCA">
            <w:rPr>
              <w:rFonts w:ascii="Tahoma" w:hAnsi="Tahoma" w:cs="Tahoma"/>
              <w:b/>
              <w:bCs/>
              <w:sz w:val="24"/>
              <w:szCs w:val="24"/>
              <w:lang w:val="he-IL"/>
              <w:rPrChange w:id="999" w:author="רינת אביטל" w:date="2022-05-12T09:18:00Z">
                <w:rPr>
                  <w:b/>
                  <w:bCs/>
                  <w:sz w:val="28"/>
                  <w:szCs w:val="28"/>
                  <w:lang w:val="he-IL"/>
                </w:rPr>
              </w:rPrChange>
            </w:rPr>
            <w:fldChar w:fldCharType="end"/>
          </w:r>
        </w:p>
      </w:sdtContent>
    </w:sdt>
    <w:p w14:paraId="32B11A1F" w14:textId="77777777" w:rsidR="00912ECE" w:rsidRPr="00103DCA" w:rsidRDefault="00912ECE">
      <w:pPr>
        <w:bidi w:val="0"/>
        <w:rPr>
          <w:rFonts w:ascii="Tahoma" w:eastAsiaTheme="majorEastAsia" w:hAnsi="Tahoma" w:cs="Tahoma"/>
          <w:color w:val="2F5496" w:themeColor="accent1" w:themeShade="BF"/>
          <w:sz w:val="24"/>
          <w:szCs w:val="24"/>
          <w:rtl/>
          <w:rPrChange w:id="1000" w:author="רינת אביטל" w:date="2022-05-12T09:18:00Z">
            <w:rPr>
              <w:rFonts w:asciiTheme="majorHAnsi" w:eastAsiaTheme="majorEastAsia" w:hAnsiTheme="majorHAnsi" w:cstheme="majorBidi"/>
              <w:color w:val="2F5496" w:themeColor="accent1" w:themeShade="BF"/>
              <w:sz w:val="28"/>
              <w:szCs w:val="28"/>
              <w:rtl/>
            </w:rPr>
          </w:rPrChange>
        </w:rPr>
      </w:pPr>
      <w:r w:rsidRPr="00103DCA">
        <w:rPr>
          <w:rFonts w:ascii="Tahoma" w:hAnsi="Tahoma" w:cs="Tahoma"/>
          <w:sz w:val="24"/>
          <w:szCs w:val="24"/>
          <w:rtl/>
          <w:rPrChange w:id="1001" w:author="רינת אביטל" w:date="2022-05-12T09:18:00Z">
            <w:rPr>
              <w:sz w:val="28"/>
              <w:szCs w:val="28"/>
              <w:rtl/>
            </w:rPr>
          </w:rPrChange>
        </w:rPr>
        <w:br w:type="page"/>
      </w:r>
    </w:p>
    <w:p w14:paraId="178C42B3" w14:textId="1841FD14" w:rsidR="00C64586" w:rsidRPr="00103DCA" w:rsidRDefault="00393913" w:rsidP="00D7391A">
      <w:pPr>
        <w:pStyle w:val="1"/>
        <w:numPr>
          <w:ilvl w:val="0"/>
          <w:numId w:val="7"/>
        </w:numPr>
        <w:spacing w:line="480" w:lineRule="auto"/>
        <w:jc w:val="center"/>
        <w:rPr>
          <w:rFonts w:ascii="Tahoma" w:hAnsi="Tahoma" w:cs="Tahoma"/>
          <w:b/>
          <w:bCs/>
          <w:color w:val="89D7C3"/>
          <w:sz w:val="40"/>
          <w:szCs w:val="40"/>
          <w:rtl/>
          <w:rPrChange w:id="1002" w:author="רינת אביטל" w:date="2022-05-12T09:18:00Z">
            <w:rPr>
              <w:b/>
              <w:bCs/>
              <w:color w:val="89D7C3"/>
              <w:sz w:val="44"/>
              <w:szCs w:val="44"/>
              <w:rtl/>
            </w:rPr>
          </w:rPrChange>
        </w:rPr>
      </w:pPr>
      <w:bookmarkStart w:id="1003" w:name="_Toc103039593"/>
      <w:r w:rsidRPr="00103DCA">
        <w:rPr>
          <w:rFonts w:ascii="Tahoma" w:hAnsi="Tahoma" w:cs="Tahoma"/>
          <w:b/>
          <w:bCs/>
          <w:color w:val="89D7C3"/>
          <w:sz w:val="40"/>
          <w:szCs w:val="40"/>
          <w:rtl/>
          <w:rPrChange w:id="1004" w:author="רינת אביטל" w:date="2022-05-12T09:18:00Z">
            <w:rPr>
              <w:rFonts w:hint="cs"/>
              <w:b/>
              <w:bCs/>
              <w:color w:val="89D7C3"/>
              <w:sz w:val="44"/>
              <w:szCs w:val="44"/>
              <w:rtl/>
            </w:rPr>
          </w:rPrChange>
        </w:rPr>
        <w:lastRenderedPageBreak/>
        <w:t>הצעת פרויקט</w:t>
      </w:r>
      <w:bookmarkEnd w:id="1003"/>
    </w:p>
    <w:p w14:paraId="7AE78F69" w14:textId="77777777" w:rsidR="00C64586" w:rsidRPr="00103DCA" w:rsidRDefault="00C64586" w:rsidP="00C64586">
      <w:pPr>
        <w:spacing w:line="240" w:lineRule="auto"/>
        <w:rPr>
          <w:rFonts w:ascii="Tahoma" w:hAnsi="Tahoma" w:cs="Tahoma"/>
          <w:sz w:val="24"/>
          <w:szCs w:val="24"/>
          <w:rtl/>
          <w:rPrChange w:id="1005" w:author="רינת אביטל" w:date="2022-05-12T09:18:00Z">
            <w:rPr>
              <w:rFonts w:ascii="Tahoma" w:hAnsi="Tahoma" w:cs="Tahoma"/>
              <w:sz w:val="28"/>
              <w:szCs w:val="28"/>
              <w:rtl/>
            </w:rPr>
          </w:rPrChange>
        </w:rPr>
      </w:pPr>
      <w:r w:rsidRPr="00103DCA">
        <w:rPr>
          <w:rFonts w:ascii="Tahoma" w:hAnsi="Tahoma" w:cs="Tahoma"/>
          <w:b/>
          <w:bCs/>
          <w:sz w:val="24"/>
          <w:szCs w:val="24"/>
          <w:rtl/>
          <w:rPrChange w:id="1006" w:author="רינת אביטל" w:date="2022-05-12T09:18:00Z">
            <w:rPr>
              <w:rFonts w:ascii="Tahoma" w:hAnsi="Tahoma" w:cs="Tahoma"/>
              <w:b/>
              <w:bCs/>
              <w:sz w:val="28"/>
              <w:szCs w:val="28"/>
              <w:rtl/>
            </w:rPr>
          </w:rPrChange>
        </w:rPr>
        <w:t>סמל מוסד:</w:t>
      </w:r>
      <w:r w:rsidRPr="00103DCA">
        <w:rPr>
          <w:rFonts w:ascii="Tahoma" w:hAnsi="Tahoma" w:cs="Tahoma"/>
          <w:sz w:val="24"/>
          <w:szCs w:val="24"/>
          <w:rtl/>
          <w:rPrChange w:id="1007" w:author="רינת אביטל" w:date="2022-05-12T09:18:00Z">
            <w:rPr>
              <w:rFonts w:ascii="Tahoma" w:hAnsi="Tahoma" w:cs="Tahoma"/>
              <w:sz w:val="28"/>
              <w:szCs w:val="28"/>
              <w:rtl/>
            </w:rPr>
          </w:rPrChange>
        </w:rPr>
        <w:t xml:space="preserve">  </w:t>
      </w:r>
    </w:p>
    <w:p w14:paraId="2075ACCD" w14:textId="77777777" w:rsidR="00C64586" w:rsidRPr="00103DCA" w:rsidRDefault="00C64586" w:rsidP="00C64586">
      <w:pPr>
        <w:spacing w:line="240" w:lineRule="auto"/>
        <w:rPr>
          <w:rFonts w:ascii="Tahoma" w:hAnsi="Tahoma" w:cs="Tahoma"/>
          <w:sz w:val="24"/>
          <w:szCs w:val="24"/>
          <w:rtl/>
          <w:rPrChange w:id="1008" w:author="רינת אביטל" w:date="2022-05-12T09:18:00Z">
            <w:rPr>
              <w:rFonts w:ascii="Tahoma" w:hAnsi="Tahoma" w:cs="Tahoma"/>
              <w:sz w:val="28"/>
              <w:szCs w:val="28"/>
              <w:rtl/>
            </w:rPr>
          </w:rPrChange>
        </w:rPr>
      </w:pPr>
      <w:r w:rsidRPr="00103DCA">
        <w:rPr>
          <w:rFonts w:ascii="Tahoma" w:hAnsi="Tahoma" w:cs="Tahoma"/>
          <w:b/>
          <w:bCs/>
          <w:sz w:val="24"/>
          <w:szCs w:val="24"/>
          <w:rtl/>
          <w:rPrChange w:id="1009" w:author="רינת אביטל" w:date="2022-05-12T09:18:00Z">
            <w:rPr>
              <w:rFonts w:ascii="Tahoma" w:hAnsi="Tahoma" w:cs="Tahoma"/>
              <w:b/>
              <w:bCs/>
              <w:sz w:val="28"/>
              <w:szCs w:val="28"/>
              <w:rtl/>
            </w:rPr>
          </w:rPrChange>
        </w:rPr>
        <w:t>שם מכללה:</w:t>
      </w:r>
      <w:r w:rsidRPr="00103DCA">
        <w:rPr>
          <w:rFonts w:ascii="Tahoma" w:hAnsi="Tahoma" w:cs="Tahoma"/>
          <w:sz w:val="24"/>
          <w:szCs w:val="24"/>
          <w:rtl/>
          <w:rPrChange w:id="1010" w:author="רינת אביטל" w:date="2022-05-12T09:18:00Z">
            <w:rPr>
              <w:rFonts w:ascii="Tahoma" w:hAnsi="Tahoma" w:cs="Tahoma"/>
              <w:sz w:val="28"/>
              <w:szCs w:val="28"/>
              <w:rtl/>
            </w:rPr>
          </w:rPrChange>
        </w:rPr>
        <w:t xml:space="preserve">  </w:t>
      </w:r>
    </w:p>
    <w:p w14:paraId="5D72FF79" w14:textId="77777777" w:rsidR="00C64586" w:rsidRPr="00103DCA" w:rsidRDefault="00C64586" w:rsidP="00C64586">
      <w:pPr>
        <w:spacing w:line="240" w:lineRule="auto"/>
        <w:rPr>
          <w:rFonts w:ascii="Tahoma" w:hAnsi="Tahoma" w:cs="Tahoma"/>
          <w:sz w:val="24"/>
          <w:szCs w:val="24"/>
          <w:rtl/>
          <w:rPrChange w:id="1011" w:author="רינת אביטל" w:date="2022-05-12T09:18:00Z">
            <w:rPr>
              <w:rFonts w:ascii="Tahoma" w:hAnsi="Tahoma" w:cs="Tahoma"/>
              <w:sz w:val="28"/>
              <w:szCs w:val="28"/>
              <w:rtl/>
            </w:rPr>
          </w:rPrChange>
        </w:rPr>
      </w:pPr>
      <w:r w:rsidRPr="00103DCA">
        <w:rPr>
          <w:rFonts w:ascii="Tahoma" w:hAnsi="Tahoma" w:cs="Tahoma"/>
          <w:b/>
          <w:bCs/>
          <w:sz w:val="24"/>
          <w:szCs w:val="24"/>
          <w:rtl/>
          <w:rPrChange w:id="1012" w:author="רינת אביטל" w:date="2022-05-12T09:18:00Z">
            <w:rPr>
              <w:rFonts w:ascii="Tahoma" w:hAnsi="Tahoma" w:cs="Tahoma"/>
              <w:b/>
              <w:bCs/>
              <w:sz w:val="28"/>
              <w:szCs w:val="28"/>
              <w:rtl/>
            </w:rPr>
          </w:rPrChange>
        </w:rPr>
        <w:t>שם הסטודנט:</w:t>
      </w:r>
      <w:r w:rsidRPr="00103DCA">
        <w:rPr>
          <w:rFonts w:ascii="Tahoma" w:hAnsi="Tahoma" w:cs="Tahoma"/>
          <w:sz w:val="24"/>
          <w:szCs w:val="24"/>
          <w:rtl/>
          <w:rPrChange w:id="1013" w:author="רינת אביטל" w:date="2022-05-12T09:18:00Z">
            <w:rPr>
              <w:rFonts w:ascii="Tahoma" w:hAnsi="Tahoma" w:cs="Tahoma"/>
              <w:sz w:val="28"/>
              <w:szCs w:val="28"/>
              <w:rtl/>
            </w:rPr>
          </w:rPrChange>
        </w:rPr>
        <w:t xml:space="preserve">  רינת אביטל</w:t>
      </w:r>
    </w:p>
    <w:p w14:paraId="1FBFBE58" w14:textId="77777777" w:rsidR="00C64586" w:rsidRPr="00103DCA" w:rsidRDefault="00C64586" w:rsidP="00C64586">
      <w:pPr>
        <w:spacing w:line="360" w:lineRule="auto"/>
        <w:rPr>
          <w:rFonts w:ascii="Tahoma" w:hAnsi="Tahoma" w:cs="Tahoma"/>
          <w:sz w:val="24"/>
          <w:szCs w:val="24"/>
          <w:rtl/>
          <w:rPrChange w:id="1014" w:author="רינת אביטל" w:date="2022-05-12T09:18:00Z">
            <w:rPr>
              <w:rFonts w:ascii="Tahoma" w:hAnsi="Tahoma" w:cs="Tahoma"/>
              <w:sz w:val="28"/>
              <w:szCs w:val="28"/>
              <w:rtl/>
            </w:rPr>
          </w:rPrChange>
        </w:rPr>
      </w:pPr>
      <w:r w:rsidRPr="00103DCA">
        <w:rPr>
          <w:rFonts w:ascii="Tahoma" w:hAnsi="Tahoma" w:cs="Tahoma"/>
          <w:b/>
          <w:bCs/>
          <w:sz w:val="24"/>
          <w:szCs w:val="24"/>
          <w:rtl/>
          <w:rPrChange w:id="1015" w:author="רינת אביטל" w:date="2022-05-12T09:18:00Z">
            <w:rPr>
              <w:rFonts w:ascii="Tahoma" w:hAnsi="Tahoma" w:cs="Tahoma"/>
              <w:b/>
              <w:bCs/>
              <w:sz w:val="28"/>
              <w:szCs w:val="28"/>
              <w:rtl/>
            </w:rPr>
          </w:rPrChange>
        </w:rPr>
        <w:t xml:space="preserve">ת.ז. הסטודנט:  </w:t>
      </w:r>
      <w:r w:rsidRPr="00103DCA">
        <w:rPr>
          <w:rFonts w:ascii="Tahoma" w:hAnsi="Tahoma" w:cs="Tahoma"/>
          <w:sz w:val="24"/>
          <w:szCs w:val="24"/>
          <w:rtl/>
          <w:rPrChange w:id="1016" w:author="רינת אביטל" w:date="2022-05-12T09:18:00Z">
            <w:rPr>
              <w:rFonts w:ascii="Tahoma" w:hAnsi="Tahoma" w:cs="Tahoma"/>
              <w:sz w:val="28"/>
              <w:szCs w:val="28"/>
              <w:rtl/>
            </w:rPr>
          </w:rPrChange>
        </w:rPr>
        <w:t>212735427</w:t>
      </w:r>
      <w:r w:rsidRPr="00103DCA">
        <w:rPr>
          <w:rFonts w:ascii="Tahoma" w:hAnsi="Tahoma" w:cs="Tahoma"/>
          <w:sz w:val="24"/>
          <w:szCs w:val="24"/>
          <w:rtl/>
          <w:rPrChange w:id="1017" w:author="רינת אביטל" w:date="2022-05-12T09:18:00Z">
            <w:rPr>
              <w:rFonts w:ascii="Tahoma" w:hAnsi="Tahoma" w:cs="Tahoma"/>
              <w:sz w:val="28"/>
              <w:szCs w:val="28"/>
              <w:rtl/>
            </w:rPr>
          </w:rPrChange>
        </w:rPr>
        <w:br/>
      </w:r>
      <w:r w:rsidRPr="00103DCA">
        <w:rPr>
          <w:rFonts w:ascii="Tahoma" w:hAnsi="Tahoma" w:cs="Tahoma"/>
          <w:b/>
          <w:bCs/>
          <w:sz w:val="24"/>
          <w:szCs w:val="24"/>
          <w:rtl/>
          <w:rPrChange w:id="1018" w:author="רינת אביטל" w:date="2022-05-12T09:18:00Z">
            <w:rPr>
              <w:rFonts w:ascii="Tahoma" w:hAnsi="Tahoma" w:cs="Tahoma"/>
              <w:b/>
              <w:bCs/>
              <w:sz w:val="28"/>
              <w:szCs w:val="28"/>
              <w:rtl/>
            </w:rPr>
          </w:rPrChange>
        </w:rPr>
        <w:t>שם הפרויקט:</w:t>
      </w:r>
      <w:r w:rsidRPr="00103DCA">
        <w:rPr>
          <w:rFonts w:ascii="Tahoma" w:hAnsi="Tahoma" w:cs="Tahoma"/>
          <w:sz w:val="24"/>
          <w:szCs w:val="24"/>
          <w:rtl/>
          <w:rPrChange w:id="1019" w:author="רינת אביטל" w:date="2022-05-12T09:18:00Z">
            <w:rPr>
              <w:rFonts w:ascii="Tahoma" w:hAnsi="Tahoma" w:cs="Tahoma"/>
              <w:sz w:val="28"/>
              <w:szCs w:val="28"/>
              <w:rtl/>
            </w:rPr>
          </w:rPrChange>
        </w:rPr>
        <w:t xml:space="preserve">  פתרון משוואות בחדו"א ממעלה ראשונה ושניה והצגתן על מערכת צירים.</w:t>
      </w:r>
    </w:p>
    <w:p w14:paraId="19F5F356" w14:textId="77777777" w:rsidR="00C64586" w:rsidRPr="00103DCA" w:rsidRDefault="00C64586" w:rsidP="00C64586">
      <w:pPr>
        <w:spacing w:line="240" w:lineRule="auto"/>
        <w:rPr>
          <w:rFonts w:ascii="Tahoma" w:hAnsi="Tahoma" w:cs="Tahoma"/>
          <w:sz w:val="24"/>
          <w:szCs w:val="24"/>
          <w:rtl/>
          <w:rPrChange w:id="1020" w:author="רינת אביטל" w:date="2022-05-12T09:18:00Z">
            <w:rPr>
              <w:rFonts w:ascii="Tahoma" w:hAnsi="Tahoma" w:cs="Tahoma"/>
              <w:sz w:val="28"/>
              <w:szCs w:val="28"/>
              <w:rtl/>
            </w:rPr>
          </w:rPrChange>
        </w:rPr>
      </w:pPr>
      <w:r w:rsidRPr="00103DCA">
        <w:rPr>
          <w:rFonts w:ascii="Tahoma" w:hAnsi="Tahoma" w:cs="Tahoma"/>
          <w:b/>
          <w:bCs/>
          <w:sz w:val="24"/>
          <w:szCs w:val="24"/>
          <w:rtl/>
          <w:rPrChange w:id="1021" w:author="רינת אביטל" w:date="2022-05-12T09:18:00Z">
            <w:rPr>
              <w:rFonts w:ascii="Tahoma" w:hAnsi="Tahoma" w:cs="Tahoma"/>
              <w:b/>
              <w:bCs/>
              <w:sz w:val="28"/>
              <w:szCs w:val="28"/>
              <w:rtl/>
            </w:rPr>
          </w:rPrChange>
        </w:rPr>
        <w:t>תיאור הפרויקט:</w:t>
      </w:r>
      <w:r w:rsidRPr="00103DCA">
        <w:rPr>
          <w:rFonts w:ascii="Tahoma" w:hAnsi="Tahoma" w:cs="Tahoma"/>
          <w:sz w:val="24"/>
          <w:szCs w:val="24"/>
          <w:rtl/>
          <w:rPrChange w:id="1022" w:author="רינת אביטל" w:date="2022-05-12T09:18:00Z">
            <w:rPr>
              <w:rFonts w:ascii="Tahoma" w:hAnsi="Tahoma" w:cs="Tahoma"/>
              <w:sz w:val="28"/>
              <w:szCs w:val="28"/>
              <w:rtl/>
            </w:rPr>
          </w:rPrChange>
        </w:rPr>
        <w:t xml:space="preserve">    </w:t>
      </w:r>
    </w:p>
    <w:p w14:paraId="0B84FB05" w14:textId="77777777" w:rsidR="00C64586" w:rsidRPr="00103DCA" w:rsidRDefault="00C64586" w:rsidP="00C64586">
      <w:pPr>
        <w:spacing w:line="240" w:lineRule="auto"/>
        <w:rPr>
          <w:rFonts w:ascii="Tahoma" w:hAnsi="Tahoma" w:cs="Tahoma"/>
          <w:sz w:val="24"/>
          <w:szCs w:val="24"/>
          <w:rtl/>
          <w:rPrChange w:id="1023" w:author="רינת אביטל" w:date="2022-05-12T09:18:00Z">
            <w:rPr>
              <w:rFonts w:ascii="Tahoma" w:hAnsi="Tahoma" w:cs="Tahoma"/>
              <w:sz w:val="28"/>
              <w:szCs w:val="28"/>
              <w:rtl/>
            </w:rPr>
          </w:rPrChange>
        </w:rPr>
      </w:pPr>
      <w:r w:rsidRPr="00103DCA">
        <w:rPr>
          <w:rFonts w:ascii="Tahoma" w:hAnsi="Tahoma" w:cs="Tahoma"/>
          <w:sz w:val="24"/>
          <w:szCs w:val="24"/>
          <w:rtl/>
          <w:rPrChange w:id="1024" w:author="רינת אביטל" w:date="2022-05-12T09:18:00Z">
            <w:rPr>
              <w:rFonts w:ascii="Tahoma" w:hAnsi="Tahoma" w:cs="Tahoma"/>
              <w:sz w:val="28"/>
              <w:szCs w:val="28"/>
              <w:rtl/>
            </w:rPr>
          </w:rPrChange>
        </w:rPr>
        <w:t xml:space="preserve">האפליקציה תאפשר כניסה למשתמש חדש וקיים כאשר </w:t>
      </w:r>
    </w:p>
    <w:p w14:paraId="079E9AF4" w14:textId="77777777" w:rsidR="00C64586" w:rsidRPr="00103DCA" w:rsidRDefault="00C64586" w:rsidP="00C64586">
      <w:pPr>
        <w:spacing w:line="240" w:lineRule="auto"/>
        <w:rPr>
          <w:rFonts w:ascii="Tahoma" w:hAnsi="Tahoma" w:cs="Tahoma"/>
          <w:sz w:val="24"/>
          <w:szCs w:val="24"/>
          <w:rtl/>
          <w:rPrChange w:id="1025" w:author="רינת אביטל" w:date="2022-05-12T09:18:00Z">
            <w:rPr>
              <w:rFonts w:ascii="Tahoma" w:hAnsi="Tahoma" w:cs="Tahoma"/>
              <w:sz w:val="28"/>
              <w:szCs w:val="28"/>
              <w:rtl/>
            </w:rPr>
          </w:rPrChange>
        </w:rPr>
      </w:pPr>
      <w:r w:rsidRPr="00103DCA">
        <w:rPr>
          <w:rFonts w:ascii="Tahoma" w:hAnsi="Tahoma" w:cs="Tahoma"/>
          <w:sz w:val="24"/>
          <w:szCs w:val="24"/>
          <w:rtl/>
          <w:rPrChange w:id="1026" w:author="רינת אביטל" w:date="2022-05-12T09:18:00Z">
            <w:rPr>
              <w:rFonts w:ascii="Tahoma" w:hAnsi="Tahoma" w:cs="Tahoma"/>
              <w:sz w:val="28"/>
              <w:szCs w:val="28"/>
              <w:rtl/>
            </w:rPr>
          </w:rPrChange>
        </w:rPr>
        <w:t>ישנה אפשרות להכניס/ לכתוב פונקציה והאפליקציה תשרטט/ תצייר ותחשב עבור הפונקציה את נקודות הקיצון, נגזרת הפונקציה, תחום חיוביות ושליליות... וכן תתאפשר למידה ממוקדת על נושאי הפונקציות. וכן הצגת היסטוריה על כל פעולותיו של המשתמש, במידה והמשתמש רשום.</w:t>
      </w:r>
      <w:r w:rsidRPr="00103DCA">
        <w:rPr>
          <w:rFonts w:ascii="Tahoma" w:hAnsi="Tahoma" w:cs="Tahoma"/>
          <w:sz w:val="24"/>
          <w:szCs w:val="24"/>
          <w:rtl/>
          <w:rPrChange w:id="1027" w:author="רינת אביטל" w:date="2022-05-12T09:18:00Z">
            <w:rPr>
              <w:rFonts w:ascii="Tahoma" w:hAnsi="Tahoma" w:cs="Tahoma"/>
              <w:sz w:val="28"/>
              <w:szCs w:val="28"/>
              <w:rtl/>
            </w:rPr>
          </w:rPrChange>
        </w:rPr>
        <w:br/>
      </w:r>
    </w:p>
    <w:p w14:paraId="6AAB3597" w14:textId="77777777" w:rsidR="00C64586" w:rsidRPr="00103DCA" w:rsidRDefault="00C64586" w:rsidP="00C64586">
      <w:pPr>
        <w:rPr>
          <w:rFonts w:ascii="Tahoma" w:hAnsi="Tahoma" w:cs="Tahoma"/>
          <w:sz w:val="24"/>
          <w:szCs w:val="24"/>
          <w:rtl/>
          <w:rPrChange w:id="1028" w:author="רינת אביטל" w:date="2022-05-12T09:18:00Z">
            <w:rPr>
              <w:rFonts w:ascii="Tahoma" w:hAnsi="Tahoma" w:cs="Tahoma"/>
              <w:sz w:val="28"/>
              <w:szCs w:val="28"/>
              <w:rtl/>
            </w:rPr>
          </w:rPrChange>
        </w:rPr>
      </w:pPr>
      <w:r w:rsidRPr="00103DCA">
        <w:rPr>
          <w:rFonts w:ascii="Tahoma" w:hAnsi="Tahoma" w:cs="Tahoma"/>
          <w:b/>
          <w:bCs/>
          <w:sz w:val="24"/>
          <w:szCs w:val="24"/>
          <w:rtl/>
          <w:rPrChange w:id="1029" w:author="רינת אביטל" w:date="2022-05-12T09:18:00Z">
            <w:rPr>
              <w:rFonts w:ascii="Tahoma" w:hAnsi="Tahoma" w:cs="Tahoma"/>
              <w:b/>
              <w:bCs/>
              <w:sz w:val="28"/>
              <w:szCs w:val="28"/>
              <w:rtl/>
            </w:rPr>
          </w:rPrChange>
        </w:rPr>
        <w:t>הגדרת הבעיה האלגוריתמית:</w:t>
      </w:r>
      <w:r w:rsidRPr="00103DCA">
        <w:rPr>
          <w:rFonts w:ascii="Tahoma" w:hAnsi="Tahoma" w:cs="Tahoma"/>
          <w:sz w:val="24"/>
          <w:szCs w:val="24"/>
          <w:rtl/>
          <w:rPrChange w:id="1030" w:author="רינת אביטל" w:date="2022-05-12T09:18:00Z">
            <w:rPr>
              <w:rFonts w:ascii="Tahoma" w:hAnsi="Tahoma" w:cs="Tahoma"/>
              <w:sz w:val="28"/>
              <w:szCs w:val="28"/>
              <w:rtl/>
            </w:rPr>
          </w:rPrChange>
        </w:rPr>
        <w:t xml:space="preserve">  למידת חשבון דיפרנציאלי ואינטגרלי, נגזרות למשוואות ומימושם הן מבחינת קוד והן מבחינת הצגה ויזואלית. תרגום מחרוזת למשוואה. פתירת משוואות.</w:t>
      </w:r>
    </w:p>
    <w:p w14:paraId="4533CF7A" w14:textId="77777777" w:rsidR="00C64586" w:rsidRPr="00103DCA" w:rsidRDefault="00C64586" w:rsidP="00C64586">
      <w:pPr>
        <w:rPr>
          <w:rFonts w:ascii="Tahoma" w:hAnsi="Tahoma" w:cs="Tahoma"/>
          <w:sz w:val="24"/>
          <w:szCs w:val="24"/>
          <w:rtl/>
          <w:rPrChange w:id="1031" w:author="רינת אביטל" w:date="2022-05-12T09:18:00Z">
            <w:rPr>
              <w:rFonts w:ascii="Tahoma" w:hAnsi="Tahoma" w:cs="Tahoma"/>
              <w:sz w:val="28"/>
              <w:szCs w:val="28"/>
              <w:rtl/>
            </w:rPr>
          </w:rPrChange>
        </w:rPr>
      </w:pPr>
      <w:r w:rsidRPr="00103DCA">
        <w:rPr>
          <w:rFonts w:ascii="Tahoma" w:hAnsi="Tahoma" w:cs="Tahoma"/>
          <w:b/>
          <w:bCs/>
          <w:sz w:val="24"/>
          <w:szCs w:val="24"/>
          <w:rtl/>
          <w:rPrChange w:id="1032" w:author="רינת אביטל" w:date="2022-05-12T09:18:00Z">
            <w:rPr>
              <w:rFonts w:ascii="Tahoma" w:hAnsi="Tahoma" w:cs="Tahoma"/>
              <w:b/>
              <w:bCs/>
              <w:sz w:val="28"/>
              <w:szCs w:val="28"/>
              <w:rtl/>
            </w:rPr>
          </w:rPrChange>
        </w:rPr>
        <w:t>רקע תאורטי בתחום הפרויקט</w:t>
      </w:r>
      <w:r w:rsidRPr="00103DCA">
        <w:rPr>
          <w:rFonts w:ascii="Tahoma" w:hAnsi="Tahoma" w:cs="Tahoma"/>
          <w:sz w:val="24"/>
          <w:szCs w:val="24"/>
          <w:rtl/>
          <w:rPrChange w:id="1033" w:author="רינת אביטל" w:date="2022-05-12T09:18:00Z">
            <w:rPr>
              <w:rFonts w:ascii="Tahoma" w:hAnsi="Tahoma" w:cs="Tahoma"/>
              <w:sz w:val="28"/>
              <w:szCs w:val="28"/>
              <w:rtl/>
            </w:rPr>
          </w:rPrChange>
        </w:rPr>
        <w:t xml:space="preserve">: </w:t>
      </w:r>
    </w:p>
    <w:p w14:paraId="6FAB4B31" w14:textId="77777777" w:rsidR="00C64586" w:rsidRPr="00103DCA" w:rsidRDefault="00C64586" w:rsidP="00C64586">
      <w:pPr>
        <w:rPr>
          <w:rFonts w:ascii="Tahoma" w:hAnsi="Tahoma" w:cs="Tahoma"/>
          <w:sz w:val="24"/>
          <w:szCs w:val="24"/>
          <w:rtl/>
          <w:rPrChange w:id="1034" w:author="רינת אביטל" w:date="2022-05-12T09:18:00Z">
            <w:rPr>
              <w:rFonts w:ascii="Tahoma" w:hAnsi="Tahoma" w:cs="Tahoma"/>
              <w:sz w:val="28"/>
              <w:szCs w:val="28"/>
              <w:rtl/>
            </w:rPr>
          </w:rPrChange>
        </w:rPr>
      </w:pPr>
      <w:r w:rsidRPr="00103DCA">
        <w:rPr>
          <w:rFonts w:ascii="Tahoma" w:hAnsi="Tahoma" w:cs="Tahoma"/>
          <w:sz w:val="24"/>
          <w:szCs w:val="24"/>
          <w:rtl/>
          <w:rPrChange w:id="1035" w:author="רינת אביטל" w:date="2022-05-12T09:18:00Z">
            <w:rPr>
              <w:rFonts w:ascii="Tahoma" w:hAnsi="Tahoma" w:cs="Tahoma"/>
              <w:sz w:val="28"/>
              <w:szCs w:val="28"/>
              <w:rtl/>
            </w:rPr>
          </w:rPrChange>
        </w:rPr>
        <w:t>שרטוט המשוואה דבר מורכב. וגם אחרי מציאת גרף המשוואה הוא אינו מדויק וברור. אפליקציה זו תעזור לסטודנטים בשרטוט הגרף ומציאת נקודות מיוחדות ונגזרת וכן תסייע למורים ומרצים במהלך השיעור להסבר התרגילים ורמת הדיוק בנוסף עוזרת במיוחד ליצירת מבחנים שנדרש שרטוט מוכן ומדויק של שרטוט הגרף.</w:t>
      </w:r>
    </w:p>
    <w:p w14:paraId="197088C5" w14:textId="77777777" w:rsidR="00C64586" w:rsidRPr="00103DCA" w:rsidRDefault="00C64586" w:rsidP="00C64586">
      <w:pPr>
        <w:rPr>
          <w:rFonts w:ascii="Tahoma" w:hAnsi="Tahoma" w:cs="Tahoma"/>
          <w:sz w:val="24"/>
          <w:szCs w:val="24"/>
          <w:rtl/>
          <w:rPrChange w:id="1036" w:author="רינת אביטל" w:date="2022-05-12T09:18:00Z">
            <w:rPr>
              <w:rFonts w:ascii="Tahoma" w:hAnsi="Tahoma" w:cs="Tahoma"/>
              <w:sz w:val="28"/>
              <w:szCs w:val="28"/>
              <w:rtl/>
            </w:rPr>
          </w:rPrChange>
        </w:rPr>
      </w:pPr>
      <w:r w:rsidRPr="00103DCA">
        <w:rPr>
          <w:rFonts w:ascii="Tahoma" w:hAnsi="Tahoma" w:cs="Tahoma"/>
          <w:sz w:val="24"/>
          <w:szCs w:val="24"/>
          <w:rtl/>
          <w:rPrChange w:id="1037" w:author="רינת אביטל" w:date="2022-05-12T09:18:00Z">
            <w:rPr>
              <w:rFonts w:ascii="Tahoma" w:hAnsi="Tahoma" w:cs="Tahoma"/>
              <w:sz w:val="28"/>
              <w:szCs w:val="28"/>
              <w:rtl/>
            </w:rPr>
          </w:rPrChange>
        </w:rPr>
        <w:t xml:space="preserve"> </w:t>
      </w:r>
    </w:p>
    <w:p w14:paraId="0B05C38A" w14:textId="77777777" w:rsidR="00C64586" w:rsidRPr="00103DCA" w:rsidDel="00103DCA" w:rsidRDefault="00C64586" w:rsidP="00C64586">
      <w:pPr>
        <w:rPr>
          <w:del w:id="1038" w:author="רינת אביטל" w:date="2022-05-12T09:18:00Z"/>
          <w:rFonts w:ascii="Tahoma" w:hAnsi="Tahoma" w:cs="Tahoma"/>
          <w:b/>
          <w:bCs/>
          <w:sz w:val="24"/>
          <w:szCs w:val="24"/>
          <w:rtl/>
          <w:rPrChange w:id="1039" w:author="רינת אביטל" w:date="2022-05-12T09:18:00Z">
            <w:rPr>
              <w:del w:id="1040" w:author="רינת אביטל" w:date="2022-05-12T09:18:00Z"/>
              <w:rFonts w:ascii="Tahoma" w:hAnsi="Tahoma" w:cs="Tahoma"/>
              <w:b/>
              <w:bCs/>
              <w:sz w:val="28"/>
              <w:szCs w:val="28"/>
              <w:rtl/>
            </w:rPr>
          </w:rPrChange>
        </w:rPr>
      </w:pPr>
    </w:p>
    <w:p w14:paraId="4D207FD4" w14:textId="77777777" w:rsidR="00D7391A" w:rsidRPr="00103DCA" w:rsidDel="00103DCA" w:rsidRDefault="00D7391A" w:rsidP="00C64586">
      <w:pPr>
        <w:rPr>
          <w:del w:id="1041" w:author="רינת אביטל" w:date="2022-05-12T09:18:00Z"/>
          <w:rFonts w:ascii="Tahoma" w:hAnsi="Tahoma" w:cs="Tahoma"/>
          <w:b/>
          <w:bCs/>
          <w:sz w:val="24"/>
          <w:szCs w:val="24"/>
          <w:rtl/>
          <w:rPrChange w:id="1042" w:author="רינת אביטל" w:date="2022-05-12T09:18:00Z">
            <w:rPr>
              <w:del w:id="1043" w:author="רינת אביטל" w:date="2022-05-12T09:18:00Z"/>
              <w:rFonts w:ascii="Tahoma" w:hAnsi="Tahoma" w:cs="Tahoma"/>
              <w:b/>
              <w:bCs/>
              <w:sz w:val="28"/>
              <w:szCs w:val="28"/>
              <w:rtl/>
            </w:rPr>
          </w:rPrChange>
        </w:rPr>
      </w:pPr>
    </w:p>
    <w:p w14:paraId="6A035EDD" w14:textId="77777777" w:rsidR="00D7391A" w:rsidRPr="00103DCA" w:rsidDel="00103DCA" w:rsidRDefault="00D7391A" w:rsidP="00C64586">
      <w:pPr>
        <w:rPr>
          <w:del w:id="1044" w:author="רינת אביטל" w:date="2022-05-12T09:18:00Z"/>
          <w:rFonts w:ascii="Tahoma" w:hAnsi="Tahoma" w:cs="Tahoma"/>
          <w:b/>
          <w:bCs/>
          <w:sz w:val="24"/>
          <w:szCs w:val="24"/>
          <w:rtl/>
          <w:rPrChange w:id="1045" w:author="רינת אביטל" w:date="2022-05-12T09:18:00Z">
            <w:rPr>
              <w:del w:id="1046" w:author="רינת אביטל" w:date="2022-05-12T09:18:00Z"/>
              <w:rFonts w:ascii="Tahoma" w:hAnsi="Tahoma" w:cs="Tahoma"/>
              <w:b/>
              <w:bCs/>
              <w:sz w:val="28"/>
              <w:szCs w:val="28"/>
              <w:rtl/>
            </w:rPr>
          </w:rPrChange>
        </w:rPr>
      </w:pPr>
    </w:p>
    <w:p w14:paraId="2A31F131" w14:textId="77777777" w:rsidR="00D7391A" w:rsidRPr="00103DCA" w:rsidDel="00103DCA" w:rsidRDefault="00D7391A" w:rsidP="00C64586">
      <w:pPr>
        <w:rPr>
          <w:del w:id="1047" w:author="רינת אביטל" w:date="2022-05-12T09:18:00Z"/>
          <w:rFonts w:ascii="Tahoma" w:hAnsi="Tahoma" w:cs="Tahoma"/>
          <w:b/>
          <w:bCs/>
          <w:sz w:val="24"/>
          <w:szCs w:val="24"/>
          <w:rtl/>
          <w:rPrChange w:id="1048" w:author="רינת אביטל" w:date="2022-05-12T09:18:00Z">
            <w:rPr>
              <w:del w:id="1049" w:author="רינת אביטל" w:date="2022-05-12T09:18:00Z"/>
              <w:rFonts w:ascii="Tahoma" w:hAnsi="Tahoma" w:cs="Tahoma"/>
              <w:b/>
              <w:bCs/>
              <w:sz w:val="28"/>
              <w:szCs w:val="28"/>
              <w:rtl/>
            </w:rPr>
          </w:rPrChange>
        </w:rPr>
      </w:pPr>
    </w:p>
    <w:p w14:paraId="0D3BABAF" w14:textId="1E5B289E" w:rsidR="00C64586" w:rsidRPr="00103DCA" w:rsidRDefault="00C64586" w:rsidP="00C64586">
      <w:pPr>
        <w:rPr>
          <w:rFonts w:ascii="Tahoma" w:hAnsi="Tahoma" w:cs="Tahoma"/>
          <w:sz w:val="24"/>
          <w:szCs w:val="24"/>
          <w:rtl/>
          <w:rPrChange w:id="1050" w:author="רינת אביטל" w:date="2022-05-12T09:18:00Z">
            <w:rPr>
              <w:rFonts w:ascii="Tahoma" w:hAnsi="Tahoma" w:cs="Tahoma"/>
              <w:sz w:val="28"/>
              <w:szCs w:val="28"/>
              <w:rtl/>
            </w:rPr>
          </w:rPrChange>
        </w:rPr>
      </w:pPr>
      <w:r w:rsidRPr="00103DCA">
        <w:rPr>
          <w:rFonts w:ascii="Tahoma" w:hAnsi="Tahoma" w:cs="Tahoma"/>
          <w:b/>
          <w:bCs/>
          <w:sz w:val="24"/>
          <w:szCs w:val="24"/>
          <w:rtl/>
          <w:rPrChange w:id="1051" w:author="רינת אביטל" w:date="2022-05-12T09:18:00Z">
            <w:rPr>
              <w:rFonts w:ascii="Tahoma" w:hAnsi="Tahoma" w:cs="Tahoma"/>
              <w:b/>
              <w:bCs/>
              <w:sz w:val="28"/>
              <w:szCs w:val="28"/>
              <w:rtl/>
            </w:rPr>
          </w:rPrChange>
        </w:rPr>
        <w:t>תהליכים עיקריים בפרויקט:</w:t>
      </w:r>
      <w:r w:rsidRPr="00103DCA">
        <w:rPr>
          <w:rFonts w:ascii="Tahoma" w:hAnsi="Tahoma" w:cs="Tahoma"/>
          <w:sz w:val="24"/>
          <w:szCs w:val="24"/>
          <w:rtl/>
          <w:rPrChange w:id="1052" w:author="רינת אביטל" w:date="2022-05-12T09:18:00Z">
            <w:rPr>
              <w:rFonts w:ascii="Tahoma" w:hAnsi="Tahoma" w:cs="Tahoma"/>
              <w:sz w:val="28"/>
              <w:szCs w:val="28"/>
              <w:rtl/>
            </w:rPr>
          </w:rPrChange>
        </w:rPr>
        <w:t xml:space="preserve"> </w:t>
      </w:r>
    </w:p>
    <w:p w14:paraId="4536224E" w14:textId="77777777" w:rsidR="00C64586" w:rsidRPr="00103DCA" w:rsidRDefault="00C64586" w:rsidP="00C64586">
      <w:pPr>
        <w:pStyle w:val="a8"/>
        <w:numPr>
          <w:ilvl w:val="0"/>
          <w:numId w:val="48"/>
        </w:numPr>
        <w:spacing w:line="256" w:lineRule="auto"/>
        <w:rPr>
          <w:rFonts w:ascii="Tahoma" w:hAnsi="Tahoma" w:cs="Tahoma"/>
          <w:sz w:val="24"/>
          <w:szCs w:val="24"/>
          <w:rPrChange w:id="1053" w:author="רינת אביטל" w:date="2022-05-12T09:18:00Z">
            <w:rPr>
              <w:rFonts w:ascii="Tahoma" w:hAnsi="Tahoma" w:cs="Tahoma"/>
              <w:sz w:val="28"/>
              <w:szCs w:val="28"/>
            </w:rPr>
          </w:rPrChange>
        </w:rPr>
      </w:pPr>
      <w:r w:rsidRPr="00103DCA">
        <w:rPr>
          <w:rFonts w:ascii="Tahoma" w:hAnsi="Tahoma" w:cs="Tahoma"/>
          <w:sz w:val="24"/>
          <w:szCs w:val="24"/>
          <w:rtl/>
          <w:rPrChange w:id="1054" w:author="רינת אביטל" w:date="2022-05-12T09:18:00Z">
            <w:rPr>
              <w:rFonts w:ascii="Tahoma" w:hAnsi="Tahoma" w:cs="Tahoma"/>
              <w:sz w:val="28"/>
              <w:szCs w:val="28"/>
              <w:rtl/>
            </w:rPr>
          </w:rPrChange>
        </w:rPr>
        <w:t>הכנסת משוואה לאפליקציה</w:t>
      </w:r>
    </w:p>
    <w:p w14:paraId="48CED9FC" w14:textId="77777777" w:rsidR="00C64586" w:rsidRPr="00103DCA" w:rsidRDefault="00C64586" w:rsidP="00C64586">
      <w:pPr>
        <w:pStyle w:val="a8"/>
        <w:numPr>
          <w:ilvl w:val="0"/>
          <w:numId w:val="48"/>
        </w:numPr>
        <w:spacing w:line="256" w:lineRule="auto"/>
        <w:rPr>
          <w:rFonts w:ascii="Tahoma" w:hAnsi="Tahoma" w:cs="Tahoma"/>
          <w:sz w:val="24"/>
          <w:szCs w:val="24"/>
          <w:rPrChange w:id="1055" w:author="רינת אביטל" w:date="2022-05-12T09:18:00Z">
            <w:rPr>
              <w:rFonts w:ascii="Tahoma" w:hAnsi="Tahoma" w:cs="Tahoma"/>
              <w:sz w:val="28"/>
              <w:szCs w:val="28"/>
            </w:rPr>
          </w:rPrChange>
        </w:rPr>
      </w:pPr>
      <w:r w:rsidRPr="00103DCA">
        <w:rPr>
          <w:rFonts w:ascii="Tahoma" w:hAnsi="Tahoma" w:cs="Tahoma"/>
          <w:sz w:val="24"/>
          <w:szCs w:val="24"/>
          <w:rtl/>
          <w:rPrChange w:id="1056" w:author="רינת אביטל" w:date="2022-05-12T09:18:00Z">
            <w:rPr>
              <w:rFonts w:ascii="Tahoma" w:hAnsi="Tahoma" w:cs="Tahoma"/>
              <w:sz w:val="28"/>
              <w:szCs w:val="28"/>
              <w:rtl/>
            </w:rPr>
          </w:rPrChange>
        </w:rPr>
        <w:t>המרת המשוואה ממחרוזת למשוואה הניתנת לפרוק</w:t>
      </w:r>
    </w:p>
    <w:p w14:paraId="428D759C" w14:textId="77777777" w:rsidR="00C64586" w:rsidRPr="00103DCA" w:rsidRDefault="00C64586" w:rsidP="00C64586">
      <w:pPr>
        <w:pStyle w:val="a8"/>
        <w:numPr>
          <w:ilvl w:val="0"/>
          <w:numId w:val="48"/>
        </w:numPr>
        <w:spacing w:line="256" w:lineRule="auto"/>
        <w:rPr>
          <w:rFonts w:ascii="Tahoma" w:hAnsi="Tahoma" w:cs="Tahoma"/>
          <w:sz w:val="24"/>
          <w:szCs w:val="24"/>
          <w:rPrChange w:id="1057" w:author="רינת אביטל" w:date="2022-05-12T09:18:00Z">
            <w:rPr>
              <w:rFonts w:ascii="Tahoma" w:hAnsi="Tahoma" w:cs="Tahoma"/>
              <w:sz w:val="28"/>
              <w:szCs w:val="28"/>
            </w:rPr>
          </w:rPrChange>
        </w:rPr>
      </w:pPr>
      <w:r w:rsidRPr="00103DCA">
        <w:rPr>
          <w:rFonts w:ascii="Tahoma" w:hAnsi="Tahoma" w:cs="Tahoma"/>
          <w:sz w:val="24"/>
          <w:szCs w:val="24"/>
          <w:rtl/>
          <w:rPrChange w:id="1058" w:author="רינת אביטל" w:date="2022-05-12T09:18:00Z">
            <w:rPr>
              <w:rFonts w:ascii="Tahoma" w:hAnsi="Tahoma" w:cs="Tahoma"/>
              <w:sz w:val="28"/>
              <w:szCs w:val="28"/>
              <w:rtl/>
            </w:rPr>
          </w:rPrChange>
        </w:rPr>
        <w:t xml:space="preserve">פתרון ניתוח משוואות </w:t>
      </w:r>
    </w:p>
    <w:p w14:paraId="47E5AC13" w14:textId="77777777" w:rsidR="00C64586" w:rsidRPr="00103DCA" w:rsidRDefault="00C64586" w:rsidP="00C64586">
      <w:pPr>
        <w:pStyle w:val="a8"/>
        <w:numPr>
          <w:ilvl w:val="0"/>
          <w:numId w:val="48"/>
        </w:numPr>
        <w:spacing w:line="256" w:lineRule="auto"/>
        <w:rPr>
          <w:rFonts w:ascii="Tahoma" w:hAnsi="Tahoma" w:cs="Tahoma"/>
          <w:sz w:val="24"/>
          <w:szCs w:val="24"/>
          <w:rPrChange w:id="1059" w:author="רינת אביטל" w:date="2022-05-12T09:18:00Z">
            <w:rPr>
              <w:rFonts w:ascii="Tahoma" w:hAnsi="Tahoma" w:cs="Tahoma"/>
              <w:sz w:val="28"/>
              <w:szCs w:val="28"/>
            </w:rPr>
          </w:rPrChange>
        </w:rPr>
      </w:pPr>
      <w:r w:rsidRPr="00103DCA">
        <w:rPr>
          <w:rFonts w:ascii="Tahoma" w:hAnsi="Tahoma" w:cs="Tahoma"/>
          <w:sz w:val="24"/>
          <w:szCs w:val="24"/>
          <w:rtl/>
          <w:rPrChange w:id="1060" w:author="רינת אביטל" w:date="2022-05-12T09:18:00Z">
            <w:rPr>
              <w:rFonts w:ascii="Tahoma" w:hAnsi="Tahoma" w:cs="Tahoma"/>
              <w:sz w:val="28"/>
              <w:szCs w:val="28"/>
              <w:rtl/>
            </w:rPr>
          </w:rPrChange>
        </w:rPr>
        <w:t>הצגה ויזואלית של המשוואה ונגזרת, נקודות קיצון...</w:t>
      </w:r>
    </w:p>
    <w:p w14:paraId="51073CE7" w14:textId="77777777" w:rsidR="00C64586" w:rsidRPr="00103DCA" w:rsidRDefault="00C64586" w:rsidP="00C64586">
      <w:pPr>
        <w:pStyle w:val="a8"/>
        <w:numPr>
          <w:ilvl w:val="0"/>
          <w:numId w:val="48"/>
        </w:numPr>
        <w:spacing w:line="256" w:lineRule="auto"/>
        <w:rPr>
          <w:rFonts w:ascii="Tahoma" w:hAnsi="Tahoma" w:cs="Tahoma"/>
          <w:sz w:val="24"/>
          <w:szCs w:val="24"/>
          <w:rtl/>
          <w:rPrChange w:id="1061" w:author="רינת אביטל" w:date="2022-05-12T09:18:00Z">
            <w:rPr>
              <w:rFonts w:ascii="Tahoma" w:hAnsi="Tahoma" w:cs="Tahoma"/>
              <w:sz w:val="28"/>
              <w:szCs w:val="28"/>
              <w:rtl/>
            </w:rPr>
          </w:rPrChange>
        </w:rPr>
      </w:pPr>
      <w:r w:rsidRPr="00103DCA">
        <w:rPr>
          <w:rFonts w:ascii="Tahoma" w:hAnsi="Tahoma" w:cs="Tahoma"/>
          <w:sz w:val="24"/>
          <w:szCs w:val="24"/>
          <w:rtl/>
          <w:rPrChange w:id="1062" w:author="רינת אביטל" w:date="2022-05-12T09:18:00Z">
            <w:rPr>
              <w:rFonts w:ascii="Tahoma" w:hAnsi="Tahoma" w:cs="Tahoma"/>
              <w:sz w:val="28"/>
              <w:szCs w:val="28"/>
              <w:rtl/>
            </w:rPr>
          </w:rPrChange>
        </w:rPr>
        <w:t>שמירת התרשים עם כל פרטיו (במקרה של משתמש רשום)</w:t>
      </w:r>
    </w:p>
    <w:p w14:paraId="1DB84841" w14:textId="77777777" w:rsidR="00C64586" w:rsidRPr="00103DCA" w:rsidRDefault="00C64586" w:rsidP="00C64586">
      <w:pPr>
        <w:rPr>
          <w:rFonts w:ascii="Tahoma" w:hAnsi="Tahoma" w:cs="Tahoma"/>
          <w:sz w:val="24"/>
          <w:szCs w:val="24"/>
          <w:rPrChange w:id="1063" w:author="רינת אביטל" w:date="2022-05-12T09:18:00Z">
            <w:rPr>
              <w:rFonts w:ascii="Tahoma" w:hAnsi="Tahoma" w:cs="Tahoma"/>
              <w:sz w:val="28"/>
              <w:szCs w:val="28"/>
            </w:rPr>
          </w:rPrChange>
        </w:rPr>
      </w:pPr>
      <w:r w:rsidRPr="00103DCA">
        <w:rPr>
          <w:rFonts w:ascii="Tahoma" w:hAnsi="Tahoma" w:cs="Tahoma"/>
          <w:b/>
          <w:bCs/>
          <w:sz w:val="24"/>
          <w:szCs w:val="24"/>
          <w:rtl/>
          <w:rPrChange w:id="1064" w:author="רינת אביטל" w:date="2022-05-12T09:18:00Z">
            <w:rPr>
              <w:rFonts w:ascii="Tahoma" w:hAnsi="Tahoma" w:cs="Tahoma"/>
              <w:b/>
              <w:bCs/>
              <w:sz w:val="28"/>
              <w:szCs w:val="28"/>
              <w:rtl/>
            </w:rPr>
          </w:rPrChange>
        </w:rPr>
        <w:t>תיאור הטכנולוגיה:</w:t>
      </w:r>
      <w:r w:rsidRPr="00103DCA">
        <w:rPr>
          <w:rFonts w:ascii="Tahoma" w:hAnsi="Tahoma" w:cs="Tahoma"/>
          <w:sz w:val="24"/>
          <w:szCs w:val="24"/>
          <w:rtl/>
          <w:rPrChange w:id="1065" w:author="רינת אביטל" w:date="2022-05-12T09:18:00Z">
            <w:rPr>
              <w:rFonts w:ascii="Tahoma" w:hAnsi="Tahoma" w:cs="Tahoma"/>
              <w:sz w:val="28"/>
              <w:szCs w:val="28"/>
              <w:rtl/>
            </w:rPr>
          </w:rPrChange>
        </w:rPr>
        <w:t xml:space="preserve"> </w:t>
      </w:r>
    </w:p>
    <w:p w14:paraId="41B8B364" w14:textId="77777777" w:rsidR="00C64586" w:rsidRPr="00103DCA" w:rsidRDefault="00C64586" w:rsidP="00C64586">
      <w:pPr>
        <w:rPr>
          <w:rFonts w:ascii="Tahoma" w:hAnsi="Tahoma" w:cs="Tahoma"/>
          <w:sz w:val="24"/>
          <w:szCs w:val="24"/>
          <w:rtl/>
          <w:rPrChange w:id="1066" w:author="רינת אביטל" w:date="2022-05-12T09:18:00Z">
            <w:rPr>
              <w:rFonts w:ascii="Tahoma" w:hAnsi="Tahoma" w:cs="Tahoma"/>
              <w:sz w:val="28"/>
              <w:szCs w:val="28"/>
              <w:rtl/>
            </w:rPr>
          </w:rPrChange>
        </w:rPr>
      </w:pPr>
      <w:r w:rsidRPr="00103DCA">
        <w:rPr>
          <w:rFonts w:ascii="Tahoma" w:hAnsi="Tahoma" w:cs="Tahoma"/>
          <w:b/>
          <w:bCs/>
          <w:sz w:val="24"/>
          <w:szCs w:val="24"/>
          <w:rtl/>
          <w:rPrChange w:id="1067" w:author="רינת אביטל" w:date="2022-05-12T09:18:00Z">
            <w:rPr>
              <w:rFonts w:ascii="Tahoma" w:hAnsi="Tahoma" w:cs="Tahoma"/>
              <w:b/>
              <w:bCs/>
              <w:sz w:val="28"/>
              <w:szCs w:val="28"/>
              <w:rtl/>
            </w:rPr>
          </w:rPrChange>
        </w:rPr>
        <w:t>צד שרת:</w:t>
      </w:r>
      <w:r w:rsidRPr="00103DCA">
        <w:rPr>
          <w:rFonts w:ascii="Tahoma" w:hAnsi="Tahoma" w:cs="Tahoma"/>
          <w:sz w:val="24"/>
          <w:szCs w:val="24"/>
          <w:rtl/>
          <w:rPrChange w:id="1068" w:author="רינת אביטל" w:date="2022-05-12T09:18:00Z">
            <w:rPr>
              <w:rFonts w:ascii="Tahoma" w:hAnsi="Tahoma" w:cs="Tahoma"/>
              <w:sz w:val="28"/>
              <w:szCs w:val="28"/>
              <w:rtl/>
            </w:rPr>
          </w:rPrChange>
        </w:rPr>
        <w:t xml:space="preserve"> </w:t>
      </w:r>
    </w:p>
    <w:p w14:paraId="65C6CBA2" w14:textId="77777777" w:rsidR="00C64586" w:rsidRPr="00103DCA" w:rsidRDefault="00C64586" w:rsidP="00C64586">
      <w:pPr>
        <w:rPr>
          <w:rFonts w:ascii="Tahoma" w:hAnsi="Tahoma" w:cs="Tahoma"/>
          <w:sz w:val="24"/>
          <w:szCs w:val="24"/>
          <w:rtl/>
          <w:rPrChange w:id="1069" w:author="רינת אביטל" w:date="2022-05-12T09:18:00Z">
            <w:rPr>
              <w:rFonts w:ascii="Tahoma" w:hAnsi="Tahoma" w:cs="Tahoma"/>
              <w:sz w:val="28"/>
              <w:szCs w:val="28"/>
              <w:rtl/>
            </w:rPr>
          </w:rPrChange>
        </w:rPr>
      </w:pPr>
      <w:r w:rsidRPr="00103DCA">
        <w:rPr>
          <w:rFonts w:ascii="Tahoma" w:hAnsi="Tahoma" w:cs="Tahoma"/>
          <w:sz w:val="24"/>
          <w:szCs w:val="24"/>
          <w:rtl/>
          <w:rPrChange w:id="1070" w:author="רינת אביטל" w:date="2022-05-12T09:18:00Z">
            <w:rPr>
              <w:rFonts w:ascii="Tahoma" w:hAnsi="Tahoma" w:cs="Tahoma"/>
              <w:sz w:val="28"/>
              <w:szCs w:val="28"/>
              <w:rtl/>
            </w:rPr>
          </w:rPrChange>
        </w:rPr>
        <w:t xml:space="preserve">שפת תכנות בצד השרת:  </w:t>
      </w:r>
      <w:r w:rsidRPr="00103DCA">
        <w:rPr>
          <w:rFonts w:ascii="Tahoma" w:hAnsi="Tahoma" w:cs="Tahoma"/>
          <w:sz w:val="24"/>
          <w:szCs w:val="24"/>
          <w:rPrChange w:id="1071" w:author="רינת אביטל" w:date="2022-05-12T09:18:00Z">
            <w:rPr>
              <w:rFonts w:ascii="Tahoma" w:hAnsi="Tahoma" w:cs="Tahoma"/>
              <w:sz w:val="28"/>
              <w:szCs w:val="28"/>
            </w:rPr>
          </w:rPrChange>
        </w:rPr>
        <w:t>C#</w:t>
      </w:r>
    </w:p>
    <w:p w14:paraId="167EEA8F" w14:textId="77777777" w:rsidR="00C64586" w:rsidRPr="00103DCA" w:rsidRDefault="00C64586" w:rsidP="00C64586">
      <w:pPr>
        <w:rPr>
          <w:rFonts w:ascii="Tahoma" w:hAnsi="Tahoma" w:cs="Tahoma"/>
          <w:sz w:val="24"/>
          <w:szCs w:val="24"/>
          <w:rtl/>
          <w:rPrChange w:id="1072" w:author="רינת אביטל" w:date="2022-05-12T09:18:00Z">
            <w:rPr>
              <w:rFonts w:ascii="Tahoma" w:hAnsi="Tahoma" w:cs="Tahoma"/>
              <w:sz w:val="28"/>
              <w:szCs w:val="28"/>
              <w:rtl/>
            </w:rPr>
          </w:rPrChange>
        </w:rPr>
      </w:pPr>
      <w:r w:rsidRPr="00103DCA">
        <w:rPr>
          <w:rFonts w:ascii="Tahoma" w:hAnsi="Tahoma" w:cs="Tahoma"/>
          <w:b/>
          <w:bCs/>
          <w:sz w:val="24"/>
          <w:szCs w:val="24"/>
          <w:rtl/>
          <w:rPrChange w:id="1073" w:author="רינת אביטל" w:date="2022-05-12T09:18:00Z">
            <w:rPr>
              <w:rFonts w:ascii="Tahoma" w:hAnsi="Tahoma" w:cs="Tahoma"/>
              <w:b/>
              <w:bCs/>
              <w:sz w:val="28"/>
              <w:szCs w:val="28"/>
              <w:rtl/>
            </w:rPr>
          </w:rPrChange>
        </w:rPr>
        <w:t>צד לקוח:</w:t>
      </w:r>
      <w:r w:rsidRPr="00103DCA">
        <w:rPr>
          <w:rFonts w:ascii="Tahoma" w:hAnsi="Tahoma" w:cs="Tahoma"/>
          <w:sz w:val="24"/>
          <w:szCs w:val="24"/>
          <w:rtl/>
          <w:rPrChange w:id="1074" w:author="רינת אביטל" w:date="2022-05-12T09:18:00Z">
            <w:rPr>
              <w:rFonts w:ascii="Tahoma" w:hAnsi="Tahoma" w:cs="Tahoma"/>
              <w:sz w:val="28"/>
              <w:szCs w:val="28"/>
              <w:rtl/>
            </w:rPr>
          </w:rPrChange>
        </w:rPr>
        <w:t xml:space="preserve"> </w:t>
      </w:r>
    </w:p>
    <w:p w14:paraId="1DF92839" w14:textId="77777777" w:rsidR="00C64586" w:rsidRPr="00103DCA" w:rsidRDefault="00C64586" w:rsidP="00C64586">
      <w:pPr>
        <w:rPr>
          <w:rFonts w:ascii="Tahoma" w:hAnsi="Tahoma" w:cs="Tahoma"/>
          <w:sz w:val="24"/>
          <w:szCs w:val="24"/>
          <w:rtl/>
          <w:rPrChange w:id="1075" w:author="רינת אביטל" w:date="2022-05-12T09:18:00Z">
            <w:rPr>
              <w:rFonts w:ascii="Tahoma" w:hAnsi="Tahoma" w:cs="Tahoma"/>
              <w:sz w:val="28"/>
              <w:szCs w:val="28"/>
              <w:rtl/>
            </w:rPr>
          </w:rPrChange>
        </w:rPr>
      </w:pPr>
      <w:r w:rsidRPr="00103DCA">
        <w:rPr>
          <w:rFonts w:ascii="Tahoma" w:hAnsi="Tahoma" w:cs="Tahoma"/>
          <w:sz w:val="24"/>
          <w:szCs w:val="24"/>
          <w:rtl/>
          <w:rPrChange w:id="1076" w:author="רינת אביטל" w:date="2022-05-12T09:18:00Z">
            <w:rPr>
              <w:rFonts w:ascii="Tahoma" w:hAnsi="Tahoma" w:cs="Tahoma"/>
              <w:sz w:val="28"/>
              <w:szCs w:val="28"/>
              <w:rtl/>
            </w:rPr>
          </w:rPrChange>
        </w:rPr>
        <w:lastRenderedPageBreak/>
        <w:t xml:space="preserve">שפת תכנות בצד לקוח: </w:t>
      </w:r>
      <w:r w:rsidRPr="00103DCA">
        <w:rPr>
          <w:rFonts w:ascii="Tahoma" w:hAnsi="Tahoma" w:cs="Tahoma"/>
          <w:sz w:val="24"/>
          <w:szCs w:val="24"/>
          <w:rPrChange w:id="1077" w:author="רינת אביטל" w:date="2022-05-12T09:18:00Z">
            <w:rPr>
              <w:rFonts w:ascii="Tahoma" w:hAnsi="Tahoma" w:cs="Tahoma"/>
              <w:sz w:val="28"/>
              <w:szCs w:val="28"/>
            </w:rPr>
          </w:rPrChange>
        </w:rPr>
        <w:t>angular</w:t>
      </w:r>
    </w:p>
    <w:p w14:paraId="7A88D5FD" w14:textId="77777777" w:rsidR="00C64586" w:rsidRPr="00103DCA" w:rsidRDefault="00C64586" w:rsidP="00C64586">
      <w:pPr>
        <w:rPr>
          <w:rFonts w:ascii="Tahoma" w:hAnsi="Tahoma" w:cs="Tahoma"/>
          <w:sz w:val="24"/>
          <w:szCs w:val="24"/>
          <w:rtl/>
          <w:rPrChange w:id="1078" w:author="רינת אביטל" w:date="2022-05-12T09:18:00Z">
            <w:rPr>
              <w:rFonts w:ascii="Tahoma" w:hAnsi="Tahoma" w:cs="Tahoma"/>
              <w:sz w:val="28"/>
              <w:szCs w:val="28"/>
              <w:rtl/>
            </w:rPr>
          </w:rPrChange>
        </w:rPr>
      </w:pPr>
      <w:r w:rsidRPr="00103DCA">
        <w:rPr>
          <w:rFonts w:ascii="Tahoma" w:hAnsi="Tahoma" w:cs="Tahoma"/>
          <w:b/>
          <w:bCs/>
          <w:sz w:val="24"/>
          <w:szCs w:val="24"/>
          <w:rtl/>
          <w:rPrChange w:id="1079" w:author="רינת אביטל" w:date="2022-05-12T09:18:00Z">
            <w:rPr>
              <w:rFonts w:ascii="Tahoma" w:hAnsi="Tahoma" w:cs="Tahoma"/>
              <w:b/>
              <w:bCs/>
              <w:sz w:val="28"/>
              <w:szCs w:val="28"/>
              <w:rtl/>
            </w:rPr>
          </w:rPrChange>
        </w:rPr>
        <w:t>מסד נתונים:</w:t>
      </w:r>
      <w:r w:rsidRPr="00103DCA">
        <w:rPr>
          <w:rFonts w:ascii="Tahoma" w:hAnsi="Tahoma" w:cs="Tahoma"/>
          <w:sz w:val="24"/>
          <w:szCs w:val="24"/>
          <w:rtl/>
          <w:rPrChange w:id="1080" w:author="רינת אביטל" w:date="2022-05-12T09:18:00Z">
            <w:rPr>
              <w:rFonts w:ascii="Tahoma" w:hAnsi="Tahoma" w:cs="Tahoma"/>
              <w:sz w:val="28"/>
              <w:szCs w:val="28"/>
              <w:rtl/>
            </w:rPr>
          </w:rPrChange>
        </w:rPr>
        <w:t xml:space="preserve"> </w:t>
      </w:r>
      <w:r w:rsidRPr="00103DCA">
        <w:rPr>
          <w:rFonts w:ascii="Tahoma" w:hAnsi="Tahoma" w:cs="Tahoma"/>
          <w:sz w:val="24"/>
          <w:szCs w:val="24"/>
          <w:rPrChange w:id="1081" w:author="רינת אביטל" w:date="2022-05-12T09:18:00Z">
            <w:rPr>
              <w:rFonts w:ascii="Tahoma" w:hAnsi="Tahoma" w:cs="Tahoma"/>
              <w:sz w:val="28"/>
              <w:szCs w:val="28"/>
            </w:rPr>
          </w:rPrChange>
        </w:rPr>
        <w:t>SQL</w:t>
      </w:r>
    </w:p>
    <w:p w14:paraId="6E864F75" w14:textId="77777777" w:rsidR="00C64586" w:rsidRPr="00103DCA" w:rsidRDefault="00C64586" w:rsidP="00C64586">
      <w:pPr>
        <w:rPr>
          <w:rFonts w:ascii="Tahoma" w:hAnsi="Tahoma" w:cs="Tahoma"/>
          <w:b/>
          <w:bCs/>
          <w:sz w:val="24"/>
          <w:szCs w:val="24"/>
          <w:rtl/>
          <w:rPrChange w:id="1082" w:author="רינת אביטל" w:date="2022-05-12T09:18:00Z">
            <w:rPr>
              <w:rFonts w:ascii="Tahoma" w:hAnsi="Tahoma" w:cs="Tahoma"/>
              <w:b/>
              <w:bCs/>
              <w:sz w:val="28"/>
              <w:szCs w:val="28"/>
              <w:rtl/>
            </w:rPr>
          </w:rPrChange>
        </w:rPr>
      </w:pPr>
      <w:r w:rsidRPr="00103DCA">
        <w:rPr>
          <w:rFonts w:ascii="Tahoma" w:hAnsi="Tahoma" w:cs="Tahoma"/>
          <w:b/>
          <w:bCs/>
          <w:sz w:val="24"/>
          <w:szCs w:val="24"/>
          <w:rtl/>
          <w:rPrChange w:id="1083" w:author="רינת אביטל" w:date="2022-05-12T09:18:00Z">
            <w:rPr>
              <w:rFonts w:ascii="Tahoma" w:hAnsi="Tahoma" w:cs="Tahoma"/>
              <w:b/>
              <w:bCs/>
              <w:sz w:val="28"/>
              <w:szCs w:val="28"/>
              <w:rtl/>
            </w:rPr>
          </w:rPrChange>
        </w:rPr>
        <w:t>פרוטוקולי תקשורת</w:t>
      </w:r>
      <w:r w:rsidRPr="00103DCA">
        <w:rPr>
          <w:rFonts w:ascii="Tahoma" w:hAnsi="Tahoma" w:cs="Tahoma"/>
          <w:sz w:val="24"/>
          <w:szCs w:val="24"/>
          <w:rtl/>
          <w:rPrChange w:id="1084" w:author="רינת אביטל" w:date="2022-05-12T09:18:00Z">
            <w:rPr>
              <w:rFonts w:ascii="Tahoma" w:hAnsi="Tahoma" w:cs="Tahoma"/>
              <w:sz w:val="28"/>
              <w:szCs w:val="28"/>
              <w:rtl/>
            </w:rPr>
          </w:rPrChange>
        </w:rPr>
        <w:t xml:space="preserve">: </w:t>
      </w:r>
    </w:p>
    <w:p w14:paraId="31A321C8" w14:textId="77777777" w:rsidR="00C64586" w:rsidRPr="00103DCA" w:rsidRDefault="00C64586" w:rsidP="00C64586">
      <w:pPr>
        <w:rPr>
          <w:rFonts w:ascii="Tahoma" w:hAnsi="Tahoma" w:cs="Tahoma"/>
          <w:b/>
          <w:bCs/>
          <w:sz w:val="24"/>
          <w:szCs w:val="24"/>
          <w:rtl/>
          <w:rPrChange w:id="1085" w:author="רינת אביטל" w:date="2022-05-12T09:18:00Z">
            <w:rPr>
              <w:rFonts w:ascii="Tahoma" w:hAnsi="Tahoma" w:cs="Tahoma"/>
              <w:b/>
              <w:bCs/>
              <w:sz w:val="28"/>
              <w:szCs w:val="28"/>
              <w:rtl/>
            </w:rPr>
          </w:rPrChange>
        </w:rPr>
      </w:pPr>
      <w:r w:rsidRPr="00103DCA">
        <w:rPr>
          <w:rFonts w:ascii="Tahoma" w:hAnsi="Tahoma" w:cs="Tahoma"/>
          <w:b/>
          <w:bCs/>
          <w:sz w:val="24"/>
          <w:szCs w:val="24"/>
          <w:rtl/>
          <w:rPrChange w:id="1086" w:author="רינת אביטל" w:date="2022-05-12T09:18:00Z">
            <w:rPr>
              <w:rFonts w:ascii="Tahoma" w:hAnsi="Tahoma" w:cs="Tahoma"/>
              <w:b/>
              <w:bCs/>
              <w:sz w:val="28"/>
              <w:szCs w:val="28"/>
              <w:rtl/>
            </w:rPr>
          </w:rPrChange>
        </w:rPr>
        <w:t>לוחות זמנים:</w:t>
      </w:r>
      <w:r w:rsidRPr="00103DCA">
        <w:rPr>
          <w:rFonts w:ascii="Tahoma" w:hAnsi="Tahoma" w:cs="Tahoma"/>
          <w:b/>
          <w:bCs/>
          <w:sz w:val="24"/>
          <w:szCs w:val="24"/>
          <w:rtl/>
          <w:rPrChange w:id="1087" w:author="רינת אביטל" w:date="2022-05-12T09:18:00Z">
            <w:rPr>
              <w:rFonts w:ascii="Tahoma" w:hAnsi="Tahoma" w:cs="Tahoma"/>
              <w:b/>
              <w:bCs/>
              <w:sz w:val="28"/>
              <w:szCs w:val="28"/>
              <w:rtl/>
            </w:rPr>
          </w:rPrChange>
        </w:rPr>
        <w:br/>
      </w:r>
    </w:p>
    <w:p w14:paraId="5A53CD3F" w14:textId="77777777" w:rsidR="00C64586" w:rsidRPr="00103DCA" w:rsidRDefault="00C64586" w:rsidP="00C64586">
      <w:pPr>
        <w:pStyle w:val="a8"/>
        <w:numPr>
          <w:ilvl w:val="0"/>
          <w:numId w:val="47"/>
        </w:numPr>
        <w:spacing w:line="256" w:lineRule="auto"/>
        <w:rPr>
          <w:rFonts w:ascii="Tahoma" w:hAnsi="Tahoma" w:cs="Tahoma"/>
          <w:sz w:val="24"/>
          <w:szCs w:val="24"/>
          <w:rPrChange w:id="1088" w:author="רינת אביטל" w:date="2022-05-12T09:18:00Z">
            <w:rPr>
              <w:rFonts w:ascii="Tahoma" w:hAnsi="Tahoma" w:cs="Tahoma"/>
              <w:sz w:val="28"/>
              <w:szCs w:val="28"/>
            </w:rPr>
          </w:rPrChange>
        </w:rPr>
      </w:pPr>
      <w:r w:rsidRPr="00103DCA">
        <w:rPr>
          <w:rFonts w:ascii="Tahoma" w:hAnsi="Tahoma" w:cs="Tahoma"/>
          <w:sz w:val="24"/>
          <w:szCs w:val="24"/>
          <w:rtl/>
          <w:rPrChange w:id="1089" w:author="רינת אביטל" w:date="2022-05-12T09:18:00Z">
            <w:rPr>
              <w:rFonts w:ascii="Tahoma" w:hAnsi="Tahoma" w:cs="Tahoma"/>
              <w:sz w:val="28"/>
              <w:szCs w:val="28"/>
              <w:rtl/>
            </w:rPr>
          </w:rPrChange>
        </w:rPr>
        <w:t>חקר המצב הקיים – ספטמבר</w:t>
      </w:r>
    </w:p>
    <w:p w14:paraId="5BF5D0B0" w14:textId="77777777" w:rsidR="00C64586" w:rsidRPr="00103DCA" w:rsidRDefault="00C64586" w:rsidP="00C64586">
      <w:pPr>
        <w:pStyle w:val="a8"/>
        <w:numPr>
          <w:ilvl w:val="0"/>
          <w:numId w:val="47"/>
        </w:numPr>
        <w:spacing w:line="256" w:lineRule="auto"/>
        <w:rPr>
          <w:rFonts w:ascii="Tahoma" w:hAnsi="Tahoma" w:cs="Tahoma"/>
          <w:sz w:val="24"/>
          <w:szCs w:val="24"/>
          <w:rPrChange w:id="1090" w:author="רינת אביטל" w:date="2022-05-12T09:18:00Z">
            <w:rPr>
              <w:rFonts w:ascii="Tahoma" w:hAnsi="Tahoma" w:cs="Tahoma"/>
              <w:sz w:val="28"/>
              <w:szCs w:val="28"/>
            </w:rPr>
          </w:rPrChange>
        </w:rPr>
      </w:pPr>
      <w:r w:rsidRPr="00103DCA">
        <w:rPr>
          <w:rFonts w:ascii="Tahoma" w:hAnsi="Tahoma" w:cs="Tahoma"/>
          <w:sz w:val="24"/>
          <w:szCs w:val="24"/>
          <w:rtl/>
          <w:rPrChange w:id="1091" w:author="רינת אביטל" w:date="2022-05-12T09:18:00Z">
            <w:rPr>
              <w:rFonts w:ascii="Tahoma" w:hAnsi="Tahoma" w:cs="Tahoma"/>
              <w:sz w:val="28"/>
              <w:szCs w:val="28"/>
              <w:rtl/>
            </w:rPr>
          </w:rPrChange>
        </w:rPr>
        <w:t>הגדרת הדרישות – ספטמבר</w:t>
      </w:r>
    </w:p>
    <w:p w14:paraId="0053D1DF" w14:textId="77777777" w:rsidR="00C64586" w:rsidRPr="00103DCA" w:rsidRDefault="00C64586" w:rsidP="00C64586">
      <w:pPr>
        <w:pStyle w:val="a8"/>
        <w:numPr>
          <w:ilvl w:val="0"/>
          <w:numId w:val="47"/>
        </w:numPr>
        <w:spacing w:line="256" w:lineRule="auto"/>
        <w:rPr>
          <w:rFonts w:ascii="Tahoma" w:hAnsi="Tahoma" w:cs="Tahoma"/>
          <w:sz w:val="24"/>
          <w:szCs w:val="24"/>
          <w:rPrChange w:id="1092" w:author="רינת אביטל" w:date="2022-05-12T09:18:00Z">
            <w:rPr>
              <w:rFonts w:ascii="Tahoma" w:hAnsi="Tahoma" w:cs="Tahoma"/>
              <w:sz w:val="28"/>
              <w:szCs w:val="28"/>
            </w:rPr>
          </w:rPrChange>
        </w:rPr>
      </w:pPr>
      <w:r w:rsidRPr="00103DCA">
        <w:rPr>
          <w:rFonts w:ascii="Tahoma" w:hAnsi="Tahoma" w:cs="Tahoma"/>
          <w:sz w:val="24"/>
          <w:szCs w:val="24"/>
          <w:rtl/>
          <w:rPrChange w:id="1093" w:author="רינת אביטל" w:date="2022-05-12T09:18:00Z">
            <w:rPr>
              <w:rFonts w:ascii="Tahoma" w:hAnsi="Tahoma" w:cs="Tahoma"/>
              <w:sz w:val="28"/>
              <w:szCs w:val="28"/>
              <w:rtl/>
            </w:rPr>
          </w:rPrChange>
        </w:rPr>
        <w:t>אפיון המערכת – אוקטובר</w:t>
      </w:r>
    </w:p>
    <w:p w14:paraId="2AA71B00" w14:textId="77777777" w:rsidR="00C64586" w:rsidRPr="00103DCA" w:rsidRDefault="00C64586" w:rsidP="00C64586">
      <w:pPr>
        <w:pStyle w:val="a8"/>
        <w:numPr>
          <w:ilvl w:val="0"/>
          <w:numId w:val="47"/>
        </w:numPr>
        <w:spacing w:line="256" w:lineRule="auto"/>
        <w:rPr>
          <w:rFonts w:ascii="Tahoma" w:hAnsi="Tahoma" w:cs="Tahoma"/>
          <w:sz w:val="24"/>
          <w:szCs w:val="24"/>
          <w:rPrChange w:id="1094" w:author="רינת אביטל" w:date="2022-05-12T09:18:00Z">
            <w:rPr>
              <w:rFonts w:ascii="Tahoma" w:hAnsi="Tahoma" w:cs="Tahoma"/>
              <w:sz w:val="28"/>
              <w:szCs w:val="28"/>
            </w:rPr>
          </w:rPrChange>
        </w:rPr>
      </w:pPr>
      <w:r w:rsidRPr="00103DCA">
        <w:rPr>
          <w:rFonts w:ascii="Tahoma" w:hAnsi="Tahoma" w:cs="Tahoma"/>
          <w:sz w:val="24"/>
          <w:szCs w:val="24"/>
          <w:rtl/>
          <w:rPrChange w:id="1095" w:author="רינת אביטל" w:date="2022-05-12T09:18:00Z">
            <w:rPr>
              <w:rFonts w:ascii="Tahoma" w:hAnsi="Tahoma" w:cs="Tahoma"/>
              <w:sz w:val="28"/>
              <w:szCs w:val="28"/>
              <w:rtl/>
            </w:rPr>
          </w:rPrChange>
        </w:rPr>
        <w:t>אפיון בסיס הנתונים – נובמבר</w:t>
      </w:r>
    </w:p>
    <w:p w14:paraId="67C39150" w14:textId="77777777" w:rsidR="00C64586" w:rsidRPr="00103DCA" w:rsidRDefault="00C64586" w:rsidP="00C64586">
      <w:pPr>
        <w:pStyle w:val="a8"/>
        <w:numPr>
          <w:ilvl w:val="0"/>
          <w:numId w:val="47"/>
        </w:numPr>
        <w:spacing w:line="256" w:lineRule="auto"/>
        <w:rPr>
          <w:rFonts w:ascii="Tahoma" w:hAnsi="Tahoma" w:cs="Tahoma"/>
          <w:sz w:val="24"/>
          <w:szCs w:val="24"/>
          <w:rPrChange w:id="1096" w:author="רינת אביטל" w:date="2022-05-12T09:18:00Z">
            <w:rPr>
              <w:rFonts w:ascii="Tahoma" w:hAnsi="Tahoma" w:cs="Tahoma"/>
              <w:sz w:val="28"/>
              <w:szCs w:val="28"/>
            </w:rPr>
          </w:rPrChange>
        </w:rPr>
      </w:pPr>
      <w:r w:rsidRPr="00103DCA">
        <w:rPr>
          <w:rFonts w:ascii="Tahoma" w:hAnsi="Tahoma" w:cs="Tahoma"/>
          <w:sz w:val="24"/>
          <w:szCs w:val="24"/>
          <w:rtl/>
          <w:rPrChange w:id="1097" w:author="רינת אביטל" w:date="2022-05-12T09:18:00Z">
            <w:rPr>
              <w:rFonts w:ascii="Tahoma" w:hAnsi="Tahoma" w:cs="Tahoma"/>
              <w:sz w:val="28"/>
              <w:szCs w:val="28"/>
              <w:rtl/>
            </w:rPr>
          </w:rPrChange>
        </w:rPr>
        <w:t>עיצוב המערכת – דצמבר</w:t>
      </w:r>
    </w:p>
    <w:p w14:paraId="54AA88C5" w14:textId="77777777" w:rsidR="00C64586" w:rsidRPr="00103DCA" w:rsidRDefault="00C64586" w:rsidP="00C64586">
      <w:pPr>
        <w:pStyle w:val="a8"/>
        <w:numPr>
          <w:ilvl w:val="0"/>
          <w:numId w:val="47"/>
        </w:numPr>
        <w:spacing w:line="256" w:lineRule="auto"/>
        <w:rPr>
          <w:rFonts w:ascii="Tahoma" w:hAnsi="Tahoma" w:cs="Tahoma"/>
          <w:sz w:val="24"/>
          <w:szCs w:val="24"/>
          <w:rPrChange w:id="1098" w:author="רינת אביטל" w:date="2022-05-12T09:18:00Z">
            <w:rPr>
              <w:rFonts w:ascii="Tahoma" w:hAnsi="Tahoma" w:cs="Tahoma"/>
              <w:sz w:val="28"/>
              <w:szCs w:val="28"/>
            </w:rPr>
          </w:rPrChange>
        </w:rPr>
      </w:pPr>
      <w:r w:rsidRPr="00103DCA">
        <w:rPr>
          <w:rFonts w:ascii="Tahoma" w:hAnsi="Tahoma" w:cs="Tahoma"/>
          <w:sz w:val="24"/>
          <w:szCs w:val="24"/>
          <w:rtl/>
          <w:rPrChange w:id="1099" w:author="רינת אביטל" w:date="2022-05-12T09:18:00Z">
            <w:rPr>
              <w:rFonts w:ascii="Tahoma" w:hAnsi="Tahoma" w:cs="Tahoma"/>
              <w:sz w:val="28"/>
              <w:szCs w:val="28"/>
              <w:rtl/>
            </w:rPr>
          </w:rPrChange>
        </w:rPr>
        <w:t>בנית התוכנה – ינואר, פברואר</w:t>
      </w:r>
    </w:p>
    <w:p w14:paraId="2D4DDE2F" w14:textId="77777777" w:rsidR="00C64586" w:rsidRPr="00103DCA" w:rsidRDefault="00C64586" w:rsidP="00C64586">
      <w:pPr>
        <w:pStyle w:val="a8"/>
        <w:numPr>
          <w:ilvl w:val="0"/>
          <w:numId w:val="47"/>
        </w:numPr>
        <w:spacing w:line="256" w:lineRule="auto"/>
        <w:rPr>
          <w:rFonts w:ascii="Tahoma" w:hAnsi="Tahoma" w:cs="Tahoma"/>
          <w:sz w:val="24"/>
          <w:szCs w:val="24"/>
          <w:rPrChange w:id="1100" w:author="רינת אביטל" w:date="2022-05-12T09:18:00Z">
            <w:rPr>
              <w:rFonts w:ascii="Tahoma" w:hAnsi="Tahoma" w:cs="Tahoma"/>
              <w:sz w:val="28"/>
              <w:szCs w:val="28"/>
            </w:rPr>
          </w:rPrChange>
        </w:rPr>
      </w:pPr>
      <w:r w:rsidRPr="00103DCA">
        <w:rPr>
          <w:rFonts w:ascii="Tahoma" w:hAnsi="Tahoma" w:cs="Tahoma"/>
          <w:sz w:val="24"/>
          <w:szCs w:val="24"/>
          <w:rtl/>
          <w:rPrChange w:id="1101" w:author="רינת אביטל" w:date="2022-05-12T09:18:00Z">
            <w:rPr>
              <w:rFonts w:ascii="Tahoma" w:hAnsi="Tahoma" w:cs="Tahoma"/>
              <w:sz w:val="28"/>
              <w:szCs w:val="28"/>
              <w:rtl/>
            </w:rPr>
          </w:rPrChange>
        </w:rPr>
        <w:t>בדיקות – מרץ</w:t>
      </w:r>
    </w:p>
    <w:p w14:paraId="1F518B24" w14:textId="77777777" w:rsidR="00C64586" w:rsidRPr="00103DCA" w:rsidRDefault="00C64586" w:rsidP="00C64586">
      <w:pPr>
        <w:pStyle w:val="a8"/>
        <w:numPr>
          <w:ilvl w:val="0"/>
          <w:numId w:val="47"/>
        </w:numPr>
        <w:spacing w:line="256" w:lineRule="auto"/>
        <w:rPr>
          <w:rFonts w:ascii="Tahoma" w:hAnsi="Tahoma" w:cs="Tahoma"/>
          <w:sz w:val="24"/>
          <w:szCs w:val="24"/>
          <w:rPrChange w:id="1102" w:author="רינת אביטל" w:date="2022-05-12T09:18:00Z">
            <w:rPr>
              <w:rFonts w:ascii="Tahoma" w:hAnsi="Tahoma" w:cs="Tahoma"/>
              <w:sz w:val="28"/>
              <w:szCs w:val="28"/>
            </w:rPr>
          </w:rPrChange>
        </w:rPr>
      </w:pPr>
      <w:r w:rsidRPr="00103DCA">
        <w:rPr>
          <w:rFonts w:ascii="Tahoma" w:hAnsi="Tahoma" w:cs="Tahoma"/>
          <w:sz w:val="24"/>
          <w:szCs w:val="24"/>
          <w:rtl/>
          <w:rPrChange w:id="1103" w:author="רינת אביטל" w:date="2022-05-12T09:18:00Z">
            <w:rPr>
              <w:rFonts w:ascii="Tahoma" w:hAnsi="Tahoma" w:cs="Tahoma"/>
              <w:sz w:val="28"/>
              <w:szCs w:val="28"/>
              <w:rtl/>
            </w:rPr>
          </w:rPrChange>
        </w:rPr>
        <w:t>הכנת תיק פרויקט – אפריל</w:t>
      </w:r>
    </w:p>
    <w:p w14:paraId="1653A44B" w14:textId="77777777" w:rsidR="00C64586" w:rsidRPr="00103DCA" w:rsidRDefault="00C64586" w:rsidP="00C64586">
      <w:pPr>
        <w:pStyle w:val="a8"/>
        <w:numPr>
          <w:ilvl w:val="0"/>
          <w:numId w:val="47"/>
        </w:numPr>
        <w:spacing w:line="256" w:lineRule="auto"/>
        <w:rPr>
          <w:rFonts w:ascii="Tahoma" w:hAnsi="Tahoma" w:cs="Tahoma"/>
          <w:sz w:val="24"/>
          <w:szCs w:val="24"/>
          <w:rPrChange w:id="1104" w:author="רינת אביטל" w:date="2022-05-12T09:18:00Z">
            <w:rPr>
              <w:rFonts w:ascii="Tahoma" w:hAnsi="Tahoma" w:cs="Tahoma"/>
              <w:sz w:val="28"/>
              <w:szCs w:val="28"/>
            </w:rPr>
          </w:rPrChange>
        </w:rPr>
      </w:pPr>
      <w:r w:rsidRPr="00103DCA">
        <w:rPr>
          <w:rFonts w:ascii="Tahoma" w:hAnsi="Tahoma" w:cs="Tahoma"/>
          <w:sz w:val="24"/>
          <w:szCs w:val="24"/>
          <w:rtl/>
          <w:rPrChange w:id="1105" w:author="רינת אביטל" w:date="2022-05-12T09:18:00Z">
            <w:rPr>
              <w:rFonts w:ascii="Tahoma" w:hAnsi="Tahoma" w:cs="Tahoma"/>
              <w:sz w:val="28"/>
              <w:szCs w:val="28"/>
              <w:rtl/>
            </w:rPr>
          </w:rPrChange>
        </w:rPr>
        <w:t>הטמעת המערכת – מאי</w:t>
      </w:r>
    </w:p>
    <w:p w14:paraId="21D29E46" w14:textId="77777777" w:rsidR="00C64586" w:rsidRPr="00103DCA" w:rsidRDefault="00C64586" w:rsidP="00C64586">
      <w:pPr>
        <w:pStyle w:val="a8"/>
        <w:numPr>
          <w:ilvl w:val="0"/>
          <w:numId w:val="47"/>
        </w:numPr>
        <w:spacing w:line="256" w:lineRule="auto"/>
        <w:rPr>
          <w:rFonts w:ascii="Tahoma" w:hAnsi="Tahoma" w:cs="Tahoma"/>
          <w:sz w:val="24"/>
          <w:szCs w:val="24"/>
          <w:rPrChange w:id="1106" w:author="רינת אביטל" w:date="2022-05-12T09:18:00Z">
            <w:rPr>
              <w:rFonts w:ascii="Tahoma" w:hAnsi="Tahoma" w:cs="Tahoma"/>
              <w:sz w:val="28"/>
              <w:szCs w:val="28"/>
            </w:rPr>
          </w:rPrChange>
        </w:rPr>
      </w:pPr>
      <w:r w:rsidRPr="00103DCA">
        <w:rPr>
          <w:rFonts w:ascii="Tahoma" w:hAnsi="Tahoma" w:cs="Tahoma"/>
          <w:sz w:val="24"/>
          <w:szCs w:val="24"/>
          <w:rtl/>
          <w:rPrChange w:id="1107" w:author="רינת אביטל" w:date="2022-05-12T09:18:00Z">
            <w:rPr>
              <w:rFonts w:ascii="Tahoma" w:hAnsi="Tahoma" w:cs="Tahoma"/>
              <w:sz w:val="28"/>
              <w:szCs w:val="28"/>
              <w:rtl/>
            </w:rPr>
          </w:rPrChange>
        </w:rPr>
        <w:t>הגשת פרויקט סופי - מאי</w:t>
      </w:r>
      <w:r w:rsidRPr="00103DCA">
        <w:rPr>
          <w:rFonts w:ascii="Tahoma" w:hAnsi="Tahoma" w:cs="Tahoma"/>
          <w:sz w:val="24"/>
          <w:szCs w:val="24"/>
          <w:rtl/>
          <w:rPrChange w:id="1108" w:author="רינת אביטל" w:date="2022-05-12T09:18:00Z">
            <w:rPr>
              <w:rFonts w:ascii="Tahoma" w:hAnsi="Tahoma" w:cs="Tahoma"/>
              <w:sz w:val="28"/>
              <w:szCs w:val="28"/>
              <w:rtl/>
            </w:rPr>
          </w:rPrChange>
        </w:rPr>
        <w:br/>
      </w:r>
    </w:p>
    <w:p w14:paraId="280EB2C8" w14:textId="77777777" w:rsidR="00C64586" w:rsidRPr="00103DCA" w:rsidRDefault="00C64586" w:rsidP="00C64586">
      <w:pPr>
        <w:rPr>
          <w:rFonts w:ascii="Tahoma" w:hAnsi="Tahoma" w:cs="Tahoma"/>
          <w:b/>
          <w:bCs/>
          <w:sz w:val="24"/>
          <w:szCs w:val="24"/>
          <w:rtl/>
          <w:rPrChange w:id="1109" w:author="רינת אביטל" w:date="2022-05-12T09:18:00Z">
            <w:rPr>
              <w:rFonts w:ascii="Tahoma" w:hAnsi="Tahoma" w:cs="Tahoma"/>
              <w:b/>
              <w:bCs/>
              <w:sz w:val="28"/>
              <w:szCs w:val="28"/>
              <w:rtl/>
            </w:rPr>
          </w:rPrChange>
        </w:rPr>
      </w:pPr>
      <w:r w:rsidRPr="00103DCA">
        <w:rPr>
          <w:rFonts w:ascii="Tahoma" w:hAnsi="Tahoma" w:cs="Tahoma"/>
          <w:b/>
          <w:bCs/>
          <w:sz w:val="24"/>
          <w:szCs w:val="24"/>
          <w:rtl/>
          <w:rPrChange w:id="1110" w:author="רינת אביטל" w:date="2022-05-12T09:18:00Z">
            <w:rPr>
              <w:rFonts w:ascii="Tahoma" w:hAnsi="Tahoma" w:cs="Tahoma"/>
              <w:b/>
              <w:bCs/>
              <w:sz w:val="28"/>
              <w:szCs w:val="28"/>
              <w:rtl/>
            </w:rPr>
          </w:rPrChange>
        </w:rPr>
        <w:t>חתימת הרכז המגמה:</w:t>
      </w:r>
    </w:p>
    <w:p w14:paraId="56ED63D8" w14:textId="77777777" w:rsidR="00C64586" w:rsidRPr="00103DCA" w:rsidRDefault="00C64586" w:rsidP="00C64586">
      <w:pPr>
        <w:rPr>
          <w:rFonts w:ascii="Tahoma" w:hAnsi="Tahoma" w:cs="Tahoma"/>
          <w:sz w:val="24"/>
          <w:szCs w:val="24"/>
          <w:rtl/>
          <w:rPrChange w:id="1111" w:author="רינת אביטל" w:date="2022-05-12T09:18:00Z">
            <w:rPr>
              <w:rFonts w:ascii="Tahoma" w:hAnsi="Tahoma" w:cs="Tahoma"/>
              <w:sz w:val="28"/>
              <w:szCs w:val="28"/>
              <w:rtl/>
            </w:rPr>
          </w:rPrChange>
        </w:rPr>
      </w:pPr>
      <w:r w:rsidRPr="00103DCA">
        <w:rPr>
          <w:rFonts w:ascii="Tahoma" w:hAnsi="Tahoma" w:cs="Tahoma"/>
          <w:b/>
          <w:bCs/>
          <w:sz w:val="24"/>
          <w:szCs w:val="24"/>
          <w:rtl/>
          <w:rPrChange w:id="1112" w:author="רינת אביטל" w:date="2022-05-12T09:18:00Z">
            <w:rPr>
              <w:rFonts w:ascii="Tahoma" w:hAnsi="Tahoma" w:cs="Tahoma"/>
              <w:b/>
              <w:bCs/>
              <w:sz w:val="28"/>
              <w:szCs w:val="28"/>
              <w:rtl/>
            </w:rPr>
          </w:rPrChange>
        </w:rPr>
        <w:t>אישור משרד החינוך:</w:t>
      </w:r>
    </w:p>
    <w:p w14:paraId="6C1C305B" w14:textId="77777777" w:rsidR="00C64586" w:rsidRPr="00103DCA" w:rsidRDefault="00C64586" w:rsidP="00C64586">
      <w:pPr>
        <w:pStyle w:val="a8"/>
        <w:rPr>
          <w:rFonts w:ascii="Tahoma" w:hAnsi="Tahoma" w:cs="Tahoma"/>
          <w:sz w:val="24"/>
          <w:szCs w:val="24"/>
          <w:rtl/>
          <w:rPrChange w:id="1113" w:author="רינת אביטל" w:date="2022-05-12T09:18:00Z">
            <w:rPr>
              <w:rFonts w:ascii="Tahoma" w:hAnsi="Tahoma" w:cs="Tahoma"/>
              <w:sz w:val="28"/>
              <w:szCs w:val="28"/>
              <w:rtl/>
            </w:rPr>
          </w:rPrChange>
        </w:rPr>
      </w:pPr>
    </w:p>
    <w:p w14:paraId="15CD7281" w14:textId="5F05E69E" w:rsidR="00C03D48" w:rsidRPr="00103DCA" w:rsidRDefault="00C03D48" w:rsidP="009D4159">
      <w:pPr>
        <w:rPr>
          <w:rFonts w:ascii="Tahoma" w:hAnsi="Tahoma" w:cs="Tahoma"/>
          <w:b/>
          <w:bCs/>
          <w:sz w:val="24"/>
          <w:szCs w:val="24"/>
          <w:rtl/>
          <w:rPrChange w:id="1114" w:author="רינת אביטל" w:date="2022-05-12T09:18:00Z">
            <w:rPr>
              <w:b/>
              <w:bCs/>
              <w:sz w:val="28"/>
              <w:szCs w:val="28"/>
              <w:rtl/>
            </w:rPr>
          </w:rPrChange>
        </w:rPr>
      </w:pPr>
    </w:p>
    <w:p w14:paraId="006D2E7E" w14:textId="02773BD7" w:rsidR="00C03D48" w:rsidRDefault="00C03D48" w:rsidP="009D4159">
      <w:pPr>
        <w:rPr>
          <w:ins w:id="1115" w:author="רינת אביטל" w:date="2022-05-12T09:18:00Z"/>
          <w:rFonts w:ascii="Tahoma" w:hAnsi="Tahoma" w:cs="Tahoma"/>
          <w:b/>
          <w:bCs/>
          <w:sz w:val="24"/>
          <w:szCs w:val="24"/>
          <w:rtl/>
        </w:rPr>
      </w:pPr>
    </w:p>
    <w:p w14:paraId="333F4826" w14:textId="6BDBD957" w:rsidR="00103DCA" w:rsidRDefault="00103DCA" w:rsidP="009D4159">
      <w:pPr>
        <w:rPr>
          <w:ins w:id="1116" w:author="רינת אביטל" w:date="2022-05-12T09:18:00Z"/>
          <w:rFonts w:ascii="Tahoma" w:hAnsi="Tahoma" w:cs="Tahoma"/>
          <w:b/>
          <w:bCs/>
          <w:sz w:val="24"/>
          <w:szCs w:val="24"/>
          <w:rtl/>
        </w:rPr>
      </w:pPr>
    </w:p>
    <w:p w14:paraId="6C2DBED0" w14:textId="45C9AFFF" w:rsidR="00103DCA" w:rsidRDefault="00103DCA" w:rsidP="009D4159">
      <w:pPr>
        <w:rPr>
          <w:ins w:id="1117" w:author="רינת אביטל" w:date="2022-05-12T09:18:00Z"/>
          <w:rFonts w:ascii="Tahoma" w:hAnsi="Tahoma" w:cs="Tahoma"/>
          <w:b/>
          <w:bCs/>
          <w:sz w:val="24"/>
          <w:szCs w:val="24"/>
          <w:rtl/>
        </w:rPr>
      </w:pPr>
    </w:p>
    <w:p w14:paraId="65719516" w14:textId="3F3F5254" w:rsidR="00103DCA" w:rsidRDefault="00103DCA" w:rsidP="009D4159">
      <w:pPr>
        <w:rPr>
          <w:ins w:id="1118" w:author="רינת אביטל" w:date="2022-05-12T09:18:00Z"/>
          <w:rFonts w:ascii="Tahoma" w:hAnsi="Tahoma" w:cs="Tahoma"/>
          <w:b/>
          <w:bCs/>
          <w:sz w:val="24"/>
          <w:szCs w:val="24"/>
          <w:rtl/>
        </w:rPr>
      </w:pPr>
    </w:p>
    <w:p w14:paraId="7B462F7D" w14:textId="34D4DEC7" w:rsidR="00103DCA" w:rsidRDefault="00103DCA" w:rsidP="009D4159">
      <w:pPr>
        <w:rPr>
          <w:ins w:id="1119" w:author="רינת אביטל" w:date="2022-05-12T09:18:00Z"/>
          <w:rFonts w:ascii="Tahoma" w:hAnsi="Tahoma" w:cs="Tahoma"/>
          <w:b/>
          <w:bCs/>
          <w:sz w:val="24"/>
          <w:szCs w:val="24"/>
          <w:rtl/>
        </w:rPr>
      </w:pPr>
    </w:p>
    <w:p w14:paraId="657337FB" w14:textId="09E015D7" w:rsidR="00103DCA" w:rsidRDefault="00103DCA" w:rsidP="009D4159">
      <w:pPr>
        <w:rPr>
          <w:ins w:id="1120" w:author="רינת אביטל" w:date="2022-05-12T09:18:00Z"/>
          <w:rFonts w:ascii="Tahoma" w:hAnsi="Tahoma" w:cs="Tahoma"/>
          <w:b/>
          <w:bCs/>
          <w:sz w:val="24"/>
          <w:szCs w:val="24"/>
          <w:rtl/>
        </w:rPr>
      </w:pPr>
    </w:p>
    <w:p w14:paraId="74B29306" w14:textId="50B1A1B1" w:rsidR="00103DCA" w:rsidRDefault="00103DCA" w:rsidP="009D4159">
      <w:pPr>
        <w:rPr>
          <w:ins w:id="1121" w:author="רינת אביטל" w:date="2022-05-12T09:18:00Z"/>
          <w:rFonts w:ascii="Tahoma" w:hAnsi="Tahoma" w:cs="Tahoma"/>
          <w:b/>
          <w:bCs/>
          <w:sz w:val="24"/>
          <w:szCs w:val="24"/>
          <w:rtl/>
        </w:rPr>
      </w:pPr>
    </w:p>
    <w:p w14:paraId="4994F39E" w14:textId="1520EFFD" w:rsidR="00103DCA" w:rsidRDefault="00103DCA" w:rsidP="009D4159">
      <w:pPr>
        <w:rPr>
          <w:ins w:id="1122" w:author="רינת אביטל" w:date="2022-05-12T09:18:00Z"/>
          <w:rFonts w:ascii="Tahoma" w:hAnsi="Tahoma" w:cs="Tahoma"/>
          <w:b/>
          <w:bCs/>
          <w:sz w:val="24"/>
          <w:szCs w:val="24"/>
          <w:rtl/>
        </w:rPr>
      </w:pPr>
    </w:p>
    <w:p w14:paraId="2BA38238" w14:textId="7EA49238" w:rsidR="00103DCA" w:rsidRDefault="00103DCA" w:rsidP="009D4159">
      <w:pPr>
        <w:rPr>
          <w:ins w:id="1123" w:author="רינת אביטל" w:date="2022-05-12T09:18:00Z"/>
          <w:rFonts w:ascii="Tahoma" w:hAnsi="Tahoma" w:cs="Tahoma"/>
          <w:b/>
          <w:bCs/>
          <w:sz w:val="24"/>
          <w:szCs w:val="24"/>
          <w:rtl/>
        </w:rPr>
      </w:pPr>
    </w:p>
    <w:p w14:paraId="0A8A57EC" w14:textId="77777777" w:rsidR="00103DCA" w:rsidRPr="00103DCA" w:rsidRDefault="00103DCA" w:rsidP="009D4159">
      <w:pPr>
        <w:rPr>
          <w:rFonts w:ascii="Tahoma" w:hAnsi="Tahoma" w:cs="Tahoma"/>
          <w:b/>
          <w:bCs/>
          <w:sz w:val="24"/>
          <w:szCs w:val="24"/>
          <w:rtl/>
          <w:rPrChange w:id="1124" w:author="רינת אביטל" w:date="2022-05-12T09:18:00Z">
            <w:rPr>
              <w:b/>
              <w:bCs/>
              <w:sz w:val="28"/>
              <w:szCs w:val="28"/>
              <w:rtl/>
            </w:rPr>
          </w:rPrChange>
        </w:rPr>
      </w:pPr>
    </w:p>
    <w:p w14:paraId="54878381" w14:textId="2C6D7DC1" w:rsidR="000C040B" w:rsidRPr="00103DCA" w:rsidRDefault="0040191B" w:rsidP="00C64586">
      <w:pPr>
        <w:pStyle w:val="1"/>
        <w:spacing w:line="480" w:lineRule="auto"/>
        <w:rPr>
          <w:rFonts w:ascii="Tahoma" w:hAnsi="Tahoma" w:cs="Tahoma"/>
          <w:b/>
          <w:bCs/>
          <w:color w:val="89D7C3"/>
          <w:sz w:val="36"/>
          <w:szCs w:val="36"/>
          <w:rPrChange w:id="1125" w:author="רינת אביטל" w:date="2022-05-12T09:18:00Z">
            <w:rPr>
              <w:b/>
              <w:bCs/>
              <w:color w:val="89D7C3"/>
              <w:sz w:val="40"/>
              <w:szCs w:val="40"/>
            </w:rPr>
          </w:rPrChange>
        </w:rPr>
      </w:pPr>
      <w:bookmarkStart w:id="1126" w:name="_Toc103039594"/>
      <w:r w:rsidRPr="00103DCA">
        <w:rPr>
          <w:rFonts w:ascii="Tahoma" w:hAnsi="Tahoma" w:cs="Tahoma"/>
          <w:b/>
          <w:bCs/>
          <w:color w:val="89D7C3"/>
          <w:sz w:val="40"/>
          <w:szCs w:val="40"/>
          <w:rtl/>
          <w:rPrChange w:id="1127" w:author="רינת אביטל" w:date="2022-05-12T09:18:00Z">
            <w:rPr>
              <w:rFonts w:hint="cs"/>
              <w:b/>
              <w:bCs/>
              <w:color w:val="89D7C3"/>
              <w:sz w:val="44"/>
              <w:szCs w:val="44"/>
              <w:rtl/>
            </w:rPr>
          </w:rPrChange>
        </w:rPr>
        <w:lastRenderedPageBreak/>
        <w:t>מבוא / תקציר</w:t>
      </w:r>
      <w:bookmarkEnd w:id="1126"/>
    </w:p>
    <w:p w14:paraId="339D580E" w14:textId="324E5CD9" w:rsidR="009A7905" w:rsidRPr="00103DCA" w:rsidRDefault="000C040B" w:rsidP="00A42C9C">
      <w:pPr>
        <w:pStyle w:val="2"/>
        <w:numPr>
          <w:ilvl w:val="1"/>
          <w:numId w:val="7"/>
        </w:numPr>
        <w:spacing w:line="360" w:lineRule="auto"/>
        <w:rPr>
          <w:rFonts w:ascii="Tahoma" w:hAnsi="Tahoma" w:cs="Tahoma"/>
          <w:b/>
          <w:bCs/>
          <w:color w:val="89D7C3"/>
          <w:sz w:val="36"/>
          <w:szCs w:val="36"/>
          <w:rtl/>
          <w:rPrChange w:id="1128" w:author="רינת אביטל" w:date="2022-05-12T09:18:00Z">
            <w:rPr>
              <w:b/>
              <w:bCs/>
              <w:color w:val="89D7C3"/>
              <w:sz w:val="40"/>
              <w:szCs w:val="40"/>
              <w:rtl/>
            </w:rPr>
          </w:rPrChange>
        </w:rPr>
      </w:pPr>
      <w:bookmarkStart w:id="1129" w:name="_Toc103039595"/>
      <w:r w:rsidRPr="00103DCA">
        <w:rPr>
          <w:rFonts w:ascii="Tahoma" w:hAnsi="Tahoma" w:cs="Tahoma"/>
          <w:b/>
          <w:bCs/>
          <w:color w:val="89D7C3"/>
          <w:sz w:val="36"/>
          <w:szCs w:val="36"/>
          <w:rtl/>
          <w:rPrChange w:id="1130" w:author="רינת אביטל" w:date="2022-05-12T09:18:00Z">
            <w:rPr>
              <w:rFonts w:hint="cs"/>
              <w:b/>
              <w:bCs/>
              <w:color w:val="89D7C3"/>
              <w:sz w:val="40"/>
              <w:szCs w:val="40"/>
              <w:rtl/>
            </w:rPr>
          </w:rPrChange>
        </w:rPr>
        <w:t>הרקע לפרויקט</w:t>
      </w:r>
      <w:bookmarkEnd w:id="1129"/>
    </w:p>
    <w:p w14:paraId="614B772F" w14:textId="50FE4A77" w:rsidR="00D6385E" w:rsidRPr="00103DCA" w:rsidRDefault="00D6385E" w:rsidP="00D6385E">
      <w:pPr>
        <w:rPr>
          <w:rFonts w:ascii="Tahoma" w:hAnsi="Tahoma" w:cs="Tahoma"/>
          <w:sz w:val="24"/>
          <w:szCs w:val="24"/>
          <w:rtl/>
          <w:rPrChange w:id="1131" w:author="רינת אביטל" w:date="2022-05-12T09:18:00Z">
            <w:rPr>
              <w:sz w:val="28"/>
              <w:szCs w:val="28"/>
              <w:rtl/>
            </w:rPr>
          </w:rPrChange>
        </w:rPr>
      </w:pPr>
      <w:r w:rsidRPr="00103DCA">
        <w:rPr>
          <w:rFonts w:ascii="Tahoma" w:hAnsi="Tahoma" w:cs="Tahoma"/>
          <w:sz w:val="24"/>
          <w:szCs w:val="24"/>
          <w:rtl/>
          <w:rPrChange w:id="1132" w:author="רינת אביטל" w:date="2022-05-12T09:18:00Z">
            <w:rPr>
              <w:rFonts w:hint="cs"/>
              <w:sz w:val="28"/>
              <w:szCs w:val="28"/>
              <w:rtl/>
            </w:rPr>
          </w:rPrChange>
        </w:rPr>
        <w:t xml:space="preserve">כשהתחלנו לחשוב על רעיון לפרויקט רציתי רעיון שיהיה לי מעניין לעשות לא רציתי לעשות פרויקט שלא יעניין אותי, העדפתי להשקיע </w:t>
      </w:r>
      <w:r w:rsidR="00205752" w:rsidRPr="00103DCA">
        <w:rPr>
          <w:rFonts w:ascii="Tahoma" w:hAnsi="Tahoma" w:cs="Tahoma"/>
          <w:sz w:val="24"/>
          <w:szCs w:val="24"/>
          <w:rtl/>
          <w:rPrChange w:id="1133" w:author="רינת אביטל" w:date="2022-05-12T09:18:00Z">
            <w:rPr>
              <w:rFonts w:hint="cs"/>
              <w:sz w:val="28"/>
              <w:szCs w:val="28"/>
              <w:rtl/>
            </w:rPr>
          </w:rPrChange>
        </w:rPr>
        <w:t>בפרויקט</w:t>
      </w:r>
      <w:r w:rsidRPr="00103DCA">
        <w:rPr>
          <w:rFonts w:ascii="Tahoma" w:hAnsi="Tahoma" w:cs="Tahoma"/>
          <w:sz w:val="24"/>
          <w:szCs w:val="24"/>
          <w:rtl/>
          <w:rPrChange w:id="1134" w:author="רינת אביטל" w:date="2022-05-12T09:18:00Z">
            <w:rPr>
              <w:rFonts w:hint="cs"/>
              <w:sz w:val="28"/>
              <w:szCs w:val="28"/>
              <w:rtl/>
            </w:rPr>
          </w:rPrChange>
        </w:rPr>
        <w:t xml:space="preserve"> שיכול להיות שיהיה קשה יותר אבל </w:t>
      </w:r>
      <w:r w:rsidR="00205752" w:rsidRPr="00103DCA">
        <w:rPr>
          <w:rFonts w:ascii="Tahoma" w:hAnsi="Tahoma" w:cs="Tahoma"/>
          <w:sz w:val="24"/>
          <w:szCs w:val="24"/>
          <w:rtl/>
          <w:rPrChange w:id="1135" w:author="רינת אביטל" w:date="2022-05-12T09:18:00Z">
            <w:rPr>
              <w:rFonts w:hint="cs"/>
              <w:sz w:val="28"/>
              <w:szCs w:val="28"/>
              <w:rtl/>
            </w:rPr>
          </w:rPrChange>
        </w:rPr>
        <w:t>גם מהנה.</w:t>
      </w:r>
    </w:p>
    <w:p w14:paraId="61BA75AC" w14:textId="77777777" w:rsidR="00677D68" w:rsidRPr="00103DCA" w:rsidRDefault="00205752" w:rsidP="00D6385E">
      <w:pPr>
        <w:rPr>
          <w:rFonts w:ascii="Tahoma" w:hAnsi="Tahoma" w:cs="Tahoma"/>
          <w:sz w:val="24"/>
          <w:szCs w:val="24"/>
          <w:rtl/>
          <w:rPrChange w:id="1136" w:author="רינת אביטל" w:date="2022-05-12T09:18:00Z">
            <w:rPr>
              <w:sz w:val="28"/>
              <w:szCs w:val="28"/>
              <w:rtl/>
            </w:rPr>
          </w:rPrChange>
        </w:rPr>
      </w:pPr>
      <w:r w:rsidRPr="00103DCA">
        <w:rPr>
          <w:rFonts w:ascii="Tahoma" w:hAnsi="Tahoma" w:cs="Tahoma"/>
          <w:sz w:val="24"/>
          <w:szCs w:val="24"/>
          <w:rtl/>
          <w:rPrChange w:id="1137" w:author="רינת אביטל" w:date="2022-05-12T09:18:00Z">
            <w:rPr>
              <w:rFonts w:hint="cs"/>
              <w:sz w:val="28"/>
              <w:szCs w:val="28"/>
              <w:rtl/>
            </w:rPr>
          </w:rPrChange>
        </w:rPr>
        <w:t xml:space="preserve">אחת ממטרות הפרויקט היא </w:t>
      </w:r>
      <w:r w:rsidR="009930E2" w:rsidRPr="00103DCA">
        <w:rPr>
          <w:rFonts w:ascii="Tahoma" w:hAnsi="Tahoma" w:cs="Tahoma"/>
          <w:sz w:val="24"/>
          <w:szCs w:val="24"/>
          <w:rtl/>
          <w:rPrChange w:id="1138" w:author="רינת אביטל" w:date="2022-05-12T09:18:00Z">
            <w:rPr>
              <w:rFonts w:hint="cs"/>
              <w:sz w:val="28"/>
              <w:szCs w:val="28"/>
              <w:rtl/>
            </w:rPr>
          </w:rPrChange>
        </w:rPr>
        <w:t xml:space="preserve">פיתוח מיומנויות חשיבה, </w:t>
      </w:r>
      <w:r w:rsidRPr="00103DCA">
        <w:rPr>
          <w:rFonts w:ascii="Tahoma" w:hAnsi="Tahoma" w:cs="Tahoma"/>
          <w:sz w:val="24"/>
          <w:szCs w:val="24"/>
          <w:rtl/>
          <w:rPrChange w:id="1139" w:author="רינת אביטל" w:date="2022-05-12T09:18:00Z">
            <w:rPr>
              <w:rFonts w:hint="cs"/>
              <w:sz w:val="28"/>
              <w:szCs w:val="28"/>
              <w:rtl/>
            </w:rPr>
          </w:rPrChange>
        </w:rPr>
        <w:t>להביא אותנו להתנסות עצמית</w:t>
      </w:r>
      <w:r w:rsidR="009930E2" w:rsidRPr="00103DCA">
        <w:rPr>
          <w:rFonts w:ascii="Tahoma" w:hAnsi="Tahoma" w:cs="Tahoma"/>
          <w:sz w:val="24"/>
          <w:szCs w:val="24"/>
          <w:rtl/>
          <w:rPrChange w:id="1140" w:author="רינת אביטל" w:date="2022-05-12T09:18:00Z">
            <w:rPr>
              <w:rFonts w:hint="cs"/>
              <w:sz w:val="28"/>
              <w:szCs w:val="28"/>
              <w:rtl/>
            </w:rPr>
          </w:rPrChange>
        </w:rPr>
        <w:t>.</w:t>
      </w:r>
      <w:r w:rsidRPr="00103DCA">
        <w:rPr>
          <w:rFonts w:ascii="Tahoma" w:hAnsi="Tahoma" w:cs="Tahoma"/>
          <w:sz w:val="24"/>
          <w:szCs w:val="24"/>
          <w:rtl/>
          <w:rPrChange w:id="1141" w:author="רינת אביטל" w:date="2022-05-12T09:18:00Z">
            <w:rPr>
              <w:rFonts w:hint="cs"/>
              <w:sz w:val="28"/>
              <w:szCs w:val="28"/>
              <w:rtl/>
            </w:rPr>
          </w:rPrChange>
        </w:rPr>
        <w:t xml:space="preserve"> כשאני יושבת על פרויקט משלי שאני אמורה לעשות לבד מתחילתו ועד סופו אני אמורה ללמוד לבד</w:t>
      </w:r>
      <w:r w:rsidR="001940FB" w:rsidRPr="00103DCA">
        <w:rPr>
          <w:rFonts w:ascii="Tahoma" w:hAnsi="Tahoma" w:cs="Tahoma"/>
          <w:sz w:val="24"/>
          <w:szCs w:val="24"/>
          <w:rtl/>
          <w:rPrChange w:id="1142" w:author="רינת אביטל" w:date="2022-05-12T09:18:00Z">
            <w:rPr>
              <w:rFonts w:hint="cs"/>
              <w:sz w:val="28"/>
              <w:szCs w:val="28"/>
              <w:rtl/>
            </w:rPr>
          </w:rPrChange>
        </w:rPr>
        <w:t xml:space="preserve"> חומרים שלא למדנו בכיתה</w:t>
      </w:r>
      <w:r w:rsidRPr="00103DCA">
        <w:rPr>
          <w:rFonts w:ascii="Tahoma" w:hAnsi="Tahoma" w:cs="Tahoma"/>
          <w:sz w:val="24"/>
          <w:szCs w:val="24"/>
          <w:rtl/>
          <w:rPrChange w:id="1143" w:author="רינת אביטל" w:date="2022-05-12T09:18:00Z">
            <w:rPr>
              <w:rFonts w:hint="cs"/>
              <w:sz w:val="28"/>
              <w:szCs w:val="28"/>
              <w:rtl/>
            </w:rPr>
          </w:rPrChange>
        </w:rPr>
        <w:t xml:space="preserve">, </w:t>
      </w:r>
      <w:r w:rsidR="001940FB" w:rsidRPr="00103DCA">
        <w:rPr>
          <w:rFonts w:ascii="Tahoma" w:hAnsi="Tahoma" w:cs="Tahoma"/>
          <w:sz w:val="24"/>
          <w:szCs w:val="24"/>
          <w:rtl/>
          <w:rPrChange w:id="1144" w:author="רינת אביטל" w:date="2022-05-12T09:18:00Z">
            <w:rPr>
              <w:rFonts w:hint="cs"/>
              <w:sz w:val="28"/>
              <w:szCs w:val="28"/>
              <w:rtl/>
            </w:rPr>
          </w:rPrChange>
        </w:rPr>
        <w:t>לנתח פרויקט ולהבין מה אני צריכה לבצע</w:t>
      </w:r>
      <w:r w:rsidRPr="00103DCA">
        <w:rPr>
          <w:rFonts w:ascii="Tahoma" w:hAnsi="Tahoma" w:cs="Tahoma"/>
          <w:sz w:val="24"/>
          <w:szCs w:val="24"/>
          <w:rtl/>
          <w:rPrChange w:id="1145" w:author="רינת אביטל" w:date="2022-05-12T09:18:00Z">
            <w:rPr>
              <w:rFonts w:hint="cs"/>
              <w:sz w:val="28"/>
              <w:szCs w:val="28"/>
              <w:rtl/>
            </w:rPr>
          </w:rPrChange>
        </w:rPr>
        <w:t xml:space="preserve">, להכיר </w:t>
      </w:r>
      <w:r w:rsidR="001940FB" w:rsidRPr="00103DCA">
        <w:rPr>
          <w:rFonts w:ascii="Tahoma" w:hAnsi="Tahoma" w:cs="Tahoma"/>
          <w:sz w:val="24"/>
          <w:szCs w:val="24"/>
          <w:rtl/>
          <w:rPrChange w:id="1146" w:author="רינת אביטל" w:date="2022-05-12T09:18:00Z">
            <w:rPr>
              <w:rFonts w:hint="cs"/>
              <w:sz w:val="28"/>
              <w:szCs w:val="28"/>
              <w:rtl/>
            </w:rPr>
          </w:rPrChange>
        </w:rPr>
        <w:t xml:space="preserve">קודים ואלגוריתמים שונים, לנסות ולהתנסות. וזה בעצם חלק ממטרות הפרויקט </w:t>
      </w:r>
      <w:r w:rsidR="001940FB" w:rsidRPr="00103DCA">
        <w:rPr>
          <w:rFonts w:ascii="Tahoma" w:hAnsi="Tahoma" w:cs="Tahoma"/>
          <w:sz w:val="24"/>
          <w:szCs w:val="24"/>
          <w:rtl/>
          <w:rPrChange w:id="1147" w:author="רינת אביטל" w:date="2022-05-12T09:18:00Z">
            <w:rPr>
              <w:sz w:val="28"/>
              <w:szCs w:val="28"/>
              <w:rtl/>
            </w:rPr>
          </w:rPrChange>
        </w:rPr>
        <w:t>–</w:t>
      </w:r>
      <w:r w:rsidR="001940FB" w:rsidRPr="00103DCA">
        <w:rPr>
          <w:rFonts w:ascii="Tahoma" w:hAnsi="Tahoma" w:cs="Tahoma"/>
          <w:sz w:val="24"/>
          <w:szCs w:val="24"/>
          <w:rtl/>
          <w:rPrChange w:id="1148" w:author="רינת אביטל" w:date="2022-05-12T09:18:00Z">
            <w:rPr>
              <w:rFonts w:hint="cs"/>
              <w:sz w:val="28"/>
              <w:szCs w:val="28"/>
              <w:rtl/>
            </w:rPr>
          </w:rPrChange>
        </w:rPr>
        <w:t xml:space="preserve"> להביא אותי בסופו של דבר למוכנות לעבודה כי הרי לימודים ועבודה זה עולמות שונים</w:t>
      </w:r>
      <w:r w:rsidR="00677D68" w:rsidRPr="00103DCA">
        <w:rPr>
          <w:rFonts w:ascii="Tahoma" w:hAnsi="Tahoma" w:cs="Tahoma"/>
          <w:sz w:val="24"/>
          <w:szCs w:val="24"/>
          <w:rtl/>
          <w:rPrChange w:id="1149" w:author="רינת אביטל" w:date="2022-05-12T09:18:00Z">
            <w:rPr>
              <w:rFonts w:hint="cs"/>
              <w:sz w:val="28"/>
              <w:szCs w:val="28"/>
              <w:rtl/>
            </w:rPr>
          </w:rPrChange>
        </w:rPr>
        <w:t>.</w:t>
      </w:r>
    </w:p>
    <w:p w14:paraId="467B8B9A" w14:textId="7928DFEB" w:rsidR="00205752" w:rsidRPr="00103DCA" w:rsidRDefault="00677D68" w:rsidP="00D6385E">
      <w:pPr>
        <w:rPr>
          <w:rFonts w:ascii="Tahoma" w:hAnsi="Tahoma" w:cs="Tahoma"/>
          <w:sz w:val="24"/>
          <w:szCs w:val="24"/>
          <w:rtl/>
          <w:rPrChange w:id="1150" w:author="רינת אביטל" w:date="2022-05-12T09:18:00Z">
            <w:rPr>
              <w:sz w:val="28"/>
              <w:szCs w:val="28"/>
              <w:rtl/>
            </w:rPr>
          </w:rPrChange>
        </w:rPr>
      </w:pPr>
      <w:r w:rsidRPr="00103DCA">
        <w:rPr>
          <w:rFonts w:ascii="Tahoma" w:hAnsi="Tahoma" w:cs="Tahoma"/>
          <w:sz w:val="24"/>
          <w:szCs w:val="24"/>
          <w:rtl/>
          <w:rPrChange w:id="1151" w:author="רינת אביטל" w:date="2022-05-12T09:18:00Z">
            <w:rPr>
              <w:rFonts w:hint="cs"/>
              <w:sz w:val="28"/>
              <w:szCs w:val="28"/>
              <w:rtl/>
            </w:rPr>
          </w:rPrChange>
        </w:rPr>
        <w:t xml:space="preserve">רציתי לנצל את הפרויקט כדי ללמוד עוד על תחומים שלא יצא לי להכיר ואכן זה מה שגם גרם לבחור דווקא את התחום של הזיהוי פנים </w:t>
      </w:r>
      <w:r w:rsidRPr="00103DCA">
        <w:rPr>
          <w:rFonts w:ascii="Tahoma" w:hAnsi="Tahoma" w:cs="Tahoma"/>
          <w:sz w:val="24"/>
          <w:szCs w:val="24"/>
          <w:rtl/>
          <w:rPrChange w:id="1152" w:author="רינת אביטל" w:date="2022-05-12T09:18:00Z">
            <w:rPr>
              <w:sz w:val="28"/>
              <w:szCs w:val="28"/>
              <w:rtl/>
            </w:rPr>
          </w:rPrChange>
        </w:rPr>
        <w:t>–</w:t>
      </w:r>
      <w:r w:rsidRPr="00103DCA">
        <w:rPr>
          <w:rFonts w:ascii="Tahoma" w:hAnsi="Tahoma" w:cs="Tahoma"/>
          <w:sz w:val="24"/>
          <w:szCs w:val="24"/>
          <w:rtl/>
          <w:rPrChange w:id="1153" w:author="רינת אביטל" w:date="2022-05-12T09:18:00Z">
            <w:rPr>
              <w:rFonts w:hint="cs"/>
              <w:sz w:val="28"/>
              <w:szCs w:val="28"/>
              <w:rtl/>
            </w:rPr>
          </w:rPrChange>
        </w:rPr>
        <w:t xml:space="preserve"> התחום נשמע לי מעניין, מרתק ושונה. מעולם לא יצא לי להתעסק בתחום הזה לפני כן וניצלתי את ההזדמנות ללמוד ולהכיר דברים חדשים. ואכן היה לי הרבה מה ללמוד. </w:t>
      </w:r>
      <w:r w:rsidR="001940FB" w:rsidRPr="00103DCA">
        <w:rPr>
          <w:rFonts w:ascii="Tahoma" w:hAnsi="Tahoma" w:cs="Tahoma"/>
          <w:sz w:val="24"/>
          <w:szCs w:val="24"/>
          <w:rtl/>
          <w:rPrChange w:id="1154" w:author="רינת אביטל" w:date="2022-05-12T09:18:00Z">
            <w:rPr>
              <w:rFonts w:hint="cs"/>
              <w:sz w:val="28"/>
              <w:szCs w:val="28"/>
              <w:rtl/>
            </w:rPr>
          </w:rPrChange>
        </w:rPr>
        <w:t xml:space="preserve"> אני מרגישה שהפרויקט הרחיב לי אופקים </w:t>
      </w:r>
      <w:r w:rsidRPr="00103DCA">
        <w:rPr>
          <w:rFonts w:ascii="Tahoma" w:hAnsi="Tahoma" w:cs="Tahoma"/>
          <w:sz w:val="24"/>
          <w:szCs w:val="24"/>
          <w:rtl/>
          <w:rPrChange w:id="1155" w:author="רינת אביטל" w:date="2022-05-12T09:18:00Z">
            <w:rPr>
              <w:rFonts w:hint="cs"/>
              <w:sz w:val="28"/>
              <w:szCs w:val="28"/>
              <w:rtl/>
            </w:rPr>
          </w:rPrChange>
        </w:rPr>
        <w:t>התחום</w:t>
      </w:r>
      <w:r w:rsidR="001940FB" w:rsidRPr="00103DCA">
        <w:rPr>
          <w:rFonts w:ascii="Tahoma" w:hAnsi="Tahoma" w:cs="Tahoma"/>
          <w:sz w:val="24"/>
          <w:szCs w:val="24"/>
          <w:rtl/>
          <w:rPrChange w:id="1156" w:author="רינת אביטל" w:date="2022-05-12T09:18:00Z">
            <w:rPr>
              <w:rFonts w:hint="cs"/>
              <w:sz w:val="28"/>
              <w:szCs w:val="28"/>
              <w:rtl/>
            </w:rPr>
          </w:rPrChange>
        </w:rPr>
        <w:t xml:space="preserve"> הצריך הרבה למידה עצמית, התנסות וכישלון וזה הביא אותי </w:t>
      </w:r>
      <w:r w:rsidR="00782B32" w:rsidRPr="00103DCA">
        <w:rPr>
          <w:rFonts w:ascii="Tahoma" w:hAnsi="Tahoma" w:cs="Tahoma"/>
          <w:sz w:val="24"/>
          <w:szCs w:val="24"/>
          <w:rtl/>
          <w:rPrChange w:id="1157" w:author="רינת אביטל" w:date="2022-05-12T09:18:00Z">
            <w:rPr>
              <w:rFonts w:hint="cs"/>
              <w:sz w:val="28"/>
              <w:szCs w:val="28"/>
              <w:rtl/>
            </w:rPr>
          </w:rPrChange>
        </w:rPr>
        <w:t>לרמה הרבה יותר גבוהה</w:t>
      </w:r>
      <w:r w:rsidR="001940FB" w:rsidRPr="00103DCA">
        <w:rPr>
          <w:rFonts w:ascii="Tahoma" w:hAnsi="Tahoma" w:cs="Tahoma"/>
          <w:sz w:val="24"/>
          <w:szCs w:val="24"/>
          <w:rtl/>
          <w:rPrChange w:id="1158" w:author="רינת אביטל" w:date="2022-05-12T09:18:00Z">
            <w:rPr>
              <w:rFonts w:hint="cs"/>
              <w:sz w:val="28"/>
              <w:szCs w:val="28"/>
              <w:rtl/>
            </w:rPr>
          </w:rPrChange>
        </w:rPr>
        <w:t>.</w:t>
      </w:r>
    </w:p>
    <w:p w14:paraId="2EBB9DCB" w14:textId="66D8DE27" w:rsidR="00325C80" w:rsidRPr="00103DCA" w:rsidRDefault="009356D9" w:rsidP="00325C80">
      <w:pPr>
        <w:rPr>
          <w:ins w:id="1159" w:author="רינת אביטל" w:date="2022-05-12T08:59:00Z"/>
          <w:rFonts w:ascii="Tahoma" w:hAnsi="Tahoma" w:cs="Tahoma"/>
          <w:sz w:val="24"/>
          <w:szCs w:val="24"/>
          <w:rtl/>
          <w:rPrChange w:id="1160" w:author="רינת אביטל" w:date="2022-05-12T09:18:00Z">
            <w:rPr>
              <w:ins w:id="1161" w:author="רינת אביטל" w:date="2022-05-12T08:59:00Z"/>
              <w:rFonts w:ascii="Tahoma" w:hAnsi="Tahoma" w:cs="Tahoma"/>
              <w:sz w:val="28"/>
              <w:szCs w:val="28"/>
              <w:rtl/>
            </w:rPr>
          </w:rPrChange>
        </w:rPr>
      </w:pPr>
      <w:r w:rsidRPr="00103DCA">
        <w:rPr>
          <w:rFonts w:ascii="Tahoma" w:hAnsi="Tahoma" w:cs="Tahoma"/>
          <w:sz w:val="24"/>
          <w:szCs w:val="24"/>
          <w:rtl/>
          <w:rPrChange w:id="1162" w:author="רינת אביטל" w:date="2022-05-12T09:18:00Z">
            <w:rPr>
              <w:rFonts w:hint="cs"/>
              <w:sz w:val="28"/>
              <w:szCs w:val="28"/>
              <w:rtl/>
            </w:rPr>
          </w:rPrChange>
        </w:rPr>
        <w:t xml:space="preserve">לאחר שהחלטתי על נושא לפרויקט וחקרתי אותו קצת הבנתי עד כמה הוא חשוב ונצרך. כל העניין הזה של </w:t>
      </w:r>
      <w:ins w:id="1163" w:author="רינת אביטל" w:date="2022-05-11T22:58:00Z">
        <w:r w:rsidR="00D7391A" w:rsidRPr="00103DCA">
          <w:rPr>
            <w:rFonts w:ascii="Tahoma" w:hAnsi="Tahoma" w:cs="Tahoma"/>
            <w:sz w:val="24"/>
            <w:szCs w:val="24"/>
            <w:rtl/>
            <w:rPrChange w:id="1164" w:author="רינת אביטל" w:date="2022-05-12T09:18:00Z">
              <w:rPr>
                <w:rFonts w:hint="cs"/>
                <w:sz w:val="28"/>
                <w:szCs w:val="28"/>
                <w:rtl/>
              </w:rPr>
            </w:rPrChange>
          </w:rPr>
          <w:t>פתירת משוואת פונקציה היא משהוא שנצרך ביותר ל</w:t>
        </w:r>
      </w:ins>
      <w:ins w:id="1165" w:author="רינת אביטל" w:date="2022-05-11T22:59:00Z">
        <w:r w:rsidR="00D7391A" w:rsidRPr="00103DCA">
          <w:rPr>
            <w:rFonts w:ascii="Tahoma" w:hAnsi="Tahoma" w:cs="Tahoma"/>
            <w:sz w:val="24"/>
            <w:szCs w:val="24"/>
            <w:rtl/>
            <w:rPrChange w:id="1166" w:author="רינת אביטל" w:date="2022-05-12T09:18:00Z">
              <w:rPr>
                <w:rFonts w:hint="cs"/>
                <w:sz w:val="28"/>
                <w:szCs w:val="28"/>
                <w:rtl/>
              </w:rPr>
            </w:rPrChange>
          </w:rPr>
          <w:t>סטודנטים הלומדים חדו"א -חשבון דיפרנציאלי ואינטגרלי</w:t>
        </w:r>
      </w:ins>
      <w:ins w:id="1167" w:author="רינת אביטל" w:date="2022-05-11T23:00:00Z">
        <w:r w:rsidR="00D7391A" w:rsidRPr="00103DCA">
          <w:rPr>
            <w:rFonts w:ascii="Tahoma" w:hAnsi="Tahoma" w:cs="Tahoma"/>
            <w:sz w:val="24"/>
            <w:szCs w:val="24"/>
            <w:rtl/>
            <w:rPrChange w:id="1168" w:author="רינת אביטל" w:date="2022-05-12T09:18:00Z">
              <w:rPr>
                <w:rFonts w:hint="cs"/>
                <w:sz w:val="28"/>
                <w:szCs w:val="28"/>
                <w:rtl/>
              </w:rPr>
            </w:rPrChange>
          </w:rPr>
          <w:t xml:space="preserve">, שעד היום </w:t>
        </w:r>
        <w:r w:rsidR="004B7D00" w:rsidRPr="00103DCA">
          <w:rPr>
            <w:rFonts w:ascii="Tahoma" w:hAnsi="Tahoma" w:cs="Tahoma"/>
            <w:sz w:val="24"/>
            <w:szCs w:val="24"/>
            <w:rtl/>
            <w:rPrChange w:id="1169" w:author="רינת אביטל" w:date="2022-05-12T09:18:00Z">
              <w:rPr>
                <w:rFonts w:hint="cs"/>
                <w:sz w:val="28"/>
                <w:szCs w:val="28"/>
                <w:rtl/>
              </w:rPr>
            </w:rPrChange>
          </w:rPr>
          <w:t>לא היה בטוח ב</w:t>
        </w:r>
      </w:ins>
      <w:ins w:id="1170" w:author="רינת אביטל" w:date="2022-05-11T23:01:00Z">
        <w:r w:rsidR="004B7D00" w:rsidRPr="00103DCA">
          <w:rPr>
            <w:rFonts w:ascii="Tahoma" w:hAnsi="Tahoma" w:cs="Tahoma"/>
            <w:sz w:val="24"/>
            <w:szCs w:val="24"/>
            <w:rtl/>
            <w:rPrChange w:id="1171" w:author="רינת אביטל" w:date="2022-05-12T09:18:00Z">
              <w:rPr>
                <w:rFonts w:hint="cs"/>
                <w:sz w:val="28"/>
                <w:szCs w:val="28"/>
                <w:rtl/>
              </w:rPr>
            </w:rPrChange>
          </w:rPr>
          <w:t xml:space="preserve">תשובותיו ובשרטוט הפונקציה הנתונה לו </w:t>
        </w:r>
      </w:ins>
      <w:ins w:id="1172" w:author="רינת אביטל" w:date="2022-05-11T23:04:00Z">
        <w:r w:rsidR="004B7D00" w:rsidRPr="00103DCA">
          <w:rPr>
            <w:rFonts w:ascii="Tahoma" w:hAnsi="Tahoma" w:cs="Tahoma"/>
            <w:sz w:val="24"/>
            <w:szCs w:val="24"/>
            <w:rtl/>
            <w:rPrChange w:id="1173" w:author="רינת אביטל" w:date="2022-05-12T09:18:00Z">
              <w:rPr>
                <w:rFonts w:hint="cs"/>
                <w:sz w:val="28"/>
                <w:szCs w:val="28"/>
                <w:rtl/>
              </w:rPr>
            </w:rPrChange>
          </w:rPr>
          <w:t>ועתה תהיה לו אפשרות לבדו</w:t>
        </w:r>
      </w:ins>
      <w:ins w:id="1174" w:author="רינת אביטל" w:date="2022-05-11T23:05:00Z">
        <w:r w:rsidR="004B7D00" w:rsidRPr="00103DCA">
          <w:rPr>
            <w:rFonts w:ascii="Tahoma" w:hAnsi="Tahoma" w:cs="Tahoma"/>
            <w:sz w:val="24"/>
            <w:szCs w:val="24"/>
            <w:rtl/>
            <w:rPrChange w:id="1175" w:author="רינת אביטל" w:date="2022-05-12T09:18:00Z">
              <w:rPr>
                <w:rFonts w:hint="cs"/>
                <w:sz w:val="28"/>
                <w:szCs w:val="28"/>
                <w:rtl/>
              </w:rPr>
            </w:rPrChange>
          </w:rPr>
          <w:t>ק את עצמו ו</w:t>
        </w:r>
        <w:r w:rsidR="00C320F4" w:rsidRPr="00103DCA">
          <w:rPr>
            <w:rFonts w:ascii="Tahoma" w:hAnsi="Tahoma" w:cs="Tahoma"/>
            <w:sz w:val="24"/>
            <w:szCs w:val="24"/>
            <w:rtl/>
            <w:rPrChange w:id="1176" w:author="רינת אביטל" w:date="2022-05-12T09:18:00Z">
              <w:rPr>
                <w:rFonts w:hint="cs"/>
                <w:sz w:val="28"/>
                <w:szCs w:val="28"/>
                <w:rtl/>
              </w:rPr>
            </w:rPrChange>
          </w:rPr>
          <w:t>תרגל ביתר קלות ונוחות מרבית באתר שמשרטט את הפונק</w:t>
        </w:r>
      </w:ins>
      <w:ins w:id="1177" w:author="רינת אביטל" w:date="2022-05-11T23:06:00Z">
        <w:r w:rsidR="00C320F4" w:rsidRPr="00103DCA">
          <w:rPr>
            <w:rFonts w:ascii="Tahoma" w:hAnsi="Tahoma" w:cs="Tahoma"/>
            <w:sz w:val="24"/>
            <w:szCs w:val="24"/>
            <w:rtl/>
            <w:rPrChange w:id="1178" w:author="רינת אביטל" w:date="2022-05-12T09:18:00Z">
              <w:rPr>
                <w:rFonts w:hint="cs"/>
                <w:sz w:val="28"/>
                <w:szCs w:val="28"/>
                <w:rtl/>
              </w:rPr>
            </w:rPrChange>
          </w:rPr>
          <w:t xml:space="preserve">ציה ומציג נקודות מיוחדות נוסף על כך הסטודנט יוכל </w:t>
        </w:r>
      </w:ins>
      <w:ins w:id="1179" w:author="רינת אביטל" w:date="2022-05-11T23:07:00Z">
        <w:r w:rsidR="00C320F4" w:rsidRPr="00103DCA">
          <w:rPr>
            <w:rFonts w:ascii="Tahoma" w:hAnsi="Tahoma" w:cs="Tahoma"/>
            <w:sz w:val="24"/>
            <w:szCs w:val="24"/>
            <w:rtl/>
            <w:rPrChange w:id="1180" w:author="רינת אביטל" w:date="2022-05-12T09:18:00Z">
              <w:rPr>
                <w:rFonts w:hint="cs"/>
                <w:sz w:val="28"/>
                <w:szCs w:val="28"/>
                <w:rtl/>
              </w:rPr>
            </w:rPrChange>
          </w:rPr>
          <w:t>לקבל את נגזרת הפונקציה שלו</w:t>
        </w:r>
      </w:ins>
      <w:ins w:id="1181" w:author="רינת אביטל" w:date="2022-05-11T23:08:00Z">
        <w:r w:rsidR="00C320F4" w:rsidRPr="00103DCA">
          <w:rPr>
            <w:rFonts w:ascii="Tahoma" w:hAnsi="Tahoma" w:cs="Tahoma"/>
            <w:sz w:val="24"/>
            <w:szCs w:val="24"/>
            <w:rtl/>
            <w:rPrChange w:id="1182" w:author="רינת אביטל" w:date="2022-05-12T09:18:00Z">
              <w:rPr>
                <w:rFonts w:hint="cs"/>
                <w:sz w:val="28"/>
                <w:szCs w:val="28"/>
                <w:rtl/>
              </w:rPr>
            </w:rPrChange>
          </w:rPr>
          <w:t>.</w:t>
        </w:r>
      </w:ins>
      <w:ins w:id="1183" w:author="רינת אביטל" w:date="2022-05-12T09:00:00Z">
        <w:r w:rsidR="00325C80" w:rsidRPr="00103DCA">
          <w:rPr>
            <w:rFonts w:ascii="Tahoma" w:hAnsi="Tahoma" w:cs="Tahoma"/>
            <w:sz w:val="24"/>
            <w:szCs w:val="24"/>
            <w:rtl/>
            <w:rPrChange w:id="1184" w:author="רינת אביטל" w:date="2022-05-12T09:18:00Z">
              <w:rPr>
                <w:rFonts w:hint="cs"/>
                <w:sz w:val="28"/>
                <w:szCs w:val="28"/>
                <w:rtl/>
              </w:rPr>
            </w:rPrChange>
          </w:rPr>
          <w:t xml:space="preserve"> וכן </w:t>
        </w:r>
      </w:ins>
      <w:ins w:id="1185" w:author="רינת אביטל" w:date="2022-05-12T08:59:00Z">
        <w:r w:rsidR="00325C80" w:rsidRPr="00103DCA">
          <w:rPr>
            <w:rFonts w:ascii="Tahoma" w:hAnsi="Tahoma" w:cs="Tahoma"/>
            <w:sz w:val="24"/>
            <w:szCs w:val="24"/>
            <w:rtl/>
            <w:rPrChange w:id="1186" w:author="רינת אביטל" w:date="2022-05-12T09:18:00Z">
              <w:rPr>
                <w:rFonts w:ascii="Tahoma" w:hAnsi="Tahoma" w:cs="Tahoma"/>
                <w:sz w:val="28"/>
                <w:szCs w:val="28"/>
                <w:rtl/>
              </w:rPr>
            </w:rPrChange>
          </w:rPr>
          <w:t>שרטוט המשוואה דבר מורכב. וגם אחרי מציאת גרף המשוואה הוא אינו מדויק וברור. אפליקציה זו תעזור לסטודנטים בשרטוט הגרף ומציאת נקודות מיוחדות ונגזרת וכן תסייע למורים ומרצים במהלך השיעור להסבר התרגילים ורמת הדיוק בנוסף עוזרת במיוחד ליצירת מבחנים שנדרש שרטוט מוכן ומדויק של שרטוט הגרף.</w:t>
        </w:r>
      </w:ins>
    </w:p>
    <w:p w14:paraId="4086DCC9" w14:textId="63C02B53" w:rsidR="00D7391A" w:rsidRPr="00103DCA" w:rsidRDefault="00C320F4" w:rsidP="00D7391A">
      <w:pPr>
        <w:rPr>
          <w:ins w:id="1187" w:author="רינת אביטל" w:date="2022-05-11T22:58:00Z"/>
          <w:rFonts w:ascii="Tahoma" w:hAnsi="Tahoma" w:cs="Tahoma"/>
          <w:sz w:val="24"/>
          <w:szCs w:val="24"/>
          <w:rtl/>
          <w:rPrChange w:id="1188" w:author="רינת אביטל" w:date="2022-05-12T09:18:00Z">
            <w:rPr>
              <w:ins w:id="1189" w:author="רינת אביטל" w:date="2022-05-11T22:58:00Z"/>
              <w:sz w:val="28"/>
              <w:szCs w:val="28"/>
              <w:rtl/>
            </w:rPr>
          </w:rPrChange>
        </w:rPr>
      </w:pPr>
      <w:ins w:id="1190" w:author="רינת אביטל" w:date="2022-05-11T23:08:00Z">
        <w:r w:rsidRPr="00103DCA">
          <w:rPr>
            <w:rFonts w:ascii="Tahoma" w:hAnsi="Tahoma" w:cs="Tahoma"/>
            <w:sz w:val="24"/>
            <w:szCs w:val="24"/>
            <w:rtl/>
            <w:rPrChange w:id="1191" w:author="רינת אביטל" w:date="2022-05-12T09:18:00Z">
              <w:rPr>
                <w:rFonts w:hint="cs"/>
                <w:sz w:val="28"/>
                <w:szCs w:val="28"/>
                <w:rtl/>
              </w:rPr>
            </w:rPrChange>
          </w:rPr>
          <w:t xml:space="preserve"> החלטתי שאני מאוד רוצה לקחת דווקא את הנושא הזה כי אני רואה </w:t>
        </w:r>
      </w:ins>
      <w:ins w:id="1192" w:author="רינת אביטל" w:date="2022-05-11T23:09:00Z">
        <w:r w:rsidRPr="00103DCA">
          <w:rPr>
            <w:rFonts w:ascii="Tahoma" w:hAnsi="Tahoma" w:cs="Tahoma"/>
            <w:sz w:val="24"/>
            <w:szCs w:val="24"/>
            <w:rtl/>
            <w:rPrChange w:id="1193" w:author="רינת אביטל" w:date="2022-05-12T09:18:00Z">
              <w:rPr>
                <w:rFonts w:hint="cs"/>
                <w:sz w:val="28"/>
                <w:szCs w:val="28"/>
                <w:rtl/>
              </w:rPr>
            </w:rPrChange>
          </w:rPr>
          <w:t xml:space="preserve">את </w:t>
        </w:r>
      </w:ins>
      <w:ins w:id="1194" w:author="רינת אביטל" w:date="2022-05-11T23:08:00Z">
        <w:r w:rsidRPr="00103DCA">
          <w:rPr>
            <w:rFonts w:ascii="Tahoma" w:hAnsi="Tahoma" w:cs="Tahoma"/>
            <w:sz w:val="24"/>
            <w:szCs w:val="24"/>
            <w:rtl/>
            <w:rPrChange w:id="1195" w:author="רינת אביטל" w:date="2022-05-12T09:18:00Z">
              <w:rPr>
                <w:rFonts w:hint="cs"/>
                <w:sz w:val="28"/>
                <w:szCs w:val="28"/>
                <w:rtl/>
              </w:rPr>
            </w:rPrChange>
          </w:rPr>
          <w:t>חשיבות</w:t>
        </w:r>
      </w:ins>
      <w:ins w:id="1196" w:author="רינת אביטל" w:date="2022-05-11T23:09:00Z">
        <w:r w:rsidRPr="00103DCA">
          <w:rPr>
            <w:rFonts w:ascii="Tahoma" w:hAnsi="Tahoma" w:cs="Tahoma"/>
            <w:sz w:val="24"/>
            <w:szCs w:val="24"/>
            <w:rtl/>
            <w:rPrChange w:id="1197" w:author="רינת אביטל" w:date="2022-05-12T09:18:00Z">
              <w:rPr>
                <w:rFonts w:hint="cs"/>
                <w:sz w:val="28"/>
                <w:szCs w:val="28"/>
                <w:rtl/>
              </w:rPr>
            </w:rPrChange>
          </w:rPr>
          <w:t>ו</w:t>
        </w:r>
      </w:ins>
      <w:ins w:id="1198" w:author="רינת אביטל" w:date="2022-05-11T23:08:00Z">
        <w:r w:rsidRPr="00103DCA">
          <w:rPr>
            <w:rFonts w:ascii="Tahoma" w:hAnsi="Tahoma" w:cs="Tahoma"/>
            <w:sz w:val="24"/>
            <w:szCs w:val="24"/>
            <w:rtl/>
            <w:rPrChange w:id="1199" w:author="רינת אביטל" w:date="2022-05-12T09:18:00Z">
              <w:rPr>
                <w:rFonts w:hint="cs"/>
                <w:sz w:val="28"/>
                <w:szCs w:val="28"/>
                <w:rtl/>
              </w:rPr>
            </w:rPrChange>
          </w:rPr>
          <w:t xml:space="preserve"> </w:t>
        </w:r>
      </w:ins>
      <w:ins w:id="1200" w:author="רינת אביטל" w:date="2022-05-11T23:09:00Z">
        <w:r w:rsidRPr="00103DCA">
          <w:rPr>
            <w:rFonts w:ascii="Tahoma" w:hAnsi="Tahoma" w:cs="Tahoma"/>
            <w:sz w:val="24"/>
            <w:szCs w:val="24"/>
            <w:rtl/>
            <w:rPrChange w:id="1201" w:author="רינת אביטל" w:date="2022-05-12T09:18:00Z">
              <w:rPr>
                <w:rFonts w:hint="cs"/>
                <w:sz w:val="28"/>
                <w:szCs w:val="28"/>
                <w:rtl/>
              </w:rPr>
            </w:rPrChange>
          </w:rPr>
          <w:t>הרבה ונחיצותו.</w:t>
        </w:r>
      </w:ins>
    </w:p>
    <w:p w14:paraId="3DCA8611" w14:textId="0E1920FD" w:rsidR="009356D9" w:rsidRPr="00103DCA" w:rsidDel="00D7391A" w:rsidRDefault="009356D9" w:rsidP="009356D9">
      <w:pPr>
        <w:rPr>
          <w:del w:id="1202" w:author="רינת אביטל" w:date="2022-05-11T22:58:00Z"/>
          <w:rFonts w:ascii="Tahoma" w:hAnsi="Tahoma" w:cs="Tahoma"/>
          <w:sz w:val="24"/>
          <w:szCs w:val="24"/>
          <w:rtl/>
          <w:rPrChange w:id="1203" w:author="רינת אביטל" w:date="2022-05-12T09:18:00Z">
            <w:rPr>
              <w:del w:id="1204" w:author="רינת אביטל" w:date="2022-05-11T22:58:00Z"/>
              <w:sz w:val="28"/>
              <w:szCs w:val="28"/>
              <w:rtl/>
            </w:rPr>
          </w:rPrChange>
        </w:rPr>
      </w:pPr>
      <w:del w:id="1205" w:author="רינת אביטל" w:date="2022-05-11T22:58:00Z">
        <w:r w:rsidRPr="00103DCA" w:rsidDel="00D7391A">
          <w:rPr>
            <w:rFonts w:ascii="Tahoma" w:hAnsi="Tahoma" w:cs="Tahoma"/>
            <w:sz w:val="24"/>
            <w:szCs w:val="24"/>
            <w:rtl/>
            <w:rPrChange w:id="1206" w:author="רינת אביטל" w:date="2022-05-12T09:18:00Z">
              <w:rPr>
                <w:rFonts w:hint="cs"/>
                <w:sz w:val="28"/>
                <w:szCs w:val="28"/>
                <w:rtl/>
              </w:rPr>
            </w:rPrChange>
          </w:rPr>
          <w:delText xml:space="preserve">איתור נעדרים הוא דבר שכמעט ולא קיים ויכול לתרום הרבה לאנושות ברמה שיכול ממש להציל חיי אדם במקרי היעדרות של מבוגרים או ילדים קטנים. החלטתי שאני מאוד רוצה לקחת דווקא את הנושא הזה כי אני רואה חשיבות הרבה ונחיצותו. </w:delText>
        </w:r>
      </w:del>
    </w:p>
    <w:p w14:paraId="1B968840" w14:textId="31D6B17C" w:rsidR="00782B32" w:rsidRPr="00103DCA" w:rsidRDefault="00782B32" w:rsidP="008F182D">
      <w:pPr>
        <w:rPr>
          <w:rFonts w:ascii="Tahoma" w:hAnsi="Tahoma" w:cs="Tahoma"/>
          <w:sz w:val="24"/>
          <w:szCs w:val="24"/>
          <w:rtl/>
          <w:rPrChange w:id="1207" w:author="רינת אביטל" w:date="2022-05-12T09:18:00Z">
            <w:rPr>
              <w:sz w:val="28"/>
              <w:szCs w:val="28"/>
              <w:rtl/>
            </w:rPr>
          </w:rPrChange>
        </w:rPr>
      </w:pPr>
      <w:r w:rsidRPr="00103DCA">
        <w:rPr>
          <w:rFonts w:ascii="Tahoma" w:hAnsi="Tahoma" w:cs="Tahoma"/>
          <w:sz w:val="24"/>
          <w:szCs w:val="24"/>
          <w:rtl/>
          <w:rPrChange w:id="1208" w:author="רינת אביטל" w:date="2022-05-12T09:18:00Z">
            <w:rPr>
              <w:rFonts w:hint="cs"/>
              <w:sz w:val="28"/>
              <w:szCs w:val="28"/>
              <w:rtl/>
            </w:rPr>
          </w:rPrChange>
        </w:rPr>
        <w:t xml:space="preserve">הדבר שהכי חיזק בי את ההחלטה לבחור ברעיון של </w:t>
      </w:r>
      <w:del w:id="1209" w:author="רינת אביטל" w:date="2022-05-11T23:10:00Z">
        <w:r w:rsidRPr="00103DCA" w:rsidDel="007C5BAC">
          <w:rPr>
            <w:rFonts w:ascii="Tahoma" w:hAnsi="Tahoma" w:cs="Tahoma"/>
            <w:sz w:val="24"/>
            <w:szCs w:val="24"/>
            <w:rtl/>
            <w:rPrChange w:id="1210" w:author="רינת אביטל" w:date="2022-05-12T09:18:00Z">
              <w:rPr>
                <w:rFonts w:hint="cs"/>
                <w:sz w:val="28"/>
                <w:szCs w:val="28"/>
                <w:rtl/>
              </w:rPr>
            </w:rPrChange>
          </w:rPr>
          <w:delText>איתור נעדרים</w:delText>
        </w:r>
      </w:del>
      <w:ins w:id="1211" w:author="רינת אביטל" w:date="2022-05-11T23:10:00Z">
        <w:r w:rsidR="007C5BAC" w:rsidRPr="00103DCA">
          <w:rPr>
            <w:rFonts w:ascii="Tahoma" w:hAnsi="Tahoma" w:cs="Tahoma"/>
            <w:sz w:val="24"/>
            <w:szCs w:val="24"/>
            <w:rtl/>
            <w:rPrChange w:id="1212" w:author="רינת אביטל" w:date="2022-05-12T09:18:00Z">
              <w:rPr>
                <w:rFonts w:hint="cs"/>
                <w:sz w:val="28"/>
                <w:szCs w:val="28"/>
                <w:rtl/>
              </w:rPr>
            </w:rPrChange>
          </w:rPr>
          <w:t>פתירת משוואות ושרטוטן</w:t>
        </w:r>
      </w:ins>
      <w:r w:rsidRPr="00103DCA">
        <w:rPr>
          <w:rFonts w:ascii="Tahoma" w:hAnsi="Tahoma" w:cs="Tahoma"/>
          <w:sz w:val="24"/>
          <w:szCs w:val="24"/>
          <w:rtl/>
          <w:rPrChange w:id="1213" w:author="רינת אביטל" w:date="2022-05-12T09:18:00Z">
            <w:rPr>
              <w:rFonts w:hint="cs"/>
              <w:sz w:val="28"/>
              <w:szCs w:val="28"/>
              <w:rtl/>
            </w:rPr>
          </w:rPrChange>
        </w:rPr>
        <w:t xml:space="preserve"> כרעיון לפרויקט גמר הוא </w:t>
      </w:r>
      <w:ins w:id="1214" w:author="רינת אביטל" w:date="2022-05-11T23:11:00Z">
        <w:r w:rsidR="007C5BAC" w:rsidRPr="00103DCA">
          <w:rPr>
            <w:rFonts w:ascii="Tahoma" w:hAnsi="Tahoma" w:cs="Tahoma"/>
            <w:sz w:val="24"/>
            <w:szCs w:val="24"/>
            <w:rtl/>
            <w:rPrChange w:id="1215" w:author="רינת אביטל" w:date="2022-05-12T09:18:00Z">
              <w:rPr>
                <w:rFonts w:hint="cs"/>
                <w:sz w:val="28"/>
                <w:szCs w:val="28"/>
                <w:rtl/>
              </w:rPr>
            </w:rPrChange>
          </w:rPr>
          <w:t xml:space="preserve">מכיוון </w:t>
        </w:r>
      </w:ins>
      <w:ins w:id="1216" w:author="רינת אביטל" w:date="2022-05-11T23:12:00Z">
        <w:r w:rsidR="007C5BAC" w:rsidRPr="00103DCA">
          <w:rPr>
            <w:rFonts w:ascii="Tahoma" w:hAnsi="Tahoma" w:cs="Tahoma"/>
            <w:sz w:val="24"/>
            <w:szCs w:val="24"/>
            <w:rtl/>
            <w:rPrChange w:id="1217" w:author="רינת אביטל" w:date="2022-05-12T09:18:00Z">
              <w:rPr>
                <w:rFonts w:hint="cs"/>
                <w:sz w:val="28"/>
                <w:szCs w:val="28"/>
                <w:rtl/>
              </w:rPr>
            </w:rPrChange>
          </w:rPr>
          <w:t xml:space="preserve">שגם אני הייתי סטודנטית שלמדה על משוואות פונקציות ולא היה לי </w:t>
        </w:r>
      </w:ins>
      <w:ins w:id="1218" w:author="רינת אביטל" w:date="2022-05-11T23:13:00Z">
        <w:r w:rsidR="007C5BAC" w:rsidRPr="00103DCA">
          <w:rPr>
            <w:rFonts w:ascii="Tahoma" w:hAnsi="Tahoma" w:cs="Tahoma"/>
            <w:sz w:val="24"/>
            <w:szCs w:val="24"/>
            <w:rtl/>
            <w:rPrChange w:id="1219" w:author="רינת אביטל" w:date="2022-05-12T09:18:00Z">
              <w:rPr>
                <w:rFonts w:hint="cs"/>
                <w:sz w:val="28"/>
                <w:szCs w:val="28"/>
                <w:rtl/>
              </w:rPr>
            </w:rPrChange>
          </w:rPr>
          <w:t>אפשרות לבדוק את עצמי, האם פתרתי ושרטטתי נכון וה</w:t>
        </w:r>
      </w:ins>
      <w:ins w:id="1220" w:author="רינת אביטל" w:date="2022-05-11T23:14:00Z">
        <w:r w:rsidR="007C5BAC" w:rsidRPr="00103DCA">
          <w:rPr>
            <w:rFonts w:ascii="Tahoma" w:hAnsi="Tahoma" w:cs="Tahoma"/>
            <w:sz w:val="24"/>
            <w:szCs w:val="24"/>
            <w:rtl/>
            <w:rPrChange w:id="1221" w:author="רינת אביטל" w:date="2022-05-12T09:18:00Z">
              <w:rPr>
                <w:rFonts w:hint="cs"/>
                <w:sz w:val="28"/>
                <w:szCs w:val="28"/>
                <w:rtl/>
              </w:rPr>
            </w:rPrChange>
          </w:rPr>
          <w:t>יה מאוד מקל עלי אם היה לי אתר שבו הייתי יכולה לבדוק את עצמי וללמוד דברים חדשים</w:t>
        </w:r>
      </w:ins>
      <w:ins w:id="1222" w:author="רינת אביטל" w:date="2022-05-11T23:15:00Z">
        <w:r w:rsidR="008F182D" w:rsidRPr="00103DCA">
          <w:rPr>
            <w:rFonts w:ascii="Tahoma" w:hAnsi="Tahoma" w:cs="Tahoma"/>
            <w:sz w:val="24"/>
            <w:szCs w:val="24"/>
            <w:rtl/>
            <w:rPrChange w:id="1223" w:author="רינת אביטל" w:date="2022-05-12T09:18:00Z">
              <w:rPr>
                <w:rFonts w:hint="cs"/>
                <w:sz w:val="28"/>
                <w:szCs w:val="28"/>
                <w:rtl/>
              </w:rPr>
            </w:rPrChange>
          </w:rPr>
          <w:t xml:space="preserve"> אודות הפונ</w:t>
        </w:r>
      </w:ins>
      <w:ins w:id="1224" w:author="רינת אביטל" w:date="2022-05-11T23:16:00Z">
        <w:r w:rsidR="008F182D" w:rsidRPr="00103DCA">
          <w:rPr>
            <w:rFonts w:ascii="Tahoma" w:hAnsi="Tahoma" w:cs="Tahoma"/>
            <w:sz w:val="24"/>
            <w:szCs w:val="24"/>
            <w:rtl/>
            <w:rPrChange w:id="1225" w:author="רינת אביטל" w:date="2022-05-12T09:18:00Z">
              <w:rPr>
                <w:rFonts w:hint="cs"/>
                <w:sz w:val="28"/>
                <w:szCs w:val="28"/>
                <w:rtl/>
              </w:rPr>
            </w:rPrChange>
          </w:rPr>
          <w:t>קציות המעניינות</w:t>
        </w:r>
      </w:ins>
      <w:ins w:id="1226" w:author="רינת אביטל" w:date="2022-05-11T23:15:00Z">
        <w:r w:rsidR="008F182D" w:rsidRPr="00103DCA">
          <w:rPr>
            <w:rFonts w:ascii="Tahoma" w:hAnsi="Tahoma" w:cs="Tahoma"/>
            <w:sz w:val="24"/>
            <w:szCs w:val="24"/>
            <w:rtl/>
            <w:rPrChange w:id="1227" w:author="רינת אביטל" w:date="2022-05-12T09:18:00Z">
              <w:rPr>
                <w:rFonts w:hint="cs"/>
                <w:sz w:val="28"/>
                <w:szCs w:val="28"/>
                <w:rtl/>
              </w:rPr>
            </w:rPrChange>
          </w:rPr>
          <w:t>.</w:t>
        </w:r>
      </w:ins>
      <w:ins w:id="1228" w:author="רינת אביטל" w:date="2022-05-11T23:13:00Z">
        <w:r w:rsidR="007C5BAC" w:rsidRPr="00103DCA">
          <w:rPr>
            <w:rFonts w:ascii="Tahoma" w:hAnsi="Tahoma" w:cs="Tahoma"/>
            <w:sz w:val="24"/>
            <w:szCs w:val="24"/>
            <w:rtl/>
            <w:rPrChange w:id="1229" w:author="רינת אביטל" w:date="2022-05-12T09:18:00Z">
              <w:rPr>
                <w:rFonts w:hint="cs"/>
                <w:sz w:val="28"/>
                <w:szCs w:val="28"/>
                <w:rtl/>
              </w:rPr>
            </w:rPrChange>
          </w:rPr>
          <w:t xml:space="preserve"> </w:t>
        </w:r>
      </w:ins>
      <w:del w:id="1230" w:author="רינת אביטל" w:date="2022-05-11T23:11:00Z">
        <w:r w:rsidRPr="00103DCA" w:rsidDel="007C5BAC">
          <w:rPr>
            <w:rFonts w:ascii="Tahoma" w:hAnsi="Tahoma" w:cs="Tahoma"/>
            <w:sz w:val="24"/>
            <w:szCs w:val="24"/>
            <w:rtl/>
            <w:rPrChange w:id="1231" w:author="רינת אביטל" w:date="2022-05-12T09:18:00Z">
              <w:rPr>
                <w:rFonts w:hint="cs"/>
                <w:sz w:val="28"/>
                <w:szCs w:val="28"/>
                <w:rtl/>
              </w:rPr>
            </w:rPrChange>
          </w:rPr>
          <w:delText>הסיפור הטרגי שארע במירון שנה שעברה. אני חושבת שאם הי</w:delText>
        </w:r>
        <w:r w:rsidR="008D1F86" w:rsidRPr="00103DCA" w:rsidDel="007C5BAC">
          <w:rPr>
            <w:rFonts w:ascii="Tahoma" w:hAnsi="Tahoma" w:cs="Tahoma"/>
            <w:sz w:val="24"/>
            <w:szCs w:val="24"/>
            <w:rtl/>
            <w:rPrChange w:id="1232" w:author="רינת אביטל" w:date="2022-05-12T09:18:00Z">
              <w:rPr>
                <w:rFonts w:hint="cs"/>
                <w:sz w:val="28"/>
                <w:szCs w:val="28"/>
                <w:rtl/>
              </w:rPr>
            </w:rPrChange>
          </w:rPr>
          <w:delText>י</w:delText>
        </w:r>
        <w:r w:rsidRPr="00103DCA" w:rsidDel="007C5BAC">
          <w:rPr>
            <w:rFonts w:ascii="Tahoma" w:hAnsi="Tahoma" w:cs="Tahoma"/>
            <w:sz w:val="24"/>
            <w:szCs w:val="24"/>
            <w:rtl/>
            <w:rPrChange w:id="1233" w:author="רינת אביטל" w:date="2022-05-12T09:18:00Z">
              <w:rPr>
                <w:rFonts w:hint="cs"/>
                <w:sz w:val="28"/>
                <w:szCs w:val="28"/>
                <w:rtl/>
              </w:rPr>
            </w:rPrChange>
          </w:rPr>
          <w:delText>תה קיימת כזאת אפליקציה הי</w:delText>
        </w:r>
        <w:r w:rsidR="008D1F86" w:rsidRPr="00103DCA" w:rsidDel="007C5BAC">
          <w:rPr>
            <w:rFonts w:ascii="Tahoma" w:hAnsi="Tahoma" w:cs="Tahoma"/>
            <w:sz w:val="24"/>
            <w:szCs w:val="24"/>
            <w:rtl/>
            <w:rPrChange w:id="1234" w:author="רינת אביטל" w:date="2022-05-12T09:18:00Z">
              <w:rPr>
                <w:rFonts w:hint="cs"/>
                <w:sz w:val="28"/>
                <w:szCs w:val="28"/>
                <w:rtl/>
              </w:rPr>
            </w:rPrChange>
          </w:rPr>
          <w:delText>י</w:delText>
        </w:r>
        <w:r w:rsidRPr="00103DCA" w:rsidDel="007C5BAC">
          <w:rPr>
            <w:rFonts w:ascii="Tahoma" w:hAnsi="Tahoma" w:cs="Tahoma"/>
            <w:sz w:val="24"/>
            <w:szCs w:val="24"/>
            <w:rtl/>
            <w:rPrChange w:id="1235" w:author="רינת אביטל" w:date="2022-05-12T09:18:00Z">
              <w:rPr>
                <w:rFonts w:hint="cs"/>
                <w:sz w:val="28"/>
                <w:szCs w:val="28"/>
                <w:rtl/>
              </w:rPr>
            </w:rPrChange>
          </w:rPr>
          <w:delText>תה נחסכת המון עוגמת נפש ולחץ של אימהות דואגות וקר</w:delText>
        </w:r>
        <w:r w:rsidR="008D1F86" w:rsidRPr="00103DCA" w:rsidDel="007C5BAC">
          <w:rPr>
            <w:rFonts w:ascii="Tahoma" w:hAnsi="Tahoma" w:cs="Tahoma"/>
            <w:sz w:val="24"/>
            <w:szCs w:val="24"/>
            <w:rtl/>
            <w:rPrChange w:id="1236" w:author="רינת אביטל" w:date="2022-05-12T09:18:00Z">
              <w:rPr>
                <w:rFonts w:hint="cs"/>
                <w:sz w:val="28"/>
                <w:szCs w:val="28"/>
                <w:rtl/>
              </w:rPr>
            </w:rPrChange>
          </w:rPr>
          <w:delText>ו</w:delText>
        </w:r>
        <w:r w:rsidRPr="00103DCA" w:rsidDel="007C5BAC">
          <w:rPr>
            <w:rFonts w:ascii="Tahoma" w:hAnsi="Tahoma" w:cs="Tahoma"/>
            <w:sz w:val="24"/>
            <w:szCs w:val="24"/>
            <w:rtl/>
            <w:rPrChange w:id="1237" w:author="רינת אביטל" w:date="2022-05-12T09:18:00Z">
              <w:rPr>
                <w:rFonts w:hint="cs"/>
                <w:sz w:val="28"/>
                <w:szCs w:val="28"/>
                <w:rtl/>
              </w:rPr>
            </w:rPrChange>
          </w:rPr>
          <w:delText xml:space="preserve">בי משפחה </w:delText>
        </w:r>
        <w:r w:rsidR="008D1F86" w:rsidRPr="00103DCA" w:rsidDel="007C5BAC">
          <w:rPr>
            <w:rFonts w:ascii="Tahoma" w:hAnsi="Tahoma" w:cs="Tahoma"/>
            <w:sz w:val="24"/>
            <w:szCs w:val="24"/>
            <w:rtl/>
            <w:rPrChange w:id="1238" w:author="רינת אביטל" w:date="2022-05-12T09:18:00Z">
              <w:rPr>
                <w:rFonts w:hint="cs"/>
                <w:sz w:val="28"/>
                <w:szCs w:val="28"/>
                <w:rtl/>
              </w:rPr>
            </w:rPrChange>
          </w:rPr>
          <w:delText xml:space="preserve">שחיפשו את בני משפחתם ואפילו הגיע מצב של אימהות שהיו בטוחות שילדיהם בין ההרוגים </w:delText>
        </w:r>
      </w:del>
      <w:del w:id="1239" w:author="רינת אביטל" w:date="2022-05-11T23:15:00Z">
        <w:r w:rsidR="008D1F86" w:rsidRPr="00103DCA" w:rsidDel="007C5BAC">
          <w:rPr>
            <w:rFonts w:ascii="Tahoma" w:hAnsi="Tahoma" w:cs="Tahoma"/>
            <w:sz w:val="24"/>
            <w:szCs w:val="24"/>
            <w:rtl/>
            <w:rPrChange w:id="1240" w:author="רינת אביטל" w:date="2022-05-12T09:18:00Z">
              <w:rPr>
                <w:rFonts w:hint="cs"/>
                <w:sz w:val="28"/>
                <w:szCs w:val="28"/>
                <w:rtl/>
              </w:rPr>
            </w:rPrChange>
          </w:rPr>
          <w:delText xml:space="preserve">ואפליקציה </w:delText>
        </w:r>
      </w:del>
      <w:del w:id="1241" w:author="רינת אביטל" w:date="2022-05-11T23:16:00Z">
        <w:r w:rsidR="008D1F86" w:rsidRPr="00103DCA" w:rsidDel="008F182D">
          <w:rPr>
            <w:rFonts w:ascii="Tahoma" w:hAnsi="Tahoma" w:cs="Tahoma"/>
            <w:sz w:val="24"/>
            <w:szCs w:val="24"/>
            <w:rtl/>
            <w:rPrChange w:id="1242" w:author="רינת אביטל" w:date="2022-05-12T09:18:00Z">
              <w:rPr>
                <w:rFonts w:hint="cs"/>
                <w:sz w:val="28"/>
                <w:szCs w:val="28"/>
                <w:rtl/>
              </w:rPr>
            </w:rPrChange>
          </w:rPr>
          <w:delText>מעין ז</w:delText>
        </w:r>
      </w:del>
      <w:del w:id="1243" w:author="רינת אביטל" w:date="2022-05-11T23:15:00Z">
        <w:r w:rsidR="008D1F86" w:rsidRPr="00103DCA" w:rsidDel="007C5BAC">
          <w:rPr>
            <w:rFonts w:ascii="Tahoma" w:hAnsi="Tahoma" w:cs="Tahoma"/>
            <w:sz w:val="24"/>
            <w:szCs w:val="24"/>
            <w:rtl/>
            <w:rPrChange w:id="1244" w:author="רינת אביטל" w:date="2022-05-12T09:18:00Z">
              <w:rPr>
                <w:rFonts w:hint="cs"/>
                <w:sz w:val="28"/>
                <w:szCs w:val="28"/>
                <w:rtl/>
              </w:rPr>
            </w:rPrChange>
          </w:rPr>
          <w:delText>ו</w:delText>
        </w:r>
      </w:del>
      <w:del w:id="1245" w:author="רינת אביטל" w:date="2022-05-11T23:16:00Z">
        <w:r w:rsidR="008D1F86" w:rsidRPr="00103DCA" w:rsidDel="008F182D">
          <w:rPr>
            <w:rFonts w:ascii="Tahoma" w:hAnsi="Tahoma" w:cs="Tahoma"/>
            <w:sz w:val="24"/>
            <w:szCs w:val="24"/>
            <w:rtl/>
            <w:rPrChange w:id="1246" w:author="רינת אביטל" w:date="2022-05-12T09:18:00Z">
              <w:rPr>
                <w:rFonts w:hint="cs"/>
                <w:sz w:val="28"/>
                <w:szCs w:val="28"/>
                <w:rtl/>
              </w:rPr>
            </w:rPrChange>
          </w:rPr>
          <w:delText xml:space="preserve"> יכלה להוריד במעט את הדאגה העצומה של אלפי אנשים.</w:delText>
        </w:r>
      </w:del>
    </w:p>
    <w:p w14:paraId="4CD677ED" w14:textId="607AB6B7" w:rsidR="008D1F86" w:rsidRPr="00103DCA" w:rsidRDefault="00E70291" w:rsidP="00D6385E">
      <w:pPr>
        <w:rPr>
          <w:rFonts w:ascii="Tahoma" w:hAnsi="Tahoma" w:cs="Tahoma"/>
          <w:sz w:val="24"/>
          <w:szCs w:val="24"/>
          <w:rtl/>
          <w:rPrChange w:id="1247" w:author="רינת אביטל" w:date="2022-05-12T09:18:00Z">
            <w:rPr>
              <w:sz w:val="28"/>
              <w:szCs w:val="28"/>
              <w:rtl/>
            </w:rPr>
          </w:rPrChange>
        </w:rPr>
      </w:pPr>
      <w:ins w:id="1248" w:author="רינת אביטל" w:date="2022-05-11T23:37:00Z">
        <w:r w:rsidRPr="00103DCA">
          <w:rPr>
            <w:rFonts w:ascii="Tahoma" w:hAnsi="Tahoma" w:cs="Tahoma"/>
            <w:sz w:val="24"/>
            <w:szCs w:val="24"/>
            <w:rtl/>
            <w:rPrChange w:id="1249" w:author="רינת אביטל" w:date="2022-05-12T09:18:00Z">
              <w:rPr>
                <w:rFonts w:hint="cs"/>
                <w:sz w:val="28"/>
                <w:szCs w:val="28"/>
                <w:rtl/>
              </w:rPr>
            </w:rPrChange>
          </w:rPr>
          <w:t xml:space="preserve">האתר </w:t>
        </w:r>
      </w:ins>
      <w:ins w:id="1250" w:author="רינת אביטל" w:date="2022-05-11T23:38:00Z">
        <w:r w:rsidRPr="00103DCA">
          <w:rPr>
            <w:rFonts w:ascii="Tahoma" w:hAnsi="Tahoma" w:cs="Tahoma"/>
            <w:sz w:val="24"/>
            <w:szCs w:val="24"/>
            <w:rtl/>
            <w:rPrChange w:id="1251" w:author="רינת אביטל" w:date="2022-05-12T09:18:00Z">
              <w:rPr>
                <w:rFonts w:hint="cs"/>
                <w:sz w:val="28"/>
                <w:szCs w:val="28"/>
                <w:rtl/>
              </w:rPr>
            </w:rPrChange>
          </w:rPr>
          <w:t xml:space="preserve">מתאים גם לכל הקהל שמתעניין במתמטיקה </w:t>
        </w:r>
      </w:ins>
      <w:ins w:id="1252" w:author="רינת אביטל" w:date="2022-05-11T23:39:00Z">
        <w:r w:rsidRPr="00103DCA">
          <w:rPr>
            <w:rFonts w:ascii="Tahoma" w:hAnsi="Tahoma" w:cs="Tahoma"/>
            <w:sz w:val="24"/>
            <w:szCs w:val="24"/>
            <w:rtl/>
            <w:rPrChange w:id="1253" w:author="רינת אביטל" w:date="2022-05-12T09:18:00Z">
              <w:rPr>
                <w:rFonts w:hint="cs"/>
                <w:sz w:val="28"/>
                <w:szCs w:val="28"/>
                <w:rtl/>
              </w:rPr>
            </w:rPrChange>
          </w:rPr>
          <w:t>שנהנה לראות איך פונקציות נראות</w:t>
        </w:r>
      </w:ins>
      <w:ins w:id="1254" w:author="רינת אביטל" w:date="2022-05-11T23:40:00Z">
        <w:r w:rsidRPr="00103DCA">
          <w:rPr>
            <w:rFonts w:ascii="Tahoma" w:hAnsi="Tahoma" w:cs="Tahoma"/>
            <w:sz w:val="24"/>
            <w:szCs w:val="24"/>
            <w:rtl/>
            <w:rPrChange w:id="1255" w:author="רינת אביטל" w:date="2022-05-12T09:18:00Z">
              <w:rPr>
                <w:rFonts w:hint="cs"/>
                <w:sz w:val="28"/>
                <w:szCs w:val="28"/>
                <w:rtl/>
              </w:rPr>
            </w:rPrChange>
          </w:rPr>
          <w:t xml:space="preserve"> ואת הנגזרת.</w:t>
        </w:r>
      </w:ins>
      <w:del w:id="1256" w:author="רינת אביטל" w:date="2022-05-11T23:37:00Z">
        <w:r w:rsidR="008D1F86" w:rsidRPr="00103DCA" w:rsidDel="00E70291">
          <w:rPr>
            <w:rFonts w:ascii="Tahoma" w:hAnsi="Tahoma" w:cs="Tahoma"/>
            <w:sz w:val="24"/>
            <w:szCs w:val="24"/>
            <w:rtl/>
            <w:rPrChange w:id="1257" w:author="רינת אביטל" w:date="2022-05-12T09:18:00Z">
              <w:rPr>
                <w:rFonts w:hint="cs"/>
                <w:sz w:val="28"/>
                <w:szCs w:val="28"/>
                <w:rtl/>
              </w:rPr>
            </w:rPrChange>
          </w:rPr>
          <w:delText>גם ביום יום לאו דווקא באירועים המוניים וחריגים אפליקציה זו יכולה להציל חיים. סיפורים על מבוגרים חסרי ישע נעדרים וילדים קטנים שהולכים לאיבוד מתרחשים לצערנו בכל יום</w:delText>
        </w:r>
        <w:r w:rsidR="000C0D8B" w:rsidRPr="00103DCA" w:rsidDel="00E70291">
          <w:rPr>
            <w:rFonts w:ascii="Tahoma" w:hAnsi="Tahoma" w:cs="Tahoma"/>
            <w:sz w:val="24"/>
            <w:szCs w:val="24"/>
            <w:rtl/>
            <w:rPrChange w:id="1258" w:author="רינת אביטל" w:date="2022-05-12T09:18:00Z">
              <w:rPr>
                <w:rFonts w:hint="cs"/>
                <w:sz w:val="28"/>
                <w:szCs w:val="28"/>
                <w:rtl/>
              </w:rPr>
            </w:rPrChange>
          </w:rPr>
          <w:delText xml:space="preserve"> ולכן אפליקציה כזאת היא דבר נחוץ והכרחי. לאחר שתפותח אפליקציה כזאת מקרים רבים של היעדרות יפתרו במהירות ולא יצטרכו להמתין ימים שלמים עד שהמשט</w:delText>
        </w:r>
        <w:r w:rsidR="00677D68" w:rsidRPr="00103DCA" w:rsidDel="00E70291">
          <w:rPr>
            <w:rFonts w:ascii="Tahoma" w:hAnsi="Tahoma" w:cs="Tahoma"/>
            <w:sz w:val="24"/>
            <w:szCs w:val="24"/>
            <w:rtl/>
            <w:rPrChange w:id="1259" w:author="רינת אביטל" w:date="2022-05-12T09:18:00Z">
              <w:rPr>
                <w:rFonts w:hint="cs"/>
                <w:sz w:val="28"/>
                <w:szCs w:val="28"/>
                <w:rtl/>
              </w:rPr>
            </w:rPrChange>
          </w:rPr>
          <w:delText>ר</w:delText>
        </w:r>
        <w:r w:rsidR="000C0D8B" w:rsidRPr="00103DCA" w:rsidDel="00E70291">
          <w:rPr>
            <w:rFonts w:ascii="Tahoma" w:hAnsi="Tahoma" w:cs="Tahoma"/>
            <w:sz w:val="24"/>
            <w:szCs w:val="24"/>
            <w:rtl/>
            <w:rPrChange w:id="1260" w:author="רינת אביטל" w:date="2022-05-12T09:18:00Z">
              <w:rPr>
                <w:rFonts w:hint="cs"/>
                <w:sz w:val="28"/>
                <w:szCs w:val="28"/>
                <w:rtl/>
              </w:rPr>
            </w:rPrChange>
          </w:rPr>
          <w:delText>ה תעזור בעניין וימצא הנעדר.</w:delText>
        </w:r>
      </w:del>
    </w:p>
    <w:p w14:paraId="5561F79F" w14:textId="761CE274" w:rsidR="000C0D8B" w:rsidRPr="00103DCA" w:rsidRDefault="000C0D8B" w:rsidP="00D6385E">
      <w:pPr>
        <w:rPr>
          <w:rFonts w:ascii="Tahoma" w:hAnsi="Tahoma" w:cs="Tahoma"/>
          <w:sz w:val="24"/>
          <w:szCs w:val="24"/>
          <w:rtl/>
          <w:rPrChange w:id="1261" w:author="רינת אביטל" w:date="2022-05-12T09:18:00Z">
            <w:rPr>
              <w:sz w:val="28"/>
              <w:szCs w:val="28"/>
              <w:rtl/>
            </w:rPr>
          </w:rPrChange>
        </w:rPr>
      </w:pPr>
      <w:r w:rsidRPr="00103DCA">
        <w:rPr>
          <w:rFonts w:ascii="Tahoma" w:hAnsi="Tahoma" w:cs="Tahoma"/>
          <w:sz w:val="24"/>
          <w:szCs w:val="24"/>
          <w:rtl/>
          <w:rPrChange w:id="1262" w:author="רינת אביטל" w:date="2022-05-12T09:18:00Z">
            <w:rPr>
              <w:rFonts w:hint="cs"/>
              <w:sz w:val="28"/>
              <w:szCs w:val="28"/>
              <w:rtl/>
            </w:rPr>
          </w:rPrChange>
        </w:rPr>
        <w:lastRenderedPageBreak/>
        <w:t xml:space="preserve">השם שבחרתי לפרויקט הינו </w:t>
      </w:r>
      <w:r w:rsidR="009930E2" w:rsidRPr="00103DCA">
        <w:rPr>
          <w:rFonts w:ascii="Tahoma" w:hAnsi="Tahoma" w:cs="Tahoma"/>
          <w:sz w:val="24"/>
          <w:szCs w:val="24"/>
          <w:rPrChange w:id="1263" w:author="רינת אביטל" w:date="2022-05-12T09:18:00Z">
            <w:rPr>
              <w:sz w:val="28"/>
              <w:szCs w:val="28"/>
            </w:rPr>
          </w:rPrChange>
        </w:rPr>
        <w:t xml:space="preserve"> </w:t>
      </w:r>
      <w:r w:rsidRPr="00103DCA">
        <w:rPr>
          <w:rFonts w:ascii="Tahoma" w:hAnsi="Tahoma" w:cs="Tahoma"/>
          <w:sz w:val="24"/>
          <w:szCs w:val="24"/>
          <w:rPrChange w:id="1264" w:author="רינת אביטל" w:date="2022-05-12T09:18:00Z">
            <w:rPr>
              <w:rFonts w:hint="cs"/>
              <w:sz w:val="28"/>
              <w:szCs w:val="28"/>
            </w:rPr>
          </w:rPrChange>
        </w:rPr>
        <w:t>R</w:t>
      </w:r>
      <w:r w:rsidRPr="00103DCA">
        <w:rPr>
          <w:rFonts w:ascii="Tahoma" w:hAnsi="Tahoma" w:cs="Tahoma"/>
          <w:sz w:val="24"/>
          <w:szCs w:val="24"/>
          <w:rPrChange w:id="1265" w:author="רינת אביטל" w:date="2022-05-12T09:18:00Z">
            <w:rPr>
              <w:sz w:val="28"/>
              <w:szCs w:val="28"/>
            </w:rPr>
          </w:rPrChange>
        </w:rPr>
        <w:t>elatiive</w:t>
      </w:r>
      <w:r w:rsidRPr="00103DCA">
        <w:rPr>
          <w:rFonts w:ascii="Tahoma" w:hAnsi="Tahoma" w:cs="Tahoma"/>
          <w:sz w:val="24"/>
          <w:szCs w:val="24"/>
          <w:rtl/>
          <w:rPrChange w:id="1266" w:author="רינת אביטל" w:date="2022-05-12T09:18:00Z">
            <w:rPr>
              <w:rFonts w:hint="cs"/>
              <w:sz w:val="28"/>
              <w:szCs w:val="28"/>
              <w:rtl/>
            </w:rPr>
          </w:rPrChange>
        </w:rPr>
        <w:t>- השם מורכב מצירו</w:t>
      </w:r>
      <w:r w:rsidR="009930E2" w:rsidRPr="00103DCA">
        <w:rPr>
          <w:rFonts w:ascii="Tahoma" w:hAnsi="Tahoma" w:cs="Tahoma"/>
          <w:sz w:val="24"/>
          <w:szCs w:val="24"/>
          <w:rtl/>
          <w:rPrChange w:id="1267" w:author="רינת אביטל" w:date="2022-05-12T09:18:00Z">
            <w:rPr>
              <w:rFonts w:hint="cs"/>
              <w:sz w:val="28"/>
              <w:szCs w:val="28"/>
              <w:rtl/>
            </w:rPr>
          </w:rPrChange>
        </w:rPr>
        <w:t>ף</w:t>
      </w:r>
      <w:r w:rsidRPr="00103DCA">
        <w:rPr>
          <w:rFonts w:ascii="Tahoma" w:hAnsi="Tahoma" w:cs="Tahoma"/>
          <w:sz w:val="24"/>
          <w:szCs w:val="24"/>
          <w:rtl/>
          <w:rPrChange w:id="1268" w:author="רינת אביטל" w:date="2022-05-12T09:18:00Z">
            <w:rPr>
              <w:rFonts w:hint="cs"/>
              <w:sz w:val="28"/>
              <w:szCs w:val="28"/>
              <w:rtl/>
            </w:rPr>
          </w:rPrChange>
        </w:rPr>
        <w:t xml:space="preserve"> </w:t>
      </w:r>
      <w:r w:rsidR="009930E2" w:rsidRPr="00103DCA">
        <w:rPr>
          <w:rFonts w:ascii="Tahoma" w:hAnsi="Tahoma" w:cs="Tahoma"/>
          <w:sz w:val="24"/>
          <w:szCs w:val="24"/>
          <w:rtl/>
          <w:rPrChange w:id="1269" w:author="רינת אביטל" w:date="2022-05-12T09:18:00Z">
            <w:rPr>
              <w:rFonts w:hint="cs"/>
              <w:sz w:val="28"/>
              <w:szCs w:val="28"/>
              <w:rtl/>
            </w:rPr>
          </w:rPrChange>
        </w:rPr>
        <w:t>ה</w:t>
      </w:r>
      <w:r w:rsidRPr="00103DCA">
        <w:rPr>
          <w:rFonts w:ascii="Tahoma" w:hAnsi="Tahoma" w:cs="Tahoma"/>
          <w:sz w:val="24"/>
          <w:szCs w:val="24"/>
          <w:rtl/>
          <w:rPrChange w:id="1270" w:author="רינת אביטל" w:date="2022-05-12T09:18:00Z">
            <w:rPr>
              <w:rFonts w:hint="cs"/>
              <w:sz w:val="28"/>
              <w:szCs w:val="28"/>
              <w:rtl/>
            </w:rPr>
          </w:rPrChange>
        </w:rPr>
        <w:t>מילים</w:t>
      </w:r>
      <w:r w:rsidR="009930E2" w:rsidRPr="00103DCA">
        <w:rPr>
          <w:rFonts w:ascii="Tahoma" w:hAnsi="Tahoma" w:cs="Tahoma"/>
          <w:sz w:val="24"/>
          <w:szCs w:val="24"/>
          <w:rtl/>
          <w:rPrChange w:id="1271" w:author="רינת אביטל" w:date="2022-05-12T09:18:00Z">
            <w:rPr>
              <w:rFonts w:hint="cs"/>
              <w:sz w:val="28"/>
              <w:szCs w:val="28"/>
              <w:rtl/>
            </w:rPr>
          </w:rPrChange>
        </w:rPr>
        <w:t xml:space="preserve"> </w:t>
      </w:r>
      <w:r w:rsidR="009930E2" w:rsidRPr="00103DCA">
        <w:rPr>
          <w:rFonts w:ascii="Tahoma" w:hAnsi="Tahoma" w:cs="Tahoma"/>
          <w:sz w:val="24"/>
          <w:szCs w:val="24"/>
          <w:rPrChange w:id="1272" w:author="רינת אביטל" w:date="2022-05-12T09:18:00Z">
            <w:rPr>
              <w:sz w:val="28"/>
              <w:szCs w:val="28"/>
            </w:rPr>
          </w:rPrChange>
        </w:rPr>
        <w:t xml:space="preserve">relate </w:t>
      </w:r>
      <w:r w:rsidR="009930E2" w:rsidRPr="00103DCA">
        <w:rPr>
          <w:rFonts w:ascii="Tahoma" w:hAnsi="Tahoma" w:cs="Tahoma"/>
          <w:sz w:val="24"/>
          <w:szCs w:val="24"/>
          <w:rtl/>
          <w:rPrChange w:id="1273" w:author="רינת אביטל" w:date="2022-05-12T09:18:00Z">
            <w:rPr>
              <w:rFonts w:hint="cs"/>
              <w:sz w:val="28"/>
              <w:szCs w:val="28"/>
              <w:rtl/>
            </w:rPr>
          </w:rPrChange>
        </w:rPr>
        <w:t xml:space="preserve"> שמשמעותה לייחס, לשייך ו</w:t>
      </w:r>
      <w:r w:rsidR="009930E2" w:rsidRPr="00103DCA">
        <w:rPr>
          <w:rFonts w:ascii="Tahoma" w:hAnsi="Tahoma" w:cs="Tahoma"/>
          <w:sz w:val="24"/>
          <w:szCs w:val="24"/>
          <w:rPrChange w:id="1274" w:author="רינת אביטל" w:date="2022-05-12T09:18:00Z">
            <w:rPr>
              <w:sz w:val="28"/>
              <w:szCs w:val="28"/>
            </w:rPr>
          </w:rPrChange>
        </w:rPr>
        <w:t>relative-</w:t>
      </w:r>
      <w:r w:rsidR="009930E2" w:rsidRPr="00103DCA">
        <w:rPr>
          <w:rFonts w:ascii="Tahoma" w:hAnsi="Tahoma" w:cs="Tahoma"/>
          <w:sz w:val="24"/>
          <w:szCs w:val="24"/>
          <w:rtl/>
          <w:rPrChange w:id="1275" w:author="רינת אביטל" w:date="2022-05-12T09:18:00Z">
            <w:rPr>
              <w:rFonts w:hint="cs"/>
              <w:sz w:val="28"/>
              <w:szCs w:val="28"/>
              <w:rtl/>
            </w:rPr>
          </w:rPrChange>
        </w:rPr>
        <w:t xml:space="preserve"> שמשמעותה קרוב משפחה.</w:t>
      </w:r>
    </w:p>
    <w:p w14:paraId="7480EF93" w14:textId="291D3C63" w:rsidR="009930E2" w:rsidRPr="00103DCA" w:rsidRDefault="009A7905" w:rsidP="00D6385E">
      <w:pPr>
        <w:rPr>
          <w:rFonts w:ascii="Tahoma" w:hAnsi="Tahoma" w:cs="Tahoma"/>
          <w:sz w:val="24"/>
          <w:szCs w:val="24"/>
          <w:rtl/>
          <w:rPrChange w:id="1276" w:author="רינת אביטל" w:date="2022-05-12T09:18:00Z">
            <w:rPr>
              <w:sz w:val="28"/>
              <w:szCs w:val="28"/>
              <w:rtl/>
            </w:rPr>
          </w:rPrChange>
        </w:rPr>
      </w:pPr>
      <w:r w:rsidRPr="00103DCA">
        <w:rPr>
          <w:rFonts w:ascii="Tahoma" w:hAnsi="Tahoma" w:cs="Tahoma"/>
          <w:sz w:val="24"/>
          <w:szCs w:val="24"/>
          <w:rtl/>
          <w:rPrChange w:id="1277" w:author="רינת אביטל" w:date="2022-05-12T09:18:00Z">
            <w:rPr>
              <w:rFonts w:hint="cs"/>
              <w:sz w:val="28"/>
              <w:szCs w:val="28"/>
              <w:rtl/>
            </w:rPr>
          </w:rPrChange>
        </w:rPr>
        <w:t xml:space="preserve">לסיכום אני מאוד מקווה שהפרויקט יועיל ויעזור לשיפור </w:t>
      </w:r>
      <w:del w:id="1278" w:author="רינת אביטל" w:date="2022-05-11T23:40:00Z">
        <w:r w:rsidRPr="00103DCA" w:rsidDel="00E70291">
          <w:rPr>
            <w:rFonts w:ascii="Tahoma" w:hAnsi="Tahoma" w:cs="Tahoma"/>
            <w:sz w:val="24"/>
            <w:szCs w:val="24"/>
            <w:rtl/>
            <w:rPrChange w:id="1279" w:author="רינת אביטל" w:date="2022-05-12T09:18:00Z">
              <w:rPr>
                <w:rFonts w:hint="cs"/>
                <w:sz w:val="28"/>
                <w:szCs w:val="28"/>
                <w:rtl/>
              </w:rPr>
            </w:rPrChange>
          </w:rPr>
          <w:delText>האנושות</w:delText>
        </w:r>
      </w:del>
      <w:ins w:id="1280" w:author="רינת אביטל" w:date="2022-05-11T23:40:00Z">
        <w:r w:rsidR="00E70291" w:rsidRPr="00103DCA">
          <w:rPr>
            <w:rFonts w:ascii="Tahoma" w:hAnsi="Tahoma" w:cs="Tahoma"/>
            <w:sz w:val="24"/>
            <w:szCs w:val="24"/>
            <w:rtl/>
            <w:rPrChange w:id="1281" w:author="רינת אביטל" w:date="2022-05-12T09:18:00Z">
              <w:rPr>
                <w:rFonts w:hint="cs"/>
                <w:sz w:val="28"/>
                <w:szCs w:val="28"/>
                <w:rtl/>
              </w:rPr>
            </w:rPrChange>
          </w:rPr>
          <w:t>נוחות הסטודנטים</w:t>
        </w:r>
      </w:ins>
      <w:r w:rsidRPr="00103DCA">
        <w:rPr>
          <w:rFonts w:ascii="Tahoma" w:hAnsi="Tahoma" w:cs="Tahoma"/>
          <w:sz w:val="24"/>
          <w:szCs w:val="24"/>
          <w:rtl/>
          <w:rPrChange w:id="1282" w:author="רינת אביטל" w:date="2022-05-12T09:18:00Z">
            <w:rPr>
              <w:rFonts w:hint="cs"/>
              <w:sz w:val="28"/>
              <w:szCs w:val="28"/>
              <w:rtl/>
            </w:rPr>
          </w:rPrChange>
        </w:rPr>
        <w:t xml:space="preserve">, אני חולמת </w:t>
      </w:r>
      <w:del w:id="1283" w:author="רינת אביטל" w:date="2022-05-11T23:41:00Z">
        <w:r w:rsidRPr="00103DCA" w:rsidDel="00E70291">
          <w:rPr>
            <w:rFonts w:ascii="Tahoma" w:hAnsi="Tahoma" w:cs="Tahoma"/>
            <w:sz w:val="24"/>
            <w:szCs w:val="24"/>
            <w:rtl/>
            <w:rPrChange w:id="1284" w:author="רינת אביטל" w:date="2022-05-12T09:18:00Z">
              <w:rPr>
                <w:rFonts w:hint="cs"/>
                <w:sz w:val="28"/>
                <w:szCs w:val="28"/>
                <w:rtl/>
              </w:rPr>
            </w:rPrChange>
          </w:rPr>
          <w:delText xml:space="preserve">שאנשים </w:delText>
        </w:r>
      </w:del>
      <w:ins w:id="1285" w:author="רינת אביטל" w:date="2022-05-11T23:41:00Z">
        <w:r w:rsidR="00E70291" w:rsidRPr="00103DCA">
          <w:rPr>
            <w:rFonts w:ascii="Tahoma" w:hAnsi="Tahoma" w:cs="Tahoma"/>
            <w:sz w:val="24"/>
            <w:szCs w:val="24"/>
            <w:rtl/>
            <w:rPrChange w:id="1286" w:author="רינת אביטל" w:date="2022-05-12T09:18:00Z">
              <w:rPr>
                <w:rFonts w:hint="cs"/>
                <w:sz w:val="28"/>
                <w:szCs w:val="28"/>
                <w:rtl/>
              </w:rPr>
            </w:rPrChange>
          </w:rPr>
          <w:t xml:space="preserve">שסטודנטים </w:t>
        </w:r>
      </w:ins>
      <w:r w:rsidRPr="00103DCA">
        <w:rPr>
          <w:rFonts w:ascii="Tahoma" w:hAnsi="Tahoma" w:cs="Tahoma"/>
          <w:sz w:val="24"/>
          <w:szCs w:val="24"/>
          <w:rtl/>
          <w:rPrChange w:id="1287" w:author="רינת אביטל" w:date="2022-05-12T09:18:00Z">
            <w:rPr>
              <w:rFonts w:hint="cs"/>
              <w:sz w:val="28"/>
              <w:szCs w:val="28"/>
              <w:rtl/>
            </w:rPr>
          </w:rPrChange>
        </w:rPr>
        <w:t xml:space="preserve">באמת יוכלו להשתמש </w:t>
      </w:r>
      <w:del w:id="1288" w:author="רינת אביטל" w:date="2022-05-11T23:41:00Z">
        <w:r w:rsidRPr="00103DCA" w:rsidDel="00E70291">
          <w:rPr>
            <w:rFonts w:ascii="Tahoma" w:hAnsi="Tahoma" w:cs="Tahoma"/>
            <w:sz w:val="24"/>
            <w:szCs w:val="24"/>
            <w:rtl/>
            <w:rPrChange w:id="1289" w:author="רינת אביטל" w:date="2022-05-12T09:18:00Z">
              <w:rPr>
                <w:rFonts w:hint="cs"/>
                <w:sz w:val="28"/>
                <w:szCs w:val="28"/>
                <w:rtl/>
              </w:rPr>
            </w:rPrChange>
          </w:rPr>
          <w:delText xml:space="preserve">באפליקציה </w:delText>
        </w:r>
      </w:del>
      <w:ins w:id="1290" w:author="רינת אביטל" w:date="2022-05-11T23:41:00Z">
        <w:r w:rsidR="00E70291" w:rsidRPr="00103DCA">
          <w:rPr>
            <w:rFonts w:ascii="Tahoma" w:hAnsi="Tahoma" w:cs="Tahoma"/>
            <w:sz w:val="24"/>
            <w:szCs w:val="24"/>
            <w:rtl/>
            <w:rPrChange w:id="1291" w:author="רינת אביטל" w:date="2022-05-12T09:18:00Z">
              <w:rPr>
                <w:rFonts w:hint="cs"/>
                <w:sz w:val="28"/>
                <w:szCs w:val="28"/>
                <w:rtl/>
              </w:rPr>
            </w:rPrChange>
          </w:rPr>
          <w:t xml:space="preserve">באתר </w:t>
        </w:r>
      </w:ins>
      <w:del w:id="1292" w:author="רינת אביטל" w:date="2022-05-11T23:41:00Z">
        <w:r w:rsidRPr="00103DCA" w:rsidDel="00E70291">
          <w:rPr>
            <w:rFonts w:ascii="Tahoma" w:hAnsi="Tahoma" w:cs="Tahoma"/>
            <w:sz w:val="24"/>
            <w:szCs w:val="24"/>
            <w:rtl/>
            <w:rPrChange w:id="1293" w:author="רינת אביטל" w:date="2022-05-12T09:18:00Z">
              <w:rPr>
                <w:rFonts w:hint="cs"/>
                <w:sz w:val="28"/>
                <w:szCs w:val="28"/>
                <w:rtl/>
              </w:rPr>
            </w:rPrChange>
          </w:rPr>
          <w:delText xml:space="preserve">והיא </w:delText>
        </w:r>
      </w:del>
      <w:ins w:id="1294" w:author="רינת אביטל" w:date="2022-05-11T23:41:00Z">
        <w:r w:rsidR="00E70291" w:rsidRPr="00103DCA">
          <w:rPr>
            <w:rFonts w:ascii="Tahoma" w:hAnsi="Tahoma" w:cs="Tahoma"/>
            <w:sz w:val="24"/>
            <w:szCs w:val="24"/>
            <w:rtl/>
            <w:rPrChange w:id="1295" w:author="רינת אביטל" w:date="2022-05-12T09:18:00Z">
              <w:rPr>
                <w:rFonts w:hint="cs"/>
                <w:sz w:val="28"/>
                <w:szCs w:val="28"/>
                <w:rtl/>
              </w:rPr>
            </w:rPrChange>
          </w:rPr>
          <w:t xml:space="preserve">והוא </w:t>
        </w:r>
      </w:ins>
      <w:r w:rsidRPr="00103DCA">
        <w:rPr>
          <w:rFonts w:ascii="Tahoma" w:hAnsi="Tahoma" w:cs="Tahoma"/>
          <w:sz w:val="24"/>
          <w:szCs w:val="24"/>
          <w:rtl/>
          <w:rPrChange w:id="1296" w:author="רינת אביטל" w:date="2022-05-12T09:18:00Z">
            <w:rPr>
              <w:rFonts w:hint="cs"/>
              <w:sz w:val="28"/>
              <w:szCs w:val="28"/>
              <w:rtl/>
            </w:rPr>
          </w:rPrChange>
        </w:rPr>
        <w:t xml:space="preserve">באמת </w:t>
      </w:r>
      <w:del w:id="1297" w:author="רינת אביטל" w:date="2022-05-11T23:41:00Z">
        <w:r w:rsidRPr="00103DCA" w:rsidDel="00E70291">
          <w:rPr>
            <w:rFonts w:ascii="Tahoma" w:hAnsi="Tahoma" w:cs="Tahoma"/>
            <w:sz w:val="24"/>
            <w:szCs w:val="24"/>
            <w:rtl/>
            <w:rPrChange w:id="1298" w:author="רינת אביטל" w:date="2022-05-12T09:18:00Z">
              <w:rPr>
                <w:rFonts w:hint="cs"/>
                <w:sz w:val="28"/>
                <w:szCs w:val="28"/>
                <w:rtl/>
              </w:rPr>
            </w:rPrChange>
          </w:rPr>
          <w:delText>תהיה יעילה ושימושית</w:delText>
        </w:r>
      </w:del>
      <w:ins w:id="1299" w:author="רינת אביטל" w:date="2022-05-11T23:41:00Z">
        <w:r w:rsidR="00E70291" w:rsidRPr="00103DCA">
          <w:rPr>
            <w:rFonts w:ascii="Tahoma" w:hAnsi="Tahoma" w:cs="Tahoma"/>
            <w:sz w:val="24"/>
            <w:szCs w:val="24"/>
            <w:rtl/>
            <w:rPrChange w:id="1300" w:author="רינת אביטל" w:date="2022-05-12T09:18:00Z">
              <w:rPr>
                <w:rFonts w:hint="cs"/>
                <w:sz w:val="28"/>
                <w:szCs w:val="28"/>
                <w:rtl/>
              </w:rPr>
            </w:rPrChange>
          </w:rPr>
          <w:t>יהיה יעיל ושימושי</w:t>
        </w:r>
      </w:ins>
      <w:r w:rsidRPr="00103DCA">
        <w:rPr>
          <w:rFonts w:ascii="Tahoma" w:hAnsi="Tahoma" w:cs="Tahoma"/>
          <w:sz w:val="24"/>
          <w:szCs w:val="24"/>
          <w:rtl/>
          <w:rPrChange w:id="1301" w:author="רינת אביטל" w:date="2022-05-12T09:18:00Z">
            <w:rPr>
              <w:rFonts w:hint="cs"/>
              <w:sz w:val="28"/>
              <w:szCs w:val="28"/>
              <w:rtl/>
            </w:rPr>
          </w:rPrChange>
        </w:rPr>
        <w:t>. בנוסף הקוד יהיה קוד פתוח ואנשים</w:t>
      </w:r>
      <w:ins w:id="1302" w:author="רינת אביטל" w:date="2022-05-12T09:00:00Z">
        <w:r w:rsidR="00325C80" w:rsidRPr="00103DCA">
          <w:rPr>
            <w:rFonts w:ascii="Tahoma" w:hAnsi="Tahoma" w:cs="Tahoma"/>
            <w:sz w:val="24"/>
            <w:szCs w:val="24"/>
            <w:rtl/>
            <w:rPrChange w:id="1303" w:author="רינת אביטל" w:date="2022-05-12T09:18:00Z">
              <w:rPr>
                <w:rFonts w:hint="cs"/>
                <w:sz w:val="28"/>
                <w:szCs w:val="28"/>
                <w:rtl/>
              </w:rPr>
            </w:rPrChange>
          </w:rPr>
          <w:t xml:space="preserve"> ומרצים</w:t>
        </w:r>
      </w:ins>
      <w:r w:rsidRPr="00103DCA">
        <w:rPr>
          <w:rFonts w:ascii="Tahoma" w:hAnsi="Tahoma" w:cs="Tahoma"/>
          <w:sz w:val="24"/>
          <w:szCs w:val="24"/>
          <w:rtl/>
          <w:rPrChange w:id="1304" w:author="רינת אביטל" w:date="2022-05-12T09:18:00Z">
            <w:rPr>
              <w:rFonts w:hint="cs"/>
              <w:sz w:val="28"/>
              <w:szCs w:val="28"/>
              <w:rtl/>
            </w:rPr>
          </w:rPrChange>
        </w:rPr>
        <w:t xml:space="preserve"> רבים יוכלו להיעזר בקוד ולהשתמש בו לצרכיהם הפרטיים.</w:t>
      </w:r>
    </w:p>
    <w:p w14:paraId="0D6C9EDA" w14:textId="1433C43F" w:rsidR="00677D68" w:rsidRPr="00103DCA" w:rsidRDefault="00677D68" w:rsidP="00D6385E">
      <w:pPr>
        <w:rPr>
          <w:rFonts w:ascii="Tahoma" w:hAnsi="Tahoma" w:cs="Tahoma"/>
          <w:sz w:val="24"/>
          <w:szCs w:val="24"/>
          <w:rtl/>
          <w:rPrChange w:id="1305" w:author="רינת אביטל" w:date="2022-05-12T09:18:00Z">
            <w:rPr>
              <w:sz w:val="28"/>
              <w:szCs w:val="28"/>
              <w:rtl/>
            </w:rPr>
          </w:rPrChange>
        </w:rPr>
      </w:pPr>
    </w:p>
    <w:p w14:paraId="20FC6866" w14:textId="0E3DDDC9" w:rsidR="00677D68" w:rsidRPr="00103DCA" w:rsidRDefault="00677D68" w:rsidP="00D6385E">
      <w:pPr>
        <w:rPr>
          <w:rFonts w:ascii="Tahoma" w:hAnsi="Tahoma" w:cs="Tahoma"/>
          <w:sz w:val="24"/>
          <w:szCs w:val="24"/>
          <w:rtl/>
          <w:rPrChange w:id="1306" w:author="רינת אביטל" w:date="2022-05-12T09:18:00Z">
            <w:rPr>
              <w:sz w:val="28"/>
              <w:szCs w:val="28"/>
              <w:rtl/>
            </w:rPr>
          </w:rPrChange>
        </w:rPr>
      </w:pPr>
    </w:p>
    <w:p w14:paraId="76721B7E" w14:textId="77777777" w:rsidR="00677D68" w:rsidRPr="00103DCA" w:rsidRDefault="00677D68" w:rsidP="00D6385E">
      <w:pPr>
        <w:rPr>
          <w:rFonts w:ascii="Tahoma" w:hAnsi="Tahoma" w:cs="Tahoma"/>
          <w:sz w:val="24"/>
          <w:szCs w:val="24"/>
          <w:rtl/>
          <w:rPrChange w:id="1307" w:author="רינת אביטל" w:date="2022-05-12T09:18:00Z">
            <w:rPr>
              <w:sz w:val="28"/>
              <w:szCs w:val="28"/>
              <w:rtl/>
            </w:rPr>
          </w:rPrChange>
        </w:rPr>
      </w:pPr>
    </w:p>
    <w:p w14:paraId="314598FE" w14:textId="77777777" w:rsidR="000C040B" w:rsidRPr="00103DCA" w:rsidRDefault="000C040B" w:rsidP="000C040B">
      <w:pPr>
        <w:ind w:left="720"/>
        <w:rPr>
          <w:rFonts w:ascii="Tahoma" w:hAnsi="Tahoma" w:cs="Tahoma"/>
          <w:sz w:val="24"/>
          <w:szCs w:val="24"/>
          <w:rtl/>
          <w:rPrChange w:id="1308" w:author="רינת אביטל" w:date="2022-05-12T09:18:00Z">
            <w:rPr>
              <w:sz w:val="28"/>
              <w:szCs w:val="28"/>
              <w:rtl/>
            </w:rPr>
          </w:rPrChange>
        </w:rPr>
      </w:pPr>
      <w:r w:rsidRPr="00103DCA">
        <w:rPr>
          <w:rFonts w:ascii="Tahoma" w:hAnsi="Tahoma" w:cs="Tahoma"/>
          <w:sz w:val="24"/>
          <w:szCs w:val="24"/>
          <w:rtl/>
          <w:rPrChange w:id="1309" w:author="רינת אביטל" w:date="2022-05-12T09:18:00Z">
            <w:rPr>
              <w:rFonts w:hint="cs"/>
              <w:sz w:val="28"/>
              <w:szCs w:val="28"/>
              <w:rtl/>
            </w:rPr>
          </w:rPrChange>
        </w:rPr>
        <w:t>כאן יהיה כתוב כל מה שהביא אותך לפתח את הפרויקט.</w:t>
      </w:r>
    </w:p>
    <w:p w14:paraId="560B12FA" w14:textId="77777777" w:rsidR="000C040B" w:rsidRPr="00103DCA" w:rsidRDefault="000C040B" w:rsidP="000C040B">
      <w:pPr>
        <w:pStyle w:val="a8"/>
        <w:numPr>
          <w:ilvl w:val="0"/>
          <w:numId w:val="4"/>
        </w:numPr>
        <w:rPr>
          <w:rFonts w:ascii="Tahoma" w:hAnsi="Tahoma" w:cs="Tahoma"/>
          <w:sz w:val="24"/>
          <w:szCs w:val="24"/>
          <w:rtl/>
          <w:rPrChange w:id="1310" w:author="רינת אביטל" w:date="2022-05-12T09:18:00Z">
            <w:rPr>
              <w:sz w:val="28"/>
              <w:szCs w:val="28"/>
              <w:rtl/>
            </w:rPr>
          </w:rPrChange>
        </w:rPr>
      </w:pPr>
      <w:r w:rsidRPr="00103DCA">
        <w:rPr>
          <w:rFonts w:ascii="Tahoma" w:hAnsi="Tahoma" w:cs="Tahoma"/>
          <w:sz w:val="24"/>
          <w:szCs w:val="24"/>
          <w:rtl/>
          <w:rPrChange w:id="1311" w:author="רינת אביטל" w:date="2022-05-12T09:18:00Z">
            <w:rPr>
              <w:rFonts w:hint="cs"/>
              <w:sz w:val="28"/>
              <w:szCs w:val="28"/>
              <w:rtl/>
            </w:rPr>
          </w:rPrChange>
        </w:rPr>
        <w:t>איזה סוג של רעיון חיפשת לפרויקט?</w:t>
      </w:r>
    </w:p>
    <w:p w14:paraId="01E3DE56" w14:textId="77777777" w:rsidR="000C040B" w:rsidRPr="00103DCA" w:rsidRDefault="000C040B" w:rsidP="000C040B">
      <w:pPr>
        <w:pStyle w:val="a8"/>
        <w:numPr>
          <w:ilvl w:val="0"/>
          <w:numId w:val="4"/>
        </w:numPr>
        <w:rPr>
          <w:rFonts w:ascii="Tahoma" w:hAnsi="Tahoma" w:cs="Tahoma"/>
          <w:sz w:val="24"/>
          <w:szCs w:val="24"/>
          <w:rtl/>
          <w:rPrChange w:id="1312" w:author="רינת אביטל" w:date="2022-05-12T09:18:00Z">
            <w:rPr>
              <w:sz w:val="28"/>
              <w:szCs w:val="28"/>
              <w:rtl/>
            </w:rPr>
          </w:rPrChange>
        </w:rPr>
      </w:pPr>
      <w:r w:rsidRPr="00103DCA">
        <w:rPr>
          <w:rFonts w:ascii="Tahoma" w:hAnsi="Tahoma" w:cs="Tahoma"/>
          <w:sz w:val="24"/>
          <w:szCs w:val="24"/>
          <w:rtl/>
          <w:rPrChange w:id="1313" w:author="רינת אביטל" w:date="2022-05-12T09:18:00Z">
            <w:rPr>
              <w:rFonts w:hint="cs"/>
              <w:sz w:val="28"/>
              <w:szCs w:val="28"/>
              <w:rtl/>
            </w:rPr>
          </w:rPrChange>
        </w:rPr>
        <w:t xml:space="preserve">איך בחרת את הרעיון שלך? </w:t>
      </w:r>
    </w:p>
    <w:p w14:paraId="1DD530BB" w14:textId="77777777" w:rsidR="000C040B" w:rsidRPr="00103DCA" w:rsidRDefault="000C040B" w:rsidP="000C040B">
      <w:pPr>
        <w:pStyle w:val="a8"/>
        <w:numPr>
          <w:ilvl w:val="0"/>
          <w:numId w:val="4"/>
        </w:numPr>
        <w:rPr>
          <w:rFonts w:ascii="Tahoma" w:hAnsi="Tahoma" w:cs="Tahoma"/>
          <w:sz w:val="24"/>
          <w:szCs w:val="24"/>
          <w:rtl/>
          <w:rPrChange w:id="1314" w:author="רינת אביטל" w:date="2022-05-12T09:18:00Z">
            <w:rPr>
              <w:sz w:val="28"/>
              <w:szCs w:val="28"/>
              <w:rtl/>
            </w:rPr>
          </w:rPrChange>
        </w:rPr>
      </w:pPr>
      <w:r w:rsidRPr="00103DCA">
        <w:rPr>
          <w:rFonts w:ascii="Tahoma" w:hAnsi="Tahoma" w:cs="Tahoma"/>
          <w:sz w:val="24"/>
          <w:szCs w:val="24"/>
          <w:rtl/>
          <w:rPrChange w:id="1315" w:author="רינת אביטל" w:date="2022-05-12T09:18:00Z">
            <w:rPr>
              <w:rFonts w:hint="cs"/>
              <w:sz w:val="28"/>
              <w:szCs w:val="28"/>
              <w:rtl/>
            </w:rPr>
          </w:rPrChange>
        </w:rPr>
        <w:t xml:space="preserve">למה את חושבת שהוא טוב בתור רעיון לפרויקט גמר? </w:t>
      </w:r>
    </w:p>
    <w:p w14:paraId="16BB4537" w14:textId="77777777" w:rsidR="000C040B" w:rsidRPr="00103DCA" w:rsidRDefault="000C040B" w:rsidP="000C040B">
      <w:pPr>
        <w:pStyle w:val="a8"/>
        <w:numPr>
          <w:ilvl w:val="0"/>
          <w:numId w:val="4"/>
        </w:numPr>
        <w:rPr>
          <w:rFonts w:ascii="Tahoma" w:hAnsi="Tahoma" w:cs="Tahoma"/>
          <w:sz w:val="24"/>
          <w:szCs w:val="24"/>
          <w:rtl/>
          <w:rPrChange w:id="1316" w:author="רינת אביטל" w:date="2022-05-12T09:18:00Z">
            <w:rPr>
              <w:sz w:val="28"/>
              <w:szCs w:val="28"/>
              <w:rtl/>
            </w:rPr>
          </w:rPrChange>
        </w:rPr>
      </w:pPr>
      <w:r w:rsidRPr="00103DCA">
        <w:rPr>
          <w:rFonts w:ascii="Tahoma" w:hAnsi="Tahoma" w:cs="Tahoma"/>
          <w:sz w:val="24"/>
          <w:szCs w:val="24"/>
          <w:rtl/>
          <w:rPrChange w:id="1317" w:author="רינת אביטל" w:date="2022-05-12T09:18:00Z">
            <w:rPr>
              <w:rFonts w:hint="cs"/>
              <w:sz w:val="28"/>
              <w:szCs w:val="28"/>
              <w:rtl/>
            </w:rPr>
          </w:rPrChange>
        </w:rPr>
        <w:t xml:space="preserve">למה את חושבת שיש בו תועלת? </w:t>
      </w:r>
    </w:p>
    <w:p w14:paraId="295AF9D7" w14:textId="77777777" w:rsidR="000C040B" w:rsidRPr="00103DCA" w:rsidRDefault="000C040B" w:rsidP="000C040B">
      <w:pPr>
        <w:pStyle w:val="a8"/>
        <w:numPr>
          <w:ilvl w:val="0"/>
          <w:numId w:val="4"/>
        </w:numPr>
        <w:rPr>
          <w:rFonts w:ascii="Tahoma" w:hAnsi="Tahoma" w:cs="Tahoma"/>
          <w:sz w:val="24"/>
          <w:szCs w:val="24"/>
          <w:rtl/>
          <w:rPrChange w:id="1318" w:author="רינת אביטל" w:date="2022-05-12T09:18:00Z">
            <w:rPr>
              <w:sz w:val="28"/>
              <w:szCs w:val="28"/>
              <w:rtl/>
            </w:rPr>
          </w:rPrChange>
        </w:rPr>
      </w:pPr>
      <w:r w:rsidRPr="00103DCA">
        <w:rPr>
          <w:rFonts w:ascii="Tahoma" w:hAnsi="Tahoma" w:cs="Tahoma"/>
          <w:sz w:val="24"/>
          <w:szCs w:val="24"/>
          <w:rtl/>
          <w:rPrChange w:id="1319" w:author="רינת אביטל" w:date="2022-05-12T09:18:00Z">
            <w:rPr>
              <w:rFonts w:hint="cs"/>
              <w:sz w:val="28"/>
              <w:szCs w:val="28"/>
              <w:rtl/>
            </w:rPr>
          </w:rPrChange>
        </w:rPr>
        <w:t>למה מומלץ לפתח את מה שאת מפתחת?</w:t>
      </w:r>
    </w:p>
    <w:p w14:paraId="222F830D" w14:textId="77777777" w:rsidR="000C040B" w:rsidRPr="00103DCA" w:rsidRDefault="000C040B" w:rsidP="000C040B">
      <w:pPr>
        <w:pStyle w:val="a8"/>
        <w:numPr>
          <w:ilvl w:val="0"/>
          <w:numId w:val="4"/>
        </w:numPr>
        <w:rPr>
          <w:rFonts w:ascii="Tahoma" w:hAnsi="Tahoma" w:cs="Tahoma"/>
          <w:sz w:val="24"/>
          <w:szCs w:val="24"/>
          <w:rtl/>
          <w:rPrChange w:id="1320" w:author="רינת אביטל" w:date="2022-05-12T09:18:00Z">
            <w:rPr>
              <w:sz w:val="28"/>
              <w:szCs w:val="28"/>
              <w:rtl/>
            </w:rPr>
          </w:rPrChange>
        </w:rPr>
      </w:pPr>
      <w:r w:rsidRPr="00103DCA">
        <w:rPr>
          <w:rFonts w:ascii="Tahoma" w:hAnsi="Tahoma" w:cs="Tahoma"/>
          <w:sz w:val="24"/>
          <w:szCs w:val="24"/>
          <w:rtl/>
          <w:rPrChange w:id="1321" w:author="רינת אביטל" w:date="2022-05-12T09:18:00Z">
            <w:rPr>
              <w:rFonts w:hint="cs"/>
              <w:sz w:val="28"/>
              <w:szCs w:val="28"/>
              <w:rtl/>
            </w:rPr>
          </w:rPrChange>
        </w:rPr>
        <w:t xml:space="preserve">מה קורה כיום </w:t>
      </w:r>
      <w:r w:rsidRPr="00103DCA">
        <w:rPr>
          <w:rFonts w:ascii="Tahoma" w:hAnsi="Tahoma" w:cs="Tahoma"/>
          <w:sz w:val="24"/>
          <w:szCs w:val="24"/>
          <w:rtl/>
          <w:rPrChange w:id="1322" w:author="רינת אביטל" w:date="2022-05-12T09:18:00Z">
            <w:rPr>
              <w:sz w:val="28"/>
              <w:szCs w:val="28"/>
              <w:rtl/>
            </w:rPr>
          </w:rPrChange>
        </w:rPr>
        <w:t>–</w:t>
      </w:r>
      <w:r w:rsidRPr="00103DCA">
        <w:rPr>
          <w:rFonts w:ascii="Tahoma" w:hAnsi="Tahoma" w:cs="Tahoma"/>
          <w:sz w:val="24"/>
          <w:szCs w:val="24"/>
          <w:rtl/>
          <w:rPrChange w:id="1323" w:author="רינת אביטל" w:date="2022-05-12T09:18:00Z">
            <w:rPr>
              <w:rFonts w:hint="cs"/>
              <w:sz w:val="28"/>
              <w:szCs w:val="28"/>
              <w:rtl/>
            </w:rPr>
          </w:rPrChange>
        </w:rPr>
        <w:t xml:space="preserve"> לפני הפיתוח? </w:t>
      </w:r>
    </w:p>
    <w:p w14:paraId="13C34A50" w14:textId="77777777" w:rsidR="000C040B" w:rsidRPr="00103DCA" w:rsidRDefault="000C040B" w:rsidP="000C040B">
      <w:pPr>
        <w:pStyle w:val="a8"/>
        <w:numPr>
          <w:ilvl w:val="0"/>
          <w:numId w:val="4"/>
        </w:numPr>
        <w:rPr>
          <w:rFonts w:ascii="Tahoma" w:hAnsi="Tahoma" w:cs="Tahoma"/>
          <w:sz w:val="24"/>
          <w:szCs w:val="24"/>
          <w:rtl/>
          <w:rPrChange w:id="1324" w:author="רינת אביטל" w:date="2022-05-12T09:18:00Z">
            <w:rPr>
              <w:sz w:val="28"/>
              <w:szCs w:val="28"/>
              <w:rtl/>
            </w:rPr>
          </w:rPrChange>
        </w:rPr>
      </w:pPr>
      <w:r w:rsidRPr="00103DCA">
        <w:rPr>
          <w:rFonts w:ascii="Tahoma" w:hAnsi="Tahoma" w:cs="Tahoma"/>
          <w:sz w:val="24"/>
          <w:szCs w:val="24"/>
          <w:rtl/>
          <w:rPrChange w:id="1325" w:author="רינת אביטל" w:date="2022-05-12T09:18:00Z">
            <w:rPr>
              <w:rFonts w:hint="cs"/>
              <w:sz w:val="28"/>
              <w:szCs w:val="28"/>
              <w:rtl/>
            </w:rPr>
          </w:rPrChange>
        </w:rPr>
        <w:t xml:space="preserve">מה יהיה לאחר שתפתחי? </w:t>
      </w:r>
    </w:p>
    <w:p w14:paraId="4606A891" w14:textId="77777777" w:rsidR="000C040B" w:rsidRPr="00103DCA" w:rsidRDefault="000C040B" w:rsidP="000C040B">
      <w:pPr>
        <w:pStyle w:val="a8"/>
        <w:numPr>
          <w:ilvl w:val="0"/>
          <w:numId w:val="4"/>
        </w:numPr>
        <w:rPr>
          <w:rFonts w:ascii="Tahoma" w:hAnsi="Tahoma" w:cs="Tahoma"/>
          <w:sz w:val="24"/>
          <w:szCs w:val="24"/>
          <w:highlight w:val="magenta"/>
          <w:rPrChange w:id="1326" w:author="רינת אביטל" w:date="2022-05-12T09:18:00Z">
            <w:rPr>
              <w:sz w:val="28"/>
              <w:szCs w:val="28"/>
              <w:highlight w:val="magenta"/>
            </w:rPr>
          </w:rPrChange>
        </w:rPr>
      </w:pPr>
      <w:r w:rsidRPr="00103DCA">
        <w:rPr>
          <w:rFonts w:ascii="Tahoma" w:hAnsi="Tahoma" w:cs="Tahoma"/>
          <w:sz w:val="24"/>
          <w:szCs w:val="24"/>
          <w:highlight w:val="magenta"/>
          <w:rtl/>
          <w:rPrChange w:id="1327" w:author="רינת אביטל" w:date="2022-05-12T09:18:00Z">
            <w:rPr>
              <w:rFonts w:hint="cs"/>
              <w:sz w:val="28"/>
              <w:szCs w:val="28"/>
              <w:highlight w:val="magenta"/>
              <w:rtl/>
            </w:rPr>
          </w:rPrChange>
        </w:rPr>
        <w:t>איזה אלגוריתם עוזר לך לפתח את הרעיון שלך?</w:t>
      </w:r>
    </w:p>
    <w:p w14:paraId="087DA3C9" w14:textId="77777777" w:rsidR="000C040B" w:rsidRPr="00103DCA" w:rsidRDefault="000C040B" w:rsidP="000C040B">
      <w:pPr>
        <w:pStyle w:val="a8"/>
        <w:numPr>
          <w:ilvl w:val="0"/>
          <w:numId w:val="4"/>
        </w:numPr>
        <w:rPr>
          <w:rFonts w:ascii="Tahoma" w:hAnsi="Tahoma" w:cs="Tahoma"/>
          <w:sz w:val="24"/>
          <w:szCs w:val="24"/>
          <w:rPrChange w:id="1328" w:author="רינת אביטל" w:date="2022-05-12T09:18:00Z">
            <w:rPr>
              <w:sz w:val="28"/>
              <w:szCs w:val="28"/>
            </w:rPr>
          </w:rPrChange>
        </w:rPr>
      </w:pPr>
      <w:r w:rsidRPr="00103DCA">
        <w:rPr>
          <w:rFonts w:ascii="Tahoma" w:hAnsi="Tahoma" w:cs="Tahoma"/>
          <w:sz w:val="24"/>
          <w:szCs w:val="24"/>
          <w:rtl/>
          <w:rPrChange w:id="1329" w:author="רינת אביטל" w:date="2022-05-12T09:18:00Z">
            <w:rPr>
              <w:rFonts w:hint="cs"/>
              <w:sz w:val="28"/>
              <w:szCs w:val="28"/>
              <w:rtl/>
            </w:rPr>
          </w:rPrChange>
        </w:rPr>
        <w:t>מה השם לפרויקט שלך?</w:t>
      </w:r>
    </w:p>
    <w:p w14:paraId="3DF67131" w14:textId="34C3FC93" w:rsidR="000C040B" w:rsidRPr="00103DCA" w:rsidRDefault="000C040B" w:rsidP="000C040B">
      <w:pPr>
        <w:pStyle w:val="a8"/>
        <w:numPr>
          <w:ilvl w:val="0"/>
          <w:numId w:val="4"/>
        </w:numPr>
        <w:rPr>
          <w:rFonts w:ascii="Tahoma" w:hAnsi="Tahoma" w:cs="Tahoma"/>
          <w:sz w:val="24"/>
          <w:szCs w:val="24"/>
          <w:rPrChange w:id="1330" w:author="רינת אביטל" w:date="2022-05-12T09:18:00Z">
            <w:rPr>
              <w:sz w:val="28"/>
              <w:szCs w:val="28"/>
            </w:rPr>
          </w:rPrChange>
        </w:rPr>
      </w:pPr>
      <w:r w:rsidRPr="00103DCA">
        <w:rPr>
          <w:rFonts w:ascii="Tahoma" w:hAnsi="Tahoma" w:cs="Tahoma"/>
          <w:sz w:val="24"/>
          <w:szCs w:val="24"/>
          <w:rtl/>
          <w:rPrChange w:id="1331" w:author="רינת אביטל" w:date="2022-05-12T09:18:00Z">
            <w:rPr>
              <w:rFonts w:hint="cs"/>
              <w:sz w:val="28"/>
              <w:szCs w:val="28"/>
              <w:rtl/>
            </w:rPr>
          </w:rPrChange>
        </w:rPr>
        <w:t>סיום יפה ואופטימי כהקדמה לספר.</w:t>
      </w:r>
    </w:p>
    <w:p w14:paraId="5DBD6BAB" w14:textId="39E8C608" w:rsidR="00C03D48" w:rsidRPr="00103DCA" w:rsidRDefault="00C03D48" w:rsidP="00C03D48">
      <w:pPr>
        <w:rPr>
          <w:rFonts w:ascii="Tahoma" w:hAnsi="Tahoma" w:cs="Tahoma"/>
          <w:sz w:val="24"/>
          <w:szCs w:val="24"/>
          <w:rtl/>
          <w:rPrChange w:id="1332" w:author="רינת אביטל" w:date="2022-05-12T09:18:00Z">
            <w:rPr>
              <w:sz w:val="28"/>
              <w:szCs w:val="28"/>
              <w:rtl/>
            </w:rPr>
          </w:rPrChange>
        </w:rPr>
      </w:pPr>
    </w:p>
    <w:p w14:paraId="3201F8E0" w14:textId="29158443" w:rsidR="00C03D48" w:rsidRPr="00103DCA" w:rsidRDefault="00C03D48" w:rsidP="00C03D48">
      <w:pPr>
        <w:rPr>
          <w:rFonts w:ascii="Tahoma" w:hAnsi="Tahoma" w:cs="Tahoma"/>
          <w:sz w:val="24"/>
          <w:szCs w:val="24"/>
          <w:rtl/>
          <w:rPrChange w:id="1333" w:author="רינת אביטל" w:date="2022-05-12T09:18:00Z">
            <w:rPr>
              <w:sz w:val="28"/>
              <w:szCs w:val="28"/>
              <w:rtl/>
            </w:rPr>
          </w:rPrChange>
        </w:rPr>
      </w:pPr>
    </w:p>
    <w:p w14:paraId="397FD568" w14:textId="3272CCFF" w:rsidR="00C03D48" w:rsidRPr="00103DCA" w:rsidRDefault="00C03D48" w:rsidP="00C03D48">
      <w:pPr>
        <w:rPr>
          <w:rFonts w:ascii="Tahoma" w:hAnsi="Tahoma" w:cs="Tahoma"/>
          <w:sz w:val="24"/>
          <w:szCs w:val="24"/>
          <w:rtl/>
          <w:rPrChange w:id="1334" w:author="רינת אביטל" w:date="2022-05-12T09:18:00Z">
            <w:rPr>
              <w:sz w:val="28"/>
              <w:szCs w:val="28"/>
              <w:rtl/>
            </w:rPr>
          </w:rPrChange>
        </w:rPr>
      </w:pPr>
    </w:p>
    <w:p w14:paraId="792F2D99" w14:textId="20E1FCE6" w:rsidR="00C03D48" w:rsidRPr="00103DCA" w:rsidRDefault="00C03D48" w:rsidP="00C03D48">
      <w:pPr>
        <w:rPr>
          <w:rFonts w:ascii="Tahoma" w:hAnsi="Tahoma" w:cs="Tahoma"/>
          <w:sz w:val="24"/>
          <w:szCs w:val="24"/>
          <w:rtl/>
          <w:rPrChange w:id="1335" w:author="רינת אביטל" w:date="2022-05-12T09:18:00Z">
            <w:rPr>
              <w:sz w:val="28"/>
              <w:szCs w:val="28"/>
              <w:rtl/>
            </w:rPr>
          </w:rPrChange>
        </w:rPr>
      </w:pPr>
    </w:p>
    <w:p w14:paraId="18AFBCBA" w14:textId="138BBAEA" w:rsidR="00C03D48" w:rsidRDefault="00C03D48" w:rsidP="00C03D48">
      <w:pPr>
        <w:rPr>
          <w:ins w:id="1336" w:author="רינת אביטל" w:date="2022-05-12T09:18:00Z"/>
          <w:rFonts w:ascii="Tahoma" w:hAnsi="Tahoma" w:cs="Tahoma"/>
          <w:sz w:val="24"/>
          <w:szCs w:val="24"/>
          <w:rtl/>
        </w:rPr>
      </w:pPr>
    </w:p>
    <w:p w14:paraId="728E6265" w14:textId="79852C87" w:rsidR="00103DCA" w:rsidRDefault="00103DCA" w:rsidP="00C03D48">
      <w:pPr>
        <w:rPr>
          <w:ins w:id="1337" w:author="רינת אביטל" w:date="2022-05-12T09:18:00Z"/>
          <w:rFonts w:ascii="Tahoma" w:hAnsi="Tahoma" w:cs="Tahoma"/>
          <w:sz w:val="24"/>
          <w:szCs w:val="24"/>
          <w:rtl/>
        </w:rPr>
      </w:pPr>
    </w:p>
    <w:p w14:paraId="050A1F1F" w14:textId="75B4CC7C" w:rsidR="00103DCA" w:rsidRDefault="00103DCA" w:rsidP="00C03D48">
      <w:pPr>
        <w:rPr>
          <w:ins w:id="1338" w:author="רינת אביטל" w:date="2022-05-12T09:18:00Z"/>
          <w:rFonts w:ascii="Tahoma" w:hAnsi="Tahoma" w:cs="Tahoma"/>
          <w:sz w:val="24"/>
          <w:szCs w:val="24"/>
          <w:rtl/>
        </w:rPr>
      </w:pPr>
    </w:p>
    <w:p w14:paraId="341598E6" w14:textId="7A8623DF" w:rsidR="00103DCA" w:rsidRDefault="00103DCA" w:rsidP="00C03D48">
      <w:pPr>
        <w:rPr>
          <w:ins w:id="1339" w:author="רינת אביטל" w:date="2022-05-12T09:18:00Z"/>
          <w:rFonts w:ascii="Tahoma" w:hAnsi="Tahoma" w:cs="Tahoma"/>
          <w:sz w:val="24"/>
          <w:szCs w:val="24"/>
          <w:rtl/>
        </w:rPr>
      </w:pPr>
    </w:p>
    <w:p w14:paraId="071B1F25" w14:textId="650E2539" w:rsidR="00103DCA" w:rsidRDefault="00103DCA" w:rsidP="00C03D48">
      <w:pPr>
        <w:rPr>
          <w:ins w:id="1340" w:author="רינת אביטל" w:date="2022-05-12T09:18:00Z"/>
          <w:rFonts w:ascii="Tahoma" w:hAnsi="Tahoma" w:cs="Tahoma"/>
          <w:sz w:val="24"/>
          <w:szCs w:val="24"/>
          <w:rtl/>
        </w:rPr>
      </w:pPr>
    </w:p>
    <w:p w14:paraId="6AB6D9BD" w14:textId="77777777" w:rsidR="00103DCA" w:rsidRPr="00103DCA" w:rsidRDefault="00103DCA" w:rsidP="00C03D48">
      <w:pPr>
        <w:rPr>
          <w:rFonts w:ascii="Tahoma" w:hAnsi="Tahoma" w:cs="Tahoma"/>
          <w:sz w:val="24"/>
          <w:szCs w:val="24"/>
          <w:rtl/>
          <w:rPrChange w:id="1341" w:author="רינת אביטל" w:date="2022-05-12T09:18:00Z">
            <w:rPr>
              <w:sz w:val="28"/>
              <w:szCs w:val="28"/>
              <w:rtl/>
            </w:rPr>
          </w:rPrChange>
        </w:rPr>
      </w:pPr>
    </w:p>
    <w:p w14:paraId="172CE447" w14:textId="2E7CFF38" w:rsidR="00C03D48" w:rsidRPr="00103DCA" w:rsidRDefault="00C03D48" w:rsidP="00C03D48">
      <w:pPr>
        <w:rPr>
          <w:rFonts w:ascii="Tahoma" w:hAnsi="Tahoma" w:cs="Tahoma"/>
          <w:sz w:val="24"/>
          <w:szCs w:val="24"/>
          <w:rtl/>
          <w:rPrChange w:id="1342" w:author="רינת אביטל" w:date="2022-05-12T09:18:00Z">
            <w:rPr>
              <w:sz w:val="28"/>
              <w:szCs w:val="28"/>
              <w:rtl/>
            </w:rPr>
          </w:rPrChange>
        </w:rPr>
      </w:pPr>
    </w:p>
    <w:p w14:paraId="0C57D918" w14:textId="255C839F" w:rsidR="00C03D48" w:rsidRPr="00103DCA" w:rsidDel="00325C80" w:rsidRDefault="00C03D48" w:rsidP="00C03D48">
      <w:pPr>
        <w:rPr>
          <w:del w:id="1343" w:author="רינת אביטל" w:date="2022-05-12T09:00:00Z"/>
          <w:rFonts w:ascii="Tahoma" w:hAnsi="Tahoma" w:cs="Tahoma"/>
          <w:sz w:val="24"/>
          <w:szCs w:val="24"/>
          <w:rtl/>
          <w:rPrChange w:id="1344" w:author="רינת אביטל" w:date="2022-05-12T09:18:00Z">
            <w:rPr>
              <w:del w:id="1345" w:author="רינת אביטל" w:date="2022-05-12T09:00:00Z"/>
              <w:sz w:val="28"/>
              <w:szCs w:val="28"/>
              <w:rtl/>
            </w:rPr>
          </w:rPrChange>
        </w:rPr>
      </w:pPr>
    </w:p>
    <w:p w14:paraId="69323337" w14:textId="6F863390" w:rsidR="00C03D48" w:rsidRPr="00103DCA" w:rsidDel="00325C80" w:rsidRDefault="00C03D48" w:rsidP="00C03D48">
      <w:pPr>
        <w:rPr>
          <w:del w:id="1346" w:author="רינת אביטל" w:date="2022-05-12T09:00:00Z"/>
          <w:rFonts w:ascii="Tahoma" w:hAnsi="Tahoma" w:cs="Tahoma"/>
          <w:sz w:val="24"/>
          <w:szCs w:val="24"/>
          <w:rtl/>
          <w:rPrChange w:id="1347" w:author="רינת אביטל" w:date="2022-05-12T09:18:00Z">
            <w:rPr>
              <w:del w:id="1348" w:author="רינת אביטל" w:date="2022-05-12T09:00:00Z"/>
              <w:sz w:val="28"/>
              <w:szCs w:val="28"/>
              <w:rtl/>
            </w:rPr>
          </w:rPrChange>
        </w:rPr>
      </w:pPr>
    </w:p>
    <w:p w14:paraId="0A7518D2" w14:textId="5D4D07C5" w:rsidR="00C03D48" w:rsidRPr="00103DCA" w:rsidDel="00325C80" w:rsidRDefault="00C03D48" w:rsidP="00C03D48">
      <w:pPr>
        <w:rPr>
          <w:del w:id="1349" w:author="רינת אביטל" w:date="2022-05-12T09:00:00Z"/>
          <w:rFonts w:ascii="Tahoma" w:hAnsi="Tahoma" w:cs="Tahoma"/>
          <w:sz w:val="24"/>
          <w:szCs w:val="24"/>
          <w:rtl/>
          <w:rPrChange w:id="1350" w:author="רינת אביטל" w:date="2022-05-12T09:18:00Z">
            <w:rPr>
              <w:del w:id="1351" w:author="רינת אביטל" w:date="2022-05-12T09:00:00Z"/>
              <w:sz w:val="28"/>
              <w:szCs w:val="28"/>
              <w:rtl/>
            </w:rPr>
          </w:rPrChange>
        </w:rPr>
      </w:pPr>
    </w:p>
    <w:p w14:paraId="6F2FE861" w14:textId="2BEC7A07" w:rsidR="00C03D48" w:rsidRPr="00103DCA" w:rsidDel="00325C80" w:rsidRDefault="00C03D48" w:rsidP="00C03D48">
      <w:pPr>
        <w:rPr>
          <w:del w:id="1352" w:author="רינת אביטל" w:date="2022-05-12T09:00:00Z"/>
          <w:rFonts w:ascii="Tahoma" w:hAnsi="Tahoma" w:cs="Tahoma"/>
          <w:sz w:val="24"/>
          <w:szCs w:val="24"/>
          <w:rtl/>
          <w:rPrChange w:id="1353" w:author="רינת אביטל" w:date="2022-05-12T09:18:00Z">
            <w:rPr>
              <w:del w:id="1354" w:author="רינת אביטל" w:date="2022-05-12T09:00:00Z"/>
              <w:sz w:val="28"/>
              <w:szCs w:val="28"/>
              <w:rtl/>
            </w:rPr>
          </w:rPrChange>
        </w:rPr>
      </w:pPr>
    </w:p>
    <w:p w14:paraId="7CDFB6E9" w14:textId="77777777" w:rsidR="00C03D48" w:rsidRPr="00103DCA" w:rsidRDefault="00C03D48" w:rsidP="00C03D48">
      <w:pPr>
        <w:rPr>
          <w:rFonts w:ascii="Tahoma" w:hAnsi="Tahoma" w:cs="Tahoma"/>
          <w:sz w:val="24"/>
          <w:szCs w:val="24"/>
          <w:rPrChange w:id="1355" w:author="רינת אביטל" w:date="2022-05-12T09:18:00Z">
            <w:rPr>
              <w:sz w:val="28"/>
              <w:szCs w:val="28"/>
            </w:rPr>
          </w:rPrChange>
        </w:rPr>
      </w:pPr>
    </w:p>
    <w:p w14:paraId="44688F3E" w14:textId="2DF5A20C" w:rsidR="00A42C9C" w:rsidRPr="00103DCA" w:rsidRDefault="000C040B" w:rsidP="00A42C9C">
      <w:pPr>
        <w:pStyle w:val="2"/>
        <w:numPr>
          <w:ilvl w:val="1"/>
          <w:numId w:val="16"/>
        </w:numPr>
        <w:spacing w:line="360" w:lineRule="auto"/>
        <w:rPr>
          <w:rFonts w:ascii="Tahoma" w:hAnsi="Tahoma" w:cs="Tahoma"/>
          <w:b/>
          <w:bCs/>
          <w:color w:val="89D7C3"/>
          <w:sz w:val="40"/>
          <w:szCs w:val="40"/>
          <w:rtl/>
          <w:rPrChange w:id="1356" w:author="רינת אביטל" w:date="2022-05-12T09:18:00Z">
            <w:rPr>
              <w:b/>
              <w:bCs/>
              <w:color w:val="89D7C3"/>
              <w:sz w:val="44"/>
              <w:szCs w:val="44"/>
              <w:rtl/>
            </w:rPr>
          </w:rPrChange>
        </w:rPr>
      </w:pPr>
      <w:bookmarkStart w:id="1357" w:name="_Toc103039596"/>
      <w:r w:rsidRPr="00103DCA">
        <w:rPr>
          <w:rFonts w:ascii="Tahoma" w:hAnsi="Tahoma" w:cs="Tahoma"/>
          <w:b/>
          <w:bCs/>
          <w:color w:val="89D7C3"/>
          <w:sz w:val="40"/>
          <w:szCs w:val="40"/>
          <w:rtl/>
          <w:rPrChange w:id="1358" w:author="רינת אביטל" w:date="2022-05-12T09:18:00Z">
            <w:rPr>
              <w:rFonts w:hint="cs"/>
              <w:b/>
              <w:bCs/>
              <w:color w:val="89D7C3"/>
              <w:sz w:val="44"/>
              <w:szCs w:val="44"/>
              <w:rtl/>
            </w:rPr>
          </w:rPrChange>
        </w:rPr>
        <w:lastRenderedPageBreak/>
        <w:t>תהליך המחקר</w:t>
      </w:r>
      <w:bookmarkEnd w:id="1357"/>
    </w:p>
    <w:p w14:paraId="3F9C3A85" w14:textId="77777777" w:rsidR="00106859" w:rsidRPr="00103DCA" w:rsidRDefault="00B95FE5" w:rsidP="00B95FE5">
      <w:pPr>
        <w:rPr>
          <w:rFonts w:ascii="Tahoma" w:hAnsi="Tahoma" w:cs="Tahoma"/>
          <w:sz w:val="24"/>
          <w:szCs w:val="24"/>
          <w:rtl/>
          <w:rPrChange w:id="1359" w:author="רינת אביטל" w:date="2022-05-12T09:18:00Z">
            <w:rPr>
              <w:sz w:val="28"/>
              <w:szCs w:val="28"/>
              <w:rtl/>
            </w:rPr>
          </w:rPrChange>
        </w:rPr>
      </w:pPr>
      <w:r w:rsidRPr="00103DCA">
        <w:rPr>
          <w:rFonts w:ascii="Tahoma" w:hAnsi="Tahoma" w:cs="Tahoma"/>
          <w:sz w:val="24"/>
          <w:szCs w:val="24"/>
          <w:rtl/>
          <w:rPrChange w:id="1360" w:author="רינת אביטל" w:date="2022-05-12T09:18:00Z">
            <w:rPr>
              <w:rFonts w:hint="cs"/>
              <w:sz w:val="28"/>
              <w:szCs w:val="28"/>
              <w:rtl/>
            </w:rPr>
          </w:rPrChange>
        </w:rPr>
        <w:t xml:space="preserve">כשהתחלתי לפתח את הפרויקט דבר ראשון הלכתי לחפש חומרים קראתי הרבה מאמרים בנושאים שקשורים (יותר או פחות) לפרויקט. </w:t>
      </w:r>
      <w:r w:rsidR="00C03D48" w:rsidRPr="00103DCA">
        <w:rPr>
          <w:rFonts w:ascii="Tahoma" w:hAnsi="Tahoma" w:cs="Tahoma"/>
          <w:sz w:val="24"/>
          <w:szCs w:val="24"/>
          <w:rtl/>
          <w:rPrChange w:id="1361" w:author="רינת אביטל" w:date="2022-05-12T09:18:00Z">
            <w:rPr>
              <w:rFonts w:hint="cs"/>
              <w:sz w:val="28"/>
              <w:szCs w:val="28"/>
              <w:rtl/>
            </w:rPr>
          </w:rPrChange>
        </w:rPr>
        <w:t xml:space="preserve">חקרתי והכרתי לעומק את כל הנושא של זיהוי </w:t>
      </w:r>
      <w:r w:rsidR="00AF236F" w:rsidRPr="00103DCA">
        <w:rPr>
          <w:rFonts w:ascii="Tahoma" w:hAnsi="Tahoma" w:cs="Tahoma"/>
          <w:sz w:val="24"/>
          <w:szCs w:val="24"/>
          <w:rtl/>
          <w:rPrChange w:id="1362" w:author="רינת אביטל" w:date="2022-05-12T09:18:00Z">
            <w:rPr>
              <w:rFonts w:hint="cs"/>
              <w:sz w:val="28"/>
              <w:szCs w:val="28"/>
              <w:rtl/>
            </w:rPr>
          </w:rPrChange>
        </w:rPr>
        <w:t xml:space="preserve">והשוואת </w:t>
      </w:r>
      <w:r w:rsidR="00C03D48" w:rsidRPr="00103DCA">
        <w:rPr>
          <w:rFonts w:ascii="Tahoma" w:hAnsi="Tahoma" w:cs="Tahoma"/>
          <w:sz w:val="24"/>
          <w:szCs w:val="24"/>
          <w:rtl/>
          <w:rPrChange w:id="1363" w:author="רינת אביטל" w:date="2022-05-12T09:18:00Z">
            <w:rPr>
              <w:rFonts w:hint="cs"/>
              <w:sz w:val="28"/>
              <w:szCs w:val="28"/>
              <w:rtl/>
            </w:rPr>
          </w:rPrChange>
        </w:rPr>
        <w:t xml:space="preserve">פנים </w:t>
      </w:r>
      <w:r w:rsidR="00C03D48" w:rsidRPr="00103DCA">
        <w:rPr>
          <w:rFonts w:ascii="Tahoma" w:hAnsi="Tahoma" w:cs="Tahoma"/>
          <w:sz w:val="24"/>
          <w:szCs w:val="24"/>
          <w:rtl/>
          <w:rPrChange w:id="1364" w:author="רינת אביטל" w:date="2022-05-12T09:18:00Z">
            <w:rPr>
              <w:sz w:val="28"/>
              <w:szCs w:val="28"/>
              <w:rtl/>
            </w:rPr>
          </w:rPrChange>
        </w:rPr>
        <w:t>–</w:t>
      </w:r>
      <w:r w:rsidR="00C03D48" w:rsidRPr="00103DCA">
        <w:rPr>
          <w:rFonts w:ascii="Tahoma" w:hAnsi="Tahoma" w:cs="Tahoma"/>
          <w:sz w:val="24"/>
          <w:szCs w:val="24"/>
          <w:rtl/>
          <w:rPrChange w:id="1365" w:author="רינת אביטל" w:date="2022-05-12T09:18:00Z">
            <w:rPr>
              <w:rFonts w:hint="cs"/>
              <w:sz w:val="28"/>
              <w:szCs w:val="28"/>
              <w:rtl/>
            </w:rPr>
          </w:rPrChange>
        </w:rPr>
        <w:t xml:space="preserve"> איך זה מתבצע, באיזה ספריות משתמשים, איזה אלגוריתמים קיימים בתחום</w:t>
      </w:r>
      <w:r w:rsidR="00AF236F" w:rsidRPr="00103DCA">
        <w:rPr>
          <w:rFonts w:ascii="Tahoma" w:hAnsi="Tahoma" w:cs="Tahoma"/>
          <w:sz w:val="24"/>
          <w:szCs w:val="24"/>
          <w:rtl/>
          <w:rPrChange w:id="1366" w:author="רינת אביטל" w:date="2022-05-12T09:18:00Z">
            <w:rPr>
              <w:rFonts w:hint="cs"/>
              <w:sz w:val="28"/>
              <w:szCs w:val="28"/>
              <w:rtl/>
            </w:rPr>
          </w:rPrChange>
        </w:rPr>
        <w:t xml:space="preserve"> וכו'. בהמשך שראיתי שאני יודעת הרבה על הנושא התחלתי לעבוד על הפרויקט בפועל וליישם את כל מה שקראתי ולמדתי.</w:t>
      </w:r>
      <w:r w:rsidR="00A770F1" w:rsidRPr="00103DCA">
        <w:rPr>
          <w:rFonts w:ascii="Tahoma" w:hAnsi="Tahoma" w:cs="Tahoma"/>
          <w:sz w:val="24"/>
          <w:szCs w:val="24"/>
          <w:rtl/>
          <w:rPrChange w:id="1367" w:author="רינת אביטל" w:date="2022-05-12T09:18:00Z">
            <w:rPr>
              <w:rFonts w:hint="cs"/>
              <w:sz w:val="28"/>
              <w:szCs w:val="28"/>
              <w:rtl/>
            </w:rPr>
          </w:rPrChange>
        </w:rPr>
        <w:t xml:space="preserve"> </w:t>
      </w:r>
    </w:p>
    <w:p w14:paraId="16AE86BA" w14:textId="32A2D360" w:rsidR="0089312C" w:rsidRPr="00103DCA" w:rsidRDefault="00A770F1" w:rsidP="00B95FE5">
      <w:pPr>
        <w:rPr>
          <w:rFonts w:ascii="Tahoma" w:hAnsi="Tahoma" w:cs="Tahoma"/>
          <w:sz w:val="24"/>
          <w:szCs w:val="24"/>
          <w:rtl/>
          <w:rPrChange w:id="1368" w:author="רינת אביטל" w:date="2022-05-12T09:18:00Z">
            <w:rPr>
              <w:sz w:val="28"/>
              <w:szCs w:val="28"/>
              <w:rtl/>
            </w:rPr>
          </w:rPrChange>
        </w:rPr>
      </w:pPr>
      <w:r w:rsidRPr="00103DCA">
        <w:rPr>
          <w:rFonts w:ascii="Tahoma" w:hAnsi="Tahoma" w:cs="Tahoma"/>
          <w:sz w:val="24"/>
          <w:szCs w:val="24"/>
          <w:rtl/>
          <w:rPrChange w:id="1369" w:author="רינת אביטל" w:date="2022-05-12T09:18:00Z">
            <w:rPr>
              <w:rFonts w:hint="cs"/>
              <w:sz w:val="28"/>
              <w:szCs w:val="28"/>
              <w:rtl/>
            </w:rPr>
          </w:rPrChange>
        </w:rPr>
        <w:t xml:space="preserve">את החומר הרב שקראתי מצאתי בגוגל באתרי למידה ומידע שונים כמו: </w:t>
      </w:r>
      <w:r w:rsidRPr="00103DCA">
        <w:rPr>
          <w:rFonts w:ascii="Tahoma" w:hAnsi="Tahoma" w:cs="Tahoma"/>
          <w:sz w:val="24"/>
          <w:szCs w:val="24"/>
          <w:rPrChange w:id="1370" w:author="רינת אביטל" w:date="2022-05-12T09:18:00Z">
            <w:rPr>
              <w:rFonts w:hint="cs"/>
              <w:sz w:val="28"/>
              <w:szCs w:val="28"/>
            </w:rPr>
          </w:rPrChange>
        </w:rPr>
        <w:t>I</w:t>
      </w:r>
      <w:r w:rsidRPr="00103DCA">
        <w:rPr>
          <w:rFonts w:ascii="Tahoma" w:hAnsi="Tahoma" w:cs="Tahoma"/>
          <w:sz w:val="24"/>
          <w:szCs w:val="24"/>
          <w:rPrChange w:id="1371" w:author="רינת אביטל" w:date="2022-05-12T09:18:00Z">
            <w:rPr>
              <w:sz w:val="28"/>
              <w:szCs w:val="28"/>
            </w:rPr>
          </w:rPrChange>
        </w:rPr>
        <w:t xml:space="preserve">nternet Israel, </w:t>
      </w:r>
      <w:r w:rsidR="00106859" w:rsidRPr="00103DCA">
        <w:rPr>
          <w:rFonts w:ascii="Tahoma" w:hAnsi="Tahoma" w:cs="Tahoma"/>
          <w:sz w:val="24"/>
          <w:szCs w:val="24"/>
          <w:rPrChange w:id="1372" w:author="רינת אביטל" w:date="2022-05-12T09:18:00Z">
            <w:rPr>
              <w:sz w:val="28"/>
              <w:szCs w:val="28"/>
            </w:rPr>
          </w:rPrChange>
        </w:rPr>
        <w:t xml:space="preserve">Stack Overflow </w:t>
      </w:r>
      <w:r w:rsidR="00106859" w:rsidRPr="00103DCA">
        <w:rPr>
          <w:rFonts w:ascii="Tahoma" w:hAnsi="Tahoma" w:cs="Tahoma"/>
          <w:sz w:val="24"/>
          <w:szCs w:val="24"/>
          <w:rtl/>
          <w:rPrChange w:id="1373" w:author="רינת אביטל" w:date="2022-05-12T09:18:00Z">
            <w:rPr>
              <w:rFonts w:hint="cs"/>
              <w:sz w:val="28"/>
              <w:szCs w:val="28"/>
              <w:rtl/>
            </w:rPr>
          </w:rPrChange>
        </w:rPr>
        <w:t xml:space="preserve"> וכד'. כמו כן ראיתי </w:t>
      </w:r>
      <w:r w:rsidR="0089312C" w:rsidRPr="00103DCA">
        <w:rPr>
          <w:rFonts w:ascii="Tahoma" w:hAnsi="Tahoma" w:cs="Tahoma"/>
          <w:sz w:val="24"/>
          <w:szCs w:val="24"/>
          <w:rtl/>
          <w:rPrChange w:id="1374" w:author="רינת אביטל" w:date="2022-05-12T09:18:00Z">
            <w:rPr>
              <w:rFonts w:hint="cs"/>
              <w:sz w:val="28"/>
              <w:szCs w:val="28"/>
              <w:rtl/>
            </w:rPr>
          </w:rPrChange>
        </w:rPr>
        <w:t>סרטונים רבים</w:t>
      </w:r>
      <w:r w:rsidR="00106859" w:rsidRPr="00103DCA">
        <w:rPr>
          <w:rFonts w:ascii="Tahoma" w:hAnsi="Tahoma" w:cs="Tahoma"/>
          <w:sz w:val="24"/>
          <w:szCs w:val="24"/>
          <w:rtl/>
          <w:rPrChange w:id="1375" w:author="רינת אביטל" w:date="2022-05-12T09:18:00Z">
            <w:rPr>
              <w:rFonts w:hint="cs"/>
              <w:sz w:val="28"/>
              <w:szCs w:val="28"/>
              <w:rtl/>
            </w:rPr>
          </w:rPrChange>
        </w:rPr>
        <w:t xml:space="preserve"> בנושאים של </w:t>
      </w:r>
      <w:del w:id="1376" w:author="רינת אביטל" w:date="2022-05-11T23:42:00Z">
        <w:r w:rsidR="00106859" w:rsidRPr="00103DCA" w:rsidDel="00AD442A">
          <w:rPr>
            <w:rFonts w:ascii="Tahoma" w:hAnsi="Tahoma" w:cs="Tahoma"/>
            <w:sz w:val="24"/>
            <w:szCs w:val="24"/>
            <w:rtl/>
            <w:rPrChange w:id="1377" w:author="רינת אביטל" w:date="2022-05-12T09:18:00Z">
              <w:rPr>
                <w:rFonts w:hint="cs"/>
                <w:sz w:val="28"/>
                <w:szCs w:val="28"/>
                <w:rtl/>
              </w:rPr>
            </w:rPrChange>
          </w:rPr>
          <w:delText>זיהוי פנים</w:delText>
        </w:r>
      </w:del>
      <w:ins w:id="1378" w:author="רינת אביטל" w:date="2022-05-11T23:42:00Z">
        <w:r w:rsidR="00AD442A" w:rsidRPr="00103DCA">
          <w:rPr>
            <w:rFonts w:ascii="Tahoma" w:hAnsi="Tahoma" w:cs="Tahoma"/>
            <w:sz w:val="24"/>
            <w:szCs w:val="24"/>
            <w:rtl/>
            <w:rPrChange w:id="1379" w:author="רינת אביטל" w:date="2022-05-12T09:18:00Z">
              <w:rPr>
                <w:rFonts w:hint="cs"/>
                <w:sz w:val="28"/>
                <w:szCs w:val="28"/>
                <w:rtl/>
              </w:rPr>
            </w:rPrChange>
          </w:rPr>
          <w:t>פתירת משוואת</w:t>
        </w:r>
      </w:ins>
      <w:r w:rsidR="00106859" w:rsidRPr="00103DCA">
        <w:rPr>
          <w:rFonts w:ascii="Tahoma" w:hAnsi="Tahoma" w:cs="Tahoma"/>
          <w:sz w:val="24"/>
          <w:szCs w:val="24"/>
          <w:rtl/>
          <w:rPrChange w:id="1380" w:author="רינת אביטל" w:date="2022-05-12T09:18:00Z">
            <w:rPr>
              <w:rFonts w:hint="cs"/>
              <w:sz w:val="28"/>
              <w:szCs w:val="28"/>
              <w:rtl/>
            </w:rPr>
          </w:rPrChange>
        </w:rPr>
        <w:t xml:space="preserve">. לאחר החומר הרב שקראתי החלטתי להשתמש בספריה </w:t>
      </w:r>
      <w:r w:rsidR="000C67EC" w:rsidRPr="00103DCA">
        <w:rPr>
          <w:rFonts w:ascii="Tahoma" w:hAnsi="Tahoma" w:cs="Tahoma"/>
          <w:sz w:val="24"/>
          <w:szCs w:val="24"/>
          <w:rPrChange w:id="1381" w:author="רינת אביטל" w:date="2022-05-12T09:18:00Z">
            <w:rPr>
              <w:sz w:val="28"/>
              <w:szCs w:val="28"/>
            </w:rPr>
          </w:rPrChange>
        </w:rPr>
        <w:t xml:space="preserve">  </w:t>
      </w:r>
      <w:r w:rsidR="0096221F" w:rsidRPr="00103DCA">
        <w:rPr>
          <w:rFonts w:ascii="Tahoma" w:hAnsi="Tahoma" w:cs="Tahoma"/>
          <w:sz w:val="24"/>
          <w:szCs w:val="24"/>
          <w:rPrChange w:id="1382" w:author="רינת אביטל" w:date="2022-05-12T09:18:00Z">
            <w:rPr>
              <w:sz w:val="28"/>
              <w:szCs w:val="28"/>
            </w:rPr>
          </w:rPrChange>
        </w:rPr>
        <w:t>.</w:t>
      </w:r>
      <w:r w:rsidR="00106859" w:rsidRPr="00103DCA">
        <w:rPr>
          <w:rFonts w:ascii="Tahoma" w:hAnsi="Tahoma" w:cs="Tahoma"/>
          <w:sz w:val="24"/>
          <w:szCs w:val="24"/>
          <w:rPrChange w:id="1383" w:author="רינת אביטל" w:date="2022-05-12T09:18:00Z">
            <w:rPr>
              <w:rFonts w:hint="cs"/>
              <w:sz w:val="28"/>
              <w:szCs w:val="28"/>
            </w:rPr>
          </w:rPrChange>
        </w:rPr>
        <w:t>O</w:t>
      </w:r>
      <w:r w:rsidR="00106859" w:rsidRPr="00103DCA">
        <w:rPr>
          <w:rFonts w:ascii="Tahoma" w:hAnsi="Tahoma" w:cs="Tahoma"/>
          <w:sz w:val="24"/>
          <w:szCs w:val="24"/>
          <w:rPrChange w:id="1384" w:author="רינת אביטל" w:date="2022-05-12T09:18:00Z">
            <w:rPr>
              <w:sz w:val="28"/>
              <w:szCs w:val="28"/>
            </w:rPr>
          </w:rPrChange>
        </w:rPr>
        <w:t xml:space="preserve">penCV </w:t>
      </w:r>
    </w:p>
    <w:p w14:paraId="6CF7806D" w14:textId="4BD3EB57" w:rsidR="0096221F" w:rsidRPr="00103DCA" w:rsidRDefault="0089312C" w:rsidP="0089312C">
      <w:pPr>
        <w:rPr>
          <w:rFonts w:ascii="Tahoma" w:hAnsi="Tahoma" w:cs="Tahoma"/>
          <w:sz w:val="24"/>
          <w:szCs w:val="24"/>
          <w:rtl/>
          <w:rPrChange w:id="1385" w:author="רינת אביטל" w:date="2022-05-12T09:18:00Z">
            <w:rPr>
              <w:sz w:val="28"/>
              <w:szCs w:val="28"/>
              <w:rtl/>
            </w:rPr>
          </w:rPrChange>
        </w:rPr>
      </w:pPr>
      <w:r w:rsidRPr="00103DCA">
        <w:rPr>
          <w:rFonts w:ascii="Tahoma" w:hAnsi="Tahoma" w:cs="Tahoma"/>
          <w:sz w:val="24"/>
          <w:szCs w:val="24"/>
          <w:rtl/>
          <w:rPrChange w:id="1386" w:author="רינת אביטל" w:date="2022-05-12T09:18:00Z">
            <w:rPr>
              <w:rFonts w:hint="cs"/>
              <w:sz w:val="28"/>
              <w:szCs w:val="28"/>
              <w:rtl/>
            </w:rPr>
          </w:rPrChange>
        </w:rPr>
        <w:t xml:space="preserve">בשלב מסוים התייעצתי עם מתכנת המתמחה בתחום של עיבוד תמונה ומכיר את הספרייה </w:t>
      </w:r>
      <w:r w:rsidRPr="00103DCA">
        <w:rPr>
          <w:rFonts w:ascii="Tahoma" w:hAnsi="Tahoma" w:cs="Tahoma"/>
          <w:sz w:val="24"/>
          <w:szCs w:val="24"/>
          <w:rPrChange w:id="1387" w:author="רינת אביטל" w:date="2022-05-12T09:18:00Z">
            <w:rPr>
              <w:sz w:val="28"/>
              <w:szCs w:val="28"/>
            </w:rPr>
          </w:rPrChange>
        </w:rPr>
        <w:t>OpenCV</w:t>
      </w:r>
      <w:r w:rsidRPr="00103DCA">
        <w:rPr>
          <w:rFonts w:ascii="Tahoma" w:hAnsi="Tahoma" w:cs="Tahoma"/>
          <w:sz w:val="24"/>
          <w:szCs w:val="24"/>
          <w:rtl/>
          <w:rPrChange w:id="1388" w:author="רינת אביטל" w:date="2022-05-12T09:18:00Z">
            <w:rPr>
              <w:rFonts w:hint="cs"/>
              <w:sz w:val="28"/>
              <w:szCs w:val="28"/>
              <w:rtl/>
            </w:rPr>
          </w:rPrChange>
        </w:rPr>
        <w:t xml:space="preserve"> , הוא הסביר לי קצת על הספרייה וכיצד להשתמש בה ונתן לי רעיונות נוספים לפיתוח מערכת לזיהוי פנים.</w:t>
      </w:r>
      <w:r w:rsidR="000C67EC" w:rsidRPr="00103DCA">
        <w:rPr>
          <w:rFonts w:ascii="Tahoma" w:hAnsi="Tahoma" w:cs="Tahoma"/>
          <w:sz w:val="24"/>
          <w:szCs w:val="24"/>
          <w:rtl/>
          <w:rPrChange w:id="1389" w:author="רינת אביטל" w:date="2022-05-12T09:18:00Z">
            <w:rPr>
              <w:rFonts w:hint="cs"/>
              <w:sz w:val="28"/>
              <w:szCs w:val="28"/>
              <w:rtl/>
            </w:rPr>
          </w:rPrChange>
        </w:rPr>
        <w:t xml:space="preserve"> </w:t>
      </w:r>
    </w:p>
    <w:p w14:paraId="167314BD" w14:textId="76B9134B" w:rsidR="0096221F" w:rsidRPr="00103DCA" w:rsidRDefault="0096221F" w:rsidP="00B95FE5">
      <w:pPr>
        <w:rPr>
          <w:rFonts w:ascii="Tahoma" w:hAnsi="Tahoma" w:cs="Tahoma"/>
          <w:sz w:val="24"/>
          <w:szCs w:val="24"/>
          <w:rtl/>
          <w:rPrChange w:id="1390" w:author="רינת אביטל" w:date="2022-05-12T09:18:00Z">
            <w:rPr>
              <w:sz w:val="28"/>
              <w:szCs w:val="28"/>
              <w:rtl/>
            </w:rPr>
          </w:rPrChange>
        </w:rPr>
      </w:pPr>
      <w:r w:rsidRPr="00103DCA">
        <w:rPr>
          <w:rFonts w:ascii="Tahoma" w:hAnsi="Tahoma" w:cs="Tahoma"/>
          <w:sz w:val="24"/>
          <w:szCs w:val="24"/>
          <w:rPrChange w:id="1391" w:author="רינת אביטל" w:date="2022-05-12T09:18:00Z">
            <w:rPr>
              <w:rFonts w:hint="cs"/>
              <w:sz w:val="28"/>
              <w:szCs w:val="28"/>
            </w:rPr>
          </w:rPrChange>
        </w:rPr>
        <w:t>O</w:t>
      </w:r>
      <w:r w:rsidRPr="00103DCA">
        <w:rPr>
          <w:rFonts w:ascii="Tahoma" w:hAnsi="Tahoma" w:cs="Tahoma"/>
          <w:sz w:val="24"/>
          <w:szCs w:val="24"/>
          <w:rPrChange w:id="1392" w:author="רינת אביטל" w:date="2022-05-12T09:18:00Z">
            <w:rPr>
              <w:sz w:val="28"/>
              <w:szCs w:val="28"/>
            </w:rPr>
          </w:rPrChange>
        </w:rPr>
        <w:t xml:space="preserve">penCV </w:t>
      </w:r>
      <w:r w:rsidRPr="00103DCA">
        <w:rPr>
          <w:rFonts w:ascii="Tahoma" w:hAnsi="Tahoma" w:cs="Tahoma"/>
          <w:sz w:val="24"/>
          <w:szCs w:val="24"/>
          <w:rtl/>
          <w:rPrChange w:id="1393" w:author="רינת אביטל" w:date="2022-05-12T09:18:00Z">
            <w:rPr>
              <w:rFonts w:hint="cs"/>
              <w:sz w:val="28"/>
              <w:szCs w:val="28"/>
              <w:rtl/>
            </w:rPr>
          </w:rPrChange>
        </w:rPr>
        <w:t xml:space="preserve"> הינה ספריה המספקת למתכנתים פלטפורמת פיתוח ובה יכולות מתחום הראיה הממוחשבת. ייחודיותה הוא יכולתה לעבודה גם בזמן אמת. הספרייה פותחה במקור ע"י אינטל. היא מאופיינת בכך שהיא </w:t>
      </w:r>
      <w:r w:rsidRPr="00103DCA">
        <w:rPr>
          <w:rFonts w:ascii="Tahoma" w:hAnsi="Tahoma" w:cs="Tahoma"/>
          <w:sz w:val="24"/>
          <w:szCs w:val="24"/>
          <w:rPrChange w:id="1394" w:author="רינת אביטל" w:date="2022-05-12T09:18:00Z">
            <w:rPr>
              <w:sz w:val="28"/>
              <w:szCs w:val="28"/>
            </w:rPr>
          </w:rPrChange>
        </w:rPr>
        <w:t>cross platform</w:t>
      </w:r>
      <w:r w:rsidRPr="00103DCA">
        <w:rPr>
          <w:rFonts w:ascii="Tahoma" w:hAnsi="Tahoma" w:cs="Tahoma"/>
          <w:sz w:val="24"/>
          <w:szCs w:val="24"/>
          <w:rtl/>
          <w:rPrChange w:id="1395" w:author="רינת אביטל" w:date="2022-05-12T09:18:00Z">
            <w:rPr>
              <w:rFonts w:hint="cs"/>
              <w:sz w:val="28"/>
              <w:szCs w:val="28"/>
              <w:rtl/>
            </w:rPr>
          </w:rPrChange>
        </w:rPr>
        <w:t xml:space="preserve"> </w:t>
      </w:r>
      <w:r w:rsidRPr="00103DCA">
        <w:rPr>
          <w:rFonts w:ascii="Tahoma" w:hAnsi="Tahoma" w:cs="Tahoma"/>
          <w:sz w:val="24"/>
          <w:szCs w:val="24"/>
          <w:rtl/>
          <w:rPrChange w:id="1396" w:author="רינת אביטל" w:date="2022-05-12T09:18:00Z">
            <w:rPr>
              <w:sz w:val="28"/>
              <w:szCs w:val="28"/>
              <w:rtl/>
            </w:rPr>
          </w:rPrChange>
        </w:rPr>
        <w:t>–</w:t>
      </w:r>
      <w:r w:rsidRPr="00103DCA">
        <w:rPr>
          <w:rFonts w:ascii="Tahoma" w:hAnsi="Tahoma" w:cs="Tahoma"/>
          <w:sz w:val="24"/>
          <w:szCs w:val="24"/>
          <w:rtl/>
          <w:rPrChange w:id="1397" w:author="רינת אביטל" w:date="2022-05-12T09:18:00Z">
            <w:rPr>
              <w:rFonts w:hint="cs"/>
              <w:sz w:val="28"/>
              <w:szCs w:val="28"/>
              <w:rtl/>
            </w:rPr>
          </w:rPrChange>
        </w:rPr>
        <w:t xml:space="preserve"> חוצה פלטפורמות. השימוש בספרייה הוא חינמי לחלוטין תחת ר</w:t>
      </w:r>
      <w:r w:rsidR="00924F48" w:rsidRPr="00103DCA">
        <w:rPr>
          <w:rFonts w:ascii="Tahoma" w:hAnsi="Tahoma" w:cs="Tahoma"/>
          <w:sz w:val="24"/>
          <w:szCs w:val="24"/>
          <w:rtl/>
          <w:rPrChange w:id="1398" w:author="רינת אביטל" w:date="2022-05-12T09:18:00Z">
            <w:rPr>
              <w:rFonts w:hint="cs"/>
              <w:sz w:val="28"/>
              <w:szCs w:val="28"/>
              <w:rtl/>
            </w:rPr>
          </w:rPrChange>
        </w:rPr>
        <w:t>י</w:t>
      </w:r>
      <w:r w:rsidRPr="00103DCA">
        <w:rPr>
          <w:rFonts w:ascii="Tahoma" w:hAnsi="Tahoma" w:cs="Tahoma"/>
          <w:sz w:val="24"/>
          <w:szCs w:val="24"/>
          <w:rtl/>
          <w:rPrChange w:id="1399" w:author="רינת אביטל" w:date="2022-05-12T09:18:00Z">
            <w:rPr>
              <w:rFonts w:hint="cs"/>
              <w:sz w:val="28"/>
              <w:szCs w:val="28"/>
              <w:rtl/>
            </w:rPr>
          </w:rPrChange>
        </w:rPr>
        <w:t xml:space="preserve">שיון </w:t>
      </w:r>
      <w:r w:rsidRPr="00103DCA">
        <w:rPr>
          <w:rFonts w:ascii="Tahoma" w:hAnsi="Tahoma" w:cs="Tahoma"/>
          <w:sz w:val="24"/>
          <w:szCs w:val="24"/>
          <w:rPrChange w:id="1400" w:author="רינת אביטל" w:date="2022-05-12T09:18:00Z">
            <w:rPr>
              <w:sz w:val="28"/>
              <w:szCs w:val="28"/>
            </w:rPr>
          </w:rPrChange>
        </w:rPr>
        <w:t>Apachi2</w:t>
      </w:r>
      <w:r w:rsidR="00924F48" w:rsidRPr="00103DCA">
        <w:rPr>
          <w:rFonts w:ascii="Tahoma" w:hAnsi="Tahoma" w:cs="Tahoma"/>
          <w:sz w:val="24"/>
          <w:szCs w:val="24"/>
          <w:rtl/>
          <w:rPrChange w:id="1401" w:author="רינת אביטל" w:date="2022-05-12T09:18:00Z">
            <w:rPr>
              <w:rFonts w:hint="cs"/>
              <w:sz w:val="28"/>
              <w:szCs w:val="28"/>
              <w:rtl/>
            </w:rPr>
          </w:rPrChange>
        </w:rPr>
        <w:t>.</w:t>
      </w:r>
    </w:p>
    <w:p w14:paraId="3526104B" w14:textId="41AA72E7" w:rsidR="00924F48" w:rsidRPr="00103DCA" w:rsidRDefault="00924F48" w:rsidP="00B95FE5">
      <w:pPr>
        <w:rPr>
          <w:rFonts w:ascii="Tahoma" w:hAnsi="Tahoma" w:cs="Tahoma"/>
          <w:sz w:val="24"/>
          <w:szCs w:val="24"/>
          <w:rtl/>
          <w:rPrChange w:id="1402" w:author="רינת אביטל" w:date="2022-05-12T09:18:00Z">
            <w:rPr>
              <w:sz w:val="28"/>
              <w:szCs w:val="28"/>
              <w:rtl/>
            </w:rPr>
          </w:rPrChange>
        </w:rPr>
      </w:pPr>
      <w:r w:rsidRPr="00103DCA">
        <w:rPr>
          <w:rFonts w:ascii="Tahoma" w:hAnsi="Tahoma" w:cs="Tahoma"/>
          <w:sz w:val="24"/>
          <w:szCs w:val="24"/>
          <w:rtl/>
          <w:rPrChange w:id="1403" w:author="רינת אביטל" w:date="2022-05-12T09:18:00Z">
            <w:rPr>
              <w:rFonts w:hint="cs"/>
              <w:sz w:val="28"/>
              <w:szCs w:val="28"/>
              <w:rtl/>
            </w:rPr>
          </w:rPrChange>
        </w:rPr>
        <w:t>יכולות עיקריות בספרייה: יכולת עיבוד תמונה, זיהוי אובייקטים, מעקב תנועה וזיהוי חיוויים אנושיים.</w:t>
      </w:r>
    </w:p>
    <w:p w14:paraId="4956B6DF" w14:textId="000C4CD4" w:rsidR="00B95FE5" w:rsidRPr="00103DCA" w:rsidRDefault="00924F48" w:rsidP="00B95FE5">
      <w:pPr>
        <w:rPr>
          <w:rFonts w:ascii="Tahoma" w:hAnsi="Tahoma" w:cs="Tahoma"/>
          <w:sz w:val="24"/>
          <w:szCs w:val="24"/>
          <w:rtl/>
          <w:rPrChange w:id="1404" w:author="רינת אביטל" w:date="2022-05-12T09:18:00Z">
            <w:rPr>
              <w:sz w:val="28"/>
              <w:szCs w:val="28"/>
              <w:rtl/>
            </w:rPr>
          </w:rPrChange>
        </w:rPr>
      </w:pPr>
      <w:r w:rsidRPr="00103DCA">
        <w:rPr>
          <w:rFonts w:ascii="Tahoma" w:hAnsi="Tahoma" w:cs="Tahoma"/>
          <w:sz w:val="24"/>
          <w:szCs w:val="24"/>
          <w:rtl/>
          <w:rPrChange w:id="1405" w:author="רינת אביטל" w:date="2022-05-12T09:18:00Z">
            <w:rPr>
              <w:rFonts w:hint="cs"/>
              <w:sz w:val="28"/>
              <w:szCs w:val="28"/>
              <w:rtl/>
            </w:rPr>
          </w:rPrChange>
        </w:rPr>
        <w:t xml:space="preserve">בספריית </w:t>
      </w:r>
      <w:r w:rsidRPr="00103DCA">
        <w:rPr>
          <w:rFonts w:ascii="Tahoma" w:hAnsi="Tahoma" w:cs="Tahoma"/>
          <w:sz w:val="24"/>
          <w:szCs w:val="24"/>
          <w:rPrChange w:id="1406" w:author="רינת אביטל" w:date="2022-05-12T09:18:00Z">
            <w:rPr>
              <w:sz w:val="28"/>
              <w:szCs w:val="28"/>
            </w:rPr>
          </w:rPrChange>
        </w:rPr>
        <w:t>OpenCV</w:t>
      </w:r>
      <w:r w:rsidRPr="00103DCA">
        <w:rPr>
          <w:rFonts w:ascii="Tahoma" w:hAnsi="Tahoma" w:cs="Tahoma"/>
          <w:sz w:val="24"/>
          <w:szCs w:val="24"/>
          <w:rtl/>
          <w:rPrChange w:id="1407" w:author="רינת אביטל" w:date="2022-05-12T09:18:00Z">
            <w:rPr>
              <w:rFonts w:hint="cs"/>
              <w:sz w:val="28"/>
              <w:szCs w:val="28"/>
              <w:rtl/>
            </w:rPr>
          </w:rPrChange>
        </w:rPr>
        <w:t xml:space="preserve"> השתמשתי ב- </w:t>
      </w:r>
      <w:r w:rsidRPr="00103DCA">
        <w:rPr>
          <w:rFonts w:ascii="Tahoma" w:hAnsi="Tahoma" w:cs="Tahoma"/>
          <w:sz w:val="24"/>
          <w:szCs w:val="24"/>
          <w:rPrChange w:id="1408" w:author="רינת אביטל" w:date="2022-05-12T09:18:00Z">
            <w:rPr>
              <w:sz w:val="28"/>
              <w:szCs w:val="28"/>
            </w:rPr>
          </w:rPrChange>
        </w:rPr>
        <w:t>EnguCV</w:t>
      </w:r>
      <w:r w:rsidRPr="00103DCA">
        <w:rPr>
          <w:rFonts w:ascii="Tahoma" w:hAnsi="Tahoma" w:cs="Tahoma"/>
          <w:sz w:val="24"/>
          <w:szCs w:val="24"/>
          <w:rtl/>
          <w:rPrChange w:id="1409" w:author="רינת אביטל" w:date="2022-05-12T09:18:00Z">
            <w:rPr>
              <w:rFonts w:hint="cs"/>
              <w:sz w:val="28"/>
              <w:szCs w:val="28"/>
              <w:rtl/>
            </w:rPr>
          </w:rPrChange>
        </w:rPr>
        <w:t xml:space="preserve"> שהיא פלטפורמת עטיפה ל- </w:t>
      </w:r>
      <w:r w:rsidRPr="00103DCA">
        <w:rPr>
          <w:rFonts w:ascii="Tahoma" w:hAnsi="Tahoma" w:cs="Tahoma"/>
          <w:sz w:val="24"/>
          <w:szCs w:val="24"/>
          <w:rPrChange w:id="1410" w:author="רינת אביטל" w:date="2022-05-12T09:18:00Z">
            <w:rPr>
              <w:sz w:val="28"/>
              <w:szCs w:val="28"/>
            </w:rPr>
          </w:rPrChange>
        </w:rPr>
        <w:t>OpenCV</w:t>
      </w:r>
      <w:r w:rsidRPr="00103DCA">
        <w:rPr>
          <w:rFonts w:ascii="Tahoma" w:hAnsi="Tahoma" w:cs="Tahoma"/>
          <w:sz w:val="24"/>
          <w:szCs w:val="24"/>
          <w:rtl/>
          <w:rPrChange w:id="1411" w:author="רינת אביטל" w:date="2022-05-12T09:18:00Z">
            <w:rPr>
              <w:rFonts w:hint="cs"/>
              <w:sz w:val="28"/>
              <w:szCs w:val="28"/>
              <w:rtl/>
            </w:rPr>
          </w:rPrChange>
        </w:rPr>
        <w:t xml:space="preserve"> המאפשרת גישה לפונקציות של </w:t>
      </w:r>
      <w:r w:rsidRPr="00103DCA">
        <w:rPr>
          <w:rFonts w:ascii="Tahoma" w:hAnsi="Tahoma" w:cs="Tahoma"/>
          <w:sz w:val="24"/>
          <w:szCs w:val="24"/>
          <w:rPrChange w:id="1412" w:author="רינת אביטל" w:date="2022-05-12T09:18:00Z">
            <w:rPr>
              <w:sz w:val="28"/>
              <w:szCs w:val="28"/>
            </w:rPr>
          </w:rPrChange>
        </w:rPr>
        <w:t>OpenCV</w:t>
      </w:r>
      <w:r w:rsidRPr="00103DCA">
        <w:rPr>
          <w:rFonts w:ascii="Tahoma" w:hAnsi="Tahoma" w:cs="Tahoma"/>
          <w:sz w:val="24"/>
          <w:szCs w:val="24"/>
          <w:rtl/>
          <w:rPrChange w:id="1413" w:author="רינת אביטל" w:date="2022-05-12T09:18:00Z">
            <w:rPr>
              <w:rFonts w:hint="cs"/>
              <w:sz w:val="28"/>
              <w:szCs w:val="28"/>
              <w:rtl/>
            </w:rPr>
          </w:rPrChange>
        </w:rPr>
        <w:t xml:space="preserve"> מתוך פרויקט </w:t>
      </w:r>
      <w:r w:rsidR="0089312C" w:rsidRPr="00103DCA">
        <w:rPr>
          <w:rFonts w:ascii="Tahoma" w:hAnsi="Tahoma" w:cs="Tahoma"/>
          <w:sz w:val="24"/>
          <w:szCs w:val="24"/>
          <w:rPrChange w:id="1414" w:author="רינת אביטל" w:date="2022-05-12T09:18:00Z">
            <w:rPr>
              <w:sz w:val="28"/>
              <w:szCs w:val="28"/>
            </w:rPr>
          </w:rPrChange>
        </w:rPr>
        <w:t>.net</w:t>
      </w:r>
      <w:r w:rsidR="0089312C" w:rsidRPr="00103DCA">
        <w:rPr>
          <w:rFonts w:ascii="Tahoma" w:hAnsi="Tahoma" w:cs="Tahoma"/>
          <w:sz w:val="24"/>
          <w:szCs w:val="24"/>
          <w:rtl/>
          <w:rPrChange w:id="1415" w:author="רינת אביטל" w:date="2022-05-12T09:18:00Z">
            <w:rPr>
              <w:rFonts w:hint="cs"/>
              <w:sz w:val="28"/>
              <w:szCs w:val="28"/>
              <w:rtl/>
            </w:rPr>
          </w:rPrChange>
        </w:rPr>
        <w:t xml:space="preserve"> </w:t>
      </w:r>
    </w:p>
    <w:p w14:paraId="370BC255" w14:textId="4C52C950" w:rsidR="00C03D48" w:rsidRPr="00103DCA" w:rsidRDefault="0089312C" w:rsidP="00B95FE5">
      <w:pPr>
        <w:rPr>
          <w:rFonts w:ascii="Tahoma" w:hAnsi="Tahoma" w:cs="Tahoma"/>
          <w:sz w:val="24"/>
          <w:szCs w:val="24"/>
          <w:rtl/>
          <w:rPrChange w:id="1416" w:author="רינת אביטל" w:date="2022-05-12T09:18:00Z">
            <w:rPr>
              <w:sz w:val="28"/>
              <w:szCs w:val="28"/>
              <w:rtl/>
            </w:rPr>
          </w:rPrChange>
        </w:rPr>
      </w:pPr>
      <w:r w:rsidRPr="00103DCA">
        <w:rPr>
          <w:rFonts w:ascii="Tahoma" w:hAnsi="Tahoma" w:cs="Tahoma"/>
          <w:sz w:val="24"/>
          <w:szCs w:val="24"/>
          <w:rtl/>
          <w:rPrChange w:id="1417" w:author="רינת אביטל" w:date="2022-05-12T09:18:00Z">
            <w:rPr>
              <w:rFonts w:hint="cs"/>
              <w:sz w:val="28"/>
              <w:szCs w:val="28"/>
              <w:rtl/>
            </w:rPr>
          </w:rPrChange>
        </w:rPr>
        <w:t xml:space="preserve">הסיבה שבשלה החלטתי להשתמש בספריית </w:t>
      </w:r>
      <w:r w:rsidRPr="00103DCA">
        <w:rPr>
          <w:rFonts w:ascii="Tahoma" w:hAnsi="Tahoma" w:cs="Tahoma"/>
          <w:sz w:val="24"/>
          <w:szCs w:val="24"/>
          <w:rPrChange w:id="1418" w:author="רינת אביטל" w:date="2022-05-12T09:18:00Z">
            <w:rPr>
              <w:sz w:val="28"/>
              <w:szCs w:val="28"/>
            </w:rPr>
          </w:rPrChange>
        </w:rPr>
        <w:t>OpenCV</w:t>
      </w:r>
      <w:r w:rsidRPr="00103DCA">
        <w:rPr>
          <w:rFonts w:ascii="Tahoma" w:hAnsi="Tahoma" w:cs="Tahoma"/>
          <w:sz w:val="24"/>
          <w:szCs w:val="24"/>
          <w:rtl/>
          <w:rPrChange w:id="1419" w:author="רינת אביטל" w:date="2022-05-12T09:18:00Z">
            <w:rPr>
              <w:rFonts w:hint="cs"/>
              <w:sz w:val="28"/>
              <w:szCs w:val="28"/>
              <w:rtl/>
            </w:rPr>
          </w:rPrChange>
        </w:rPr>
        <w:t xml:space="preserve"> בפרויקט היא עקב הצורך בשימוש בטכנולוגיות מתחום עיבוד התמונה וככזה </w:t>
      </w:r>
      <w:r w:rsidRPr="00103DCA">
        <w:rPr>
          <w:rFonts w:ascii="Tahoma" w:hAnsi="Tahoma" w:cs="Tahoma"/>
          <w:sz w:val="24"/>
          <w:szCs w:val="24"/>
          <w:rPrChange w:id="1420" w:author="רינת אביטל" w:date="2022-05-12T09:18:00Z">
            <w:rPr>
              <w:sz w:val="28"/>
              <w:szCs w:val="28"/>
            </w:rPr>
          </w:rPrChange>
        </w:rPr>
        <w:t>OpenCV</w:t>
      </w:r>
      <w:r w:rsidRPr="00103DCA">
        <w:rPr>
          <w:rFonts w:ascii="Tahoma" w:hAnsi="Tahoma" w:cs="Tahoma"/>
          <w:sz w:val="24"/>
          <w:szCs w:val="24"/>
          <w:rtl/>
          <w:rPrChange w:id="1421" w:author="רינת אביטל" w:date="2022-05-12T09:18:00Z">
            <w:rPr>
              <w:rFonts w:hint="cs"/>
              <w:sz w:val="28"/>
              <w:szCs w:val="28"/>
              <w:rtl/>
            </w:rPr>
          </w:rPrChange>
        </w:rPr>
        <w:t xml:space="preserve"> הוא כלי מהותי והכרחי לשימוש.</w:t>
      </w:r>
    </w:p>
    <w:p w14:paraId="616FD412" w14:textId="77777777" w:rsidR="00C03D48" w:rsidRPr="00103DCA" w:rsidRDefault="00C03D48" w:rsidP="00B95FE5">
      <w:pPr>
        <w:rPr>
          <w:rFonts w:ascii="Tahoma" w:hAnsi="Tahoma" w:cs="Tahoma"/>
          <w:sz w:val="24"/>
          <w:szCs w:val="24"/>
          <w:rtl/>
          <w:rPrChange w:id="1422" w:author="רינת אביטל" w:date="2022-05-12T09:18:00Z">
            <w:rPr>
              <w:sz w:val="28"/>
              <w:szCs w:val="28"/>
              <w:rtl/>
            </w:rPr>
          </w:rPrChange>
        </w:rPr>
      </w:pPr>
    </w:p>
    <w:p w14:paraId="53F18760" w14:textId="22479ABD" w:rsidR="000971D3" w:rsidRPr="00103DCA" w:rsidRDefault="000971D3" w:rsidP="000971D3">
      <w:pPr>
        <w:rPr>
          <w:rFonts w:ascii="Tahoma" w:hAnsi="Tahoma" w:cs="Tahoma"/>
          <w:sz w:val="20"/>
          <w:szCs w:val="20"/>
          <w:highlight w:val="yellow"/>
          <w:rtl/>
          <w:rPrChange w:id="1423" w:author="רינת אביטל" w:date="2022-05-12T09:18:00Z">
            <w:rPr>
              <w:highlight w:val="yellow"/>
              <w:rtl/>
            </w:rPr>
          </w:rPrChange>
        </w:rPr>
      </w:pPr>
    </w:p>
    <w:p w14:paraId="30080FF7" w14:textId="68F2CAB3" w:rsidR="000971D3" w:rsidRPr="00103DCA" w:rsidRDefault="000971D3" w:rsidP="000971D3">
      <w:pPr>
        <w:rPr>
          <w:rFonts w:ascii="Tahoma" w:hAnsi="Tahoma" w:cs="Tahoma"/>
          <w:sz w:val="20"/>
          <w:szCs w:val="20"/>
          <w:highlight w:val="yellow"/>
          <w:rtl/>
          <w:rPrChange w:id="1424" w:author="רינת אביטל" w:date="2022-05-12T09:18:00Z">
            <w:rPr>
              <w:highlight w:val="yellow"/>
              <w:rtl/>
            </w:rPr>
          </w:rPrChange>
        </w:rPr>
      </w:pPr>
    </w:p>
    <w:p w14:paraId="455719E1" w14:textId="2E62E034" w:rsidR="00273D49" w:rsidRDefault="00273D49" w:rsidP="000971D3">
      <w:pPr>
        <w:rPr>
          <w:ins w:id="1425" w:author="רינת אביטל" w:date="2022-05-12T09:18:00Z"/>
          <w:rFonts w:ascii="Tahoma" w:hAnsi="Tahoma" w:cs="Tahoma"/>
          <w:sz w:val="20"/>
          <w:szCs w:val="20"/>
          <w:highlight w:val="yellow"/>
          <w:rtl/>
        </w:rPr>
      </w:pPr>
    </w:p>
    <w:p w14:paraId="2240063B" w14:textId="7B6B9558" w:rsidR="00103DCA" w:rsidRDefault="00103DCA" w:rsidP="000971D3">
      <w:pPr>
        <w:rPr>
          <w:ins w:id="1426" w:author="רינת אביטל" w:date="2022-05-12T09:18:00Z"/>
          <w:rFonts w:ascii="Tahoma" w:hAnsi="Tahoma" w:cs="Tahoma"/>
          <w:sz w:val="20"/>
          <w:szCs w:val="20"/>
          <w:highlight w:val="yellow"/>
          <w:rtl/>
        </w:rPr>
      </w:pPr>
    </w:p>
    <w:p w14:paraId="694D4CC0" w14:textId="41B8A470" w:rsidR="00103DCA" w:rsidRDefault="00103DCA" w:rsidP="000971D3">
      <w:pPr>
        <w:rPr>
          <w:ins w:id="1427" w:author="רינת אביטל" w:date="2022-05-12T09:18:00Z"/>
          <w:rFonts w:ascii="Tahoma" w:hAnsi="Tahoma" w:cs="Tahoma"/>
          <w:sz w:val="20"/>
          <w:szCs w:val="20"/>
          <w:highlight w:val="yellow"/>
          <w:rtl/>
        </w:rPr>
      </w:pPr>
    </w:p>
    <w:p w14:paraId="63893434" w14:textId="77777777" w:rsidR="00103DCA" w:rsidRPr="00103DCA" w:rsidRDefault="00103DCA" w:rsidP="000971D3">
      <w:pPr>
        <w:rPr>
          <w:rFonts w:ascii="Tahoma" w:hAnsi="Tahoma" w:cs="Tahoma"/>
          <w:sz w:val="20"/>
          <w:szCs w:val="20"/>
          <w:highlight w:val="yellow"/>
          <w:rtl/>
          <w:rPrChange w:id="1428" w:author="רינת אביטל" w:date="2022-05-12T09:18:00Z">
            <w:rPr>
              <w:highlight w:val="yellow"/>
              <w:rtl/>
            </w:rPr>
          </w:rPrChange>
        </w:rPr>
      </w:pPr>
    </w:p>
    <w:p w14:paraId="4D39ED1B" w14:textId="424A03BE" w:rsidR="00273D49" w:rsidRPr="00103DCA" w:rsidDel="00325C80" w:rsidRDefault="00273D49" w:rsidP="000971D3">
      <w:pPr>
        <w:rPr>
          <w:del w:id="1429" w:author="רינת אביטל" w:date="2022-05-12T09:01:00Z"/>
          <w:rFonts w:ascii="Tahoma" w:hAnsi="Tahoma" w:cs="Tahoma"/>
          <w:sz w:val="20"/>
          <w:szCs w:val="20"/>
          <w:highlight w:val="yellow"/>
          <w:rtl/>
          <w:rPrChange w:id="1430" w:author="רינת אביטל" w:date="2022-05-12T09:18:00Z">
            <w:rPr>
              <w:del w:id="1431" w:author="רינת אביטל" w:date="2022-05-12T09:01:00Z"/>
              <w:highlight w:val="yellow"/>
              <w:rtl/>
            </w:rPr>
          </w:rPrChange>
        </w:rPr>
      </w:pPr>
    </w:p>
    <w:p w14:paraId="2C7E6F2F" w14:textId="097C2BC7" w:rsidR="00273D49" w:rsidRPr="00103DCA" w:rsidDel="00325C80" w:rsidRDefault="00273D49" w:rsidP="000971D3">
      <w:pPr>
        <w:rPr>
          <w:del w:id="1432" w:author="רינת אביטל" w:date="2022-05-12T09:01:00Z"/>
          <w:rFonts w:ascii="Tahoma" w:hAnsi="Tahoma" w:cs="Tahoma"/>
          <w:sz w:val="20"/>
          <w:szCs w:val="20"/>
          <w:highlight w:val="yellow"/>
          <w:rtl/>
          <w:rPrChange w:id="1433" w:author="רינת אביטל" w:date="2022-05-12T09:18:00Z">
            <w:rPr>
              <w:del w:id="1434" w:author="רינת אביטל" w:date="2022-05-12T09:01:00Z"/>
              <w:highlight w:val="yellow"/>
              <w:rtl/>
            </w:rPr>
          </w:rPrChange>
        </w:rPr>
      </w:pPr>
    </w:p>
    <w:p w14:paraId="25577F9D" w14:textId="77777777" w:rsidR="000971D3" w:rsidRPr="00103DCA" w:rsidRDefault="000971D3" w:rsidP="000971D3">
      <w:pPr>
        <w:rPr>
          <w:rFonts w:ascii="Tahoma" w:hAnsi="Tahoma" w:cs="Tahoma"/>
          <w:b/>
          <w:bCs/>
          <w:color w:val="89D7C3"/>
          <w:sz w:val="36"/>
          <w:szCs w:val="36"/>
          <w:highlight w:val="yellow"/>
          <w:rtl/>
          <w:rPrChange w:id="1435" w:author="רינת אביטל" w:date="2022-05-12T09:18:00Z">
            <w:rPr>
              <w:b/>
              <w:bCs/>
              <w:color w:val="89D7C3"/>
              <w:sz w:val="40"/>
              <w:szCs w:val="40"/>
              <w:highlight w:val="yellow"/>
              <w:rtl/>
            </w:rPr>
          </w:rPrChange>
        </w:rPr>
      </w:pPr>
    </w:p>
    <w:p w14:paraId="7163A0CC" w14:textId="21AA8382" w:rsidR="00A63B81" w:rsidRPr="00103DCA" w:rsidRDefault="000C040B" w:rsidP="00A42C9C">
      <w:pPr>
        <w:pStyle w:val="2"/>
        <w:numPr>
          <w:ilvl w:val="1"/>
          <w:numId w:val="16"/>
        </w:numPr>
        <w:spacing w:line="360" w:lineRule="auto"/>
        <w:rPr>
          <w:rFonts w:ascii="Tahoma" w:hAnsi="Tahoma" w:cs="Tahoma"/>
          <w:b/>
          <w:bCs/>
          <w:color w:val="89D7C3"/>
          <w:sz w:val="36"/>
          <w:szCs w:val="36"/>
          <w:rtl/>
          <w:rPrChange w:id="1436" w:author="רינת אביטל" w:date="2022-05-12T09:18:00Z">
            <w:rPr>
              <w:b/>
              <w:bCs/>
              <w:color w:val="89D7C3"/>
              <w:sz w:val="40"/>
              <w:szCs w:val="40"/>
              <w:rtl/>
            </w:rPr>
          </w:rPrChange>
        </w:rPr>
      </w:pPr>
      <w:bookmarkStart w:id="1437" w:name="_Toc103039597"/>
      <w:r w:rsidRPr="00103DCA">
        <w:rPr>
          <w:rStyle w:val="20"/>
          <w:rFonts w:ascii="Tahoma" w:hAnsi="Tahoma" w:cs="Tahoma"/>
          <w:b/>
          <w:bCs/>
          <w:color w:val="89D7C3"/>
          <w:sz w:val="36"/>
          <w:szCs w:val="36"/>
          <w:rtl/>
          <w:rPrChange w:id="1438" w:author="רינת אביטל" w:date="2022-05-12T09:18:00Z">
            <w:rPr>
              <w:rStyle w:val="20"/>
              <w:rFonts w:hint="cs"/>
              <w:b/>
              <w:bCs/>
              <w:color w:val="89D7C3"/>
              <w:sz w:val="40"/>
              <w:szCs w:val="40"/>
              <w:rtl/>
            </w:rPr>
          </w:rPrChange>
        </w:rPr>
        <w:t>סקירת ספרות</w:t>
      </w:r>
      <w:bookmarkEnd w:id="1437"/>
    </w:p>
    <w:p w14:paraId="65FA187F" w14:textId="4645533C" w:rsidR="00A63B81" w:rsidRPr="00103DCA" w:rsidRDefault="00A63B81" w:rsidP="00A63B81">
      <w:pPr>
        <w:rPr>
          <w:rFonts w:ascii="Tahoma" w:hAnsi="Tahoma" w:cs="Tahoma"/>
          <w:sz w:val="24"/>
          <w:szCs w:val="24"/>
          <w:rtl/>
          <w:rPrChange w:id="1439" w:author="רינת אביטל" w:date="2022-05-12T09:18:00Z">
            <w:rPr>
              <w:sz w:val="28"/>
              <w:szCs w:val="28"/>
              <w:rtl/>
            </w:rPr>
          </w:rPrChange>
        </w:rPr>
      </w:pPr>
      <w:r w:rsidRPr="00103DCA">
        <w:rPr>
          <w:rFonts w:ascii="Tahoma" w:hAnsi="Tahoma" w:cs="Tahoma"/>
          <w:sz w:val="24"/>
          <w:szCs w:val="24"/>
          <w:rtl/>
          <w:rPrChange w:id="1440" w:author="רינת אביטל" w:date="2022-05-12T09:18:00Z">
            <w:rPr>
              <w:rFonts w:hint="cs"/>
              <w:sz w:val="28"/>
              <w:szCs w:val="28"/>
              <w:rtl/>
            </w:rPr>
          </w:rPrChange>
        </w:rPr>
        <w:t xml:space="preserve">האתרים בהם השתמשתי לביצוע הפרויקט </w:t>
      </w:r>
      <w:r w:rsidR="00F4533A" w:rsidRPr="00103DCA">
        <w:rPr>
          <w:rFonts w:ascii="Tahoma" w:hAnsi="Tahoma" w:cs="Tahoma"/>
          <w:sz w:val="24"/>
          <w:szCs w:val="24"/>
          <w:rtl/>
          <w:rPrChange w:id="1441" w:author="רינת אביטל" w:date="2022-05-12T09:18:00Z">
            <w:rPr>
              <w:rFonts w:hint="cs"/>
              <w:sz w:val="28"/>
              <w:szCs w:val="28"/>
              <w:rtl/>
            </w:rPr>
          </w:rPrChange>
        </w:rPr>
        <w:t>הם:</w:t>
      </w:r>
    </w:p>
    <w:p w14:paraId="6C96F305" w14:textId="7FF6E460" w:rsidR="00F4533A" w:rsidRPr="00103DCA" w:rsidRDefault="00F4533A" w:rsidP="00A63B81">
      <w:pPr>
        <w:rPr>
          <w:rFonts w:ascii="Tahoma" w:hAnsi="Tahoma" w:cs="Tahoma"/>
          <w:sz w:val="24"/>
          <w:szCs w:val="24"/>
          <w:rtl/>
          <w:rPrChange w:id="1442" w:author="רינת אביטל" w:date="2022-05-12T09:18:00Z">
            <w:rPr>
              <w:sz w:val="28"/>
              <w:szCs w:val="28"/>
              <w:rtl/>
            </w:rPr>
          </w:rPrChange>
        </w:rPr>
      </w:pPr>
      <w:r w:rsidRPr="00103DCA">
        <w:rPr>
          <w:rFonts w:ascii="Tahoma" w:hAnsi="Tahoma" w:cs="Tahoma"/>
          <w:sz w:val="24"/>
          <w:szCs w:val="24"/>
          <w:rtl/>
          <w:rPrChange w:id="1443" w:author="רינת אביטל" w:date="2022-05-12T09:18:00Z">
            <w:rPr>
              <w:rFonts w:hint="cs"/>
              <w:sz w:val="28"/>
              <w:szCs w:val="28"/>
              <w:rtl/>
            </w:rPr>
          </w:rPrChange>
        </w:rPr>
        <w:lastRenderedPageBreak/>
        <w:t xml:space="preserve">חקר הפרויקט </w:t>
      </w:r>
      <w:r w:rsidRPr="00103DCA">
        <w:rPr>
          <w:rFonts w:ascii="Tahoma" w:hAnsi="Tahoma" w:cs="Tahoma"/>
          <w:sz w:val="24"/>
          <w:szCs w:val="24"/>
          <w:rtl/>
          <w:rPrChange w:id="1444" w:author="רינת אביטל" w:date="2022-05-12T09:18:00Z">
            <w:rPr>
              <w:sz w:val="28"/>
              <w:szCs w:val="28"/>
              <w:rtl/>
            </w:rPr>
          </w:rPrChange>
        </w:rPr>
        <w:t>–</w:t>
      </w:r>
      <w:r w:rsidRPr="00103DCA">
        <w:rPr>
          <w:rFonts w:ascii="Tahoma" w:hAnsi="Tahoma" w:cs="Tahoma"/>
          <w:sz w:val="24"/>
          <w:szCs w:val="24"/>
          <w:rtl/>
          <w:rPrChange w:id="1445" w:author="רינת אביטל" w:date="2022-05-12T09:18:00Z">
            <w:rPr>
              <w:rFonts w:hint="cs"/>
              <w:sz w:val="28"/>
              <w:szCs w:val="28"/>
              <w:rtl/>
            </w:rPr>
          </w:rPrChange>
        </w:rPr>
        <w:t xml:space="preserve"> </w:t>
      </w:r>
    </w:p>
    <w:p w14:paraId="554DE7ED" w14:textId="42E8B8AA" w:rsidR="00F4533A" w:rsidRPr="00103DCA" w:rsidRDefault="00F4533A" w:rsidP="00F4533A">
      <w:pPr>
        <w:pStyle w:val="a8"/>
        <w:numPr>
          <w:ilvl w:val="0"/>
          <w:numId w:val="36"/>
        </w:numPr>
        <w:rPr>
          <w:rFonts w:ascii="Tahoma" w:hAnsi="Tahoma" w:cs="Tahoma"/>
          <w:sz w:val="24"/>
          <w:szCs w:val="24"/>
          <w:rPrChange w:id="1446" w:author="רינת אביטל" w:date="2022-05-12T09:18:00Z">
            <w:rPr>
              <w:sz w:val="28"/>
              <w:szCs w:val="28"/>
            </w:rPr>
          </w:rPrChange>
        </w:rPr>
      </w:pPr>
      <w:r w:rsidRPr="00103DCA">
        <w:rPr>
          <w:rFonts w:ascii="Tahoma" w:hAnsi="Tahoma" w:cs="Tahoma"/>
          <w:sz w:val="24"/>
          <w:szCs w:val="24"/>
          <w:rtl/>
          <w:rPrChange w:id="1447" w:author="רינת אביטל" w:date="2022-05-12T09:18:00Z">
            <w:rPr>
              <w:rFonts w:hint="cs"/>
              <w:sz w:val="28"/>
              <w:szCs w:val="28"/>
              <w:rtl/>
            </w:rPr>
          </w:rPrChange>
        </w:rPr>
        <w:t>ויקיפדיה</w:t>
      </w:r>
    </w:p>
    <w:p w14:paraId="75012A2C" w14:textId="510273BF" w:rsidR="00F4533A" w:rsidRPr="00103DCA" w:rsidRDefault="00F4533A" w:rsidP="00F4533A">
      <w:pPr>
        <w:pStyle w:val="a8"/>
        <w:numPr>
          <w:ilvl w:val="0"/>
          <w:numId w:val="36"/>
        </w:numPr>
        <w:rPr>
          <w:rFonts w:ascii="Tahoma" w:hAnsi="Tahoma" w:cs="Tahoma"/>
          <w:sz w:val="24"/>
          <w:szCs w:val="24"/>
          <w:rPrChange w:id="1448" w:author="רינת אביטל" w:date="2022-05-12T09:18:00Z">
            <w:rPr>
              <w:sz w:val="28"/>
              <w:szCs w:val="28"/>
            </w:rPr>
          </w:rPrChange>
        </w:rPr>
      </w:pPr>
      <w:r w:rsidRPr="00103DCA">
        <w:rPr>
          <w:rFonts w:ascii="Tahoma" w:hAnsi="Tahoma" w:cs="Tahoma"/>
          <w:sz w:val="24"/>
          <w:szCs w:val="24"/>
          <w:rPrChange w:id="1449" w:author="רינת אביטל" w:date="2022-05-12T09:18:00Z">
            <w:rPr>
              <w:sz w:val="28"/>
              <w:szCs w:val="28"/>
            </w:rPr>
          </w:rPrChange>
        </w:rPr>
        <w:t>Microsoft</w:t>
      </w:r>
    </w:p>
    <w:p w14:paraId="453DBD3F" w14:textId="77777777" w:rsidR="00F4533A" w:rsidRPr="00103DCA" w:rsidRDefault="00F4533A" w:rsidP="00F4533A">
      <w:pPr>
        <w:pStyle w:val="a8"/>
        <w:numPr>
          <w:ilvl w:val="0"/>
          <w:numId w:val="36"/>
        </w:numPr>
        <w:rPr>
          <w:rFonts w:ascii="Tahoma" w:hAnsi="Tahoma" w:cs="Tahoma"/>
          <w:sz w:val="24"/>
          <w:szCs w:val="24"/>
          <w:rtl/>
          <w:rPrChange w:id="1450" w:author="רינת אביטל" w:date="2022-05-12T09:18:00Z">
            <w:rPr>
              <w:sz w:val="28"/>
              <w:szCs w:val="28"/>
              <w:rtl/>
            </w:rPr>
          </w:rPrChange>
        </w:rPr>
      </w:pPr>
      <w:r w:rsidRPr="00103DCA">
        <w:rPr>
          <w:rFonts w:ascii="Tahoma" w:hAnsi="Tahoma" w:cs="Tahoma"/>
          <w:sz w:val="24"/>
          <w:szCs w:val="24"/>
          <w:rPrChange w:id="1451" w:author="רינת אביטל" w:date="2022-05-12T09:18:00Z">
            <w:rPr>
              <w:rFonts w:hint="cs"/>
              <w:sz w:val="28"/>
              <w:szCs w:val="28"/>
            </w:rPr>
          </w:rPrChange>
        </w:rPr>
        <w:t>I</w:t>
      </w:r>
      <w:r w:rsidRPr="00103DCA">
        <w:rPr>
          <w:rFonts w:ascii="Tahoma" w:hAnsi="Tahoma" w:cs="Tahoma"/>
          <w:sz w:val="24"/>
          <w:szCs w:val="24"/>
          <w:rPrChange w:id="1452" w:author="רינת אביטל" w:date="2022-05-12T09:18:00Z">
            <w:rPr>
              <w:sz w:val="28"/>
              <w:szCs w:val="28"/>
            </w:rPr>
          </w:rPrChange>
        </w:rPr>
        <w:t>nternet Israel</w:t>
      </w:r>
    </w:p>
    <w:p w14:paraId="661F4BFD" w14:textId="11305B56" w:rsidR="00F4533A" w:rsidRPr="00103DCA" w:rsidRDefault="00F4533A" w:rsidP="00F4533A">
      <w:pPr>
        <w:pStyle w:val="a8"/>
        <w:numPr>
          <w:ilvl w:val="0"/>
          <w:numId w:val="36"/>
        </w:numPr>
        <w:rPr>
          <w:rFonts w:ascii="Tahoma" w:hAnsi="Tahoma" w:cs="Tahoma"/>
          <w:sz w:val="24"/>
          <w:szCs w:val="24"/>
          <w:rPrChange w:id="1453" w:author="רינת אביטל" w:date="2022-05-12T09:18:00Z">
            <w:rPr>
              <w:sz w:val="28"/>
              <w:szCs w:val="28"/>
            </w:rPr>
          </w:rPrChange>
        </w:rPr>
      </w:pPr>
      <w:r w:rsidRPr="00103DCA">
        <w:rPr>
          <w:rFonts w:ascii="Tahoma" w:hAnsi="Tahoma" w:cs="Tahoma"/>
          <w:sz w:val="24"/>
          <w:szCs w:val="24"/>
          <w:rPrChange w:id="1454" w:author="רינת אביטל" w:date="2022-05-12T09:18:00Z">
            <w:rPr>
              <w:rFonts w:hint="cs"/>
              <w:sz w:val="28"/>
              <w:szCs w:val="28"/>
            </w:rPr>
          </w:rPrChange>
        </w:rPr>
        <w:t>O</w:t>
      </w:r>
      <w:r w:rsidRPr="00103DCA">
        <w:rPr>
          <w:rFonts w:ascii="Tahoma" w:hAnsi="Tahoma" w:cs="Tahoma"/>
          <w:sz w:val="24"/>
          <w:szCs w:val="24"/>
          <w:rPrChange w:id="1455" w:author="רינת אביטל" w:date="2022-05-12T09:18:00Z">
            <w:rPr>
              <w:sz w:val="28"/>
              <w:szCs w:val="28"/>
            </w:rPr>
          </w:rPrChange>
        </w:rPr>
        <w:t>penCV</w:t>
      </w:r>
    </w:p>
    <w:p w14:paraId="072CA773" w14:textId="38527FAE" w:rsidR="00F4533A" w:rsidRPr="00103DCA" w:rsidRDefault="00F4533A" w:rsidP="00F4533A">
      <w:pPr>
        <w:pStyle w:val="a8"/>
        <w:numPr>
          <w:ilvl w:val="0"/>
          <w:numId w:val="36"/>
        </w:numPr>
        <w:rPr>
          <w:rFonts w:ascii="Tahoma" w:hAnsi="Tahoma" w:cs="Tahoma"/>
          <w:sz w:val="24"/>
          <w:szCs w:val="24"/>
          <w:rPrChange w:id="1456" w:author="רינת אביטל" w:date="2022-05-12T09:18:00Z">
            <w:rPr>
              <w:sz w:val="28"/>
              <w:szCs w:val="28"/>
            </w:rPr>
          </w:rPrChange>
        </w:rPr>
      </w:pPr>
      <w:r w:rsidRPr="00103DCA">
        <w:rPr>
          <w:rFonts w:ascii="Tahoma" w:hAnsi="Tahoma" w:cs="Tahoma"/>
          <w:sz w:val="24"/>
          <w:szCs w:val="24"/>
          <w:rPrChange w:id="1457" w:author="רינת אביטל" w:date="2022-05-12T09:18:00Z">
            <w:rPr>
              <w:rFonts w:hint="cs"/>
              <w:sz w:val="28"/>
              <w:szCs w:val="28"/>
            </w:rPr>
          </w:rPrChange>
        </w:rPr>
        <w:t>D</w:t>
      </w:r>
      <w:r w:rsidRPr="00103DCA">
        <w:rPr>
          <w:rFonts w:ascii="Tahoma" w:hAnsi="Tahoma" w:cs="Tahoma"/>
          <w:sz w:val="24"/>
          <w:szCs w:val="24"/>
          <w:rPrChange w:id="1458" w:author="רינת אביטל" w:date="2022-05-12T09:18:00Z">
            <w:rPr>
              <w:sz w:val="28"/>
              <w:szCs w:val="28"/>
            </w:rPr>
          </w:rPrChange>
        </w:rPr>
        <w:t>ataCamp</w:t>
      </w:r>
    </w:p>
    <w:p w14:paraId="66AF795A" w14:textId="38D6082C" w:rsidR="00F4533A" w:rsidRPr="00103DCA" w:rsidRDefault="00F4533A" w:rsidP="00F4533A">
      <w:pPr>
        <w:rPr>
          <w:rFonts w:ascii="Tahoma" w:hAnsi="Tahoma" w:cs="Tahoma"/>
          <w:sz w:val="24"/>
          <w:szCs w:val="24"/>
          <w:rtl/>
          <w:rPrChange w:id="1459" w:author="רינת אביטל" w:date="2022-05-12T09:18:00Z">
            <w:rPr>
              <w:sz w:val="28"/>
              <w:szCs w:val="28"/>
              <w:rtl/>
            </w:rPr>
          </w:rPrChange>
        </w:rPr>
      </w:pPr>
      <w:r w:rsidRPr="00103DCA">
        <w:rPr>
          <w:rFonts w:ascii="Tahoma" w:hAnsi="Tahoma" w:cs="Tahoma"/>
          <w:sz w:val="24"/>
          <w:szCs w:val="24"/>
          <w:rtl/>
          <w:rPrChange w:id="1460" w:author="רינת אביטל" w:date="2022-05-12T09:18:00Z">
            <w:rPr>
              <w:rFonts w:hint="cs"/>
              <w:sz w:val="28"/>
              <w:szCs w:val="28"/>
              <w:rtl/>
            </w:rPr>
          </w:rPrChange>
        </w:rPr>
        <w:t xml:space="preserve">אלגוריתם </w:t>
      </w:r>
      <w:r w:rsidRPr="00103DCA">
        <w:rPr>
          <w:rFonts w:ascii="Tahoma" w:hAnsi="Tahoma" w:cs="Tahoma"/>
          <w:sz w:val="24"/>
          <w:szCs w:val="24"/>
          <w:rtl/>
          <w:rPrChange w:id="1461" w:author="רינת אביטל" w:date="2022-05-12T09:18:00Z">
            <w:rPr>
              <w:sz w:val="28"/>
              <w:szCs w:val="28"/>
              <w:rtl/>
            </w:rPr>
          </w:rPrChange>
        </w:rPr>
        <w:t>–</w:t>
      </w:r>
      <w:r w:rsidRPr="00103DCA">
        <w:rPr>
          <w:rFonts w:ascii="Tahoma" w:hAnsi="Tahoma" w:cs="Tahoma"/>
          <w:sz w:val="24"/>
          <w:szCs w:val="24"/>
          <w:rtl/>
          <w:rPrChange w:id="1462" w:author="רינת אביטל" w:date="2022-05-12T09:18:00Z">
            <w:rPr>
              <w:rFonts w:hint="cs"/>
              <w:sz w:val="28"/>
              <w:szCs w:val="28"/>
              <w:rtl/>
            </w:rPr>
          </w:rPrChange>
        </w:rPr>
        <w:t xml:space="preserve"> </w:t>
      </w:r>
    </w:p>
    <w:p w14:paraId="6FCEB5DC" w14:textId="46F49E05" w:rsidR="00F4533A" w:rsidRPr="00103DCA" w:rsidRDefault="008E32FC" w:rsidP="00F4533A">
      <w:pPr>
        <w:pStyle w:val="a8"/>
        <w:numPr>
          <w:ilvl w:val="0"/>
          <w:numId w:val="37"/>
        </w:numPr>
        <w:rPr>
          <w:rFonts w:ascii="Tahoma" w:hAnsi="Tahoma" w:cs="Tahoma"/>
          <w:sz w:val="24"/>
          <w:szCs w:val="24"/>
          <w:rPrChange w:id="1463" w:author="רינת אביטל" w:date="2022-05-12T09:18:00Z">
            <w:rPr>
              <w:sz w:val="28"/>
              <w:szCs w:val="28"/>
            </w:rPr>
          </w:rPrChange>
        </w:rPr>
      </w:pPr>
      <w:r w:rsidRPr="00103DCA">
        <w:rPr>
          <w:rFonts w:ascii="Tahoma" w:hAnsi="Tahoma" w:cs="Tahoma"/>
          <w:sz w:val="24"/>
          <w:szCs w:val="24"/>
          <w:rPrChange w:id="1464" w:author="רינת אביטל" w:date="2022-05-12T09:18:00Z">
            <w:rPr>
              <w:rFonts w:hint="cs"/>
              <w:sz w:val="28"/>
              <w:szCs w:val="28"/>
            </w:rPr>
          </w:rPrChange>
        </w:rPr>
        <w:t>G</w:t>
      </w:r>
      <w:r w:rsidRPr="00103DCA">
        <w:rPr>
          <w:rFonts w:ascii="Tahoma" w:hAnsi="Tahoma" w:cs="Tahoma"/>
          <w:sz w:val="24"/>
          <w:szCs w:val="24"/>
          <w:rPrChange w:id="1465" w:author="רינת אביטל" w:date="2022-05-12T09:18:00Z">
            <w:rPr>
              <w:sz w:val="28"/>
              <w:szCs w:val="28"/>
            </w:rPr>
          </w:rPrChange>
        </w:rPr>
        <w:t>eeksForGeeks</w:t>
      </w:r>
    </w:p>
    <w:p w14:paraId="315EF9AA" w14:textId="70CA3003" w:rsidR="008E32FC" w:rsidRPr="00103DCA" w:rsidRDefault="008E32FC" w:rsidP="00F4533A">
      <w:pPr>
        <w:pStyle w:val="a8"/>
        <w:numPr>
          <w:ilvl w:val="0"/>
          <w:numId w:val="37"/>
        </w:numPr>
        <w:rPr>
          <w:rFonts w:ascii="Tahoma" w:hAnsi="Tahoma" w:cs="Tahoma"/>
          <w:sz w:val="24"/>
          <w:szCs w:val="24"/>
          <w:rPrChange w:id="1466" w:author="רינת אביטל" w:date="2022-05-12T09:18:00Z">
            <w:rPr>
              <w:sz w:val="28"/>
              <w:szCs w:val="28"/>
            </w:rPr>
          </w:rPrChange>
        </w:rPr>
      </w:pPr>
      <w:r w:rsidRPr="00103DCA">
        <w:rPr>
          <w:rFonts w:ascii="Tahoma" w:hAnsi="Tahoma" w:cs="Tahoma"/>
          <w:sz w:val="24"/>
          <w:szCs w:val="24"/>
          <w:rPrChange w:id="1467" w:author="רינת אביטל" w:date="2022-05-12T09:18:00Z">
            <w:rPr>
              <w:sz w:val="28"/>
              <w:szCs w:val="28"/>
            </w:rPr>
          </w:rPrChange>
        </w:rPr>
        <w:t>Stack OverFlow</w:t>
      </w:r>
    </w:p>
    <w:p w14:paraId="17A0CE9D" w14:textId="26F548F0" w:rsidR="008E32FC" w:rsidRPr="00103DCA" w:rsidRDefault="008E32FC" w:rsidP="00F4533A">
      <w:pPr>
        <w:pStyle w:val="a8"/>
        <w:numPr>
          <w:ilvl w:val="0"/>
          <w:numId w:val="37"/>
        </w:numPr>
        <w:rPr>
          <w:rFonts w:ascii="Tahoma" w:hAnsi="Tahoma" w:cs="Tahoma"/>
          <w:sz w:val="24"/>
          <w:szCs w:val="24"/>
          <w:rPrChange w:id="1468" w:author="רינת אביטל" w:date="2022-05-12T09:18:00Z">
            <w:rPr>
              <w:sz w:val="28"/>
              <w:szCs w:val="28"/>
            </w:rPr>
          </w:rPrChange>
        </w:rPr>
      </w:pPr>
      <w:r w:rsidRPr="00103DCA">
        <w:rPr>
          <w:rFonts w:ascii="Tahoma" w:hAnsi="Tahoma" w:cs="Tahoma"/>
          <w:sz w:val="24"/>
          <w:szCs w:val="24"/>
          <w:rPrChange w:id="1469" w:author="רינת אביטל" w:date="2022-05-12T09:18:00Z">
            <w:rPr>
              <w:sz w:val="28"/>
              <w:szCs w:val="28"/>
            </w:rPr>
          </w:rPrChange>
        </w:rPr>
        <w:t>GitHub</w:t>
      </w:r>
    </w:p>
    <w:p w14:paraId="2AFBEB51" w14:textId="4BE14DA2" w:rsidR="008E32FC" w:rsidRPr="00103DCA" w:rsidRDefault="008E32FC" w:rsidP="008E32FC">
      <w:pPr>
        <w:rPr>
          <w:rFonts w:ascii="Tahoma" w:hAnsi="Tahoma" w:cs="Tahoma"/>
          <w:sz w:val="24"/>
          <w:szCs w:val="24"/>
          <w:rtl/>
          <w:rPrChange w:id="1470" w:author="רינת אביטל" w:date="2022-05-12T09:18:00Z">
            <w:rPr>
              <w:sz w:val="28"/>
              <w:szCs w:val="28"/>
              <w:rtl/>
            </w:rPr>
          </w:rPrChange>
        </w:rPr>
      </w:pPr>
      <w:r w:rsidRPr="00103DCA">
        <w:rPr>
          <w:rFonts w:ascii="Tahoma" w:hAnsi="Tahoma" w:cs="Tahoma"/>
          <w:sz w:val="24"/>
          <w:szCs w:val="24"/>
          <w:rtl/>
          <w:rPrChange w:id="1471" w:author="רינת אביטל" w:date="2022-05-12T09:18:00Z">
            <w:rPr>
              <w:rFonts w:hint="cs"/>
              <w:sz w:val="28"/>
              <w:szCs w:val="28"/>
              <w:rtl/>
            </w:rPr>
          </w:rPrChange>
        </w:rPr>
        <w:t xml:space="preserve">שפות </w:t>
      </w:r>
      <w:r w:rsidRPr="00103DCA">
        <w:rPr>
          <w:rFonts w:ascii="Tahoma" w:hAnsi="Tahoma" w:cs="Tahoma"/>
          <w:sz w:val="24"/>
          <w:szCs w:val="24"/>
          <w:rtl/>
          <w:rPrChange w:id="1472" w:author="רינת אביטל" w:date="2022-05-12T09:18:00Z">
            <w:rPr>
              <w:sz w:val="28"/>
              <w:szCs w:val="28"/>
              <w:rtl/>
            </w:rPr>
          </w:rPrChange>
        </w:rPr>
        <w:t>–</w:t>
      </w:r>
      <w:r w:rsidRPr="00103DCA">
        <w:rPr>
          <w:rFonts w:ascii="Tahoma" w:hAnsi="Tahoma" w:cs="Tahoma"/>
          <w:sz w:val="24"/>
          <w:szCs w:val="24"/>
          <w:rtl/>
          <w:rPrChange w:id="1473" w:author="רינת אביטל" w:date="2022-05-12T09:18:00Z">
            <w:rPr>
              <w:rFonts w:hint="cs"/>
              <w:sz w:val="28"/>
              <w:szCs w:val="28"/>
              <w:rtl/>
            </w:rPr>
          </w:rPrChange>
        </w:rPr>
        <w:t xml:space="preserve"> </w:t>
      </w:r>
    </w:p>
    <w:p w14:paraId="1BD0DCEC" w14:textId="5B814324" w:rsidR="008E32FC" w:rsidRPr="00103DCA" w:rsidRDefault="008E32FC" w:rsidP="008E32FC">
      <w:pPr>
        <w:pStyle w:val="a8"/>
        <w:numPr>
          <w:ilvl w:val="0"/>
          <w:numId w:val="38"/>
        </w:numPr>
        <w:rPr>
          <w:rFonts w:ascii="Tahoma" w:hAnsi="Tahoma" w:cs="Tahoma"/>
          <w:sz w:val="24"/>
          <w:szCs w:val="24"/>
          <w:rPrChange w:id="1474" w:author="רינת אביטל" w:date="2022-05-12T09:18:00Z">
            <w:rPr>
              <w:sz w:val="28"/>
              <w:szCs w:val="28"/>
            </w:rPr>
          </w:rPrChange>
        </w:rPr>
      </w:pPr>
      <w:r w:rsidRPr="00103DCA">
        <w:rPr>
          <w:rFonts w:ascii="Tahoma" w:hAnsi="Tahoma" w:cs="Tahoma"/>
          <w:sz w:val="24"/>
          <w:szCs w:val="24"/>
          <w:rPrChange w:id="1475" w:author="רינת אביטל" w:date="2022-05-12T09:18:00Z">
            <w:rPr>
              <w:rFonts w:hint="cs"/>
              <w:sz w:val="28"/>
              <w:szCs w:val="28"/>
            </w:rPr>
          </w:rPrChange>
        </w:rPr>
        <w:t>M</w:t>
      </w:r>
      <w:r w:rsidRPr="00103DCA">
        <w:rPr>
          <w:rFonts w:ascii="Tahoma" w:hAnsi="Tahoma" w:cs="Tahoma"/>
          <w:sz w:val="24"/>
          <w:szCs w:val="24"/>
          <w:rPrChange w:id="1476" w:author="רינת אביטל" w:date="2022-05-12T09:18:00Z">
            <w:rPr>
              <w:sz w:val="28"/>
              <w:szCs w:val="28"/>
            </w:rPr>
          </w:rPrChange>
        </w:rPr>
        <w:t>ongoDB</w:t>
      </w:r>
    </w:p>
    <w:p w14:paraId="08F9B098" w14:textId="467770A9" w:rsidR="008E32FC" w:rsidRPr="00103DCA" w:rsidRDefault="00EE3719" w:rsidP="008E32FC">
      <w:pPr>
        <w:pStyle w:val="a8"/>
        <w:numPr>
          <w:ilvl w:val="0"/>
          <w:numId w:val="38"/>
        </w:numPr>
        <w:rPr>
          <w:rFonts w:ascii="Tahoma" w:hAnsi="Tahoma" w:cs="Tahoma"/>
          <w:sz w:val="24"/>
          <w:szCs w:val="24"/>
          <w:rPrChange w:id="1477" w:author="רינת אביטל" w:date="2022-05-12T09:18:00Z">
            <w:rPr>
              <w:sz w:val="28"/>
              <w:szCs w:val="28"/>
            </w:rPr>
          </w:rPrChange>
        </w:rPr>
      </w:pPr>
      <w:r w:rsidRPr="00103DCA">
        <w:rPr>
          <w:rFonts w:ascii="Tahoma" w:hAnsi="Tahoma" w:cs="Tahoma"/>
          <w:sz w:val="24"/>
          <w:szCs w:val="24"/>
          <w:rPrChange w:id="1478" w:author="רינת אביטל" w:date="2022-05-12T09:18:00Z">
            <w:rPr>
              <w:sz w:val="28"/>
              <w:szCs w:val="28"/>
            </w:rPr>
          </w:rPrChange>
        </w:rPr>
        <w:t>Medium</w:t>
      </w:r>
    </w:p>
    <w:p w14:paraId="6F29D6A3" w14:textId="2A5F54D8" w:rsidR="00EE3719" w:rsidRPr="00103DCA" w:rsidRDefault="00EE3719" w:rsidP="008E32FC">
      <w:pPr>
        <w:pStyle w:val="a8"/>
        <w:numPr>
          <w:ilvl w:val="0"/>
          <w:numId w:val="38"/>
        </w:numPr>
        <w:rPr>
          <w:rFonts w:ascii="Tahoma" w:hAnsi="Tahoma" w:cs="Tahoma"/>
          <w:sz w:val="24"/>
          <w:szCs w:val="24"/>
          <w:rPrChange w:id="1479" w:author="רינת אביטל" w:date="2022-05-12T09:18:00Z">
            <w:rPr>
              <w:sz w:val="28"/>
              <w:szCs w:val="28"/>
            </w:rPr>
          </w:rPrChange>
        </w:rPr>
      </w:pPr>
      <w:r w:rsidRPr="00103DCA">
        <w:rPr>
          <w:rFonts w:ascii="Tahoma" w:hAnsi="Tahoma" w:cs="Tahoma"/>
          <w:sz w:val="24"/>
          <w:szCs w:val="24"/>
          <w:rPrChange w:id="1480" w:author="רינת אביטל" w:date="2022-05-12T09:18:00Z">
            <w:rPr>
              <w:sz w:val="28"/>
              <w:szCs w:val="28"/>
            </w:rPr>
          </w:rPrChange>
        </w:rPr>
        <w:t>Dwh.co.il</w:t>
      </w:r>
    </w:p>
    <w:p w14:paraId="2646B7AA" w14:textId="341A662A" w:rsidR="00EE3719" w:rsidRPr="00103DCA" w:rsidRDefault="00EE3719" w:rsidP="00EE3719">
      <w:pPr>
        <w:rPr>
          <w:rFonts w:ascii="Tahoma" w:hAnsi="Tahoma" w:cs="Tahoma"/>
          <w:sz w:val="24"/>
          <w:szCs w:val="24"/>
          <w:rtl/>
          <w:rPrChange w:id="1481" w:author="רינת אביטל" w:date="2022-05-12T09:18:00Z">
            <w:rPr>
              <w:sz w:val="28"/>
              <w:szCs w:val="28"/>
              <w:rtl/>
            </w:rPr>
          </w:rPrChange>
        </w:rPr>
      </w:pPr>
      <w:r w:rsidRPr="00103DCA">
        <w:rPr>
          <w:rFonts w:ascii="Tahoma" w:hAnsi="Tahoma" w:cs="Tahoma"/>
          <w:sz w:val="24"/>
          <w:szCs w:val="24"/>
          <w:rtl/>
          <w:rPrChange w:id="1482" w:author="רינת אביטל" w:date="2022-05-12T09:18:00Z">
            <w:rPr>
              <w:rFonts w:hint="cs"/>
              <w:sz w:val="28"/>
              <w:szCs w:val="28"/>
              <w:rtl/>
            </w:rPr>
          </w:rPrChange>
        </w:rPr>
        <w:t xml:space="preserve">עיצוב </w:t>
      </w:r>
      <w:r w:rsidRPr="00103DCA">
        <w:rPr>
          <w:rFonts w:ascii="Tahoma" w:hAnsi="Tahoma" w:cs="Tahoma"/>
          <w:sz w:val="24"/>
          <w:szCs w:val="24"/>
          <w:rtl/>
          <w:rPrChange w:id="1483" w:author="רינת אביטל" w:date="2022-05-12T09:18:00Z">
            <w:rPr>
              <w:sz w:val="28"/>
              <w:szCs w:val="28"/>
              <w:rtl/>
            </w:rPr>
          </w:rPrChange>
        </w:rPr>
        <w:t>–</w:t>
      </w:r>
      <w:r w:rsidRPr="00103DCA">
        <w:rPr>
          <w:rFonts w:ascii="Tahoma" w:hAnsi="Tahoma" w:cs="Tahoma"/>
          <w:sz w:val="24"/>
          <w:szCs w:val="24"/>
          <w:rtl/>
          <w:rPrChange w:id="1484" w:author="רינת אביטל" w:date="2022-05-12T09:18:00Z">
            <w:rPr>
              <w:rFonts w:hint="cs"/>
              <w:sz w:val="28"/>
              <w:szCs w:val="28"/>
              <w:rtl/>
            </w:rPr>
          </w:rPrChange>
        </w:rPr>
        <w:t xml:space="preserve"> </w:t>
      </w:r>
    </w:p>
    <w:p w14:paraId="31573336" w14:textId="123331FC" w:rsidR="00EE3719" w:rsidRPr="00103DCA" w:rsidRDefault="00EE3719" w:rsidP="00EE3719">
      <w:pPr>
        <w:pStyle w:val="a8"/>
        <w:numPr>
          <w:ilvl w:val="0"/>
          <w:numId w:val="39"/>
        </w:numPr>
        <w:rPr>
          <w:rFonts w:ascii="Tahoma" w:hAnsi="Tahoma" w:cs="Tahoma"/>
          <w:sz w:val="24"/>
          <w:szCs w:val="24"/>
          <w:rPrChange w:id="1485" w:author="רינת אביטל" w:date="2022-05-12T09:18:00Z">
            <w:rPr>
              <w:sz w:val="28"/>
              <w:szCs w:val="28"/>
            </w:rPr>
          </w:rPrChange>
        </w:rPr>
      </w:pPr>
      <w:r w:rsidRPr="00103DCA">
        <w:rPr>
          <w:rFonts w:ascii="Tahoma" w:hAnsi="Tahoma" w:cs="Tahoma"/>
          <w:sz w:val="24"/>
          <w:szCs w:val="24"/>
          <w:rPrChange w:id="1486" w:author="רינת אביטל" w:date="2022-05-12T09:18:00Z">
            <w:rPr>
              <w:sz w:val="28"/>
              <w:szCs w:val="28"/>
            </w:rPr>
          </w:rPrChange>
        </w:rPr>
        <w:t>Bootstrap</w:t>
      </w:r>
    </w:p>
    <w:p w14:paraId="51114F69" w14:textId="528A0D78" w:rsidR="00EE3719" w:rsidRPr="00103DCA" w:rsidRDefault="00EE3719" w:rsidP="00EE3719">
      <w:pPr>
        <w:pStyle w:val="a8"/>
        <w:numPr>
          <w:ilvl w:val="0"/>
          <w:numId w:val="39"/>
        </w:numPr>
        <w:rPr>
          <w:rFonts w:ascii="Tahoma" w:hAnsi="Tahoma" w:cs="Tahoma"/>
          <w:sz w:val="24"/>
          <w:szCs w:val="24"/>
          <w:rtl/>
          <w:rPrChange w:id="1487" w:author="רינת אביטל" w:date="2022-05-12T09:18:00Z">
            <w:rPr>
              <w:sz w:val="28"/>
              <w:szCs w:val="28"/>
              <w:rtl/>
            </w:rPr>
          </w:rPrChange>
        </w:rPr>
      </w:pPr>
      <w:r w:rsidRPr="00103DCA">
        <w:rPr>
          <w:rFonts w:ascii="Tahoma" w:hAnsi="Tahoma" w:cs="Tahoma"/>
          <w:sz w:val="24"/>
          <w:szCs w:val="24"/>
          <w:rPrChange w:id="1488" w:author="רינת אביטל" w:date="2022-05-12T09:18:00Z">
            <w:rPr>
              <w:sz w:val="28"/>
              <w:szCs w:val="28"/>
            </w:rPr>
          </w:rPrChange>
        </w:rPr>
        <w:t>W3School</w:t>
      </w:r>
    </w:p>
    <w:p w14:paraId="42C97793" w14:textId="77777777" w:rsidR="009A5876" w:rsidRPr="00103DCA" w:rsidRDefault="009A5876" w:rsidP="009A5876">
      <w:pPr>
        <w:rPr>
          <w:rFonts w:ascii="Tahoma" w:hAnsi="Tahoma" w:cs="Tahoma"/>
          <w:sz w:val="20"/>
          <w:szCs w:val="20"/>
          <w:rtl/>
          <w:rPrChange w:id="1489" w:author="רינת אביטל" w:date="2022-05-12T09:18:00Z">
            <w:rPr>
              <w:rtl/>
            </w:rPr>
          </w:rPrChange>
        </w:rPr>
      </w:pPr>
    </w:p>
    <w:p w14:paraId="4213EE60" w14:textId="153383DF" w:rsidR="00677D68" w:rsidRPr="00103DCA" w:rsidRDefault="00677D68" w:rsidP="00677D68">
      <w:pPr>
        <w:rPr>
          <w:rFonts w:ascii="Tahoma" w:hAnsi="Tahoma" w:cs="Tahoma"/>
          <w:sz w:val="20"/>
          <w:szCs w:val="20"/>
          <w:rtl/>
          <w:rPrChange w:id="1490" w:author="רינת אביטל" w:date="2022-05-12T09:18:00Z">
            <w:rPr>
              <w:rtl/>
            </w:rPr>
          </w:rPrChange>
        </w:rPr>
      </w:pPr>
    </w:p>
    <w:p w14:paraId="7456BC3A" w14:textId="77777777" w:rsidR="00EE3719" w:rsidRPr="00103DCA" w:rsidRDefault="00EE3719" w:rsidP="00677D68">
      <w:pPr>
        <w:rPr>
          <w:rFonts w:ascii="Tahoma" w:hAnsi="Tahoma" w:cs="Tahoma"/>
          <w:sz w:val="20"/>
          <w:szCs w:val="20"/>
          <w:rtl/>
          <w:rPrChange w:id="1491" w:author="רינת אביטל" w:date="2022-05-12T09:18:00Z">
            <w:rPr>
              <w:rtl/>
            </w:rPr>
          </w:rPrChange>
        </w:rPr>
      </w:pPr>
    </w:p>
    <w:p w14:paraId="2AA9D8A3" w14:textId="50E89C70" w:rsidR="00677D68" w:rsidRPr="00103DCA" w:rsidRDefault="00677D68" w:rsidP="00677D68">
      <w:pPr>
        <w:rPr>
          <w:rFonts w:ascii="Tahoma" w:hAnsi="Tahoma" w:cs="Tahoma"/>
          <w:sz w:val="20"/>
          <w:szCs w:val="20"/>
          <w:rtl/>
          <w:rPrChange w:id="1492" w:author="רינת אביטל" w:date="2022-05-12T09:18:00Z">
            <w:rPr>
              <w:rtl/>
            </w:rPr>
          </w:rPrChange>
        </w:rPr>
      </w:pPr>
    </w:p>
    <w:p w14:paraId="06C64983" w14:textId="7FFECB60" w:rsidR="00677D68" w:rsidRPr="00103DCA" w:rsidRDefault="00677D68" w:rsidP="00677D68">
      <w:pPr>
        <w:rPr>
          <w:rFonts w:ascii="Tahoma" w:hAnsi="Tahoma" w:cs="Tahoma"/>
          <w:sz w:val="20"/>
          <w:szCs w:val="20"/>
          <w:rtl/>
          <w:rPrChange w:id="1493" w:author="רינת אביטל" w:date="2022-05-12T09:18:00Z">
            <w:rPr>
              <w:rtl/>
            </w:rPr>
          </w:rPrChange>
        </w:rPr>
      </w:pPr>
    </w:p>
    <w:p w14:paraId="6CCD2931" w14:textId="15B23ECE" w:rsidR="00677D68" w:rsidRPr="00103DCA" w:rsidRDefault="00677D68" w:rsidP="00677D68">
      <w:pPr>
        <w:rPr>
          <w:rFonts w:ascii="Tahoma" w:hAnsi="Tahoma" w:cs="Tahoma"/>
          <w:sz w:val="20"/>
          <w:szCs w:val="20"/>
          <w:rtl/>
          <w:rPrChange w:id="1494" w:author="רינת אביטל" w:date="2022-05-12T09:18:00Z">
            <w:rPr>
              <w:rtl/>
            </w:rPr>
          </w:rPrChange>
        </w:rPr>
      </w:pPr>
    </w:p>
    <w:p w14:paraId="255217D1" w14:textId="596870E2" w:rsidR="00A42C9C" w:rsidRPr="00103DCA" w:rsidRDefault="00A42C9C" w:rsidP="000C040B">
      <w:pPr>
        <w:rPr>
          <w:rFonts w:ascii="Tahoma" w:hAnsi="Tahoma" w:cs="Tahoma"/>
          <w:sz w:val="20"/>
          <w:szCs w:val="20"/>
          <w:rtl/>
          <w:rPrChange w:id="1495" w:author="רינת אביטל" w:date="2022-05-12T09:18:00Z">
            <w:rPr>
              <w:rtl/>
            </w:rPr>
          </w:rPrChange>
        </w:rPr>
      </w:pPr>
    </w:p>
    <w:p w14:paraId="2EAC57C7" w14:textId="2C8CF19D" w:rsidR="00A42C9C" w:rsidRDefault="00A42C9C" w:rsidP="000C040B">
      <w:pPr>
        <w:rPr>
          <w:ins w:id="1496" w:author="רינת אביטל" w:date="2022-05-12T09:18:00Z"/>
          <w:rFonts w:ascii="Tahoma" w:hAnsi="Tahoma" w:cs="Tahoma"/>
          <w:sz w:val="20"/>
          <w:szCs w:val="20"/>
          <w:rtl/>
        </w:rPr>
      </w:pPr>
    </w:p>
    <w:p w14:paraId="361DE855" w14:textId="207776E9" w:rsidR="00103DCA" w:rsidRDefault="00103DCA" w:rsidP="000C040B">
      <w:pPr>
        <w:rPr>
          <w:ins w:id="1497" w:author="רינת אביטל" w:date="2022-05-12T09:18:00Z"/>
          <w:rFonts w:ascii="Tahoma" w:hAnsi="Tahoma" w:cs="Tahoma"/>
          <w:sz w:val="20"/>
          <w:szCs w:val="20"/>
          <w:rtl/>
        </w:rPr>
      </w:pPr>
    </w:p>
    <w:p w14:paraId="22198B08" w14:textId="386B714F" w:rsidR="00103DCA" w:rsidRDefault="00103DCA" w:rsidP="000C040B">
      <w:pPr>
        <w:rPr>
          <w:ins w:id="1498" w:author="רינת אביטל" w:date="2022-05-12T09:18:00Z"/>
          <w:rFonts w:ascii="Tahoma" w:hAnsi="Tahoma" w:cs="Tahoma"/>
          <w:sz w:val="20"/>
          <w:szCs w:val="20"/>
          <w:rtl/>
        </w:rPr>
      </w:pPr>
    </w:p>
    <w:p w14:paraId="0CE6B081" w14:textId="77777777" w:rsidR="00103DCA" w:rsidRPr="00103DCA" w:rsidRDefault="00103DCA" w:rsidP="000C040B">
      <w:pPr>
        <w:rPr>
          <w:rFonts w:ascii="Tahoma" w:hAnsi="Tahoma" w:cs="Tahoma"/>
          <w:sz w:val="20"/>
          <w:szCs w:val="20"/>
          <w:rPrChange w:id="1499" w:author="רינת אביטל" w:date="2022-05-12T09:18:00Z">
            <w:rPr/>
          </w:rPrChange>
        </w:rPr>
      </w:pPr>
    </w:p>
    <w:p w14:paraId="6EBB4D6C" w14:textId="4592A10E" w:rsidR="00F52427" w:rsidRPr="00103DCA" w:rsidRDefault="0040191B" w:rsidP="00A42C9C">
      <w:pPr>
        <w:pStyle w:val="1"/>
        <w:numPr>
          <w:ilvl w:val="0"/>
          <w:numId w:val="7"/>
        </w:numPr>
        <w:spacing w:line="480" w:lineRule="auto"/>
        <w:jc w:val="center"/>
        <w:rPr>
          <w:rFonts w:ascii="Tahoma" w:hAnsi="Tahoma" w:cs="Tahoma"/>
          <w:b/>
          <w:bCs/>
          <w:color w:val="89D7C3"/>
          <w:sz w:val="36"/>
          <w:szCs w:val="36"/>
          <w:rtl/>
          <w:rPrChange w:id="1500" w:author="רינת אביטל" w:date="2022-05-12T09:18:00Z">
            <w:rPr>
              <w:b/>
              <w:bCs/>
              <w:color w:val="89D7C3"/>
              <w:sz w:val="40"/>
              <w:szCs w:val="40"/>
              <w:rtl/>
            </w:rPr>
          </w:rPrChange>
        </w:rPr>
      </w:pPr>
      <w:bookmarkStart w:id="1501" w:name="_Toc103039598"/>
      <w:r w:rsidRPr="00103DCA">
        <w:rPr>
          <w:rFonts w:ascii="Tahoma" w:hAnsi="Tahoma" w:cs="Tahoma"/>
          <w:b/>
          <w:bCs/>
          <w:color w:val="89D7C3"/>
          <w:sz w:val="36"/>
          <w:szCs w:val="36"/>
          <w:rtl/>
          <w:rPrChange w:id="1502" w:author="רינת אביטל" w:date="2022-05-12T09:18:00Z">
            <w:rPr>
              <w:rFonts w:hint="cs"/>
              <w:b/>
              <w:bCs/>
              <w:color w:val="89D7C3"/>
              <w:sz w:val="40"/>
              <w:szCs w:val="40"/>
              <w:rtl/>
            </w:rPr>
          </w:rPrChange>
        </w:rPr>
        <w:t>מטרות ויעדי</w:t>
      </w:r>
      <w:r w:rsidR="000971D3" w:rsidRPr="00103DCA">
        <w:rPr>
          <w:rFonts w:ascii="Tahoma" w:hAnsi="Tahoma" w:cs="Tahoma"/>
          <w:b/>
          <w:bCs/>
          <w:color w:val="89D7C3"/>
          <w:sz w:val="36"/>
          <w:szCs w:val="36"/>
          <w:rtl/>
          <w:rPrChange w:id="1503" w:author="רינת אביטל" w:date="2022-05-12T09:18:00Z">
            <w:rPr>
              <w:rFonts w:hint="cs"/>
              <w:b/>
              <w:bCs/>
              <w:color w:val="89D7C3"/>
              <w:sz w:val="40"/>
              <w:szCs w:val="40"/>
              <w:rtl/>
            </w:rPr>
          </w:rPrChange>
        </w:rPr>
        <w:t>ם</w:t>
      </w:r>
      <w:bookmarkEnd w:id="1501"/>
    </w:p>
    <w:p w14:paraId="6F127E8F" w14:textId="77777777" w:rsidR="000008B7" w:rsidRPr="00103DCA" w:rsidRDefault="002E0508" w:rsidP="000008B7">
      <w:pPr>
        <w:rPr>
          <w:rFonts w:ascii="Tahoma" w:hAnsi="Tahoma" w:cs="Tahoma"/>
          <w:color w:val="000000"/>
          <w:sz w:val="24"/>
          <w:szCs w:val="24"/>
          <w:shd w:val="clear" w:color="auto" w:fill="FFFFFF"/>
          <w:rtl/>
          <w:rPrChange w:id="1504" w:author="רינת אביטל" w:date="2022-05-12T09:18:00Z">
            <w:rPr>
              <w:rFonts w:ascii="Arial" w:hAnsi="Arial" w:cs="Arial"/>
              <w:color w:val="000000"/>
              <w:sz w:val="28"/>
              <w:szCs w:val="28"/>
              <w:shd w:val="clear" w:color="auto" w:fill="FFFFFF"/>
              <w:rtl/>
            </w:rPr>
          </w:rPrChange>
        </w:rPr>
      </w:pPr>
      <w:r w:rsidRPr="00103DCA">
        <w:rPr>
          <w:rFonts w:ascii="Tahoma" w:hAnsi="Tahoma" w:cs="Tahoma"/>
          <w:color w:val="000000"/>
          <w:sz w:val="24"/>
          <w:szCs w:val="24"/>
          <w:shd w:val="clear" w:color="auto" w:fill="FFFFFF"/>
          <w:rtl/>
          <w:rPrChange w:id="1505" w:author="רינת אביטל" w:date="2022-05-12T09:18:00Z">
            <w:rPr>
              <w:rFonts w:ascii="Arial" w:hAnsi="Arial" w:cs="Arial"/>
              <w:color w:val="000000"/>
              <w:sz w:val="28"/>
              <w:szCs w:val="28"/>
              <w:shd w:val="clear" w:color="auto" w:fill="FFFFFF"/>
              <w:rtl/>
            </w:rPr>
          </w:rPrChange>
        </w:rPr>
        <w:t>כ-250 בני אדם נעדרים בכל יום בישראל, בין אם אלו קשישים עם דמנציה, אנשים הסובלים מאוטיזם ונחשבים בתפקוד נמוך או ילדים שהלכו לאיבוד</w:t>
      </w:r>
      <w:r w:rsidR="000008B7" w:rsidRPr="00103DCA">
        <w:rPr>
          <w:rFonts w:ascii="Tahoma" w:hAnsi="Tahoma" w:cs="Tahoma"/>
          <w:color w:val="000000"/>
          <w:sz w:val="24"/>
          <w:szCs w:val="24"/>
          <w:shd w:val="clear" w:color="auto" w:fill="FFFFFF"/>
          <w:rtl/>
          <w:rPrChange w:id="1506" w:author="רינת אביטל" w:date="2022-05-12T09:18:00Z">
            <w:rPr>
              <w:rFonts w:ascii="Arial" w:hAnsi="Arial" w:cs="Arial" w:hint="cs"/>
              <w:color w:val="000000"/>
              <w:sz w:val="28"/>
              <w:szCs w:val="28"/>
              <w:shd w:val="clear" w:color="auto" w:fill="FFFFFF"/>
              <w:rtl/>
            </w:rPr>
          </w:rPrChange>
        </w:rPr>
        <w:t xml:space="preserve">. </w:t>
      </w:r>
    </w:p>
    <w:p w14:paraId="6C2AC3E1" w14:textId="3E7379C0" w:rsidR="00F52427" w:rsidRPr="00103DCA" w:rsidRDefault="000008B7" w:rsidP="000008B7">
      <w:pPr>
        <w:rPr>
          <w:rFonts w:ascii="Tahoma" w:hAnsi="Tahoma" w:cs="Tahoma"/>
          <w:rtl/>
          <w:rPrChange w:id="1507" w:author="רינת אביטל" w:date="2022-05-12T09:18:00Z">
            <w:rPr>
              <w:sz w:val="24"/>
              <w:szCs w:val="24"/>
              <w:rtl/>
            </w:rPr>
          </w:rPrChange>
        </w:rPr>
      </w:pPr>
      <w:r w:rsidRPr="00103DCA">
        <w:rPr>
          <w:rFonts w:ascii="Tahoma" w:hAnsi="Tahoma" w:cs="Tahoma"/>
          <w:color w:val="000000"/>
          <w:sz w:val="24"/>
          <w:szCs w:val="24"/>
          <w:shd w:val="clear" w:color="auto" w:fill="FFFFFF"/>
          <w:rtl/>
          <w:rPrChange w:id="1508" w:author="רינת אביטל" w:date="2022-05-12T09:18:00Z">
            <w:rPr>
              <w:rFonts w:ascii="Arial" w:hAnsi="Arial" w:cs="Arial" w:hint="cs"/>
              <w:color w:val="000000"/>
              <w:sz w:val="28"/>
              <w:szCs w:val="28"/>
              <w:shd w:val="clear" w:color="auto" w:fill="FFFFFF"/>
              <w:rtl/>
            </w:rPr>
          </w:rPrChange>
        </w:rPr>
        <w:lastRenderedPageBreak/>
        <w:t xml:space="preserve">למטרה זו נועדה </w:t>
      </w:r>
      <w:r w:rsidRPr="00103DCA">
        <w:rPr>
          <w:rFonts w:ascii="Tahoma" w:hAnsi="Tahoma" w:cs="Tahoma"/>
          <w:sz w:val="24"/>
          <w:szCs w:val="24"/>
          <w:rPrChange w:id="1509" w:author="רינת אביטל" w:date="2022-05-12T09:18:00Z">
            <w:rPr>
              <w:rFonts w:hint="cs"/>
              <w:sz w:val="28"/>
              <w:szCs w:val="28"/>
            </w:rPr>
          </w:rPrChange>
        </w:rPr>
        <w:t>R</w:t>
      </w:r>
      <w:r w:rsidRPr="00103DCA">
        <w:rPr>
          <w:rFonts w:ascii="Tahoma" w:hAnsi="Tahoma" w:cs="Tahoma"/>
          <w:sz w:val="24"/>
          <w:szCs w:val="24"/>
          <w:rPrChange w:id="1510" w:author="רינת אביטל" w:date="2022-05-12T09:18:00Z">
            <w:rPr>
              <w:sz w:val="28"/>
              <w:szCs w:val="28"/>
            </w:rPr>
          </w:rPrChange>
        </w:rPr>
        <w:t>elatiive</w:t>
      </w:r>
      <w:r w:rsidRPr="00103DCA">
        <w:rPr>
          <w:rFonts w:ascii="Tahoma" w:hAnsi="Tahoma" w:cs="Tahoma"/>
          <w:rtl/>
          <w:rPrChange w:id="1511" w:author="רינת אביטל" w:date="2022-05-12T09:18:00Z">
            <w:rPr>
              <w:rFonts w:hint="cs"/>
              <w:sz w:val="24"/>
              <w:szCs w:val="24"/>
              <w:rtl/>
            </w:rPr>
          </w:rPrChange>
        </w:rPr>
        <w:t xml:space="preserve"> - </w:t>
      </w:r>
      <w:r w:rsidR="00F52427" w:rsidRPr="00103DCA">
        <w:rPr>
          <w:rFonts w:ascii="Tahoma" w:hAnsi="Tahoma" w:cs="Tahoma"/>
          <w:sz w:val="24"/>
          <w:szCs w:val="24"/>
          <w:rtl/>
          <w:rPrChange w:id="1512" w:author="רינת אביטל" w:date="2022-05-12T09:18:00Z">
            <w:rPr>
              <w:rFonts w:hint="cs"/>
              <w:sz w:val="28"/>
              <w:szCs w:val="28"/>
              <w:rtl/>
            </w:rPr>
          </w:rPrChange>
        </w:rPr>
        <w:t xml:space="preserve">לעזור לאנשים </w:t>
      </w:r>
      <w:r w:rsidR="002E0508" w:rsidRPr="00103DCA">
        <w:rPr>
          <w:rFonts w:ascii="Tahoma" w:hAnsi="Tahoma" w:cs="Tahoma"/>
          <w:color w:val="000000"/>
          <w:sz w:val="24"/>
          <w:szCs w:val="24"/>
          <w:shd w:val="clear" w:color="auto" w:fill="FFFFFF"/>
          <w:rtl/>
          <w:rPrChange w:id="1513" w:author="רינת אביטל" w:date="2022-05-12T09:18:00Z">
            <w:rPr>
              <w:rFonts w:ascii="Arial" w:hAnsi="Arial" w:cs="Arial"/>
              <w:color w:val="000000"/>
              <w:sz w:val="28"/>
              <w:szCs w:val="28"/>
              <w:shd w:val="clear" w:color="auto" w:fill="FFFFFF"/>
              <w:rtl/>
            </w:rPr>
          </w:rPrChange>
        </w:rPr>
        <w:t>שנראים חסרי ישע או איבדו את דרכם</w:t>
      </w:r>
      <w:r w:rsidR="002E0508" w:rsidRPr="00103DCA">
        <w:rPr>
          <w:rFonts w:ascii="Tahoma" w:hAnsi="Tahoma" w:cs="Tahoma"/>
          <w:color w:val="000000"/>
          <w:sz w:val="24"/>
          <w:szCs w:val="24"/>
          <w:shd w:val="clear" w:color="auto" w:fill="FFFFFF"/>
          <w:rtl/>
          <w:rPrChange w:id="1514" w:author="רינת אביטל" w:date="2022-05-12T09:18:00Z">
            <w:rPr>
              <w:rFonts w:ascii="Arial" w:hAnsi="Arial" w:cs="Arial" w:hint="cs"/>
              <w:color w:val="000000"/>
              <w:sz w:val="28"/>
              <w:szCs w:val="28"/>
              <w:shd w:val="clear" w:color="auto" w:fill="FFFFFF"/>
              <w:rtl/>
            </w:rPr>
          </w:rPrChange>
        </w:rPr>
        <w:t xml:space="preserve"> וכן ילדים קטנים המשוטטים לבדם</w:t>
      </w:r>
      <w:r w:rsidR="002E0508" w:rsidRPr="00103DCA">
        <w:rPr>
          <w:rFonts w:ascii="Tahoma" w:hAnsi="Tahoma" w:cs="Tahoma"/>
          <w:color w:val="000000"/>
          <w:sz w:val="24"/>
          <w:szCs w:val="24"/>
          <w:shd w:val="clear" w:color="auto" w:fill="FFFFFF"/>
          <w:rtl/>
          <w:rPrChange w:id="1515" w:author="רינת אביטל" w:date="2022-05-12T09:18:00Z">
            <w:rPr>
              <w:rFonts w:ascii="Arial" w:hAnsi="Arial" w:cs="Arial"/>
              <w:color w:val="000000"/>
              <w:sz w:val="28"/>
              <w:szCs w:val="28"/>
              <w:shd w:val="clear" w:color="auto" w:fill="FFFFFF"/>
              <w:rtl/>
            </w:rPr>
          </w:rPrChange>
        </w:rPr>
        <w:t>, כדי לנסות לחבר אותם למשפחה המודאגת</w:t>
      </w:r>
      <w:r w:rsidR="002E0508" w:rsidRPr="00103DCA">
        <w:rPr>
          <w:rFonts w:ascii="Tahoma" w:hAnsi="Tahoma" w:cs="Tahoma"/>
          <w:sz w:val="32"/>
          <w:szCs w:val="32"/>
          <w:rtl/>
          <w:rPrChange w:id="1516" w:author="רינת אביטל" w:date="2022-05-12T09:18:00Z">
            <w:rPr>
              <w:rFonts w:hint="cs"/>
              <w:sz w:val="36"/>
              <w:szCs w:val="36"/>
              <w:rtl/>
            </w:rPr>
          </w:rPrChange>
        </w:rPr>
        <w:t>.</w:t>
      </w:r>
    </w:p>
    <w:p w14:paraId="31F3437A" w14:textId="6C751249" w:rsidR="009356D9" w:rsidRPr="00103DCA" w:rsidRDefault="009356D9" w:rsidP="009356D9">
      <w:pPr>
        <w:rPr>
          <w:rFonts w:ascii="Tahoma" w:hAnsi="Tahoma" w:cs="Tahoma"/>
          <w:sz w:val="24"/>
          <w:szCs w:val="24"/>
          <w:rtl/>
          <w:rPrChange w:id="1517" w:author="רינת אביטל" w:date="2022-05-12T09:18:00Z">
            <w:rPr>
              <w:sz w:val="28"/>
              <w:szCs w:val="28"/>
              <w:rtl/>
            </w:rPr>
          </w:rPrChange>
        </w:rPr>
      </w:pPr>
      <w:r w:rsidRPr="00103DCA">
        <w:rPr>
          <w:rFonts w:ascii="Tahoma" w:hAnsi="Tahoma" w:cs="Tahoma"/>
          <w:sz w:val="24"/>
          <w:szCs w:val="24"/>
          <w:rtl/>
          <w:rPrChange w:id="1518" w:author="רינת אביטל" w:date="2022-05-12T09:18:00Z">
            <w:rPr>
              <w:rFonts w:hint="cs"/>
              <w:sz w:val="28"/>
              <w:szCs w:val="28"/>
              <w:rtl/>
            </w:rPr>
          </w:rPrChange>
        </w:rPr>
        <w:t>בבניית מערכת ובמיוחד מערכת כזו שמטר</w:t>
      </w:r>
      <w:r w:rsidR="00910F81" w:rsidRPr="00103DCA">
        <w:rPr>
          <w:rFonts w:ascii="Tahoma" w:hAnsi="Tahoma" w:cs="Tahoma"/>
          <w:sz w:val="24"/>
          <w:szCs w:val="24"/>
          <w:rtl/>
          <w:rPrChange w:id="1519" w:author="רינת אביטל" w:date="2022-05-12T09:18:00Z">
            <w:rPr>
              <w:rFonts w:hint="cs"/>
              <w:sz w:val="28"/>
              <w:szCs w:val="28"/>
              <w:rtl/>
            </w:rPr>
          </w:rPrChange>
        </w:rPr>
        <w:t>תה</w:t>
      </w:r>
      <w:r w:rsidRPr="00103DCA">
        <w:rPr>
          <w:rFonts w:ascii="Tahoma" w:hAnsi="Tahoma" w:cs="Tahoma"/>
          <w:sz w:val="24"/>
          <w:szCs w:val="24"/>
          <w:rtl/>
          <w:rPrChange w:id="1520" w:author="רינת אביטל" w:date="2022-05-12T09:18:00Z">
            <w:rPr>
              <w:rFonts w:hint="cs"/>
              <w:sz w:val="28"/>
              <w:szCs w:val="28"/>
              <w:rtl/>
            </w:rPr>
          </w:rPrChange>
        </w:rPr>
        <w:t xml:space="preserve"> </w:t>
      </w:r>
      <w:del w:id="1521" w:author="רינת אביטל" w:date="2022-05-12T09:04:00Z">
        <w:r w:rsidRPr="00103DCA" w:rsidDel="00936646">
          <w:rPr>
            <w:rFonts w:ascii="Tahoma" w:hAnsi="Tahoma" w:cs="Tahoma"/>
            <w:sz w:val="24"/>
            <w:szCs w:val="24"/>
            <w:rtl/>
            <w:rPrChange w:id="1522" w:author="רינת אביטל" w:date="2022-05-12T09:18:00Z">
              <w:rPr>
                <w:rFonts w:hint="cs"/>
                <w:sz w:val="28"/>
                <w:szCs w:val="28"/>
                <w:rtl/>
              </w:rPr>
            </w:rPrChange>
          </w:rPr>
          <w:delText>איתור נעדרים</w:delText>
        </w:r>
      </w:del>
      <w:ins w:id="1523" w:author="רינת אביטל" w:date="2022-05-12T09:04:00Z">
        <w:r w:rsidR="00936646" w:rsidRPr="00103DCA">
          <w:rPr>
            <w:rFonts w:ascii="Tahoma" w:hAnsi="Tahoma" w:cs="Tahoma"/>
            <w:sz w:val="24"/>
            <w:szCs w:val="24"/>
            <w:rtl/>
            <w:rPrChange w:id="1524" w:author="רינת אביטל" w:date="2022-05-12T09:18:00Z">
              <w:rPr>
                <w:rFonts w:hint="cs"/>
                <w:sz w:val="28"/>
                <w:szCs w:val="28"/>
                <w:rtl/>
              </w:rPr>
            </w:rPrChange>
          </w:rPr>
          <w:t>פתירת משוואות ושרטוטם</w:t>
        </w:r>
      </w:ins>
      <w:r w:rsidR="00910F81" w:rsidRPr="00103DCA">
        <w:rPr>
          <w:rFonts w:ascii="Tahoma" w:hAnsi="Tahoma" w:cs="Tahoma"/>
          <w:sz w:val="24"/>
          <w:szCs w:val="24"/>
          <w:rtl/>
          <w:rPrChange w:id="1525" w:author="רינת אביטל" w:date="2022-05-12T09:18:00Z">
            <w:rPr>
              <w:rFonts w:hint="cs"/>
              <w:sz w:val="28"/>
              <w:szCs w:val="28"/>
              <w:rtl/>
            </w:rPr>
          </w:rPrChange>
        </w:rPr>
        <w:t xml:space="preserve"> -</w:t>
      </w:r>
      <w:r w:rsidRPr="00103DCA">
        <w:rPr>
          <w:rFonts w:ascii="Tahoma" w:hAnsi="Tahoma" w:cs="Tahoma"/>
          <w:sz w:val="24"/>
          <w:szCs w:val="24"/>
          <w:rtl/>
          <w:rPrChange w:id="1526" w:author="רינת אביטל" w:date="2022-05-12T09:18:00Z">
            <w:rPr>
              <w:rFonts w:hint="cs"/>
              <w:sz w:val="28"/>
              <w:szCs w:val="28"/>
              <w:rtl/>
            </w:rPr>
          </w:rPrChange>
        </w:rPr>
        <w:t xml:space="preserve"> אחד הדברים החשובים הוא להקפיד על מערכת </w:t>
      </w:r>
      <w:r w:rsidR="00910F81" w:rsidRPr="00103DCA">
        <w:rPr>
          <w:rFonts w:ascii="Tahoma" w:hAnsi="Tahoma" w:cs="Tahoma"/>
          <w:sz w:val="24"/>
          <w:szCs w:val="24"/>
          <w:rtl/>
          <w:rPrChange w:id="1527" w:author="רינת אביטל" w:date="2022-05-12T09:18:00Z">
            <w:rPr>
              <w:rFonts w:hint="cs"/>
              <w:sz w:val="28"/>
              <w:szCs w:val="28"/>
              <w:rtl/>
            </w:rPr>
          </w:rPrChange>
        </w:rPr>
        <w:t>ברורה</w:t>
      </w:r>
      <w:r w:rsidRPr="00103DCA">
        <w:rPr>
          <w:rFonts w:ascii="Tahoma" w:hAnsi="Tahoma" w:cs="Tahoma"/>
          <w:sz w:val="24"/>
          <w:szCs w:val="24"/>
          <w:rtl/>
          <w:rPrChange w:id="1528" w:author="רינת אביטל" w:date="2022-05-12T09:18:00Z">
            <w:rPr>
              <w:rFonts w:hint="cs"/>
              <w:sz w:val="28"/>
              <w:szCs w:val="28"/>
              <w:rtl/>
            </w:rPr>
          </w:rPrChange>
        </w:rPr>
        <w:t xml:space="preserve"> ונוחה למשתמש</w:t>
      </w:r>
      <w:r w:rsidR="00910F81" w:rsidRPr="00103DCA">
        <w:rPr>
          <w:rFonts w:ascii="Tahoma" w:hAnsi="Tahoma" w:cs="Tahoma"/>
          <w:sz w:val="24"/>
          <w:szCs w:val="24"/>
          <w:rtl/>
          <w:rPrChange w:id="1529" w:author="רינת אביטל" w:date="2022-05-12T09:18:00Z">
            <w:rPr>
              <w:rFonts w:hint="cs"/>
              <w:sz w:val="28"/>
              <w:szCs w:val="28"/>
              <w:rtl/>
            </w:rPr>
          </w:rPrChange>
        </w:rPr>
        <w:t xml:space="preserve">. לרוב האנשים אין את הזמן והכוח לנסות להבין איך המערכת עובדת וכיצד להשתמש בה ולכן על המתכנת לבנות את המערכת בצורה שיהיה למשתמש קל ונוח להתעסק בה כמובן שחשוב שהמערכת תעבוד בצורה יעילה ונכונה שהרי היא נועדה </w:t>
      </w:r>
      <w:del w:id="1530" w:author="רינת אביטל" w:date="2022-05-12T09:05:00Z">
        <w:r w:rsidR="00910F81" w:rsidRPr="00103DCA" w:rsidDel="00936646">
          <w:rPr>
            <w:rFonts w:ascii="Tahoma" w:hAnsi="Tahoma" w:cs="Tahoma"/>
            <w:sz w:val="24"/>
            <w:szCs w:val="24"/>
            <w:rtl/>
            <w:rPrChange w:id="1531" w:author="רינת אביטל" w:date="2022-05-12T09:18:00Z">
              <w:rPr>
                <w:rFonts w:hint="cs"/>
                <w:sz w:val="28"/>
                <w:szCs w:val="28"/>
                <w:rtl/>
              </w:rPr>
            </w:rPrChange>
          </w:rPr>
          <w:delText>לזיהוי נכון של נעדרים</w:delText>
        </w:r>
      </w:del>
      <w:ins w:id="1532" w:author="רינת אביטל" w:date="2022-05-12T09:05:00Z">
        <w:r w:rsidR="00936646" w:rsidRPr="00103DCA">
          <w:rPr>
            <w:rFonts w:ascii="Tahoma" w:hAnsi="Tahoma" w:cs="Tahoma"/>
            <w:sz w:val="24"/>
            <w:szCs w:val="24"/>
            <w:rtl/>
            <w:rPrChange w:id="1533" w:author="רינת אביטל" w:date="2022-05-12T09:18:00Z">
              <w:rPr>
                <w:rFonts w:hint="cs"/>
                <w:sz w:val="28"/>
                <w:szCs w:val="28"/>
                <w:rtl/>
              </w:rPr>
            </w:rPrChange>
          </w:rPr>
          <w:t>לפתירת משוואות ושרטוטם</w:t>
        </w:r>
      </w:ins>
      <w:r w:rsidR="00910F81" w:rsidRPr="00103DCA">
        <w:rPr>
          <w:rFonts w:ascii="Tahoma" w:hAnsi="Tahoma" w:cs="Tahoma"/>
          <w:sz w:val="24"/>
          <w:szCs w:val="24"/>
          <w:rtl/>
          <w:rPrChange w:id="1534" w:author="רינת אביטל" w:date="2022-05-12T09:18:00Z">
            <w:rPr>
              <w:rFonts w:hint="cs"/>
              <w:sz w:val="28"/>
              <w:szCs w:val="28"/>
              <w:rtl/>
            </w:rPr>
          </w:rPrChange>
        </w:rPr>
        <w:t>.</w:t>
      </w:r>
    </w:p>
    <w:p w14:paraId="5575C7CA" w14:textId="1D6E965E" w:rsidR="00983EBD" w:rsidRPr="00103DCA" w:rsidRDefault="00910F81" w:rsidP="007A7658">
      <w:pPr>
        <w:rPr>
          <w:rFonts w:ascii="Tahoma" w:hAnsi="Tahoma" w:cs="Tahoma"/>
          <w:sz w:val="24"/>
          <w:szCs w:val="24"/>
          <w:rtl/>
          <w:rPrChange w:id="1535" w:author="רינת אביטל" w:date="2022-05-12T09:18:00Z">
            <w:rPr>
              <w:sz w:val="28"/>
              <w:szCs w:val="28"/>
              <w:rtl/>
            </w:rPr>
          </w:rPrChange>
        </w:rPr>
      </w:pPr>
      <w:r w:rsidRPr="00103DCA">
        <w:rPr>
          <w:rFonts w:ascii="Tahoma" w:hAnsi="Tahoma" w:cs="Tahoma"/>
          <w:sz w:val="24"/>
          <w:szCs w:val="24"/>
          <w:rtl/>
          <w:rPrChange w:id="1536" w:author="רינת אביטל" w:date="2022-05-12T09:18:00Z">
            <w:rPr>
              <w:rFonts w:hint="cs"/>
              <w:sz w:val="28"/>
              <w:szCs w:val="28"/>
              <w:rtl/>
            </w:rPr>
          </w:rPrChange>
        </w:rPr>
        <w:t>לשם הקמת המערכת וכדי שהיא תתפקד בצורה המיטבית הצבתי לעצמי כמה מטרות ו</w:t>
      </w:r>
      <w:r w:rsidR="00F52427" w:rsidRPr="00103DCA">
        <w:rPr>
          <w:rFonts w:ascii="Tahoma" w:hAnsi="Tahoma" w:cs="Tahoma"/>
          <w:sz w:val="24"/>
          <w:szCs w:val="24"/>
          <w:rtl/>
          <w:rPrChange w:id="1537" w:author="רינת אביטל" w:date="2022-05-12T09:18:00Z">
            <w:rPr>
              <w:rFonts w:hint="cs"/>
              <w:sz w:val="28"/>
              <w:szCs w:val="28"/>
              <w:rtl/>
            </w:rPr>
          </w:rPrChange>
        </w:rPr>
        <w:t>בשביל כך כמה יעדים:</w:t>
      </w:r>
    </w:p>
    <w:p w14:paraId="368B5231" w14:textId="77777777" w:rsidR="00695D88" w:rsidRPr="00103DCA" w:rsidRDefault="00695D88" w:rsidP="007A7658">
      <w:pPr>
        <w:rPr>
          <w:rFonts w:ascii="Tahoma" w:hAnsi="Tahoma" w:cs="Tahoma"/>
          <w:sz w:val="24"/>
          <w:szCs w:val="24"/>
          <w:rtl/>
          <w:rPrChange w:id="1538" w:author="רינת אביטל" w:date="2022-05-12T09:18:00Z">
            <w:rPr>
              <w:sz w:val="28"/>
              <w:szCs w:val="28"/>
              <w:rtl/>
            </w:rPr>
          </w:rPrChange>
        </w:rPr>
      </w:pPr>
    </w:p>
    <w:p w14:paraId="67113AA0" w14:textId="5BA4C278" w:rsidR="00983EBD" w:rsidRPr="00103DCA" w:rsidRDefault="00983EBD" w:rsidP="009356D9">
      <w:pPr>
        <w:rPr>
          <w:rFonts w:ascii="Tahoma" w:hAnsi="Tahoma" w:cs="Tahoma"/>
          <w:b/>
          <w:bCs/>
          <w:sz w:val="24"/>
          <w:szCs w:val="24"/>
          <w:u w:val="single"/>
          <w:rtl/>
          <w:rPrChange w:id="1539" w:author="רינת אביטל" w:date="2022-05-12T09:18:00Z">
            <w:rPr>
              <w:b/>
              <w:bCs/>
              <w:sz w:val="28"/>
              <w:szCs w:val="28"/>
              <w:u w:val="single"/>
              <w:rtl/>
            </w:rPr>
          </w:rPrChange>
        </w:rPr>
      </w:pPr>
      <w:r w:rsidRPr="00103DCA">
        <w:rPr>
          <w:rFonts w:ascii="Tahoma" w:hAnsi="Tahoma" w:cs="Tahoma"/>
          <w:b/>
          <w:bCs/>
          <w:sz w:val="24"/>
          <w:szCs w:val="24"/>
          <w:u w:val="single"/>
          <w:rtl/>
          <w:rPrChange w:id="1540" w:author="רינת אביטל" w:date="2022-05-12T09:18:00Z">
            <w:rPr>
              <w:rFonts w:hint="cs"/>
              <w:b/>
              <w:bCs/>
              <w:sz w:val="28"/>
              <w:szCs w:val="28"/>
              <w:u w:val="single"/>
              <w:rtl/>
            </w:rPr>
          </w:rPrChange>
        </w:rPr>
        <w:t xml:space="preserve">מטרות המערכת: </w:t>
      </w:r>
    </w:p>
    <w:p w14:paraId="621A2A33" w14:textId="55ED366C" w:rsidR="001924D8" w:rsidRPr="00103DCA" w:rsidRDefault="001924D8" w:rsidP="001924D8">
      <w:pPr>
        <w:pStyle w:val="a8"/>
        <w:numPr>
          <w:ilvl w:val="0"/>
          <w:numId w:val="30"/>
        </w:numPr>
        <w:rPr>
          <w:rFonts w:ascii="Tahoma" w:hAnsi="Tahoma" w:cs="Tahoma"/>
          <w:sz w:val="24"/>
          <w:szCs w:val="24"/>
          <w:rPrChange w:id="1541" w:author="רינת אביטל" w:date="2022-05-12T09:18:00Z">
            <w:rPr>
              <w:sz w:val="28"/>
              <w:szCs w:val="28"/>
            </w:rPr>
          </w:rPrChange>
        </w:rPr>
      </w:pPr>
      <w:r w:rsidRPr="00103DCA">
        <w:rPr>
          <w:rFonts w:ascii="Tahoma" w:hAnsi="Tahoma" w:cs="Tahoma"/>
          <w:sz w:val="24"/>
          <w:szCs w:val="24"/>
          <w:rtl/>
          <w:rPrChange w:id="1542" w:author="רינת אביטל" w:date="2022-05-12T09:18:00Z">
            <w:rPr>
              <w:rFonts w:hint="cs"/>
              <w:sz w:val="28"/>
              <w:szCs w:val="28"/>
              <w:rtl/>
            </w:rPr>
          </w:rPrChange>
        </w:rPr>
        <w:t xml:space="preserve">אפשרות </w:t>
      </w:r>
      <w:del w:id="1543" w:author="רינת אביטל" w:date="2022-05-12T09:14:00Z">
        <w:r w:rsidRPr="00103DCA" w:rsidDel="00103DCA">
          <w:rPr>
            <w:rFonts w:ascii="Tahoma" w:hAnsi="Tahoma" w:cs="Tahoma"/>
            <w:sz w:val="24"/>
            <w:szCs w:val="24"/>
            <w:rtl/>
            <w:rPrChange w:id="1544" w:author="רינת אביטל" w:date="2022-05-12T09:18:00Z">
              <w:rPr>
                <w:rFonts w:hint="cs"/>
                <w:sz w:val="28"/>
                <w:szCs w:val="28"/>
                <w:rtl/>
              </w:rPr>
            </w:rPrChange>
          </w:rPr>
          <w:delText>לאיתור נעדרים</w:delText>
        </w:r>
      </w:del>
      <w:ins w:id="1545" w:author="רינת אביטל" w:date="2022-05-12T09:14:00Z">
        <w:r w:rsidR="00103DCA" w:rsidRPr="00103DCA">
          <w:rPr>
            <w:rFonts w:ascii="Tahoma" w:hAnsi="Tahoma" w:cs="Tahoma"/>
            <w:sz w:val="24"/>
            <w:szCs w:val="24"/>
            <w:rtl/>
            <w:rPrChange w:id="1546" w:author="רינת אביטל" w:date="2022-05-12T09:18:00Z">
              <w:rPr>
                <w:rFonts w:hint="cs"/>
                <w:sz w:val="28"/>
                <w:szCs w:val="28"/>
                <w:rtl/>
              </w:rPr>
            </w:rPrChange>
          </w:rPr>
          <w:t>לפתירת משוואת</w:t>
        </w:r>
      </w:ins>
      <w:r w:rsidRPr="00103DCA">
        <w:rPr>
          <w:rFonts w:ascii="Tahoma" w:hAnsi="Tahoma" w:cs="Tahoma"/>
          <w:sz w:val="24"/>
          <w:szCs w:val="24"/>
          <w:rtl/>
          <w:rPrChange w:id="1547" w:author="רינת אביטל" w:date="2022-05-12T09:18:00Z">
            <w:rPr>
              <w:rFonts w:hint="cs"/>
              <w:sz w:val="28"/>
              <w:szCs w:val="28"/>
              <w:rtl/>
            </w:rPr>
          </w:rPrChange>
        </w:rPr>
        <w:t xml:space="preserve"> בצורה מהירה</w:t>
      </w:r>
      <w:ins w:id="1548" w:author="רינת אביטל" w:date="2022-05-12T09:14:00Z">
        <w:r w:rsidR="00103DCA" w:rsidRPr="00103DCA">
          <w:rPr>
            <w:rFonts w:ascii="Tahoma" w:hAnsi="Tahoma" w:cs="Tahoma"/>
            <w:sz w:val="24"/>
            <w:szCs w:val="24"/>
            <w:rtl/>
            <w:rPrChange w:id="1549" w:author="רינת אביטל" w:date="2022-05-12T09:18:00Z">
              <w:rPr>
                <w:rFonts w:hint="cs"/>
                <w:sz w:val="28"/>
                <w:szCs w:val="28"/>
                <w:rtl/>
              </w:rPr>
            </w:rPrChange>
          </w:rPr>
          <w:t xml:space="preserve"> קלה</w:t>
        </w:r>
      </w:ins>
      <w:r w:rsidRPr="00103DCA">
        <w:rPr>
          <w:rFonts w:ascii="Tahoma" w:hAnsi="Tahoma" w:cs="Tahoma"/>
          <w:sz w:val="24"/>
          <w:szCs w:val="24"/>
          <w:rtl/>
          <w:rPrChange w:id="1550" w:author="רינת אביטל" w:date="2022-05-12T09:18:00Z">
            <w:rPr>
              <w:rFonts w:hint="cs"/>
              <w:sz w:val="28"/>
              <w:szCs w:val="28"/>
              <w:rtl/>
            </w:rPr>
          </w:rPrChange>
        </w:rPr>
        <w:t xml:space="preserve"> </w:t>
      </w:r>
      <w:r w:rsidR="003845BC" w:rsidRPr="00103DCA">
        <w:rPr>
          <w:rFonts w:ascii="Tahoma" w:hAnsi="Tahoma" w:cs="Tahoma"/>
          <w:sz w:val="24"/>
          <w:szCs w:val="24"/>
          <w:rtl/>
          <w:rPrChange w:id="1551" w:author="רינת אביטל" w:date="2022-05-12T09:18:00Z">
            <w:rPr>
              <w:rFonts w:hint="cs"/>
              <w:sz w:val="28"/>
              <w:szCs w:val="28"/>
              <w:rtl/>
            </w:rPr>
          </w:rPrChange>
        </w:rPr>
        <w:t>ויעילה</w:t>
      </w:r>
      <w:r w:rsidRPr="00103DCA">
        <w:rPr>
          <w:rFonts w:ascii="Tahoma" w:hAnsi="Tahoma" w:cs="Tahoma"/>
          <w:sz w:val="24"/>
          <w:szCs w:val="24"/>
          <w:rtl/>
          <w:rPrChange w:id="1552" w:author="רינת אביטל" w:date="2022-05-12T09:18:00Z">
            <w:rPr>
              <w:rFonts w:hint="cs"/>
              <w:sz w:val="28"/>
              <w:szCs w:val="28"/>
              <w:rtl/>
            </w:rPr>
          </w:rPrChange>
        </w:rPr>
        <w:t>.</w:t>
      </w:r>
    </w:p>
    <w:p w14:paraId="6E95E257" w14:textId="7CF05D85" w:rsidR="001924D8" w:rsidRPr="00103DCA" w:rsidRDefault="001924D8" w:rsidP="001924D8">
      <w:pPr>
        <w:pStyle w:val="a8"/>
        <w:numPr>
          <w:ilvl w:val="0"/>
          <w:numId w:val="30"/>
        </w:numPr>
        <w:rPr>
          <w:rFonts w:ascii="Tahoma" w:hAnsi="Tahoma" w:cs="Tahoma"/>
          <w:sz w:val="24"/>
          <w:szCs w:val="24"/>
          <w:rPrChange w:id="1553" w:author="רינת אביטל" w:date="2022-05-12T09:18:00Z">
            <w:rPr>
              <w:sz w:val="28"/>
              <w:szCs w:val="28"/>
            </w:rPr>
          </w:rPrChange>
        </w:rPr>
      </w:pPr>
      <w:r w:rsidRPr="00103DCA">
        <w:rPr>
          <w:rFonts w:ascii="Tahoma" w:hAnsi="Tahoma" w:cs="Tahoma"/>
          <w:sz w:val="24"/>
          <w:szCs w:val="24"/>
          <w:rtl/>
          <w:rPrChange w:id="1554" w:author="רינת אביטל" w:date="2022-05-12T09:18:00Z">
            <w:rPr>
              <w:rFonts w:hint="cs"/>
              <w:sz w:val="28"/>
              <w:szCs w:val="28"/>
              <w:rtl/>
            </w:rPr>
          </w:rPrChange>
        </w:rPr>
        <w:t>נוחות וידידותיות למשתמש.</w:t>
      </w:r>
    </w:p>
    <w:p w14:paraId="22635964" w14:textId="04B6E063" w:rsidR="00103DCA" w:rsidRPr="00103DCA" w:rsidRDefault="00103DCA" w:rsidP="00103DCA">
      <w:pPr>
        <w:pStyle w:val="a8"/>
        <w:numPr>
          <w:ilvl w:val="0"/>
          <w:numId w:val="30"/>
        </w:numPr>
        <w:spacing w:line="256" w:lineRule="auto"/>
        <w:rPr>
          <w:ins w:id="1555" w:author="רינת אביטל" w:date="2022-05-12T09:16:00Z"/>
          <w:rFonts w:ascii="Tahoma" w:hAnsi="Tahoma" w:cs="Tahoma"/>
          <w:sz w:val="24"/>
          <w:szCs w:val="24"/>
          <w:rPrChange w:id="1556" w:author="רינת אביטל" w:date="2022-05-12T09:18:00Z">
            <w:rPr>
              <w:ins w:id="1557" w:author="רינת אביטל" w:date="2022-05-12T09:16:00Z"/>
              <w:rFonts w:ascii="Tahoma" w:hAnsi="Tahoma" w:cs="Tahoma"/>
              <w:sz w:val="28"/>
              <w:szCs w:val="28"/>
            </w:rPr>
          </w:rPrChange>
        </w:rPr>
      </w:pPr>
      <w:ins w:id="1558" w:author="רינת אביטל" w:date="2022-05-12T09:16:00Z">
        <w:r w:rsidRPr="00103DCA">
          <w:rPr>
            <w:rFonts w:ascii="Tahoma" w:hAnsi="Tahoma" w:cs="Tahoma"/>
            <w:sz w:val="24"/>
            <w:szCs w:val="24"/>
            <w:rtl/>
            <w:rPrChange w:id="1559" w:author="רינת אביטל" w:date="2022-05-12T09:18:00Z">
              <w:rPr>
                <w:rFonts w:ascii="Tahoma" w:hAnsi="Tahoma" w:cs="Tahoma"/>
                <w:sz w:val="28"/>
                <w:szCs w:val="28"/>
                <w:rtl/>
              </w:rPr>
            </w:rPrChange>
          </w:rPr>
          <w:t>המרת המשוואה ממחרוזת למשוואה הניתנת לפרוק</w:t>
        </w:r>
      </w:ins>
    </w:p>
    <w:p w14:paraId="76CAF3A1" w14:textId="213DB9EE" w:rsidR="00103DCA" w:rsidRPr="00103DCA" w:rsidRDefault="00103DCA" w:rsidP="00103DCA">
      <w:pPr>
        <w:pStyle w:val="a8"/>
        <w:numPr>
          <w:ilvl w:val="0"/>
          <w:numId w:val="30"/>
        </w:numPr>
        <w:spacing w:line="256" w:lineRule="auto"/>
        <w:rPr>
          <w:ins w:id="1560" w:author="רינת אביטל" w:date="2022-05-12T09:16:00Z"/>
          <w:rFonts w:ascii="Tahoma" w:hAnsi="Tahoma" w:cs="Tahoma"/>
          <w:sz w:val="24"/>
          <w:szCs w:val="24"/>
          <w:rPrChange w:id="1561" w:author="רינת אביטל" w:date="2022-05-12T09:18:00Z">
            <w:rPr>
              <w:ins w:id="1562" w:author="רינת אביטל" w:date="2022-05-12T09:16:00Z"/>
            </w:rPr>
          </w:rPrChange>
        </w:rPr>
      </w:pPr>
      <w:ins w:id="1563" w:author="רינת אביטל" w:date="2022-05-12T09:16:00Z">
        <w:r w:rsidRPr="00103DCA">
          <w:rPr>
            <w:rFonts w:ascii="Tahoma" w:hAnsi="Tahoma" w:cs="Tahoma"/>
            <w:sz w:val="24"/>
            <w:szCs w:val="24"/>
            <w:rtl/>
            <w:rPrChange w:id="1564" w:author="רינת אביטל" w:date="2022-05-12T09:18:00Z">
              <w:rPr>
                <w:rFonts w:ascii="Tahoma" w:hAnsi="Tahoma" w:cs="Tahoma"/>
                <w:sz w:val="28"/>
                <w:szCs w:val="28"/>
                <w:rtl/>
              </w:rPr>
            </w:rPrChange>
          </w:rPr>
          <w:t>הצגה ויזואלית של המשוואה ונגזרת, נקודות קיצון...</w:t>
        </w:r>
      </w:ins>
    </w:p>
    <w:p w14:paraId="2C40A2D7" w14:textId="4D39183A" w:rsidR="001924D8" w:rsidRPr="00103DCA" w:rsidDel="00103DCA" w:rsidRDefault="001924D8" w:rsidP="001924D8">
      <w:pPr>
        <w:pStyle w:val="a8"/>
        <w:numPr>
          <w:ilvl w:val="0"/>
          <w:numId w:val="30"/>
        </w:numPr>
        <w:rPr>
          <w:del w:id="1565" w:author="רינת אביטל" w:date="2022-05-12T09:16:00Z"/>
          <w:rFonts w:ascii="Tahoma" w:hAnsi="Tahoma" w:cs="Tahoma"/>
          <w:sz w:val="24"/>
          <w:szCs w:val="24"/>
          <w:rPrChange w:id="1566" w:author="רינת אביטל" w:date="2022-05-12T09:18:00Z">
            <w:rPr>
              <w:del w:id="1567" w:author="רינת אביטל" w:date="2022-05-12T09:16:00Z"/>
              <w:sz w:val="28"/>
              <w:szCs w:val="28"/>
            </w:rPr>
          </w:rPrChange>
        </w:rPr>
      </w:pPr>
      <w:del w:id="1568" w:author="רינת אביטל" w:date="2022-05-12T09:16:00Z">
        <w:r w:rsidRPr="00103DCA" w:rsidDel="00103DCA">
          <w:rPr>
            <w:rFonts w:ascii="Tahoma" w:hAnsi="Tahoma" w:cs="Tahoma"/>
            <w:sz w:val="24"/>
            <w:szCs w:val="24"/>
            <w:rtl/>
            <w:rPrChange w:id="1569" w:author="רינת אביטל" w:date="2022-05-12T09:18:00Z">
              <w:rPr>
                <w:rFonts w:hint="cs"/>
                <w:sz w:val="28"/>
                <w:szCs w:val="28"/>
                <w:rtl/>
              </w:rPr>
            </w:rPrChange>
          </w:rPr>
          <w:delText>לחסוך התערבות משטרתית בכל אירוע של היעדרות</w:delText>
        </w:r>
        <w:r w:rsidR="00983EBD" w:rsidRPr="00103DCA" w:rsidDel="00103DCA">
          <w:rPr>
            <w:rFonts w:ascii="Tahoma" w:hAnsi="Tahoma" w:cs="Tahoma"/>
            <w:sz w:val="24"/>
            <w:szCs w:val="24"/>
            <w:rtl/>
            <w:rPrChange w:id="1570" w:author="רינת אביטל" w:date="2022-05-12T09:18:00Z">
              <w:rPr>
                <w:rFonts w:hint="cs"/>
                <w:sz w:val="28"/>
                <w:szCs w:val="28"/>
                <w:rtl/>
              </w:rPr>
            </w:rPrChange>
          </w:rPr>
          <w:delText>.</w:delText>
        </w:r>
      </w:del>
    </w:p>
    <w:p w14:paraId="7FC577D9" w14:textId="51275036" w:rsidR="00983EBD" w:rsidRPr="00103DCA" w:rsidRDefault="00983EBD" w:rsidP="001924D8">
      <w:pPr>
        <w:pStyle w:val="a8"/>
        <w:numPr>
          <w:ilvl w:val="0"/>
          <w:numId w:val="30"/>
        </w:numPr>
        <w:rPr>
          <w:ins w:id="1571" w:author="רינת אביטל" w:date="2022-05-12T09:07:00Z"/>
          <w:rFonts w:ascii="Tahoma" w:hAnsi="Tahoma" w:cs="Tahoma"/>
          <w:sz w:val="24"/>
          <w:szCs w:val="24"/>
          <w:rPrChange w:id="1572" w:author="רינת אביטל" w:date="2022-05-12T09:18:00Z">
            <w:rPr>
              <w:ins w:id="1573" w:author="רינת אביטל" w:date="2022-05-12T09:07:00Z"/>
              <w:sz w:val="28"/>
              <w:szCs w:val="28"/>
            </w:rPr>
          </w:rPrChange>
        </w:rPr>
      </w:pPr>
      <w:del w:id="1574" w:author="רינת אביטל" w:date="2022-05-12T09:15:00Z">
        <w:r w:rsidRPr="00103DCA" w:rsidDel="00103DCA">
          <w:rPr>
            <w:rFonts w:ascii="Tahoma" w:hAnsi="Tahoma" w:cs="Tahoma"/>
            <w:sz w:val="24"/>
            <w:szCs w:val="24"/>
            <w:rtl/>
            <w:rPrChange w:id="1575" w:author="רינת אביטל" w:date="2022-05-12T09:18:00Z">
              <w:rPr>
                <w:rFonts w:hint="cs"/>
                <w:sz w:val="28"/>
                <w:szCs w:val="28"/>
                <w:rtl/>
              </w:rPr>
            </w:rPrChange>
          </w:rPr>
          <w:delText>לאפשר לבתי חולים לזהות חולים לא מזוהים המגיעים לבית החולים חסרי הכרה.</w:delText>
        </w:r>
      </w:del>
      <w:ins w:id="1576" w:author="רינת אביטל" w:date="2022-05-12T09:15:00Z">
        <w:r w:rsidR="00103DCA" w:rsidRPr="00103DCA">
          <w:rPr>
            <w:rFonts w:ascii="Tahoma" w:hAnsi="Tahoma" w:cs="Tahoma"/>
            <w:sz w:val="24"/>
            <w:szCs w:val="24"/>
            <w:rtl/>
            <w:rPrChange w:id="1577" w:author="רינת אביטל" w:date="2022-05-12T09:18:00Z">
              <w:rPr>
                <w:rFonts w:hint="cs"/>
                <w:sz w:val="28"/>
                <w:szCs w:val="28"/>
                <w:rtl/>
              </w:rPr>
            </w:rPrChange>
          </w:rPr>
          <w:t>לאפשר שמירת היסטוריי</w:t>
        </w:r>
        <w:r w:rsidR="00103DCA" w:rsidRPr="00103DCA">
          <w:rPr>
            <w:rFonts w:ascii="Tahoma" w:hAnsi="Tahoma" w:cs="Tahoma"/>
            <w:sz w:val="24"/>
            <w:szCs w:val="24"/>
            <w:rtl/>
            <w:rPrChange w:id="1578" w:author="רינת אביטל" w:date="2022-05-12T09:18:00Z">
              <w:rPr>
                <w:rFonts w:hint="eastAsia"/>
                <w:sz w:val="28"/>
                <w:szCs w:val="28"/>
                <w:rtl/>
              </w:rPr>
            </w:rPrChange>
          </w:rPr>
          <w:t>ת</w:t>
        </w:r>
        <w:r w:rsidR="00103DCA" w:rsidRPr="00103DCA">
          <w:rPr>
            <w:rFonts w:ascii="Tahoma" w:hAnsi="Tahoma" w:cs="Tahoma"/>
            <w:sz w:val="24"/>
            <w:szCs w:val="24"/>
            <w:rtl/>
            <w:rPrChange w:id="1579" w:author="רינת אביטל" w:date="2022-05-12T09:18:00Z">
              <w:rPr>
                <w:rFonts w:hint="cs"/>
                <w:sz w:val="28"/>
                <w:szCs w:val="28"/>
                <w:rtl/>
              </w:rPr>
            </w:rPrChange>
          </w:rPr>
          <w:t xml:space="preserve"> משתמש עם פרטי פתרון משוואותיו</w:t>
        </w:r>
      </w:ins>
    </w:p>
    <w:p w14:paraId="7CA8FF78" w14:textId="3ACEB803" w:rsidR="00936646" w:rsidRPr="00103DCA" w:rsidDel="00103DCA" w:rsidRDefault="00936646" w:rsidP="00936646">
      <w:pPr>
        <w:pStyle w:val="a8"/>
        <w:rPr>
          <w:del w:id="1580" w:author="רינת אביטל" w:date="2022-05-12T09:17:00Z"/>
          <w:rFonts w:ascii="Tahoma" w:hAnsi="Tahoma" w:cs="Tahoma"/>
          <w:sz w:val="24"/>
          <w:szCs w:val="24"/>
          <w:rPrChange w:id="1581" w:author="רינת אביטל" w:date="2022-05-12T09:18:00Z">
            <w:rPr>
              <w:del w:id="1582" w:author="רינת אביטל" w:date="2022-05-12T09:17:00Z"/>
              <w:sz w:val="28"/>
              <w:szCs w:val="28"/>
            </w:rPr>
          </w:rPrChange>
        </w:rPr>
        <w:pPrChange w:id="1583" w:author="רינת אביטל" w:date="2022-05-12T09:07:00Z">
          <w:pPr>
            <w:pStyle w:val="a8"/>
            <w:numPr>
              <w:numId w:val="30"/>
            </w:numPr>
            <w:ind w:hanging="360"/>
          </w:pPr>
        </w:pPrChange>
      </w:pPr>
    </w:p>
    <w:p w14:paraId="4A393C15" w14:textId="77777777" w:rsidR="00695D88" w:rsidRPr="00103DCA" w:rsidRDefault="00695D88" w:rsidP="00695D88">
      <w:pPr>
        <w:ind w:left="360"/>
        <w:rPr>
          <w:rFonts w:ascii="Tahoma" w:hAnsi="Tahoma" w:cs="Tahoma"/>
          <w:sz w:val="24"/>
          <w:szCs w:val="24"/>
          <w:rPrChange w:id="1584" w:author="רינת אביטל" w:date="2022-05-12T09:18:00Z">
            <w:rPr>
              <w:sz w:val="28"/>
              <w:szCs w:val="28"/>
            </w:rPr>
          </w:rPrChange>
        </w:rPr>
      </w:pPr>
    </w:p>
    <w:p w14:paraId="0342CA22" w14:textId="2B1B3B63" w:rsidR="00983EBD" w:rsidRPr="00103DCA" w:rsidRDefault="00983EBD" w:rsidP="00983EBD">
      <w:pPr>
        <w:ind w:left="360"/>
        <w:rPr>
          <w:rFonts w:ascii="Tahoma" w:hAnsi="Tahoma" w:cs="Tahoma"/>
          <w:b/>
          <w:bCs/>
          <w:sz w:val="24"/>
          <w:szCs w:val="24"/>
          <w:u w:val="single"/>
          <w:rtl/>
          <w:rPrChange w:id="1585" w:author="רינת אביטל" w:date="2022-05-12T09:18:00Z">
            <w:rPr>
              <w:b/>
              <w:bCs/>
              <w:sz w:val="28"/>
              <w:szCs w:val="28"/>
              <w:u w:val="single"/>
              <w:rtl/>
            </w:rPr>
          </w:rPrChange>
        </w:rPr>
      </w:pPr>
      <w:r w:rsidRPr="00103DCA">
        <w:rPr>
          <w:rFonts w:ascii="Tahoma" w:hAnsi="Tahoma" w:cs="Tahoma"/>
          <w:b/>
          <w:bCs/>
          <w:sz w:val="24"/>
          <w:szCs w:val="24"/>
          <w:u w:val="single"/>
          <w:rtl/>
          <w:rPrChange w:id="1586" w:author="רינת אביטל" w:date="2022-05-12T09:18:00Z">
            <w:rPr>
              <w:rFonts w:hint="cs"/>
              <w:b/>
              <w:bCs/>
              <w:sz w:val="28"/>
              <w:szCs w:val="28"/>
              <w:u w:val="single"/>
              <w:rtl/>
            </w:rPr>
          </w:rPrChange>
        </w:rPr>
        <w:t xml:space="preserve">יעדי המערכת: </w:t>
      </w:r>
    </w:p>
    <w:p w14:paraId="4EC2142A" w14:textId="38975945" w:rsidR="00983EBD" w:rsidRPr="00103DCA" w:rsidRDefault="007A7658" w:rsidP="00983EBD">
      <w:pPr>
        <w:pStyle w:val="a8"/>
        <w:numPr>
          <w:ilvl w:val="0"/>
          <w:numId w:val="31"/>
        </w:numPr>
        <w:rPr>
          <w:rFonts w:ascii="Tahoma" w:hAnsi="Tahoma" w:cs="Tahoma"/>
          <w:b/>
          <w:bCs/>
          <w:sz w:val="24"/>
          <w:szCs w:val="24"/>
          <w:u w:val="single"/>
          <w:rPrChange w:id="1587" w:author="רינת אביטל" w:date="2022-05-12T09:18:00Z">
            <w:rPr>
              <w:b/>
              <w:bCs/>
              <w:sz w:val="28"/>
              <w:szCs w:val="28"/>
              <w:u w:val="single"/>
            </w:rPr>
          </w:rPrChange>
        </w:rPr>
      </w:pPr>
      <w:r w:rsidRPr="00103DCA">
        <w:rPr>
          <w:rFonts w:ascii="Tahoma" w:hAnsi="Tahoma" w:cs="Tahoma"/>
          <w:sz w:val="24"/>
          <w:szCs w:val="24"/>
          <w:rtl/>
          <w:rPrChange w:id="1588" w:author="רינת אביטל" w:date="2022-05-12T09:18:00Z">
            <w:rPr>
              <w:rFonts w:hint="cs"/>
              <w:sz w:val="28"/>
              <w:szCs w:val="28"/>
              <w:rtl/>
            </w:rPr>
          </w:rPrChange>
        </w:rPr>
        <w:t xml:space="preserve">בניית מערכת חכמה </w:t>
      </w:r>
      <w:del w:id="1589" w:author="רינת אביטל" w:date="2022-05-12T09:08:00Z">
        <w:r w:rsidRPr="00103DCA" w:rsidDel="0014692C">
          <w:rPr>
            <w:rFonts w:ascii="Tahoma" w:hAnsi="Tahoma" w:cs="Tahoma"/>
            <w:sz w:val="24"/>
            <w:szCs w:val="24"/>
            <w:rtl/>
            <w:rPrChange w:id="1590" w:author="רינת אביטל" w:date="2022-05-12T09:18:00Z">
              <w:rPr>
                <w:rFonts w:hint="cs"/>
                <w:sz w:val="28"/>
                <w:szCs w:val="28"/>
                <w:rtl/>
              </w:rPr>
            </w:rPrChange>
          </w:rPr>
          <w:delText>לזיהוי פנים אנושיות</w:delText>
        </w:r>
      </w:del>
      <w:ins w:id="1591" w:author="רינת אביטל" w:date="2022-05-12T09:08:00Z">
        <w:r w:rsidR="0014692C" w:rsidRPr="00103DCA">
          <w:rPr>
            <w:rFonts w:ascii="Tahoma" w:hAnsi="Tahoma" w:cs="Tahoma"/>
            <w:sz w:val="24"/>
            <w:szCs w:val="24"/>
            <w:rtl/>
            <w:rPrChange w:id="1592" w:author="רינת אביטל" w:date="2022-05-12T09:18:00Z">
              <w:rPr>
                <w:rFonts w:hint="cs"/>
                <w:sz w:val="28"/>
                <w:szCs w:val="28"/>
                <w:rtl/>
              </w:rPr>
            </w:rPrChange>
          </w:rPr>
          <w:t>לפתרון משוואות ושרטוטם</w:t>
        </w:r>
      </w:ins>
      <w:r w:rsidRPr="00103DCA">
        <w:rPr>
          <w:rFonts w:ascii="Tahoma" w:hAnsi="Tahoma" w:cs="Tahoma"/>
          <w:sz w:val="24"/>
          <w:szCs w:val="24"/>
          <w:rtl/>
          <w:rPrChange w:id="1593" w:author="רינת אביטל" w:date="2022-05-12T09:18:00Z">
            <w:rPr>
              <w:rFonts w:hint="cs"/>
              <w:sz w:val="28"/>
              <w:szCs w:val="28"/>
              <w:rtl/>
            </w:rPr>
          </w:rPrChange>
        </w:rPr>
        <w:t>.</w:t>
      </w:r>
    </w:p>
    <w:p w14:paraId="3C1AE6BB" w14:textId="498F33B5" w:rsidR="007A7658" w:rsidRPr="00103DCA" w:rsidRDefault="007A7658" w:rsidP="00983EBD">
      <w:pPr>
        <w:pStyle w:val="a8"/>
        <w:numPr>
          <w:ilvl w:val="0"/>
          <w:numId w:val="31"/>
        </w:numPr>
        <w:rPr>
          <w:rFonts w:ascii="Tahoma" w:hAnsi="Tahoma" w:cs="Tahoma"/>
          <w:b/>
          <w:bCs/>
          <w:sz w:val="24"/>
          <w:szCs w:val="24"/>
          <w:u w:val="single"/>
          <w:rPrChange w:id="1594" w:author="רינת אביטל" w:date="2022-05-12T09:18:00Z">
            <w:rPr>
              <w:b/>
              <w:bCs/>
              <w:sz w:val="28"/>
              <w:szCs w:val="28"/>
              <w:u w:val="single"/>
            </w:rPr>
          </w:rPrChange>
        </w:rPr>
      </w:pPr>
      <w:r w:rsidRPr="00103DCA">
        <w:rPr>
          <w:rFonts w:ascii="Tahoma" w:hAnsi="Tahoma" w:cs="Tahoma"/>
          <w:sz w:val="24"/>
          <w:szCs w:val="24"/>
          <w:rtl/>
          <w:rPrChange w:id="1595" w:author="רינת אביטל" w:date="2022-05-12T09:18:00Z">
            <w:rPr>
              <w:rFonts w:hint="cs"/>
              <w:sz w:val="28"/>
              <w:szCs w:val="28"/>
              <w:rtl/>
            </w:rPr>
          </w:rPrChange>
        </w:rPr>
        <w:t xml:space="preserve">הוספת אפשרות ליצירת חשבון אישי </w:t>
      </w:r>
      <w:del w:id="1596" w:author="רינת אביטל" w:date="2022-05-12T09:09:00Z">
        <w:r w:rsidRPr="00103DCA" w:rsidDel="0014692C">
          <w:rPr>
            <w:rFonts w:ascii="Tahoma" w:hAnsi="Tahoma" w:cs="Tahoma"/>
            <w:sz w:val="24"/>
            <w:szCs w:val="24"/>
            <w:rtl/>
            <w:rPrChange w:id="1597" w:author="רינת אביטל" w:date="2022-05-12T09:18:00Z">
              <w:rPr>
                <w:rFonts w:hint="cs"/>
                <w:sz w:val="28"/>
                <w:szCs w:val="28"/>
                <w:rtl/>
              </w:rPr>
            </w:rPrChange>
          </w:rPr>
          <w:delText>ובו העלאת תמונה שתאפשר הגנה על המשתמש במקרה היעדרות</w:delText>
        </w:r>
      </w:del>
      <w:ins w:id="1598" w:author="רינת אביטל" w:date="2022-05-12T09:09:00Z">
        <w:r w:rsidR="0014692C" w:rsidRPr="00103DCA">
          <w:rPr>
            <w:rFonts w:ascii="Tahoma" w:hAnsi="Tahoma" w:cs="Tahoma"/>
            <w:sz w:val="24"/>
            <w:szCs w:val="24"/>
            <w:rtl/>
            <w:rPrChange w:id="1599" w:author="רינת אביטל" w:date="2022-05-12T09:18:00Z">
              <w:rPr>
                <w:rFonts w:hint="cs"/>
                <w:sz w:val="28"/>
                <w:szCs w:val="28"/>
                <w:rtl/>
              </w:rPr>
            </w:rPrChange>
          </w:rPr>
          <w:t xml:space="preserve">ושמירת </w:t>
        </w:r>
      </w:ins>
      <w:ins w:id="1600" w:author="רינת אביטל" w:date="2022-05-12T09:10:00Z">
        <w:r w:rsidR="0014692C" w:rsidRPr="00103DCA">
          <w:rPr>
            <w:rFonts w:ascii="Tahoma" w:hAnsi="Tahoma" w:cs="Tahoma"/>
            <w:sz w:val="24"/>
            <w:szCs w:val="24"/>
            <w:rtl/>
            <w:rPrChange w:id="1601" w:author="רינת אביטל" w:date="2022-05-12T09:18:00Z">
              <w:rPr>
                <w:rFonts w:hint="cs"/>
                <w:sz w:val="28"/>
                <w:szCs w:val="28"/>
                <w:rtl/>
              </w:rPr>
            </w:rPrChange>
          </w:rPr>
          <w:t>היסטוריי</w:t>
        </w:r>
        <w:r w:rsidR="0014692C" w:rsidRPr="00103DCA">
          <w:rPr>
            <w:rFonts w:ascii="Tahoma" w:hAnsi="Tahoma" w:cs="Tahoma"/>
            <w:sz w:val="24"/>
            <w:szCs w:val="24"/>
            <w:rtl/>
            <w:rPrChange w:id="1602" w:author="רינת אביטל" w:date="2022-05-12T09:18:00Z">
              <w:rPr>
                <w:rFonts w:hint="eastAsia"/>
                <w:sz w:val="28"/>
                <w:szCs w:val="28"/>
                <w:rtl/>
              </w:rPr>
            </w:rPrChange>
          </w:rPr>
          <w:t>ת</w:t>
        </w:r>
      </w:ins>
      <w:ins w:id="1603" w:author="רינת אביטל" w:date="2022-05-12T09:09:00Z">
        <w:r w:rsidR="0014692C" w:rsidRPr="00103DCA">
          <w:rPr>
            <w:rFonts w:ascii="Tahoma" w:hAnsi="Tahoma" w:cs="Tahoma"/>
            <w:sz w:val="24"/>
            <w:szCs w:val="24"/>
            <w:rtl/>
            <w:rPrChange w:id="1604" w:author="רינת אביטל" w:date="2022-05-12T09:18:00Z">
              <w:rPr>
                <w:rFonts w:hint="cs"/>
                <w:sz w:val="28"/>
                <w:szCs w:val="28"/>
                <w:rtl/>
              </w:rPr>
            </w:rPrChange>
          </w:rPr>
          <w:t xml:space="preserve"> פתירת משוואותיו</w:t>
        </w:r>
      </w:ins>
      <w:ins w:id="1605" w:author="רינת אביטל" w:date="2022-05-12T09:10:00Z">
        <w:r w:rsidR="0014692C" w:rsidRPr="00103DCA">
          <w:rPr>
            <w:rFonts w:ascii="Tahoma" w:hAnsi="Tahoma" w:cs="Tahoma"/>
            <w:sz w:val="24"/>
            <w:szCs w:val="24"/>
            <w:rtl/>
            <w:rPrChange w:id="1606" w:author="רינת אביטל" w:date="2022-05-12T09:18:00Z">
              <w:rPr>
                <w:rFonts w:hint="cs"/>
                <w:sz w:val="28"/>
                <w:szCs w:val="28"/>
                <w:rtl/>
              </w:rPr>
            </w:rPrChange>
          </w:rPr>
          <w:t xml:space="preserve"> </w:t>
        </w:r>
      </w:ins>
      <w:r w:rsidRPr="00103DCA">
        <w:rPr>
          <w:rFonts w:ascii="Tahoma" w:hAnsi="Tahoma" w:cs="Tahoma"/>
          <w:sz w:val="24"/>
          <w:szCs w:val="24"/>
          <w:rtl/>
          <w:rPrChange w:id="1607" w:author="רינת אביטל" w:date="2022-05-12T09:18:00Z">
            <w:rPr>
              <w:rFonts w:hint="cs"/>
              <w:sz w:val="28"/>
              <w:szCs w:val="28"/>
              <w:rtl/>
            </w:rPr>
          </w:rPrChange>
        </w:rPr>
        <w:t>.</w:t>
      </w:r>
    </w:p>
    <w:p w14:paraId="216D66C5" w14:textId="378CF93C" w:rsidR="007A7658" w:rsidRPr="00103DCA" w:rsidRDefault="007A7658" w:rsidP="00983EBD">
      <w:pPr>
        <w:pStyle w:val="a8"/>
        <w:numPr>
          <w:ilvl w:val="0"/>
          <w:numId w:val="31"/>
        </w:numPr>
        <w:rPr>
          <w:rFonts w:ascii="Tahoma" w:hAnsi="Tahoma" w:cs="Tahoma"/>
          <w:sz w:val="24"/>
          <w:szCs w:val="24"/>
          <w:rPrChange w:id="1608" w:author="רינת אביטל" w:date="2022-05-12T09:18:00Z">
            <w:rPr>
              <w:sz w:val="28"/>
              <w:szCs w:val="28"/>
            </w:rPr>
          </w:rPrChange>
        </w:rPr>
      </w:pPr>
      <w:r w:rsidRPr="00103DCA">
        <w:rPr>
          <w:rFonts w:ascii="Tahoma" w:hAnsi="Tahoma" w:cs="Tahoma"/>
          <w:sz w:val="24"/>
          <w:szCs w:val="24"/>
          <w:rtl/>
          <w:rPrChange w:id="1609" w:author="רינת אביטל" w:date="2022-05-12T09:18:00Z">
            <w:rPr>
              <w:rFonts w:hint="cs"/>
              <w:sz w:val="28"/>
              <w:szCs w:val="28"/>
              <w:rtl/>
            </w:rPr>
          </w:rPrChange>
        </w:rPr>
        <w:t xml:space="preserve">יצירת המערכת </w:t>
      </w:r>
      <w:del w:id="1610" w:author="רינת אביטל" w:date="2022-05-12T09:10:00Z">
        <w:r w:rsidRPr="00103DCA" w:rsidDel="0014692C">
          <w:rPr>
            <w:rFonts w:ascii="Tahoma" w:hAnsi="Tahoma" w:cs="Tahoma"/>
            <w:sz w:val="24"/>
            <w:szCs w:val="24"/>
            <w:rtl/>
            <w:rPrChange w:id="1611" w:author="רינת אביטל" w:date="2022-05-12T09:18:00Z">
              <w:rPr>
                <w:rFonts w:hint="cs"/>
                <w:sz w:val="28"/>
                <w:szCs w:val="28"/>
                <w:rtl/>
              </w:rPr>
            </w:rPrChange>
          </w:rPr>
          <w:delText xml:space="preserve">כאפליקציה </w:delText>
        </w:r>
      </w:del>
      <w:ins w:id="1612" w:author="רינת אביטל" w:date="2022-05-12T09:10:00Z">
        <w:r w:rsidR="0014692C" w:rsidRPr="00103DCA">
          <w:rPr>
            <w:rFonts w:ascii="Tahoma" w:hAnsi="Tahoma" w:cs="Tahoma"/>
            <w:sz w:val="24"/>
            <w:szCs w:val="24"/>
            <w:rtl/>
            <w:rPrChange w:id="1613" w:author="רינת אביטל" w:date="2022-05-12T09:18:00Z">
              <w:rPr>
                <w:rFonts w:hint="cs"/>
                <w:sz w:val="28"/>
                <w:szCs w:val="28"/>
                <w:rtl/>
              </w:rPr>
            </w:rPrChange>
          </w:rPr>
          <w:t>כאתר</w:t>
        </w:r>
        <w:r w:rsidR="0014692C" w:rsidRPr="00103DCA">
          <w:rPr>
            <w:rFonts w:ascii="Tahoma" w:hAnsi="Tahoma" w:cs="Tahoma"/>
            <w:sz w:val="24"/>
            <w:szCs w:val="24"/>
            <w:rtl/>
            <w:rPrChange w:id="1614" w:author="רינת אביטל" w:date="2022-05-12T09:18:00Z">
              <w:rPr>
                <w:rFonts w:hint="cs"/>
                <w:sz w:val="28"/>
                <w:szCs w:val="28"/>
                <w:rtl/>
              </w:rPr>
            </w:rPrChange>
          </w:rPr>
          <w:t xml:space="preserve"> </w:t>
        </w:r>
      </w:ins>
      <w:r w:rsidRPr="00103DCA">
        <w:rPr>
          <w:rFonts w:ascii="Tahoma" w:hAnsi="Tahoma" w:cs="Tahoma"/>
          <w:sz w:val="24"/>
          <w:szCs w:val="24"/>
          <w:rtl/>
          <w:rPrChange w:id="1615" w:author="רינת אביטל" w:date="2022-05-12T09:18:00Z">
            <w:rPr>
              <w:rFonts w:hint="cs"/>
              <w:sz w:val="28"/>
              <w:szCs w:val="28"/>
              <w:rtl/>
            </w:rPr>
          </w:rPrChange>
        </w:rPr>
        <w:t>המפותחת בצורה נוחה וקלה למשתמש.</w:t>
      </w:r>
    </w:p>
    <w:p w14:paraId="0352FFE4" w14:textId="3C4E5BF2" w:rsidR="00103DCA" w:rsidRDefault="00103DCA" w:rsidP="00103DCA">
      <w:pPr>
        <w:pStyle w:val="a8"/>
        <w:numPr>
          <w:ilvl w:val="0"/>
          <w:numId w:val="31"/>
        </w:numPr>
        <w:spacing w:line="256" w:lineRule="auto"/>
        <w:rPr>
          <w:ins w:id="1616" w:author="רינת אביטל" w:date="2022-05-12T09:18:00Z"/>
          <w:rFonts w:ascii="Tahoma" w:hAnsi="Tahoma" w:cs="Tahoma"/>
          <w:sz w:val="24"/>
          <w:szCs w:val="24"/>
        </w:rPr>
      </w:pPr>
      <w:ins w:id="1617" w:author="רינת אביטל" w:date="2022-05-12T09:14:00Z">
        <w:r w:rsidRPr="00103DCA">
          <w:rPr>
            <w:rFonts w:ascii="Tahoma" w:hAnsi="Tahoma" w:cs="Tahoma"/>
            <w:sz w:val="24"/>
            <w:szCs w:val="24"/>
            <w:rtl/>
            <w:rPrChange w:id="1618" w:author="רינת אביטל" w:date="2022-05-12T09:18:00Z">
              <w:rPr>
                <w:rFonts w:ascii="Tahoma" w:hAnsi="Tahoma" w:cs="Tahoma"/>
                <w:sz w:val="28"/>
                <w:szCs w:val="28"/>
                <w:rtl/>
              </w:rPr>
            </w:rPrChange>
          </w:rPr>
          <w:t>הצגה ויזואלית של המשוואה ונגזרת, נקודות קיצון...</w:t>
        </w:r>
      </w:ins>
    </w:p>
    <w:p w14:paraId="252A2D5B" w14:textId="1AA995FA" w:rsidR="00103DCA" w:rsidRDefault="00103DCA" w:rsidP="00103DCA">
      <w:pPr>
        <w:spacing w:line="256" w:lineRule="auto"/>
        <w:rPr>
          <w:ins w:id="1619" w:author="רינת אביטל" w:date="2022-05-12T09:18:00Z"/>
          <w:rFonts w:ascii="Tahoma" w:hAnsi="Tahoma" w:cs="Tahoma"/>
          <w:sz w:val="24"/>
          <w:szCs w:val="24"/>
          <w:rtl/>
        </w:rPr>
      </w:pPr>
    </w:p>
    <w:p w14:paraId="76EB4A2B" w14:textId="2AFE4009" w:rsidR="00103DCA" w:rsidRDefault="00103DCA" w:rsidP="00103DCA">
      <w:pPr>
        <w:spacing w:line="256" w:lineRule="auto"/>
        <w:rPr>
          <w:ins w:id="1620" w:author="רינת אביטל" w:date="2022-05-12T09:18:00Z"/>
          <w:rFonts w:ascii="Tahoma" w:hAnsi="Tahoma" w:cs="Tahoma"/>
          <w:sz w:val="24"/>
          <w:szCs w:val="24"/>
          <w:rtl/>
        </w:rPr>
      </w:pPr>
    </w:p>
    <w:p w14:paraId="76EB755A" w14:textId="333A5AC0" w:rsidR="00103DCA" w:rsidRDefault="00103DCA" w:rsidP="00103DCA">
      <w:pPr>
        <w:spacing w:line="256" w:lineRule="auto"/>
        <w:rPr>
          <w:ins w:id="1621" w:author="רינת אביטל" w:date="2022-05-12T09:18:00Z"/>
          <w:rFonts w:ascii="Tahoma" w:hAnsi="Tahoma" w:cs="Tahoma"/>
          <w:sz w:val="24"/>
          <w:szCs w:val="24"/>
          <w:rtl/>
        </w:rPr>
      </w:pPr>
    </w:p>
    <w:p w14:paraId="60B8491F" w14:textId="11EF2BAB" w:rsidR="00103DCA" w:rsidRDefault="00103DCA" w:rsidP="00103DCA">
      <w:pPr>
        <w:spacing w:line="256" w:lineRule="auto"/>
        <w:rPr>
          <w:ins w:id="1622" w:author="רינת אביטל" w:date="2022-05-12T09:18:00Z"/>
          <w:rFonts w:ascii="Tahoma" w:hAnsi="Tahoma" w:cs="Tahoma"/>
          <w:sz w:val="24"/>
          <w:szCs w:val="24"/>
          <w:rtl/>
        </w:rPr>
      </w:pPr>
    </w:p>
    <w:p w14:paraId="1F6AFA9E" w14:textId="4E0FF5E2" w:rsidR="00103DCA" w:rsidRDefault="00103DCA" w:rsidP="00103DCA">
      <w:pPr>
        <w:spacing w:line="256" w:lineRule="auto"/>
        <w:rPr>
          <w:ins w:id="1623" w:author="רינת אביטל" w:date="2022-05-12T09:18:00Z"/>
          <w:rFonts w:ascii="Tahoma" w:hAnsi="Tahoma" w:cs="Tahoma"/>
          <w:sz w:val="24"/>
          <w:szCs w:val="24"/>
          <w:rtl/>
        </w:rPr>
      </w:pPr>
    </w:p>
    <w:p w14:paraId="5558D018" w14:textId="6B29D0C1" w:rsidR="00103DCA" w:rsidRDefault="00103DCA" w:rsidP="00103DCA">
      <w:pPr>
        <w:spacing w:line="256" w:lineRule="auto"/>
        <w:rPr>
          <w:ins w:id="1624" w:author="רינת אביטל" w:date="2022-05-12T09:18:00Z"/>
          <w:rFonts w:ascii="Tahoma" w:hAnsi="Tahoma" w:cs="Tahoma"/>
          <w:sz w:val="24"/>
          <w:szCs w:val="24"/>
          <w:rtl/>
        </w:rPr>
      </w:pPr>
    </w:p>
    <w:p w14:paraId="3E3A5E92" w14:textId="77777777" w:rsidR="00103DCA" w:rsidRPr="00103DCA" w:rsidRDefault="00103DCA" w:rsidP="00103DCA">
      <w:pPr>
        <w:spacing w:line="256" w:lineRule="auto"/>
        <w:rPr>
          <w:ins w:id="1625" w:author="רינת אביטל" w:date="2022-05-12T09:14:00Z"/>
          <w:rFonts w:ascii="Tahoma" w:hAnsi="Tahoma" w:cs="Tahoma"/>
          <w:sz w:val="24"/>
          <w:szCs w:val="24"/>
          <w:rPrChange w:id="1626" w:author="רינת אביטל" w:date="2022-05-12T09:18:00Z">
            <w:rPr>
              <w:ins w:id="1627" w:author="רינת אביטל" w:date="2022-05-12T09:14:00Z"/>
              <w:rFonts w:ascii="Tahoma" w:hAnsi="Tahoma" w:cs="Tahoma"/>
              <w:sz w:val="28"/>
              <w:szCs w:val="28"/>
            </w:rPr>
          </w:rPrChange>
        </w:rPr>
        <w:pPrChange w:id="1628" w:author="רינת אביטל" w:date="2022-05-12T09:18:00Z">
          <w:pPr>
            <w:pStyle w:val="a8"/>
            <w:numPr>
              <w:numId w:val="31"/>
            </w:numPr>
            <w:spacing w:line="256" w:lineRule="auto"/>
            <w:ind w:hanging="360"/>
          </w:pPr>
        </w:pPrChange>
      </w:pPr>
    </w:p>
    <w:p w14:paraId="0E5F7A66" w14:textId="41F58743" w:rsidR="00677D68" w:rsidRPr="00103DCA" w:rsidDel="00103DCA" w:rsidRDefault="007705E2" w:rsidP="00BB73C2">
      <w:pPr>
        <w:pStyle w:val="a8"/>
        <w:numPr>
          <w:ilvl w:val="0"/>
          <w:numId w:val="31"/>
        </w:numPr>
        <w:rPr>
          <w:del w:id="1629" w:author="רינת אביטל" w:date="2022-05-12T09:14:00Z"/>
          <w:rFonts w:ascii="Tahoma" w:hAnsi="Tahoma" w:cs="Tahoma"/>
          <w:sz w:val="24"/>
          <w:szCs w:val="24"/>
          <w:rPrChange w:id="1630" w:author="רינת אביטל" w:date="2022-05-12T09:18:00Z">
            <w:rPr>
              <w:del w:id="1631" w:author="רינת אביטל" w:date="2022-05-12T09:14:00Z"/>
              <w:sz w:val="28"/>
              <w:szCs w:val="28"/>
            </w:rPr>
          </w:rPrChange>
        </w:rPr>
      </w:pPr>
      <w:del w:id="1632" w:author="רינת אביטל" w:date="2022-05-12T09:11:00Z">
        <w:r w:rsidRPr="00103DCA" w:rsidDel="0014692C">
          <w:rPr>
            <w:rFonts w:ascii="Tahoma" w:hAnsi="Tahoma" w:cs="Tahoma"/>
            <w:sz w:val="24"/>
            <w:szCs w:val="24"/>
            <w:rtl/>
            <w:rPrChange w:id="1633" w:author="רינת אביטל" w:date="2022-05-12T09:18:00Z">
              <w:rPr>
                <w:rFonts w:hint="cs"/>
                <w:sz w:val="28"/>
                <w:szCs w:val="28"/>
                <w:rtl/>
              </w:rPr>
            </w:rPrChange>
          </w:rPr>
          <w:lastRenderedPageBreak/>
          <w:delText>בית החולים יוכל להעלות תמונה של החולה (כ</w:delText>
        </w:r>
        <w:r w:rsidR="002E0508" w:rsidRPr="00103DCA" w:rsidDel="0014692C">
          <w:rPr>
            <w:rFonts w:ascii="Tahoma" w:hAnsi="Tahoma" w:cs="Tahoma"/>
            <w:sz w:val="24"/>
            <w:szCs w:val="24"/>
            <w:rtl/>
            <w:rPrChange w:id="1634" w:author="רינת אביטל" w:date="2022-05-12T09:18:00Z">
              <w:rPr>
                <w:rFonts w:hint="cs"/>
                <w:sz w:val="28"/>
                <w:szCs w:val="28"/>
                <w:rtl/>
              </w:rPr>
            </w:rPrChange>
          </w:rPr>
          <w:delText>א</w:delText>
        </w:r>
        <w:r w:rsidRPr="00103DCA" w:rsidDel="0014692C">
          <w:rPr>
            <w:rFonts w:ascii="Tahoma" w:hAnsi="Tahoma" w:cs="Tahoma"/>
            <w:sz w:val="24"/>
            <w:szCs w:val="24"/>
            <w:rtl/>
            <w:rPrChange w:id="1635" w:author="רינת אביטל" w:date="2022-05-12T09:18:00Z">
              <w:rPr>
                <w:rFonts w:hint="cs"/>
                <w:sz w:val="28"/>
                <w:szCs w:val="28"/>
                <w:rtl/>
              </w:rPr>
            </w:rPrChange>
          </w:rPr>
          <w:delText>ש</w:delText>
        </w:r>
        <w:r w:rsidR="002E0508" w:rsidRPr="00103DCA" w:rsidDel="0014692C">
          <w:rPr>
            <w:rFonts w:ascii="Tahoma" w:hAnsi="Tahoma" w:cs="Tahoma"/>
            <w:sz w:val="24"/>
            <w:szCs w:val="24"/>
            <w:rtl/>
            <w:rPrChange w:id="1636" w:author="רינת אביטל" w:date="2022-05-12T09:18:00Z">
              <w:rPr>
                <w:rFonts w:hint="cs"/>
                <w:sz w:val="28"/>
                <w:szCs w:val="28"/>
                <w:rtl/>
              </w:rPr>
            </w:rPrChange>
          </w:rPr>
          <w:delText xml:space="preserve">ר </w:delText>
        </w:r>
        <w:r w:rsidRPr="00103DCA" w:rsidDel="0014692C">
          <w:rPr>
            <w:rFonts w:ascii="Tahoma" w:hAnsi="Tahoma" w:cs="Tahoma"/>
            <w:sz w:val="24"/>
            <w:szCs w:val="24"/>
            <w:rtl/>
            <w:rPrChange w:id="1637" w:author="רינת אביטל" w:date="2022-05-12T09:18:00Z">
              <w:rPr>
                <w:rFonts w:hint="cs"/>
                <w:sz w:val="28"/>
                <w:szCs w:val="28"/>
                <w:rtl/>
              </w:rPr>
            </w:rPrChange>
          </w:rPr>
          <w:delText>לא מדובר במצב של שינוי דרסטי בפנים כתוצאה מפגיעה או פציעה)</w:delText>
        </w:r>
        <w:r w:rsidR="00EE3719" w:rsidRPr="00103DCA" w:rsidDel="0014692C">
          <w:rPr>
            <w:rFonts w:ascii="Tahoma" w:hAnsi="Tahoma" w:cs="Tahoma"/>
            <w:sz w:val="24"/>
            <w:szCs w:val="24"/>
            <w:rtl/>
            <w:rPrChange w:id="1638" w:author="רינת אביטל" w:date="2022-05-12T09:18:00Z">
              <w:rPr>
                <w:rFonts w:hint="cs"/>
                <w:sz w:val="28"/>
                <w:szCs w:val="28"/>
                <w:rtl/>
              </w:rPr>
            </w:rPrChange>
          </w:rPr>
          <w:delText>,</w:delText>
        </w:r>
        <w:r w:rsidRPr="00103DCA" w:rsidDel="0014692C">
          <w:rPr>
            <w:rFonts w:ascii="Tahoma" w:hAnsi="Tahoma" w:cs="Tahoma"/>
            <w:sz w:val="24"/>
            <w:szCs w:val="24"/>
            <w:rtl/>
            <w:rPrChange w:id="1639" w:author="רינת אביטל" w:date="2022-05-12T09:18:00Z">
              <w:rPr>
                <w:rFonts w:hint="cs"/>
                <w:sz w:val="28"/>
                <w:szCs w:val="28"/>
                <w:rtl/>
              </w:rPr>
            </w:rPrChange>
          </w:rPr>
          <w:delText xml:space="preserve"> וכך לנסות לגלות את זהותו.</w:delText>
        </w:r>
      </w:del>
    </w:p>
    <w:p w14:paraId="45BBC0BF" w14:textId="4D7F7E48" w:rsidR="0025215A" w:rsidRPr="00103DCA" w:rsidRDefault="0040191B" w:rsidP="00A42C9C">
      <w:pPr>
        <w:pStyle w:val="1"/>
        <w:numPr>
          <w:ilvl w:val="0"/>
          <w:numId w:val="7"/>
        </w:numPr>
        <w:spacing w:line="480" w:lineRule="auto"/>
        <w:jc w:val="center"/>
        <w:rPr>
          <w:rFonts w:ascii="Tahoma" w:hAnsi="Tahoma" w:cs="Tahoma"/>
          <w:b/>
          <w:bCs/>
          <w:sz w:val="40"/>
          <w:szCs w:val="40"/>
          <w:rtl/>
          <w:rPrChange w:id="1640" w:author="רינת אביטל" w:date="2022-05-12T09:18:00Z">
            <w:rPr>
              <w:b/>
              <w:bCs/>
              <w:sz w:val="44"/>
              <w:szCs w:val="44"/>
              <w:rtl/>
            </w:rPr>
          </w:rPrChange>
        </w:rPr>
      </w:pPr>
      <w:bookmarkStart w:id="1641" w:name="_Toc103039599"/>
      <w:r w:rsidRPr="00103DCA">
        <w:rPr>
          <w:rFonts w:ascii="Tahoma" w:hAnsi="Tahoma" w:cs="Tahoma"/>
          <w:b/>
          <w:bCs/>
          <w:color w:val="89D7C3"/>
          <w:sz w:val="40"/>
          <w:szCs w:val="40"/>
          <w:rtl/>
          <w:rPrChange w:id="1642" w:author="רינת אביטל" w:date="2022-05-12T09:18:00Z">
            <w:rPr>
              <w:rFonts w:hint="cs"/>
              <w:b/>
              <w:bCs/>
              <w:color w:val="89D7C3"/>
              <w:sz w:val="44"/>
              <w:szCs w:val="44"/>
              <w:rtl/>
            </w:rPr>
          </w:rPrChange>
        </w:rPr>
        <w:t>אתגרים</w:t>
      </w:r>
      <w:bookmarkEnd w:id="1641"/>
    </w:p>
    <w:p w14:paraId="79E3FF17" w14:textId="2A29BA38" w:rsidR="006468E7" w:rsidRPr="00103DCA" w:rsidRDefault="0025215A" w:rsidP="0025215A">
      <w:pPr>
        <w:rPr>
          <w:rFonts w:ascii="Tahoma" w:hAnsi="Tahoma" w:cs="Tahoma"/>
          <w:sz w:val="24"/>
          <w:szCs w:val="24"/>
          <w:rtl/>
          <w:rPrChange w:id="1643" w:author="רינת אביטל" w:date="2022-05-12T09:18:00Z">
            <w:rPr>
              <w:sz w:val="28"/>
              <w:szCs w:val="28"/>
              <w:rtl/>
            </w:rPr>
          </w:rPrChange>
        </w:rPr>
      </w:pPr>
      <w:r w:rsidRPr="00103DCA">
        <w:rPr>
          <w:rFonts w:ascii="Tahoma" w:hAnsi="Tahoma" w:cs="Tahoma"/>
          <w:sz w:val="24"/>
          <w:szCs w:val="24"/>
          <w:rtl/>
          <w:rPrChange w:id="1644" w:author="רינת אביטל" w:date="2022-05-12T09:18:00Z">
            <w:rPr>
              <w:rFonts w:hint="cs"/>
              <w:sz w:val="28"/>
              <w:szCs w:val="28"/>
              <w:rtl/>
            </w:rPr>
          </w:rPrChange>
        </w:rPr>
        <w:t>כשניגשתי ל</w:t>
      </w:r>
      <w:r w:rsidR="000008B7" w:rsidRPr="00103DCA">
        <w:rPr>
          <w:rFonts w:ascii="Tahoma" w:hAnsi="Tahoma" w:cs="Tahoma"/>
          <w:sz w:val="24"/>
          <w:szCs w:val="24"/>
          <w:rtl/>
          <w:rPrChange w:id="1645" w:author="רינת אביטל" w:date="2022-05-12T09:18:00Z">
            <w:rPr>
              <w:rFonts w:hint="cs"/>
              <w:sz w:val="28"/>
              <w:szCs w:val="28"/>
              <w:rtl/>
            </w:rPr>
          </w:rPrChange>
        </w:rPr>
        <w:t>התחיל את ה</w:t>
      </w:r>
      <w:r w:rsidRPr="00103DCA">
        <w:rPr>
          <w:rFonts w:ascii="Tahoma" w:hAnsi="Tahoma" w:cs="Tahoma"/>
          <w:sz w:val="24"/>
          <w:szCs w:val="24"/>
          <w:rtl/>
          <w:rPrChange w:id="1646" w:author="רינת אביטל" w:date="2022-05-12T09:18:00Z">
            <w:rPr>
              <w:rFonts w:hint="cs"/>
              <w:sz w:val="28"/>
              <w:szCs w:val="28"/>
              <w:rtl/>
            </w:rPr>
          </w:rPrChange>
        </w:rPr>
        <w:t>פרויקט ידעתי שהוא לא הולך להיות קל אבל לקחתי את זה בחשבון. ידעתי שאם אני רוצה להצליח אני חייבת להתאמץ ולהשקיע אפילו שיהיה קשה.</w:t>
      </w:r>
    </w:p>
    <w:p w14:paraId="0393D3A9" w14:textId="47396884" w:rsidR="008C7C68" w:rsidRPr="00103DCA" w:rsidRDefault="0025215A" w:rsidP="0025215A">
      <w:pPr>
        <w:rPr>
          <w:rFonts w:ascii="Tahoma" w:hAnsi="Tahoma" w:cs="Tahoma"/>
          <w:sz w:val="24"/>
          <w:szCs w:val="24"/>
          <w:rtl/>
          <w:rPrChange w:id="1647" w:author="רינת אביטל" w:date="2022-05-12T09:18:00Z">
            <w:rPr>
              <w:sz w:val="28"/>
              <w:szCs w:val="28"/>
              <w:rtl/>
            </w:rPr>
          </w:rPrChange>
        </w:rPr>
      </w:pPr>
      <w:r w:rsidRPr="00103DCA">
        <w:rPr>
          <w:rFonts w:ascii="Tahoma" w:hAnsi="Tahoma" w:cs="Tahoma"/>
          <w:sz w:val="24"/>
          <w:szCs w:val="24"/>
          <w:rtl/>
          <w:rPrChange w:id="1648" w:author="רינת אביטל" w:date="2022-05-12T09:18:00Z">
            <w:rPr>
              <w:rFonts w:hint="cs"/>
              <w:sz w:val="28"/>
              <w:szCs w:val="28"/>
              <w:rtl/>
            </w:rPr>
          </w:rPrChange>
        </w:rPr>
        <w:t>בתחיל</w:t>
      </w:r>
      <w:r w:rsidR="006468E7" w:rsidRPr="00103DCA">
        <w:rPr>
          <w:rFonts w:ascii="Tahoma" w:hAnsi="Tahoma" w:cs="Tahoma"/>
          <w:sz w:val="24"/>
          <w:szCs w:val="24"/>
          <w:rtl/>
          <w:rPrChange w:id="1649" w:author="רינת אביטל" w:date="2022-05-12T09:18:00Z">
            <w:rPr>
              <w:rFonts w:hint="cs"/>
              <w:sz w:val="28"/>
              <w:szCs w:val="28"/>
              <w:rtl/>
            </w:rPr>
          </w:rPrChange>
        </w:rPr>
        <w:t>ת תכנון הפרויקט ושלבי העבודה</w:t>
      </w:r>
      <w:r w:rsidRPr="00103DCA">
        <w:rPr>
          <w:rFonts w:ascii="Tahoma" w:hAnsi="Tahoma" w:cs="Tahoma"/>
          <w:sz w:val="24"/>
          <w:szCs w:val="24"/>
          <w:rtl/>
          <w:rPrChange w:id="1650" w:author="רינת אביטל" w:date="2022-05-12T09:18:00Z">
            <w:rPr>
              <w:rFonts w:hint="cs"/>
              <w:sz w:val="28"/>
              <w:szCs w:val="28"/>
              <w:rtl/>
            </w:rPr>
          </w:rPrChange>
        </w:rPr>
        <w:t xml:space="preserve"> </w:t>
      </w:r>
      <w:r w:rsidR="006468E7" w:rsidRPr="00103DCA">
        <w:rPr>
          <w:rFonts w:ascii="Tahoma" w:hAnsi="Tahoma" w:cs="Tahoma"/>
          <w:sz w:val="24"/>
          <w:szCs w:val="24"/>
          <w:rtl/>
          <w:rPrChange w:id="1651" w:author="רינת אביטל" w:date="2022-05-12T09:18:00Z">
            <w:rPr>
              <w:rFonts w:hint="cs"/>
              <w:sz w:val="28"/>
              <w:szCs w:val="28"/>
              <w:rtl/>
            </w:rPr>
          </w:rPrChange>
        </w:rPr>
        <w:t>לא ידעתי בכלל מאיפה להתחיל</w:t>
      </w:r>
      <w:r w:rsidRPr="00103DCA">
        <w:rPr>
          <w:rFonts w:ascii="Tahoma" w:hAnsi="Tahoma" w:cs="Tahoma"/>
          <w:sz w:val="24"/>
          <w:szCs w:val="24"/>
          <w:rtl/>
          <w:rPrChange w:id="1652" w:author="רינת אביטל" w:date="2022-05-12T09:18:00Z">
            <w:rPr>
              <w:rFonts w:hint="cs"/>
              <w:sz w:val="28"/>
              <w:szCs w:val="28"/>
              <w:rtl/>
            </w:rPr>
          </w:rPrChange>
        </w:rPr>
        <w:t xml:space="preserve">, הפרויקט היה נראה לי </w:t>
      </w:r>
      <w:r w:rsidR="006468E7" w:rsidRPr="00103DCA">
        <w:rPr>
          <w:rFonts w:ascii="Tahoma" w:hAnsi="Tahoma" w:cs="Tahoma"/>
          <w:sz w:val="24"/>
          <w:szCs w:val="24"/>
          <w:rtl/>
          <w:rPrChange w:id="1653" w:author="רינת אביטל" w:date="2022-05-12T09:18:00Z">
            <w:rPr>
              <w:rFonts w:hint="cs"/>
              <w:sz w:val="28"/>
              <w:szCs w:val="28"/>
              <w:rtl/>
            </w:rPr>
          </w:rPrChange>
        </w:rPr>
        <w:t>אתגר ענק</w:t>
      </w:r>
      <w:r w:rsidRPr="00103DCA">
        <w:rPr>
          <w:rFonts w:ascii="Tahoma" w:hAnsi="Tahoma" w:cs="Tahoma"/>
          <w:sz w:val="24"/>
          <w:szCs w:val="24"/>
          <w:rtl/>
          <w:rPrChange w:id="1654" w:author="רינת אביטל" w:date="2022-05-12T09:18:00Z">
            <w:rPr>
              <w:rFonts w:hint="cs"/>
              <w:sz w:val="28"/>
              <w:szCs w:val="28"/>
              <w:rtl/>
            </w:rPr>
          </w:rPrChange>
        </w:rPr>
        <w:t xml:space="preserve"> ובלתי אפשרי,</w:t>
      </w:r>
      <w:r w:rsidR="00E963D1" w:rsidRPr="00103DCA">
        <w:rPr>
          <w:rFonts w:ascii="Tahoma" w:hAnsi="Tahoma" w:cs="Tahoma"/>
          <w:sz w:val="24"/>
          <w:szCs w:val="24"/>
          <w:rPrChange w:id="1655" w:author="רינת אביטל" w:date="2022-05-12T09:18:00Z">
            <w:rPr>
              <w:rFonts w:hint="cs"/>
              <w:sz w:val="28"/>
              <w:szCs w:val="28"/>
            </w:rPr>
          </w:rPrChange>
        </w:rPr>
        <w:t xml:space="preserve"> </w:t>
      </w:r>
      <w:r w:rsidR="00E963D1" w:rsidRPr="00103DCA">
        <w:rPr>
          <w:rFonts w:ascii="Tahoma" w:hAnsi="Tahoma" w:cs="Tahoma"/>
          <w:sz w:val="24"/>
          <w:szCs w:val="24"/>
          <w:rtl/>
          <w:rPrChange w:id="1656" w:author="רינת אביטל" w:date="2022-05-12T09:18:00Z">
            <w:rPr>
              <w:rFonts w:hint="cs"/>
              <w:sz w:val="28"/>
              <w:szCs w:val="28"/>
              <w:rtl/>
            </w:rPr>
          </w:rPrChange>
        </w:rPr>
        <w:t>היו המון נושאים שלא הכרתי ומעולם התעסקתי בהם.</w:t>
      </w:r>
      <w:r w:rsidR="008C7C68" w:rsidRPr="00103DCA">
        <w:rPr>
          <w:rFonts w:ascii="Tahoma" w:hAnsi="Tahoma" w:cs="Tahoma"/>
          <w:sz w:val="24"/>
          <w:szCs w:val="24"/>
          <w:rtl/>
          <w:rPrChange w:id="1657" w:author="רינת אביטל" w:date="2022-05-12T09:18:00Z">
            <w:rPr>
              <w:rFonts w:hint="cs"/>
              <w:sz w:val="28"/>
              <w:szCs w:val="28"/>
              <w:rtl/>
            </w:rPr>
          </w:rPrChange>
        </w:rPr>
        <w:t xml:space="preserve"> עכשיו לאחר בניית הפרויקט אני מבינה שהכ</w:t>
      </w:r>
      <w:r w:rsidR="006468E7" w:rsidRPr="00103DCA">
        <w:rPr>
          <w:rFonts w:ascii="Tahoma" w:hAnsi="Tahoma" w:cs="Tahoma"/>
          <w:sz w:val="24"/>
          <w:szCs w:val="24"/>
          <w:rtl/>
          <w:rPrChange w:id="1658" w:author="רינת אביטל" w:date="2022-05-12T09:18:00Z">
            <w:rPr>
              <w:rFonts w:hint="cs"/>
              <w:sz w:val="28"/>
              <w:szCs w:val="28"/>
              <w:rtl/>
            </w:rPr>
          </w:rPrChange>
        </w:rPr>
        <w:t>ו</w:t>
      </w:r>
      <w:r w:rsidR="008C7C68" w:rsidRPr="00103DCA">
        <w:rPr>
          <w:rFonts w:ascii="Tahoma" w:hAnsi="Tahoma" w:cs="Tahoma"/>
          <w:sz w:val="24"/>
          <w:szCs w:val="24"/>
          <w:rtl/>
          <w:rPrChange w:id="1659" w:author="רינת אביטל" w:date="2022-05-12T09:18:00Z">
            <w:rPr>
              <w:rFonts w:hint="cs"/>
              <w:sz w:val="28"/>
              <w:szCs w:val="28"/>
              <w:rtl/>
            </w:rPr>
          </w:rPrChange>
        </w:rPr>
        <w:t>ל אפשרי ו</w:t>
      </w:r>
      <w:r w:rsidR="006468E7" w:rsidRPr="00103DCA">
        <w:rPr>
          <w:rFonts w:ascii="Tahoma" w:hAnsi="Tahoma" w:cs="Tahoma"/>
          <w:sz w:val="24"/>
          <w:szCs w:val="24"/>
          <w:rtl/>
          <w:rPrChange w:id="1660" w:author="רינת אביטל" w:date="2022-05-12T09:18:00Z">
            <w:rPr>
              <w:rFonts w:hint="cs"/>
              <w:sz w:val="28"/>
              <w:szCs w:val="28"/>
              <w:rtl/>
            </w:rPr>
          </w:rPrChange>
        </w:rPr>
        <w:t>גם דברים שנראים בלתי אפשריים בסוף עבירים.</w:t>
      </w:r>
    </w:p>
    <w:p w14:paraId="237218FC" w14:textId="0381C5EB" w:rsidR="00724E78" w:rsidRDefault="00A80837" w:rsidP="00724E78">
      <w:pPr>
        <w:rPr>
          <w:ins w:id="1661" w:author="רינת אביטל" w:date="2022-05-12T09:35:00Z"/>
          <w:rFonts w:ascii="Tahoma" w:hAnsi="Tahoma" w:cs="Tahoma"/>
          <w:sz w:val="24"/>
          <w:szCs w:val="24"/>
          <w:rtl/>
        </w:rPr>
      </w:pPr>
      <w:r w:rsidRPr="00103DCA">
        <w:rPr>
          <w:rFonts w:ascii="Tahoma" w:hAnsi="Tahoma" w:cs="Tahoma"/>
          <w:sz w:val="24"/>
          <w:szCs w:val="24"/>
          <w:rtl/>
          <w:rPrChange w:id="1662" w:author="רינת אביטל" w:date="2022-05-12T09:18:00Z">
            <w:rPr>
              <w:rFonts w:hint="cs"/>
              <w:sz w:val="28"/>
              <w:szCs w:val="28"/>
              <w:rtl/>
            </w:rPr>
          </w:rPrChange>
        </w:rPr>
        <w:t xml:space="preserve">לצורך </w:t>
      </w:r>
      <w:del w:id="1663" w:author="רינת אביטל" w:date="2022-05-12T09:22:00Z">
        <w:r w:rsidRPr="00103DCA" w:rsidDel="00724009">
          <w:rPr>
            <w:rFonts w:ascii="Tahoma" w:hAnsi="Tahoma" w:cs="Tahoma"/>
            <w:sz w:val="24"/>
            <w:szCs w:val="24"/>
            <w:rtl/>
            <w:rPrChange w:id="1664" w:author="רינת אביטל" w:date="2022-05-12T09:18:00Z">
              <w:rPr>
                <w:rFonts w:hint="cs"/>
                <w:sz w:val="28"/>
                <w:szCs w:val="28"/>
                <w:rtl/>
              </w:rPr>
            </w:rPrChange>
          </w:rPr>
          <w:delText>שמירת התמונות</w:delText>
        </w:r>
      </w:del>
      <w:ins w:id="1665" w:author="רינת אביטל" w:date="2022-05-12T09:22:00Z">
        <w:r w:rsidR="00724009">
          <w:rPr>
            <w:rFonts w:ascii="Tahoma" w:hAnsi="Tahoma" w:cs="Tahoma" w:hint="cs"/>
            <w:sz w:val="24"/>
            <w:szCs w:val="24"/>
            <w:rtl/>
          </w:rPr>
          <w:t>פתרון המשווא</w:t>
        </w:r>
      </w:ins>
      <w:ins w:id="1666" w:author="רינת אביטל" w:date="2022-05-12T09:23:00Z">
        <w:r w:rsidR="00724009">
          <w:rPr>
            <w:rFonts w:ascii="Tahoma" w:hAnsi="Tahoma" w:cs="Tahoma" w:hint="cs"/>
            <w:sz w:val="24"/>
            <w:szCs w:val="24"/>
            <w:rtl/>
          </w:rPr>
          <w:t>ו</w:t>
        </w:r>
      </w:ins>
      <w:ins w:id="1667" w:author="רינת אביטל" w:date="2022-05-12T09:22:00Z">
        <w:r w:rsidR="00724009">
          <w:rPr>
            <w:rFonts w:ascii="Tahoma" w:hAnsi="Tahoma" w:cs="Tahoma" w:hint="cs"/>
            <w:sz w:val="24"/>
            <w:szCs w:val="24"/>
            <w:rtl/>
          </w:rPr>
          <w:t xml:space="preserve">ת </w:t>
        </w:r>
      </w:ins>
      <w:del w:id="1668" w:author="רינת אביטל" w:date="2022-05-12T09:23:00Z">
        <w:r w:rsidRPr="00103DCA" w:rsidDel="00724009">
          <w:rPr>
            <w:rFonts w:ascii="Tahoma" w:hAnsi="Tahoma" w:cs="Tahoma"/>
            <w:sz w:val="24"/>
            <w:szCs w:val="24"/>
            <w:rtl/>
            <w:rPrChange w:id="1669" w:author="רינת אביטל" w:date="2022-05-12T09:18:00Z">
              <w:rPr>
                <w:rFonts w:hint="cs"/>
                <w:sz w:val="28"/>
                <w:szCs w:val="28"/>
                <w:rtl/>
              </w:rPr>
            </w:rPrChange>
          </w:rPr>
          <w:delText xml:space="preserve"> </w:delText>
        </w:r>
      </w:del>
      <w:del w:id="1670" w:author="רינת אביטל" w:date="2022-05-12T09:24:00Z">
        <w:r w:rsidRPr="00103DCA" w:rsidDel="005B0A5C">
          <w:rPr>
            <w:rFonts w:ascii="Tahoma" w:hAnsi="Tahoma" w:cs="Tahoma"/>
            <w:sz w:val="24"/>
            <w:szCs w:val="24"/>
            <w:rtl/>
            <w:rPrChange w:id="1671" w:author="רינת אביטל" w:date="2022-05-12T09:18:00Z">
              <w:rPr>
                <w:rFonts w:hint="cs"/>
                <w:sz w:val="28"/>
                <w:szCs w:val="28"/>
                <w:rtl/>
              </w:rPr>
            </w:rPrChange>
          </w:rPr>
          <w:delText>הייתי צריכה להשתמש במסד נתונים השונה מ</w:delText>
        </w:r>
        <w:r w:rsidRPr="00103DCA" w:rsidDel="005B0A5C">
          <w:rPr>
            <w:rFonts w:ascii="Tahoma" w:hAnsi="Tahoma" w:cs="Tahoma"/>
            <w:sz w:val="24"/>
            <w:szCs w:val="24"/>
            <w:rPrChange w:id="1672" w:author="רינת אביטל" w:date="2022-05-12T09:18:00Z">
              <w:rPr>
                <w:sz w:val="28"/>
                <w:szCs w:val="28"/>
              </w:rPr>
            </w:rPrChange>
          </w:rPr>
          <w:delText xml:space="preserve"> </w:delText>
        </w:r>
        <w:r w:rsidRPr="00103DCA" w:rsidDel="005B0A5C">
          <w:rPr>
            <w:rFonts w:ascii="Tahoma" w:hAnsi="Tahoma" w:cs="Tahoma"/>
            <w:sz w:val="24"/>
            <w:szCs w:val="24"/>
            <w:rPrChange w:id="1673" w:author="רינת אביטל" w:date="2022-05-12T09:18:00Z">
              <w:rPr>
                <w:rFonts w:hint="cs"/>
                <w:sz w:val="28"/>
                <w:szCs w:val="28"/>
              </w:rPr>
            </w:rPrChange>
          </w:rPr>
          <w:delText>SQL</w:delText>
        </w:r>
        <w:r w:rsidRPr="00103DCA" w:rsidDel="005B0A5C">
          <w:rPr>
            <w:rFonts w:ascii="Tahoma" w:hAnsi="Tahoma" w:cs="Tahoma"/>
            <w:sz w:val="24"/>
            <w:szCs w:val="24"/>
            <w:rPrChange w:id="1674" w:author="רינת אביטל" w:date="2022-05-12T09:18:00Z">
              <w:rPr>
                <w:sz w:val="28"/>
                <w:szCs w:val="28"/>
              </w:rPr>
            </w:rPrChange>
          </w:rPr>
          <w:delText xml:space="preserve"> </w:delText>
        </w:r>
        <w:r w:rsidRPr="00103DCA" w:rsidDel="005B0A5C">
          <w:rPr>
            <w:rFonts w:ascii="Tahoma" w:hAnsi="Tahoma" w:cs="Tahoma"/>
            <w:sz w:val="24"/>
            <w:szCs w:val="24"/>
            <w:rtl/>
            <w:rPrChange w:id="1675" w:author="רינת אביטל" w:date="2022-05-12T09:18:00Z">
              <w:rPr>
                <w:sz w:val="28"/>
                <w:szCs w:val="28"/>
                <w:rtl/>
              </w:rPr>
            </w:rPrChange>
          </w:rPr>
          <w:delText>–</w:delText>
        </w:r>
        <w:r w:rsidRPr="00103DCA" w:rsidDel="005B0A5C">
          <w:rPr>
            <w:rFonts w:ascii="Tahoma" w:hAnsi="Tahoma" w:cs="Tahoma"/>
            <w:sz w:val="24"/>
            <w:szCs w:val="24"/>
            <w:rtl/>
            <w:rPrChange w:id="1676" w:author="רינת אביטל" w:date="2022-05-12T09:18:00Z">
              <w:rPr>
                <w:rFonts w:hint="cs"/>
                <w:sz w:val="28"/>
                <w:szCs w:val="28"/>
                <w:rtl/>
              </w:rPr>
            </w:rPrChange>
          </w:rPr>
          <w:delText xml:space="preserve"> שאותו למדנו בכיתה ולכן הייתי צריכה ללמוד על </w:delText>
        </w:r>
        <w:r w:rsidRPr="00103DCA" w:rsidDel="005B0A5C">
          <w:rPr>
            <w:rFonts w:ascii="Tahoma" w:hAnsi="Tahoma" w:cs="Tahoma"/>
            <w:sz w:val="24"/>
            <w:szCs w:val="24"/>
            <w:rPrChange w:id="1677" w:author="רינת אביטל" w:date="2022-05-12T09:18:00Z">
              <w:rPr>
                <w:sz w:val="28"/>
                <w:szCs w:val="28"/>
              </w:rPr>
            </w:rPrChange>
          </w:rPr>
          <w:delText>mongoD</w:delText>
        </w:r>
        <w:r w:rsidR="006468E7" w:rsidRPr="00103DCA" w:rsidDel="005B0A5C">
          <w:rPr>
            <w:rFonts w:ascii="Tahoma" w:hAnsi="Tahoma" w:cs="Tahoma"/>
            <w:sz w:val="24"/>
            <w:szCs w:val="24"/>
            <w:rPrChange w:id="1678" w:author="רינת אביטל" w:date="2022-05-12T09:18:00Z">
              <w:rPr>
                <w:sz w:val="28"/>
                <w:szCs w:val="28"/>
              </w:rPr>
            </w:rPrChange>
          </w:rPr>
          <w:delText>B</w:delText>
        </w:r>
        <w:r w:rsidR="006468E7" w:rsidRPr="00103DCA" w:rsidDel="005B0A5C">
          <w:rPr>
            <w:rFonts w:ascii="Tahoma" w:hAnsi="Tahoma" w:cs="Tahoma"/>
            <w:sz w:val="24"/>
            <w:szCs w:val="24"/>
            <w:rtl/>
            <w:rPrChange w:id="1679" w:author="רינת אביטל" w:date="2022-05-12T09:18:00Z">
              <w:rPr>
                <w:rFonts w:hint="cs"/>
                <w:sz w:val="28"/>
                <w:szCs w:val="28"/>
                <w:rtl/>
              </w:rPr>
            </w:rPrChange>
          </w:rPr>
          <w:delText>.</w:delText>
        </w:r>
      </w:del>
      <w:ins w:id="1680" w:author="רינת אביטל" w:date="2022-05-12T09:24:00Z">
        <w:r w:rsidR="005B0A5C">
          <w:rPr>
            <w:rFonts w:ascii="Tahoma" w:hAnsi="Tahoma" w:cs="Tahoma" w:hint="cs"/>
            <w:sz w:val="24"/>
            <w:szCs w:val="24"/>
            <w:rtl/>
          </w:rPr>
          <w:t xml:space="preserve">חיפשתי אלגוריתם שיעזור לי </w:t>
        </w:r>
      </w:ins>
      <w:ins w:id="1681" w:author="רינת אביטל" w:date="2022-05-12T09:25:00Z">
        <w:r w:rsidR="005B0A5C">
          <w:rPr>
            <w:rFonts w:ascii="Tahoma" w:hAnsi="Tahoma" w:cs="Tahoma" w:hint="cs"/>
            <w:sz w:val="24"/>
            <w:szCs w:val="24"/>
            <w:rtl/>
          </w:rPr>
          <w:t xml:space="preserve">בפתירת משוואות אך לא מצאתי </w:t>
        </w:r>
      </w:ins>
      <w:ins w:id="1682" w:author="רינת אביטל" w:date="2022-05-12T09:26:00Z">
        <w:r w:rsidR="005B0A5C">
          <w:rPr>
            <w:rFonts w:ascii="Tahoma" w:hAnsi="Tahoma" w:cs="Tahoma" w:hint="cs"/>
            <w:sz w:val="24"/>
            <w:szCs w:val="24"/>
            <w:rtl/>
          </w:rPr>
          <w:t xml:space="preserve">אלגוריתם שיכול לעזור לי, לכן החלטתי לכתוב בעצמי את האלגוריתם </w:t>
        </w:r>
      </w:ins>
      <w:ins w:id="1683" w:author="רינת אביטל" w:date="2022-05-12T09:27:00Z">
        <w:r w:rsidR="005B0A5C">
          <w:rPr>
            <w:rFonts w:ascii="Tahoma" w:hAnsi="Tahoma" w:cs="Tahoma" w:hint="cs"/>
            <w:sz w:val="24"/>
            <w:szCs w:val="24"/>
            <w:rtl/>
          </w:rPr>
          <w:t xml:space="preserve">שיתאים בדיוק לצרכי פתירת המשוואות. </w:t>
        </w:r>
      </w:ins>
      <w:ins w:id="1684" w:author="רינת אביטל" w:date="2022-05-12T09:28:00Z">
        <w:r w:rsidR="005B0A5C">
          <w:rPr>
            <w:rFonts w:ascii="Tahoma" w:hAnsi="Tahoma" w:cs="Tahoma" w:hint="cs"/>
            <w:sz w:val="24"/>
            <w:szCs w:val="24"/>
            <w:rtl/>
          </w:rPr>
          <w:t xml:space="preserve">כתיבת האלגוריתם בעצמי דרש ממני חקר עמוק ויסודי </w:t>
        </w:r>
      </w:ins>
      <w:ins w:id="1685" w:author="רינת אביטל" w:date="2022-05-12T09:29:00Z">
        <w:r w:rsidR="005B0A5C">
          <w:rPr>
            <w:rFonts w:ascii="Tahoma" w:hAnsi="Tahoma" w:cs="Tahoma" w:hint="cs"/>
            <w:sz w:val="24"/>
            <w:szCs w:val="24"/>
            <w:rtl/>
          </w:rPr>
          <w:t xml:space="preserve">בכדי שהגיע לתוצאות </w:t>
        </w:r>
        <w:r w:rsidR="00724E78">
          <w:rPr>
            <w:rFonts w:ascii="Tahoma" w:hAnsi="Tahoma" w:cs="Tahoma" w:hint="cs"/>
            <w:sz w:val="24"/>
            <w:szCs w:val="24"/>
            <w:rtl/>
          </w:rPr>
          <w:t xml:space="preserve">טובות וביתר קלות </w:t>
        </w:r>
      </w:ins>
      <w:ins w:id="1686" w:author="רינת אביטל" w:date="2022-05-12T09:30:00Z">
        <w:r w:rsidR="00724E78">
          <w:rPr>
            <w:rFonts w:ascii="Tahoma" w:hAnsi="Tahoma" w:cs="Tahoma" w:hint="cs"/>
            <w:sz w:val="24"/>
            <w:szCs w:val="24"/>
            <w:rtl/>
          </w:rPr>
          <w:t xml:space="preserve">וכן חיפשתי חומרי עזר רבים אשר יוכלו לסייע לי במהלך פיתוח האלגוריתם החדש </w:t>
        </w:r>
      </w:ins>
      <w:ins w:id="1687" w:author="רינת אביטל" w:date="2022-05-12T09:31:00Z">
        <w:r w:rsidR="00724E78">
          <w:rPr>
            <w:rFonts w:ascii="Tahoma" w:hAnsi="Tahoma" w:cs="Tahoma" w:hint="cs"/>
            <w:sz w:val="24"/>
            <w:szCs w:val="24"/>
            <w:rtl/>
          </w:rPr>
          <w:t xml:space="preserve">של פרוק המשוואה לגורמים </w:t>
        </w:r>
        <w:r w:rsidR="00724E78">
          <w:rPr>
            <w:rFonts w:ascii="Tahoma" w:hAnsi="Tahoma" w:cs="Tahoma"/>
            <w:sz w:val="24"/>
            <w:szCs w:val="24"/>
            <w:rtl/>
          </w:rPr>
          <w:t>–</w:t>
        </w:r>
        <w:r w:rsidR="00724E78">
          <w:rPr>
            <w:rFonts w:ascii="Tahoma" w:hAnsi="Tahoma" w:cs="Tahoma" w:hint="cs"/>
            <w:sz w:val="24"/>
            <w:szCs w:val="24"/>
            <w:rtl/>
          </w:rPr>
          <w:t xml:space="preserve"> איברים</w:t>
        </w:r>
      </w:ins>
      <w:del w:id="1688" w:author="רינת אביטל" w:date="2022-05-12T09:31:00Z">
        <w:r w:rsidR="008C7C68" w:rsidRPr="00103DCA" w:rsidDel="00724E78">
          <w:rPr>
            <w:rFonts w:ascii="Tahoma" w:hAnsi="Tahoma" w:cs="Tahoma"/>
            <w:sz w:val="24"/>
            <w:szCs w:val="24"/>
            <w:rtl/>
            <w:rPrChange w:id="1689" w:author="רינת אביטל" w:date="2022-05-12T09:18:00Z">
              <w:rPr>
                <w:rFonts w:hint="cs"/>
                <w:sz w:val="28"/>
                <w:szCs w:val="28"/>
                <w:rtl/>
              </w:rPr>
            </w:rPrChange>
          </w:rPr>
          <w:delText xml:space="preserve"> הדבר </w:delText>
        </w:r>
        <w:r w:rsidRPr="00103DCA" w:rsidDel="00724E78">
          <w:rPr>
            <w:rFonts w:ascii="Tahoma" w:hAnsi="Tahoma" w:cs="Tahoma"/>
            <w:sz w:val="24"/>
            <w:szCs w:val="24"/>
            <w:rtl/>
            <w:rPrChange w:id="1690" w:author="רינת אביטל" w:date="2022-05-12T09:18:00Z">
              <w:rPr>
                <w:rFonts w:hint="cs"/>
                <w:sz w:val="28"/>
                <w:szCs w:val="28"/>
                <w:rtl/>
              </w:rPr>
            </w:rPrChange>
          </w:rPr>
          <w:delText>היווה לי מעט קושי מכיוון ש</w:delText>
        </w:r>
        <w:r w:rsidR="008C7C68" w:rsidRPr="00103DCA" w:rsidDel="00724E78">
          <w:rPr>
            <w:rFonts w:ascii="Tahoma" w:hAnsi="Tahoma" w:cs="Tahoma"/>
            <w:sz w:val="24"/>
            <w:szCs w:val="24"/>
            <w:rtl/>
            <w:rPrChange w:id="1691" w:author="רינת אביטל" w:date="2022-05-12T09:18:00Z">
              <w:rPr>
                <w:rFonts w:hint="cs"/>
                <w:sz w:val="28"/>
                <w:szCs w:val="28"/>
                <w:rtl/>
              </w:rPr>
            </w:rPrChange>
          </w:rPr>
          <w:delText>היה עלי לחפש חומרים שיעזרו לי ללמוד על הנושא</w:delText>
        </w:r>
        <w:r w:rsidR="006468E7" w:rsidRPr="00103DCA" w:rsidDel="00724E78">
          <w:rPr>
            <w:rFonts w:ascii="Tahoma" w:hAnsi="Tahoma" w:cs="Tahoma"/>
            <w:sz w:val="24"/>
            <w:szCs w:val="24"/>
            <w:rtl/>
            <w:rPrChange w:id="1692" w:author="רינת אביטל" w:date="2022-05-12T09:18:00Z">
              <w:rPr>
                <w:rFonts w:hint="cs"/>
                <w:sz w:val="28"/>
                <w:szCs w:val="28"/>
                <w:rtl/>
              </w:rPr>
            </w:rPrChange>
          </w:rPr>
          <w:delText xml:space="preserve">, להכיר אותו ולהצליח בסופו של דבר לעבוד עם זה ולשמור בו את הנתונים. </w:delText>
        </w:r>
      </w:del>
      <w:ins w:id="1693" w:author="רינת אביטל" w:date="2022-05-12T09:31:00Z">
        <w:r w:rsidR="00724E78">
          <w:rPr>
            <w:rFonts w:ascii="Tahoma" w:hAnsi="Tahoma" w:cs="Tahoma" w:hint="cs"/>
            <w:sz w:val="24"/>
            <w:szCs w:val="24"/>
            <w:rtl/>
          </w:rPr>
          <w:t>.</w:t>
        </w:r>
      </w:ins>
    </w:p>
    <w:p w14:paraId="249280CB" w14:textId="6A7727E5" w:rsidR="00575C13" w:rsidRDefault="00575C13" w:rsidP="00724E78">
      <w:pPr>
        <w:rPr>
          <w:ins w:id="1694" w:author="רינת אביטל" w:date="2022-05-12T09:35:00Z"/>
          <w:rFonts w:ascii="Tahoma" w:hAnsi="Tahoma" w:cs="Tahoma"/>
          <w:sz w:val="24"/>
          <w:szCs w:val="24"/>
          <w:rtl/>
        </w:rPr>
      </w:pPr>
    </w:p>
    <w:p w14:paraId="7842652A" w14:textId="48FEBC8B" w:rsidR="00575C13" w:rsidRDefault="00575C13" w:rsidP="00724E78">
      <w:pPr>
        <w:rPr>
          <w:ins w:id="1695" w:author="רינת אביטל" w:date="2022-05-12T09:35:00Z"/>
          <w:rFonts w:ascii="Tahoma" w:hAnsi="Tahoma" w:cs="Tahoma"/>
          <w:sz w:val="24"/>
          <w:szCs w:val="24"/>
          <w:rtl/>
        </w:rPr>
      </w:pPr>
    </w:p>
    <w:p w14:paraId="6F93F4F0" w14:textId="77777777" w:rsidR="00575C13" w:rsidRDefault="00575C13" w:rsidP="00724E78">
      <w:pPr>
        <w:rPr>
          <w:ins w:id="1696" w:author="רינת אביטל" w:date="2022-05-12T09:31:00Z"/>
          <w:rFonts w:ascii="Tahoma" w:hAnsi="Tahoma" w:cs="Tahoma"/>
          <w:sz w:val="24"/>
          <w:szCs w:val="24"/>
          <w:rtl/>
        </w:rPr>
      </w:pPr>
    </w:p>
    <w:p w14:paraId="3F00FA82" w14:textId="77777777" w:rsidR="00724E78" w:rsidRPr="00103DCA" w:rsidRDefault="00724E78" w:rsidP="00724E78">
      <w:pPr>
        <w:rPr>
          <w:rFonts w:ascii="Tahoma" w:hAnsi="Tahoma" w:cs="Tahoma"/>
          <w:sz w:val="24"/>
          <w:szCs w:val="24"/>
          <w:rtl/>
          <w:rPrChange w:id="1697" w:author="רינת אביטל" w:date="2022-05-12T09:18:00Z">
            <w:rPr>
              <w:sz w:val="28"/>
              <w:szCs w:val="28"/>
              <w:rtl/>
            </w:rPr>
          </w:rPrChange>
        </w:rPr>
      </w:pPr>
    </w:p>
    <w:p w14:paraId="3466688A" w14:textId="64355A26" w:rsidR="006468E7" w:rsidRPr="00103DCA" w:rsidRDefault="006468E7" w:rsidP="0025215A">
      <w:pPr>
        <w:rPr>
          <w:rFonts w:ascii="Tahoma" w:hAnsi="Tahoma" w:cs="Tahoma"/>
          <w:sz w:val="24"/>
          <w:szCs w:val="24"/>
          <w:rtl/>
          <w:rPrChange w:id="1698" w:author="רינת אביטל" w:date="2022-05-12T09:18:00Z">
            <w:rPr>
              <w:sz w:val="28"/>
              <w:szCs w:val="28"/>
              <w:rtl/>
            </w:rPr>
          </w:rPrChange>
        </w:rPr>
      </w:pPr>
      <w:r w:rsidRPr="00103DCA">
        <w:rPr>
          <w:rFonts w:ascii="Tahoma" w:hAnsi="Tahoma" w:cs="Tahoma"/>
          <w:sz w:val="24"/>
          <w:szCs w:val="24"/>
          <w:rtl/>
          <w:rPrChange w:id="1699" w:author="רינת אביטל" w:date="2022-05-12T09:18:00Z">
            <w:rPr>
              <w:rFonts w:hint="cs"/>
              <w:sz w:val="28"/>
              <w:szCs w:val="28"/>
              <w:rtl/>
            </w:rPr>
          </w:rPrChange>
        </w:rPr>
        <w:t>כשהתחלתי בכתיבת האלגוריתם לזיהוי פנים מצאתי קוד שהיה אמור לעזור לי בכך אך לאחר עבודה קשה ומאומצת התברר שהקוד לא הועיל במאום והיה עלי לחפש קוד חלופי אחר.</w:t>
      </w:r>
    </w:p>
    <w:p w14:paraId="6DD04582" w14:textId="012D4109" w:rsidR="006468E7" w:rsidRPr="00103DCA" w:rsidRDefault="0041058F" w:rsidP="0025215A">
      <w:pPr>
        <w:rPr>
          <w:rFonts w:ascii="Tahoma" w:hAnsi="Tahoma" w:cs="Tahoma"/>
          <w:sz w:val="24"/>
          <w:szCs w:val="24"/>
          <w:rtl/>
          <w:rPrChange w:id="1700" w:author="רינת אביטל" w:date="2022-05-12T09:18:00Z">
            <w:rPr>
              <w:sz w:val="28"/>
              <w:szCs w:val="28"/>
              <w:rtl/>
            </w:rPr>
          </w:rPrChange>
        </w:rPr>
      </w:pPr>
      <w:r w:rsidRPr="00103DCA">
        <w:rPr>
          <w:rFonts w:ascii="Tahoma" w:hAnsi="Tahoma" w:cs="Tahoma"/>
          <w:sz w:val="24"/>
          <w:szCs w:val="24"/>
          <w:rtl/>
          <w:rPrChange w:id="1701" w:author="רינת אביטל" w:date="2022-05-12T09:18:00Z">
            <w:rPr>
              <w:rFonts w:hint="cs"/>
              <w:sz w:val="28"/>
              <w:szCs w:val="28"/>
              <w:rtl/>
            </w:rPr>
          </w:rPrChange>
        </w:rPr>
        <w:t xml:space="preserve">בהמשך באימון המודל להשוואת פנים </w:t>
      </w:r>
    </w:p>
    <w:p w14:paraId="67D11206" w14:textId="41B59C1D" w:rsidR="001B6146" w:rsidRPr="00103DCA" w:rsidRDefault="001B6146" w:rsidP="001B6146">
      <w:pPr>
        <w:rPr>
          <w:rFonts w:ascii="Tahoma" w:hAnsi="Tahoma" w:cs="Tahoma"/>
          <w:sz w:val="20"/>
          <w:szCs w:val="20"/>
          <w:rtl/>
          <w:rPrChange w:id="1702" w:author="רינת אביטל" w:date="2022-05-12T09:18:00Z">
            <w:rPr>
              <w:rtl/>
            </w:rPr>
          </w:rPrChange>
        </w:rPr>
      </w:pPr>
      <w:r w:rsidRPr="00103DCA">
        <w:rPr>
          <w:rFonts w:ascii="Tahoma" w:hAnsi="Tahoma" w:cs="Tahoma"/>
          <w:sz w:val="20"/>
          <w:szCs w:val="20"/>
          <w:rtl/>
          <w:rPrChange w:id="1703" w:author="רינת אביטל" w:date="2022-05-12T09:18:00Z">
            <w:rPr>
              <w:rFonts w:hint="cs"/>
              <w:rtl/>
            </w:rPr>
          </w:rPrChange>
        </w:rPr>
        <w:t>(מקומות שבהן הסתכבת, היית צריכה להשקיע מחשבה, להתייעץ, לשנות כיוון.)</w:t>
      </w:r>
    </w:p>
    <w:p w14:paraId="6F32D561" w14:textId="6B899CB0" w:rsidR="001B6146" w:rsidRPr="00103DCA" w:rsidRDefault="001B6146" w:rsidP="001B6146">
      <w:pPr>
        <w:rPr>
          <w:rFonts w:ascii="Tahoma" w:hAnsi="Tahoma" w:cs="Tahoma"/>
          <w:sz w:val="20"/>
          <w:szCs w:val="20"/>
          <w:rtl/>
          <w:rPrChange w:id="1704" w:author="רינת אביטל" w:date="2022-05-12T09:18:00Z">
            <w:rPr>
              <w:rtl/>
            </w:rPr>
          </w:rPrChange>
        </w:rPr>
      </w:pPr>
      <w:r w:rsidRPr="00103DCA">
        <w:rPr>
          <w:rFonts w:ascii="Tahoma" w:hAnsi="Tahoma" w:cs="Tahoma"/>
          <w:sz w:val="20"/>
          <w:szCs w:val="20"/>
          <w:rtl/>
          <w:rPrChange w:id="1705" w:author="רינת אביטל" w:date="2022-05-12T09:18:00Z">
            <w:rPr>
              <w:rFonts w:hint="cs"/>
              <w:rtl/>
            </w:rPr>
          </w:rPrChange>
        </w:rPr>
        <w:t>במהלך הפרויקט נתקלתי באתגרים....</w:t>
      </w:r>
      <w:r w:rsidRPr="00103DCA">
        <w:rPr>
          <w:rFonts w:ascii="Tahoma" w:hAnsi="Tahoma" w:cs="Tahoma"/>
          <w:sz w:val="20"/>
          <w:szCs w:val="20"/>
          <w:rtl/>
          <w:rPrChange w:id="1706" w:author="רינת אביטל" w:date="2022-05-12T09:18:00Z">
            <w:rPr>
              <w:rtl/>
            </w:rPr>
          </w:rPrChange>
        </w:rPr>
        <w:br/>
      </w:r>
      <w:r w:rsidRPr="00103DCA">
        <w:rPr>
          <w:rFonts w:ascii="Tahoma" w:hAnsi="Tahoma" w:cs="Tahoma"/>
          <w:sz w:val="20"/>
          <w:szCs w:val="20"/>
          <w:rtl/>
          <w:rPrChange w:id="1707" w:author="רינת אביטל" w:date="2022-05-12T09:18:00Z">
            <w:rPr>
              <w:rFonts w:hint="cs"/>
              <w:rtl/>
            </w:rPr>
          </w:rPrChange>
        </w:rPr>
        <w:t>במהלך עבודתי נהניתי לראות שהדברים אינם פשוטים כמו שנראו בתחילה. אפרט כמה נקודות....</w:t>
      </w:r>
    </w:p>
    <w:p w14:paraId="194CFE95" w14:textId="39CF4A4F" w:rsidR="001B6146" w:rsidRPr="00103DCA" w:rsidRDefault="001B6146" w:rsidP="001B6146">
      <w:pPr>
        <w:rPr>
          <w:rFonts w:ascii="Tahoma" w:hAnsi="Tahoma" w:cs="Tahoma"/>
          <w:sz w:val="20"/>
          <w:szCs w:val="20"/>
          <w:rtl/>
          <w:rPrChange w:id="1708" w:author="רינת אביטל" w:date="2022-05-12T09:18:00Z">
            <w:rPr>
              <w:rtl/>
            </w:rPr>
          </w:rPrChange>
        </w:rPr>
      </w:pPr>
    </w:p>
    <w:p w14:paraId="60628AAB" w14:textId="311D56B0" w:rsidR="001B6146" w:rsidRPr="00103DCA" w:rsidRDefault="001B6146" w:rsidP="001B6146">
      <w:pPr>
        <w:rPr>
          <w:rFonts w:ascii="Tahoma" w:hAnsi="Tahoma" w:cs="Tahoma"/>
          <w:sz w:val="20"/>
          <w:szCs w:val="20"/>
          <w:rtl/>
          <w:rPrChange w:id="1709" w:author="רינת אביטל" w:date="2022-05-12T09:18:00Z">
            <w:rPr>
              <w:rtl/>
            </w:rPr>
          </w:rPrChange>
        </w:rPr>
      </w:pPr>
    </w:p>
    <w:p w14:paraId="4D937095" w14:textId="2C52EB62" w:rsidR="000971D3" w:rsidRPr="00103DCA" w:rsidRDefault="000971D3" w:rsidP="001B6146">
      <w:pPr>
        <w:rPr>
          <w:rFonts w:ascii="Tahoma" w:hAnsi="Tahoma" w:cs="Tahoma"/>
          <w:sz w:val="20"/>
          <w:szCs w:val="20"/>
          <w:rtl/>
          <w:rPrChange w:id="1710" w:author="רינת אביטל" w:date="2022-05-12T09:18:00Z">
            <w:rPr>
              <w:rtl/>
            </w:rPr>
          </w:rPrChange>
        </w:rPr>
      </w:pPr>
    </w:p>
    <w:p w14:paraId="041CCD9F" w14:textId="6008F705" w:rsidR="000971D3" w:rsidRPr="00103DCA" w:rsidRDefault="000971D3" w:rsidP="001B6146">
      <w:pPr>
        <w:rPr>
          <w:rFonts w:ascii="Tahoma" w:hAnsi="Tahoma" w:cs="Tahoma"/>
          <w:sz w:val="20"/>
          <w:szCs w:val="20"/>
          <w:rtl/>
          <w:rPrChange w:id="1711" w:author="רינת אביטל" w:date="2022-05-12T09:18:00Z">
            <w:rPr>
              <w:rtl/>
            </w:rPr>
          </w:rPrChange>
        </w:rPr>
      </w:pPr>
    </w:p>
    <w:p w14:paraId="52F965BD" w14:textId="44C0E538" w:rsidR="000971D3" w:rsidRPr="00103DCA" w:rsidRDefault="000971D3" w:rsidP="001B6146">
      <w:pPr>
        <w:rPr>
          <w:rFonts w:ascii="Tahoma" w:hAnsi="Tahoma" w:cs="Tahoma"/>
          <w:sz w:val="20"/>
          <w:szCs w:val="20"/>
          <w:rtl/>
          <w:rPrChange w:id="1712" w:author="רינת אביטל" w:date="2022-05-12T09:18:00Z">
            <w:rPr>
              <w:rtl/>
            </w:rPr>
          </w:rPrChange>
        </w:rPr>
      </w:pPr>
    </w:p>
    <w:p w14:paraId="37265BDA" w14:textId="559E911C" w:rsidR="000971D3" w:rsidRPr="00103DCA" w:rsidRDefault="000971D3" w:rsidP="001B6146">
      <w:pPr>
        <w:rPr>
          <w:rFonts w:ascii="Tahoma" w:hAnsi="Tahoma" w:cs="Tahoma"/>
          <w:sz w:val="20"/>
          <w:szCs w:val="20"/>
          <w:rtl/>
          <w:rPrChange w:id="1713" w:author="רינת אביטל" w:date="2022-05-12T09:18:00Z">
            <w:rPr>
              <w:rtl/>
            </w:rPr>
          </w:rPrChange>
        </w:rPr>
      </w:pPr>
    </w:p>
    <w:p w14:paraId="1BD30BBB" w14:textId="25BE3619" w:rsidR="000971D3" w:rsidRPr="00103DCA" w:rsidDel="00575C13" w:rsidRDefault="000971D3" w:rsidP="001B6146">
      <w:pPr>
        <w:rPr>
          <w:del w:id="1714" w:author="רינת אביטל" w:date="2022-05-12T09:36:00Z"/>
          <w:rFonts w:ascii="Tahoma" w:hAnsi="Tahoma" w:cs="Tahoma"/>
          <w:sz w:val="20"/>
          <w:szCs w:val="20"/>
          <w:rtl/>
          <w:rPrChange w:id="1715" w:author="רינת אביטל" w:date="2022-05-12T09:18:00Z">
            <w:rPr>
              <w:del w:id="1716" w:author="רינת אביטל" w:date="2022-05-12T09:36:00Z"/>
              <w:rtl/>
            </w:rPr>
          </w:rPrChange>
        </w:rPr>
      </w:pPr>
    </w:p>
    <w:p w14:paraId="0D2E32E1" w14:textId="5DE86B8E" w:rsidR="00816266" w:rsidRPr="00103DCA" w:rsidDel="00575C13" w:rsidRDefault="00816266" w:rsidP="001B6146">
      <w:pPr>
        <w:rPr>
          <w:del w:id="1717" w:author="רינת אביטל" w:date="2022-05-12T09:36:00Z"/>
          <w:rFonts w:ascii="Tahoma" w:hAnsi="Tahoma" w:cs="Tahoma"/>
          <w:sz w:val="20"/>
          <w:szCs w:val="20"/>
          <w:rtl/>
          <w:rPrChange w:id="1718" w:author="רינת אביטל" w:date="2022-05-12T09:18:00Z">
            <w:rPr>
              <w:del w:id="1719" w:author="רינת אביטל" w:date="2022-05-12T09:36:00Z"/>
              <w:rtl/>
            </w:rPr>
          </w:rPrChange>
        </w:rPr>
      </w:pPr>
    </w:p>
    <w:p w14:paraId="38730718" w14:textId="2FE3FBC3" w:rsidR="00BB73C2" w:rsidRPr="00103DCA" w:rsidDel="00575C13" w:rsidRDefault="00BB73C2" w:rsidP="001B6146">
      <w:pPr>
        <w:rPr>
          <w:del w:id="1720" w:author="רינת אביטל" w:date="2022-05-12T09:36:00Z"/>
          <w:rFonts w:ascii="Tahoma" w:hAnsi="Tahoma" w:cs="Tahoma"/>
          <w:sz w:val="20"/>
          <w:szCs w:val="20"/>
          <w:rtl/>
          <w:rPrChange w:id="1721" w:author="רינת אביטל" w:date="2022-05-12T09:18:00Z">
            <w:rPr>
              <w:del w:id="1722" w:author="רינת אביטל" w:date="2022-05-12T09:36:00Z"/>
              <w:rtl/>
            </w:rPr>
          </w:rPrChange>
        </w:rPr>
      </w:pPr>
    </w:p>
    <w:p w14:paraId="583E2BB9" w14:textId="77777777" w:rsidR="00BB73C2" w:rsidRPr="00103DCA" w:rsidRDefault="00BB73C2" w:rsidP="001B6146">
      <w:pPr>
        <w:rPr>
          <w:rFonts w:ascii="Tahoma" w:hAnsi="Tahoma" w:cs="Tahoma"/>
          <w:sz w:val="20"/>
          <w:szCs w:val="20"/>
          <w:rtl/>
          <w:rPrChange w:id="1723" w:author="רינת אביטל" w:date="2022-05-12T09:18:00Z">
            <w:rPr>
              <w:rtl/>
            </w:rPr>
          </w:rPrChange>
        </w:rPr>
      </w:pPr>
    </w:p>
    <w:p w14:paraId="38FA8D8E" w14:textId="66247323" w:rsidR="00695D88" w:rsidRPr="00103DCA" w:rsidRDefault="0040191B" w:rsidP="00816266">
      <w:pPr>
        <w:pStyle w:val="1"/>
        <w:numPr>
          <w:ilvl w:val="0"/>
          <w:numId w:val="7"/>
        </w:numPr>
        <w:spacing w:line="480" w:lineRule="auto"/>
        <w:jc w:val="center"/>
        <w:rPr>
          <w:rFonts w:ascii="Tahoma" w:hAnsi="Tahoma" w:cs="Tahoma"/>
          <w:b/>
          <w:bCs/>
          <w:color w:val="89D7C3"/>
          <w:sz w:val="40"/>
          <w:szCs w:val="40"/>
          <w:rtl/>
          <w:rPrChange w:id="1724" w:author="רינת אביטל" w:date="2022-05-12T09:18:00Z">
            <w:rPr>
              <w:b/>
              <w:bCs/>
              <w:color w:val="89D7C3"/>
              <w:sz w:val="44"/>
              <w:szCs w:val="44"/>
              <w:rtl/>
            </w:rPr>
          </w:rPrChange>
        </w:rPr>
      </w:pPr>
      <w:bookmarkStart w:id="1725" w:name="_Toc103039600"/>
      <w:r w:rsidRPr="00103DCA">
        <w:rPr>
          <w:rFonts w:ascii="Tahoma" w:hAnsi="Tahoma" w:cs="Tahoma"/>
          <w:b/>
          <w:bCs/>
          <w:color w:val="89D7C3"/>
          <w:sz w:val="40"/>
          <w:szCs w:val="40"/>
          <w:rtl/>
          <w:rPrChange w:id="1726" w:author="רינת אביטל" w:date="2022-05-12T09:18:00Z">
            <w:rPr>
              <w:rFonts w:hint="cs"/>
              <w:b/>
              <w:bCs/>
              <w:color w:val="89D7C3"/>
              <w:sz w:val="44"/>
              <w:szCs w:val="44"/>
              <w:rtl/>
            </w:rPr>
          </w:rPrChange>
        </w:rPr>
        <w:lastRenderedPageBreak/>
        <w:t>מדדי הצלחה</w:t>
      </w:r>
      <w:bookmarkEnd w:id="1725"/>
    </w:p>
    <w:p w14:paraId="70D35DEC" w14:textId="42EB4DEB" w:rsidR="00695D88" w:rsidRPr="00103DCA" w:rsidRDefault="0085463F" w:rsidP="00695D88">
      <w:pPr>
        <w:rPr>
          <w:rFonts w:ascii="Tahoma" w:hAnsi="Tahoma" w:cs="Tahoma"/>
          <w:sz w:val="24"/>
          <w:szCs w:val="24"/>
          <w:rtl/>
          <w:rPrChange w:id="1727" w:author="רינת אביטל" w:date="2022-05-12T09:18:00Z">
            <w:rPr>
              <w:sz w:val="28"/>
              <w:szCs w:val="28"/>
              <w:rtl/>
            </w:rPr>
          </w:rPrChange>
        </w:rPr>
      </w:pPr>
      <w:r w:rsidRPr="00103DCA">
        <w:rPr>
          <w:rFonts w:ascii="Tahoma" w:hAnsi="Tahoma" w:cs="Tahoma"/>
          <w:sz w:val="24"/>
          <w:szCs w:val="24"/>
          <w:rtl/>
          <w:rPrChange w:id="1728" w:author="רינת אביטל" w:date="2022-05-12T09:18:00Z">
            <w:rPr>
              <w:rFonts w:hint="cs"/>
              <w:sz w:val="28"/>
              <w:szCs w:val="28"/>
              <w:rtl/>
            </w:rPr>
          </w:rPrChange>
        </w:rPr>
        <w:t>האפליקציה אכן הצליחה והוכיחה את נכונותה במקרה שבו יש זיהוי של לפחות 60% הצלחה וכן ההשוואה הצליחה לפחות ב - 60% מהמקרים.</w:t>
      </w:r>
    </w:p>
    <w:p w14:paraId="45831B38" w14:textId="58190CE8" w:rsidR="000971D3" w:rsidRPr="00103DCA" w:rsidRDefault="000971D3" w:rsidP="00F17837">
      <w:pPr>
        <w:rPr>
          <w:rFonts w:ascii="Tahoma" w:hAnsi="Tahoma" w:cs="Tahoma"/>
          <w:sz w:val="24"/>
          <w:szCs w:val="24"/>
          <w:rtl/>
          <w:rPrChange w:id="1729" w:author="רינת אביטל" w:date="2022-05-12T09:18:00Z">
            <w:rPr>
              <w:sz w:val="28"/>
              <w:szCs w:val="28"/>
              <w:rtl/>
            </w:rPr>
          </w:rPrChange>
        </w:rPr>
      </w:pPr>
    </w:p>
    <w:p w14:paraId="541106A2" w14:textId="77777777" w:rsidR="0085463F" w:rsidRPr="00103DCA" w:rsidRDefault="0085463F" w:rsidP="00F17837">
      <w:pPr>
        <w:rPr>
          <w:rFonts w:ascii="Tahoma" w:hAnsi="Tahoma" w:cs="Tahoma"/>
          <w:sz w:val="20"/>
          <w:szCs w:val="20"/>
          <w:rtl/>
          <w:rPrChange w:id="1730" w:author="רינת אביטל" w:date="2022-05-12T09:18:00Z">
            <w:rPr>
              <w:rtl/>
            </w:rPr>
          </w:rPrChange>
        </w:rPr>
      </w:pPr>
    </w:p>
    <w:p w14:paraId="0A4499F2" w14:textId="1BE76CD5" w:rsidR="000971D3" w:rsidRPr="00103DCA" w:rsidRDefault="000971D3" w:rsidP="00F17837">
      <w:pPr>
        <w:rPr>
          <w:rFonts w:ascii="Tahoma" w:hAnsi="Tahoma" w:cs="Tahoma"/>
          <w:sz w:val="20"/>
          <w:szCs w:val="20"/>
          <w:rtl/>
          <w:rPrChange w:id="1731" w:author="רינת אביטל" w:date="2022-05-12T09:18:00Z">
            <w:rPr>
              <w:rtl/>
            </w:rPr>
          </w:rPrChange>
        </w:rPr>
      </w:pPr>
    </w:p>
    <w:p w14:paraId="1846E5B9" w14:textId="2F45076E" w:rsidR="000971D3" w:rsidRPr="00103DCA" w:rsidRDefault="000971D3" w:rsidP="00F17837">
      <w:pPr>
        <w:rPr>
          <w:rFonts w:ascii="Tahoma" w:hAnsi="Tahoma" w:cs="Tahoma"/>
          <w:sz w:val="20"/>
          <w:szCs w:val="20"/>
          <w:rtl/>
          <w:rPrChange w:id="1732" w:author="רינת אביטל" w:date="2022-05-12T09:18:00Z">
            <w:rPr>
              <w:rtl/>
            </w:rPr>
          </w:rPrChange>
        </w:rPr>
      </w:pPr>
    </w:p>
    <w:p w14:paraId="063AD4BE" w14:textId="46EC56F5" w:rsidR="000971D3" w:rsidRPr="00103DCA" w:rsidRDefault="000971D3" w:rsidP="00F17837">
      <w:pPr>
        <w:rPr>
          <w:rFonts w:ascii="Tahoma" w:hAnsi="Tahoma" w:cs="Tahoma"/>
          <w:sz w:val="20"/>
          <w:szCs w:val="20"/>
          <w:rtl/>
          <w:rPrChange w:id="1733" w:author="רינת אביטל" w:date="2022-05-12T09:18:00Z">
            <w:rPr>
              <w:rtl/>
            </w:rPr>
          </w:rPrChange>
        </w:rPr>
      </w:pPr>
    </w:p>
    <w:p w14:paraId="73D0DEA6" w14:textId="0ECB007A" w:rsidR="000971D3" w:rsidRPr="00103DCA" w:rsidRDefault="000971D3" w:rsidP="00F17837">
      <w:pPr>
        <w:rPr>
          <w:rFonts w:ascii="Tahoma" w:hAnsi="Tahoma" w:cs="Tahoma"/>
          <w:sz w:val="20"/>
          <w:szCs w:val="20"/>
          <w:rtl/>
          <w:rPrChange w:id="1734" w:author="רינת אביטל" w:date="2022-05-12T09:18:00Z">
            <w:rPr>
              <w:rtl/>
            </w:rPr>
          </w:rPrChange>
        </w:rPr>
      </w:pPr>
    </w:p>
    <w:p w14:paraId="1CDE01CB" w14:textId="743796CE" w:rsidR="000971D3" w:rsidRPr="00103DCA" w:rsidRDefault="000971D3" w:rsidP="00F17837">
      <w:pPr>
        <w:rPr>
          <w:rFonts w:ascii="Tahoma" w:hAnsi="Tahoma" w:cs="Tahoma"/>
          <w:sz w:val="20"/>
          <w:szCs w:val="20"/>
          <w:rtl/>
          <w:rPrChange w:id="1735" w:author="רינת אביטל" w:date="2022-05-12T09:18:00Z">
            <w:rPr>
              <w:rtl/>
            </w:rPr>
          </w:rPrChange>
        </w:rPr>
      </w:pPr>
    </w:p>
    <w:p w14:paraId="13A141C4" w14:textId="2E063CE1" w:rsidR="000971D3" w:rsidRPr="00103DCA" w:rsidRDefault="000971D3" w:rsidP="00F17837">
      <w:pPr>
        <w:rPr>
          <w:rFonts w:ascii="Tahoma" w:hAnsi="Tahoma" w:cs="Tahoma"/>
          <w:sz w:val="20"/>
          <w:szCs w:val="20"/>
          <w:rtl/>
          <w:rPrChange w:id="1736" w:author="רינת אביטל" w:date="2022-05-12T09:18:00Z">
            <w:rPr>
              <w:rtl/>
            </w:rPr>
          </w:rPrChange>
        </w:rPr>
      </w:pPr>
    </w:p>
    <w:p w14:paraId="405A5FC0" w14:textId="21ADC560" w:rsidR="000971D3" w:rsidRPr="00103DCA" w:rsidRDefault="000971D3" w:rsidP="00F17837">
      <w:pPr>
        <w:rPr>
          <w:rFonts w:ascii="Tahoma" w:hAnsi="Tahoma" w:cs="Tahoma"/>
          <w:sz w:val="20"/>
          <w:szCs w:val="20"/>
          <w:rtl/>
          <w:rPrChange w:id="1737" w:author="רינת אביטל" w:date="2022-05-12T09:18:00Z">
            <w:rPr>
              <w:rtl/>
            </w:rPr>
          </w:rPrChange>
        </w:rPr>
      </w:pPr>
    </w:p>
    <w:p w14:paraId="2279A63B" w14:textId="03011D52" w:rsidR="000971D3" w:rsidRPr="00103DCA" w:rsidRDefault="000971D3" w:rsidP="00F17837">
      <w:pPr>
        <w:rPr>
          <w:rFonts w:ascii="Tahoma" w:hAnsi="Tahoma" w:cs="Tahoma"/>
          <w:sz w:val="20"/>
          <w:szCs w:val="20"/>
          <w:rtl/>
          <w:rPrChange w:id="1738" w:author="רינת אביטל" w:date="2022-05-12T09:18:00Z">
            <w:rPr>
              <w:rtl/>
            </w:rPr>
          </w:rPrChange>
        </w:rPr>
      </w:pPr>
    </w:p>
    <w:p w14:paraId="5CCE86A3" w14:textId="6D170450" w:rsidR="000971D3" w:rsidRPr="00103DCA" w:rsidRDefault="000971D3" w:rsidP="00F17837">
      <w:pPr>
        <w:rPr>
          <w:rFonts w:ascii="Tahoma" w:hAnsi="Tahoma" w:cs="Tahoma"/>
          <w:sz w:val="20"/>
          <w:szCs w:val="20"/>
          <w:rtl/>
          <w:rPrChange w:id="1739" w:author="רינת אביטל" w:date="2022-05-12T09:18:00Z">
            <w:rPr>
              <w:rtl/>
            </w:rPr>
          </w:rPrChange>
        </w:rPr>
      </w:pPr>
    </w:p>
    <w:p w14:paraId="270D595D" w14:textId="08E1A140" w:rsidR="000971D3" w:rsidRPr="00103DCA" w:rsidRDefault="000971D3" w:rsidP="00F17837">
      <w:pPr>
        <w:rPr>
          <w:rFonts w:ascii="Tahoma" w:hAnsi="Tahoma" w:cs="Tahoma"/>
          <w:sz w:val="20"/>
          <w:szCs w:val="20"/>
          <w:rtl/>
          <w:rPrChange w:id="1740" w:author="רינת אביטל" w:date="2022-05-12T09:18:00Z">
            <w:rPr>
              <w:rtl/>
            </w:rPr>
          </w:rPrChange>
        </w:rPr>
      </w:pPr>
    </w:p>
    <w:p w14:paraId="52F3C481" w14:textId="3175F9AA" w:rsidR="000971D3" w:rsidRPr="00103DCA" w:rsidRDefault="000971D3" w:rsidP="00F17837">
      <w:pPr>
        <w:rPr>
          <w:rFonts w:ascii="Tahoma" w:hAnsi="Tahoma" w:cs="Tahoma"/>
          <w:sz w:val="20"/>
          <w:szCs w:val="20"/>
          <w:rtl/>
          <w:rPrChange w:id="1741" w:author="רינת אביטל" w:date="2022-05-12T09:18:00Z">
            <w:rPr>
              <w:rtl/>
            </w:rPr>
          </w:rPrChange>
        </w:rPr>
      </w:pPr>
    </w:p>
    <w:p w14:paraId="15F7C66D" w14:textId="7B3198B4" w:rsidR="000971D3" w:rsidRPr="00103DCA" w:rsidRDefault="000971D3" w:rsidP="00F17837">
      <w:pPr>
        <w:rPr>
          <w:rFonts w:ascii="Tahoma" w:hAnsi="Tahoma" w:cs="Tahoma"/>
          <w:sz w:val="20"/>
          <w:szCs w:val="20"/>
          <w:rtl/>
          <w:rPrChange w:id="1742" w:author="רינת אביטל" w:date="2022-05-12T09:18:00Z">
            <w:rPr>
              <w:rtl/>
            </w:rPr>
          </w:rPrChange>
        </w:rPr>
      </w:pPr>
    </w:p>
    <w:p w14:paraId="38BC3CE8" w14:textId="477115F8" w:rsidR="000971D3" w:rsidRPr="00103DCA" w:rsidRDefault="000971D3" w:rsidP="00F17837">
      <w:pPr>
        <w:rPr>
          <w:rFonts w:ascii="Tahoma" w:hAnsi="Tahoma" w:cs="Tahoma"/>
          <w:sz w:val="20"/>
          <w:szCs w:val="20"/>
          <w:rtl/>
          <w:rPrChange w:id="1743" w:author="רינת אביטל" w:date="2022-05-12T09:18:00Z">
            <w:rPr>
              <w:rtl/>
            </w:rPr>
          </w:rPrChange>
        </w:rPr>
      </w:pPr>
    </w:p>
    <w:p w14:paraId="58649CEA" w14:textId="7516A692" w:rsidR="000971D3" w:rsidRPr="00103DCA" w:rsidRDefault="000971D3" w:rsidP="00F17837">
      <w:pPr>
        <w:rPr>
          <w:rFonts w:ascii="Tahoma" w:hAnsi="Tahoma" w:cs="Tahoma"/>
          <w:sz w:val="20"/>
          <w:szCs w:val="20"/>
          <w:rtl/>
          <w:rPrChange w:id="1744" w:author="רינת אביטל" w:date="2022-05-12T09:18:00Z">
            <w:rPr>
              <w:rtl/>
            </w:rPr>
          </w:rPrChange>
        </w:rPr>
      </w:pPr>
    </w:p>
    <w:p w14:paraId="01011A57" w14:textId="080A3ABF" w:rsidR="000971D3" w:rsidRPr="00103DCA" w:rsidRDefault="000971D3" w:rsidP="00F17837">
      <w:pPr>
        <w:rPr>
          <w:rFonts w:ascii="Tahoma" w:hAnsi="Tahoma" w:cs="Tahoma"/>
          <w:sz w:val="20"/>
          <w:szCs w:val="20"/>
          <w:rtl/>
          <w:rPrChange w:id="1745" w:author="רינת אביטל" w:date="2022-05-12T09:18:00Z">
            <w:rPr>
              <w:rtl/>
            </w:rPr>
          </w:rPrChange>
        </w:rPr>
      </w:pPr>
    </w:p>
    <w:p w14:paraId="0B7C568E" w14:textId="469F0530" w:rsidR="000971D3" w:rsidRPr="00103DCA" w:rsidRDefault="000971D3" w:rsidP="00F17837">
      <w:pPr>
        <w:rPr>
          <w:rFonts w:ascii="Tahoma" w:hAnsi="Tahoma" w:cs="Tahoma"/>
          <w:sz w:val="20"/>
          <w:szCs w:val="20"/>
          <w:rtl/>
          <w:rPrChange w:id="1746" w:author="רינת אביטל" w:date="2022-05-12T09:18:00Z">
            <w:rPr>
              <w:rtl/>
            </w:rPr>
          </w:rPrChange>
        </w:rPr>
      </w:pPr>
    </w:p>
    <w:p w14:paraId="5D96E2B8" w14:textId="045EF26E" w:rsidR="000971D3" w:rsidRPr="00103DCA" w:rsidRDefault="000971D3" w:rsidP="00F17837">
      <w:pPr>
        <w:rPr>
          <w:rFonts w:ascii="Tahoma" w:hAnsi="Tahoma" w:cs="Tahoma"/>
          <w:sz w:val="20"/>
          <w:szCs w:val="20"/>
          <w:rtl/>
          <w:rPrChange w:id="1747" w:author="רינת אביטל" w:date="2022-05-12T09:18:00Z">
            <w:rPr>
              <w:rtl/>
            </w:rPr>
          </w:rPrChange>
        </w:rPr>
      </w:pPr>
    </w:p>
    <w:p w14:paraId="49871AEF" w14:textId="4AF67ED8" w:rsidR="000971D3" w:rsidRPr="00103DCA" w:rsidRDefault="000971D3" w:rsidP="00F17837">
      <w:pPr>
        <w:rPr>
          <w:rFonts w:ascii="Tahoma" w:hAnsi="Tahoma" w:cs="Tahoma"/>
          <w:sz w:val="20"/>
          <w:szCs w:val="20"/>
          <w:rtl/>
          <w:rPrChange w:id="1748" w:author="רינת אביטל" w:date="2022-05-12T09:18:00Z">
            <w:rPr>
              <w:rtl/>
            </w:rPr>
          </w:rPrChange>
        </w:rPr>
      </w:pPr>
    </w:p>
    <w:p w14:paraId="6D6CF683" w14:textId="181E15CD" w:rsidR="000971D3" w:rsidRPr="00103DCA" w:rsidRDefault="000971D3" w:rsidP="00F17837">
      <w:pPr>
        <w:rPr>
          <w:rFonts w:ascii="Tahoma" w:hAnsi="Tahoma" w:cs="Tahoma"/>
          <w:sz w:val="20"/>
          <w:szCs w:val="20"/>
          <w:rtl/>
          <w:rPrChange w:id="1749" w:author="רינת אביטל" w:date="2022-05-12T09:18:00Z">
            <w:rPr>
              <w:rtl/>
            </w:rPr>
          </w:rPrChange>
        </w:rPr>
      </w:pPr>
    </w:p>
    <w:p w14:paraId="6B00F88E" w14:textId="36C6A897" w:rsidR="000971D3" w:rsidRPr="00103DCA" w:rsidRDefault="000971D3" w:rsidP="00F17837">
      <w:pPr>
        <w:rPr>
          <w:rFonts w:ascii="Tahoma" w:hAnsi="Tahoma" w:cs="Tahoma"/>
          <w:sz w:val="20"/>
          <w:szCs w:val="20"/>
          <w:rtl/>
          <w:rPrChange w:id="1750" w:author="רינת אביטל" w:date="2022-05-12T09:18:00Z">
            <w:rPr>
              <w:rtl/>
            </w:rPr>
          </w:rPrChange>
        </w:rPr>
      </w:pPr>
    </w:p>
    <w:p w14:paraId="7E3E70A2" w14:textId="19623815" w:rsidR="00BB73C2" w:rsidRPr="00103DCA" w:rsidRDefault="00BB73C2" w:rsidP="00F17837">
      <w:pPr>
        <w:rPr>
          <w:rFonts w:ascii="Tahoma" w:hAnsi="Tahoma" w:cs="Tahoma"/>
          <w:sz w:val="20"/>
          <w:szCs w:val="20"/>
          <w:rtl/>
          <w:rPrChange w:id="1751" w:author="רינת אביטל" w:date="2022-05-12T09:18:00Z">
            <w:rPr>
              <w:rtl/>
            </w:rPr>
          </w:rPrChange>
        </w:rPr>
      </w:pPr>
    </w:p>
    <w:p w14:paraId="680E49FB" w14:textId="790A4C71" w:rsidR="00BB73C2" w:rsidRPr="00103DCA" w:rsidRDefault="00BB73C2" w:rsidP="00F17837">
      <w:pPr>
        <w:rPr>
          <w:rFonts w:ascii="Tahoma" w:hAnsi="Tahoma" w:cs="Tahoma"/>
          <w:sz w:val="20"/>
          <w:szCs w:val="20"/>
          <w:rtl/>
          <w:rPrChange w:id="1752" w:author="רינת אביטל" w:date="2022-05-12T09:18:00Z">
            <w:rPr>
              <w:rtl/>
            </w:rPr>
          </w:rPrChange>
        </w:rPr>
      </w:pPr>
    </w:p>
    <w:p w14:paraId="1B239140" w14:textId="6B5C35FB" w:rsidR="00BB73C2" w:rsidRPr="00103DCA" w:rsidRDefault="00BB73C2" w:rsidP="00F17837">
      <w:pPr>
        <w:rPr>
          <w:rFonts w:ascii="Tahoma" w:hAnsi="Tahoma" w:cs="Tahoma"/>
          <w:sz w:val="20"/>
          <w:szCs w:val="20"/>
          <w:rtl/>
          <w:rPrChange w:id="1753" w:author="רינת אביטל" w:date="2022-05-12T09:18:00Z">
            <w:rPr>
              <w:rtl/>
            </w:rPr>
          </w:rPrChange>
        </w:rPr>
      </w:pPr>
    </w:p>
    <w:p w14:paraId="4B8FC37D" w14:textId="77777777" w:rsidR="00BB73C2" w:rsidRPr="00103DCA" w:rsidRDefault="00BB73C2" w:rsidP="00F17837">
      <w:pPr>
        <w:rPr>
          <w:rFonts w:ascii="Tahoma" w:hAnsi="Tahoma" w:cs="Tahoma"/>
          <w:sz w:val="20"/>
          <w:szCs w:val="20"/>
          <w:rPrChange w:id="1754" w:author="רינת אביטל" w:date="2022-05-12T09:18:00Z">
            <w:rPr/>
          </w:rPrChange>
        </w:rPr>
      </w:pPr>
    </w:p>
    <w:p w14:paraId="3C6AE606" w14:textId="3205D911" w:rsidR="0040191B" w:rsidRPr="00103DCA" w:rsidRDefault="0040191B" w:rsidP="00816266">
      <w:pPr>
        <w:pStyle w:val="1"/>
        <w:numPr>
          <w:ilvl w:val="0"/>
          <w:numId w:val="7"/>
        </w:numPr>
        <w:spacing w:line="480" w:lineRule="auto"/>
        <w:jc w:val="center"/>
        <w:rPr>
          <w:rFonts w:ascii="Tahoma" w:hAnsi="Tahoma" w:cs="Tahoma"/>
          <w:b/>
          <w:bCs/>
          <w:color w:val="89D7C3"/>
          <w:sz w:val="40"/>
          <w:szCs w:val="40"/>
          <w:rtl/>
          <w:rPrChange w:id="1755" w:author="רינת אביטל" w:date="2022-05-12T09:18:00Z">
            <w:rPr>
              <w:b/>
              <w:bCs/>
              <w:color w:val="89D7C3"/>
              <w:sz w:val="44"/>
              <w:szCs w:val="44"/>
              <w:rtl/>
            </w:rPr>
          </w:rPrChange>
        </w:rPr>
      </w:pPr>
      <w:bookmarkStart w:id="1756" w:name="_Toc103039601"/>
      <w:r w:rsidRPr="00103DCA">
        <w:rPr>
          <w:rFonts w:ascii="Tahoma" w:hAnsi="Tahoma" w:cs="Tahoma"/>
          <w:b/>
          <w:bCs/>
          <w:color w:val="89D7C3"/>
          <w:sz w:val="40"/>
          <w:szCs w:val="40"/>
          <w:rtl/>
          <w:rPrChange w:id="1757" w:author="רינת אביטל" w:date="2022-05-12T09:18:00Z">
            <w:rPr>
              <w:rFonts w:hint="cs"/>
              <w:b/>
              <w:bCs/>
              <w:color w:val="89D7C3"/>
              <w:sz w:val="44"/>
              <w:szCs w:val="44"/>
              <w:rtl/>
            </w:rPr>
          </w:rPrChange>
        </w:rPr>
        <w:lastRenderedPageBreak/>
        <w:t>תיאור המצב הקיים</w:t>
      </w:r>
      <w:bookmarkEnd w:id="1756"/>
    </w:p>
    <w:p w14:paraId="5FEE37A5" w14:textId="225CEF37" w:rsidR="00BB73C2" w:rsidRPr="00103DCA" w:rsidRDefault="00BB73C2" w:rsidP="0013624F">
      <w:pPr>
        <w:spacing w:line="360" w:lineRule="auto"/>
        <w:rPr>
          <w:rFonts w:ascii="Tahoma" w:hAnsi="Tahoma" w:cs="Tahoma"/>
          <w:sz w:val="24"/>
          <w:szCs w:val="24"/>
          <w:rtl/>
          <w:rPrChange w:id="1758" w:author="רינת אביטל" w:date="2022-05-12T09:18:00Z">
            <w:rPr>
              <w:sz w:val="28"/>
              <w:szCs w:val="28"/>
              <w:rtl/>
            </w:rPr>
          </w:rPrChange>
        </w:rPr>
      </w:pPr>
      <w:r w:rsidRPr="00103DCA">
        <w:rPr>
          <w:rFonts w:ascii="Tahoma" w:hAnsi="Tahoma" w:cs="Tahoma"/>
          <w:color w:val="000000"/>
          <w:sz w:val="24"/>
          <w:szCs w:val="24"/>
          <w:shd w:val="clear" w:color="auto" w:fill="FFFFFF"/>
          <w:rtl/>
          <w:rPrChange w:id="1759" w:author="רינת אביטל" w:date="2022-05-12T09:18:00Z">
            <w:rPr>
              <w:rFonts w:ascii="Arial" w:hAnsi="Arial" w:cs="Arial"/>
              <w:color w:val="000000"/>
              <w:sz w:val="28"/>
              <w:szCs w:val="28"/>
              <w:shd w:val="clear" w:color="auto" w:fill="FFFFFF"/>
              <w:rtl/>
            </w:rPr>
          </w:rPrChange>
        </w:rPr>
        <w:t>כ-250 בני אדם נעדרים בכל יום בישראל, בין אם אלו קשישים עם דמנציה, אנשים הסובלים מאוטיזם ונחשבים בתפקוד נמוך או ילדים שהלכו לאיבוד</w:t>
      </w:r>
      <w:r w:rsidRPr="00103DCA">
        <w:rPr>
          <w:rFonts w:ascii="Tahoma" w:hAnsi="Tahoma" w:cs="Tahoma"/>
          <w:color w:val="000000"/>
          <w:sz w:val="24"/>
          <w:szCs w:val="24"/>
          <w:shd w:val="clear" w:color="auto" w:fill="FFFFFF"/>
          <w:rtl/>
          <w:rPrChange w:id="1760" w:author="רינת אביטל" w:date="2022-05-12T09:18:00Z">
            <w:rPr>
              <w:rFonts w:ascii="Arial" w:hAnsi="Arial" w:cs="Arial" w:hint="cs"/>
              <w:color w:val="000000"/>
              <w:sz w:val="28"/>
              <w:szCs w:val="28"/>
              <w:shd w:val="clear" w:color="auto" w:fill="FFFFFF"/>
              <w:rtl/>
            </w:rPr>
          </w:rPrChange>
        </w:rPr>
        <w:t>.</w:t>
      </w:r>
      <w:r w:rsidRPr="00103DCA">
        <w:rPr>
          <w:rFonts w:ascii="Tahoma" w:hAnsi="Tahoma" w:cs="Tahoma"/>
          <w:sz w:val="20"/>
          <w:szCs w:val="20"/>
          <w:rtl/>
          <w:rPrChange w:id="1761" w:author="רינת אביטל" w:date="2022-05-12T09:18:00Z">
            <w:rPr>
              <w:rFonts w:hint="cs"/>
              <w:rtl/>
            </w:rPr>
          </w:rPrChange>
        </w:rPr>
        <w:t xml:space="preserve"> </w:t>
      </w:r>
      <w:r w:rsidR="00754EBA" w:rsidRPr="00103DCA">
        <w:rPr>
          <w:rFonts w:ascii="Tahoma" w:hAnsi="Tahoma" w:cs="Tahoma"/>
          <w:sz w:val="24"/>
          <w:szCs w:val="24"/>
          <w:rtl/>
          <w:rPrChange w:id="1762" w:author="רינת אביטל" w:date="2022-05-12T09:18:00Z">
            <w:rPr>
              <w:rFonts w:hint="cs"/>
              <w:sz w:val="28"/>
              <w:szCs w:val="28"/>
              <w:rtl/>
            </w:rPr>
          </w:rPrChange>
        </w:rPr>
        <w:t xml:space="preserve">המצב הזה לצערנו הינו מצב יומיומי ורגיל, למשטרה אין הרבה יכולות למציאת נעדרים ולעיתים ישנם מצבים בהם הנעדר אינו נמצא למשך ימים ארוכים. גם במקרים שבהם ילדים קטנים נעלמים אפילו למספר שעות אפליקציה מעיין זו יכולה להציל חיים כי ילד קטן חשוף לסכנות בכל רגע </w:t>
      </w:r>
      <w:r w:rsidR="0013624F" w:rsidRPr="00103DCA">
        <w:rPr>
          <w:rFonts w:ascii="Tahoma" w:hAnsi="Tahoma" w:cs="Tahoma"/>
          <w:sz w:val="24"/>
          <w:szCs w:val="24"/>
          <w:rtl/>
          <w:rPrChange w:id="1763" w:author="רינת אביטל" w:date="2022-05-12T09:18:00Z">
            <w:rPr>
              <w:rFonts w:hint="cs"/>
              <w:sz w:val="28"/>
              <w:szCs w:val="28"/>
              <w:rtl/>
            </w:rPr>
          </w:rPrChange>
        </w:rPr>
        <w:t>לבדו. נוסף על כך הדאגה העצומה של אימהות לילדים ושל קרובי משפחה לנעדר יכולה להוציא אנשים ומדעתם והאפליקציה הינה רעיון אדיר למצבים כאלו.</w:t>
      </w:r>
    </w:p>
    <w:p w14:paraId="6251D6A9" w14:textId="14661E7C" w:rsidR="0013624F" w:rsidRPr="00103DCA" w:rsidRDefault="0013624F" w:rsidP="0013624F">
      <w:pPr>
        <w:spacing w:line="360" w:lineRule="auto"/>
        <w:rPr>
          <w:rFonts w:ascii="Tahoma" w:hAnsi="Tahoma" w:cs="Tahoma"/>
          <w:sz w:val="24"/>
          <w:szCs w:val="24"/>
          <w:rtl/>
          <w:rPrChange w:id="1764" w:author="רינת אביטל" w:date="2022-05-12T09:18:00Z">
            <w:rPr>
              <w:sz w:val="28"/>
              <w:szCs w:val="28"/>
              <w:rtl/>
            </w:rPr>
          </w:rPrChange>
        </w:rPr>
      </w:pPr>
      <w:r w:rsidRPr="00103DCA">
        <w:rPr>
          <w:rFonts w:ascii="Tahoma" w:hAnsi="Tahoma" w:cs="Tahoma"/>
          <w:sz w:val="24"/>
          <w:szCs w:val="24"/>
          <w:rtl/>
          <w:rPrChange w:id="1765" w:author="רינת אביטל" w:date="2022-05-12T09:18:00Z">
            <w:rPr>
              <w:rFonts w:hint="cs"/>
              <w:sz w:val="28"/>
              <w:szCs w:val="28"/>
              <w:rtl/>
            </w:rPr>
          </w:rPrChange>
        </w:rPr>
        <w:t>לאחר בירור וחיפוש הגעתי למסקנה שאין מענה לבעיה זו, אנשים רבים נעדרים ואורך זמן רב למציאת קצה חוט. ולכן אני חושבת שאפליקציה כזו תשנה את פני האנושות, אנשים רבים ינצלו בזכותה ויותר מכך אנשים רבים יזכו להציל חיים בלי מאמץ וקושי רב. שהרי "כל המציל נפש אחת מישראל כאילו קיים עולם מלא" ואין זכות גדולה מזו.</w:t>
      </w:r>
    </w:p>
    <w:p w14:paraId="2CAC48AD" w14:textId="61FEEA52" w:rsidR="0013624F" w:rsidRPr="00103DCA" w:rsidRDefault="0013624F" w:rsidP="0013624F">
      <w:pPr>
        <w:spacing w:line="360" w:lineRule="auto"/>
        <w:rPr>
          <w:rFonts w:ascii="Tahoma" w:hAnsi="Tahoma" w:cs="Tahoma"/>
          <w:sz w:val="24"/>
          <w:szCs w:val="24"/>
          <w:rtl/>
          <w:rPrChange w:id="1766" w:author="רינת אביטל" w:date="2022-05-12T09:18:00Z">
            <w:rPr>
              <w:sz w:val="28"/>
              <w:szCs w:val="28"/>
              <w:rtl/>
            </w:rPr>
          </w:rPrChange>
        </w:rPr>
      </w:pPr>
      <w:r w:rsidRPr="00103DCA">
        <w:rPr>
          <w:rFonts w:ascii="Tahoma" w:hAnsi="Tahoma" w:cs="Tahoma"/>
          <w:sz w:val="24"/>
          <w:szCs w:val="24"/>
          <w:rtl/>
          <w:rPrChange w:id="1767" w:author="רינת אביטל" w:date="2022-05-12T09:18:00Z">
            <w:rPr>
              <w:rFonts w:hint="cs"/>
              <w:sz w:val="28"/>
              <w:szCs w:val="28"/>
              <w:rtl/>
            </w:rPr>
          </w:rPrChange>
        </w:rPr>
        <w:t xml:space="preserve">אני מאמינה שאנשים רבים משוועים לאפליקציה כזו שתעזור להם למצוא את </w:t>
      </w:r>
      <w:r w:rsidR="002C1FD3" w:rsidRPr="00103DCA">
        <w:rPr>
          <w:rFonts w:ascii="Tahoma" w:hAnsi="Tahoma" w:cs="Tahoma"/>
          <w:sz w:val="24"/>
          <w:szCs w:val="24"/>
          <w:rtl/>
          <w:rPrChange w:id="1768" w:author="רינת אביטל" w:date="2022-05-12T09:18:00Z">
            <w:rPr>
              <w:rFonts w:hint="cs"/>
              <w:sz w:val="28"/>
              <w:szCs w:val="28"/>
              <w:rtl/>
            </w:rPr>
          </w:rPrChange>
        </w:rPr>
        <w:t>קרוביהם במהירות ועוד לפני שיספיקו לדאוג.</w:t>
      </w:r>
    </w:p>
    <w:p w14:paraId="175AE2B3" w14:textId="3F9F0F2C" w:rsidR="000971D3" w:rsidRPr="00103DCA" w:rsidRDefault="000971D3" w:rsidP="0013624F">
      <w:pPr>
        <w:spacing w:line="360" w:lineRule="auto"/>
        <w:rPr>
          <w:rFonts w:ascii="Tahoma" w:hAnsi="Tahoma" w:cs="Tahoma"/>
          <w:sz w:val="20"/>
          <w:szCs w:val="20"/>
          <w:rtl/>
          <w:rPrChange w:id="1769" w:author="רינת אביטל" w:date="2022-05-12T09:18:00Z">
            <w:rPr>
              <w:rtl/>
            </w:rPr>
          </w:rPrChange>
        </w:rPr>
      </w:pPr>
    </w:p>
    <w:p w14:paraId="5415EAF7" w14:textId="21BA3C5A" w:rsidR="000971D3" w:rsidRPr="00103DCA" w:rsidRDefault="000971D3" w:rsidP="00F17837">
      <w:pPr>
        <w:rPr>
          <w:rFonts w:ascii="Tahoma" w:hAnsi="Tahoma" w:cs="Tahoma"/>
          <w:sz w:val="20"/>
          <w:szCs w:val="20"/>
          <w:rtl/>
          <w:rPrChange w:id="1770" w:author="רינת אביטל" w:date="2022-05-12T09:18:00Z">
            <w:rPr>
              <w:rtl/>
            </w:rPr>
          </w:rPrChange>
        </w:rPr>
      </w:pPr>
    </w:p>
    <w:p w14:paraId="00AA0039" w14:textId="40DE7EE9" w:rsidR="000971D3" w:rsidRPr="00103DCA" w:rsidRDefault="000971D3" w:rsidP="00F17837">
      <w:pPr>
        <w:rPr>
          <w:rFonts w:ascii="Tahoma" w:hAnsi="Tahoma" w:cs="Tahoma"/>
          <w:sz w:val="20"/>
          <w:szCs w:val="20"/>
          <w:rtl/>
          <w:rPrChange w:id="1771" w:author="רינת אביטל" w:date="2022-05-12T09:18:00Z">
            <w:rPr>
              <w:rtl/>
            </w:rPr>
          </w:rPrChange>
        </w:rPr>
      </w:pPr>
    </w:p>
    <w:p w14:paraId="32B78CB2" w14:textId="049642F4" w:rsidR="000971D3" w:rsidRPr="00103DCA" w:rsidRDefault="000971D3" w:rsidP="00F17837">
      <w:pPr>
        <w:rPr>
          <w:rFonts w:ascii="Tahoma" w:hAnsi="Tahoma" w:cs="Tahoma"/>
          <w:sz w:val="20"/>
          <w:szCs w:val="20"/>
          <w:rtl/>
          <w:rPrChange w:id="1772" w:author="רינת אביטל" w:date="2022-05-12T09:18:00Z">
            <w:rPr>
              <w:rtl/>
            </w:rPr>
          </w:rPrChange>
        </w:rPr>
      </w:pPr>
    </w:p>
    <w:p w14:paraId="13933B6C" w14:textId="64939AE2" w:rsidR="000971D3" w:rsidRPr="00103DCA" w:rsidRDefault="000971D3" w:rsidP="00F17837">
      <w:pPr>
        <w:rPr>
          <w:rFonts w:ascii="Tahoma" w:hAnsi="Tahoma" w:cs="Tahoma"/>
          <w:sz w:val="20"/>
          <w:szCs w:val="20"/>
          <w:rtl/>
          <w:rPrChange w:id="1773" w:author="רינת אביטל" w:date="2022-05-12T09:18:00Z">
            <w:rPr>
              <w:rtl/>
            </w:rPr>
          </w:rPrChange>
        </w:rPr>
      </w:pPr>
    </w:p>
    <w:p w14:paraId="0DA9CDE9" w14:textId="33FB36A3" w:rsidR="000971D3" w:rsidRPr="00103DCA" w:rsidRDefault="000971D3" w:rsidP="00F17837">
      <w:pPr>
        <w:rPr>
          <w:rFonts w:ascii="Tahoma" w:hAnsi="Tahoma" w:cs="Tahoma"/>
          <w:sz w:val="20"/>
          <w:szCs w:val="20"/>
          <w:rtl/>
          <w:rPrChange w:id="1774" w:author="רינת אביטל" w:date="2022-05-12T09:18:00Z">
            <w:rPr>
              <w:rtl/>
            </w:rPr>
          </w:rPrChange>
        </w:rPr>
      </w:pPr>
    </w:p>
    <w:p w14:paraId="476BD492" w14:textId="2330B844" w:rsidR="000971D3" w:rsidRPr="00103DCA" w:rsidRDefault="000971D3" w:rsidP="00F17837">
      <w:pPr>
        <w:rPr>
          <w:rFonts w:ascii="Tahoma" w:hAnsi="Tahoma" w:cs="Tahoma"/>
          <w:sz w:val="20"/>
          <w:szCs w:val="20"/>
          <w:rtl/>
          <w:rPrChange w:id="1775" w:author="רינת אביטל" w:date="2022-05-12T09:18:00Z">
            <w:rPr>
              <w:rtl/>
            </w:rPr>
          </w:rPrChange>
        </w:rPr>
      </w:pPr>
    </w:p>
    <w:p w14:paraId="1F19DBF3" w14:textId="4500AE79" w:rsidR="000971D3" w:rsidRPr="00103DCA" w:rsidRDefault="000971D3" w:rsidP="00F17837">
      <w:pPr>
        <w:rPr>
          <w:rFonts w:ascii="Tahoma" w:hAnsi="Tahoma" w:cs="Tahoma"/>
          <w:sz w:val="20"/>
          <w:szCs w:val="20"/>
          <w:rtl/>
          <w:rPrChange w:id="1776" w:author="רינת אביטל" w:date="2022-05-12T09:18:00Z">
            <w:rPr>
              <w:rtl/>
            </w:rPr>
          </w:rPrChange>
        </w:rPr>
      </w:pPr>
    </w:p>
    <w:p w14:paraId="463226B5" w14:textId="1F153694" w:rsidR="000971D3" w:rsidRPr="00103DCA" w:rsidRDefault="000971D3" w:rsidP="00F17837">
      <w:pPr>
        <w:rPr>
          <w:rFonts w:ascii="Tahoma" w:hAnsi="Tahoma" w:cs="Tahoma"/>
          <w:sz w:val="20"/>
          <w:szCs w:val="20"/>
          <w:rtl/>
          <w:rPrChange w:id="1777" w:author="רינת אביטל" w:date="2022-05-12T09:18:00Z">
            <w:rPr>
              <w:rtl/>
            </w:rPr>
          </w:rPrChange>
        </w:rPr>
      </w:pPr>
    </w:p>
    <w:p w14:paraId="0BDB87A3" w14:textId="465C3E99" w:rsidR="000971D3" w:rsidRPr="00103DCA" w:rsidRDefault="000971D3" w:rsidP="00F17837">
      <w:pPr>
        <w:rPr>
          <w:rFonts w:ascii="Tahoma" w:hAnsi="Tahoma" w:cs="Tahoma"/>
          <w:sz w:val="20"/>
          <w:szCs w:val="20"/>
          <w:rtl/>
          <w:rPrChange w:id="1778" w:author="רינת אביטל" w:date="2022-05-12T09:18:00Z">
            <w:rPr>
              <w:rtl/>
            </w:rPr>
          </w:rPrChange>
        </w:rPr>
      </w:pPr>
    </w:p>
    <w:p w14:paraId="066296A0" w14:textId="6DB18D77" w:rsidR="000971D3" w:rsidRPr="00103DCA" w:rsidRDefault="000971D3" w:rsidP="00F17837">
      <w:pPr>
        <w:rPr>
          <w:rFonts w:ascii="Tahoma" w:hAnsi="Tahoma" w:cs="Tahoma"/>
          <w:sz w:val="20"/>
          <w:szCs w:val="20"/>
          <w:rtl/>
          <w:rPrChange w:id="1779" w:author="רינת אביטל" w:date="2022-05-12T09:18:00Z">
            <w:rPr>
              <w:rtl/>
            </w:rPr>
          </w:rPrChange>
        </w:rPr>
      </w:pPr>
    </w:p>
    <w:p w14:paraId="39DAAA89" w14:textId="77777777" w:rsidR="000971D3" w:rsidRPr="00103DCA" w:rsidRDefault="000971D3" w:rsidP="00F17837">
      <w:pPr>
        <w:rPr>
          <w:rFonts w:ascii="Tahoma" w:hAnsi="Tahoma" w:cs="Tahoma"/>
          <w:sz w:val="20"/>
          <w:szCs w:val="20"/>
          <w:rPrChange w:id="1780" w:author="רינת אביטל" w:date="2022-05-12T09:18:00Z">
            <w:rPr/>
          </w:rPrChange>
        </w:rPr>
      </w:pPr>
    </w:p>
    <w:p w14:paraId="1BA82EB0" w14:textId="0A9B36BF" w:rsidR="0040191B" w:rsidRPr="00103DCA" w:rsidRDefault="0040191B" w:rsidP="00816266">
      <w:pPr>
        <w:pStyle w:val="1"/>
        <w:numPr>
          <w:ilvl w:val="0"/>
          <w:numId w:val="7"/>
        </w:numPr>
        <w:jc w:val="center"/>
        <w:rPr>
          <w:rFonts w:ascii="Tahoma" w:hAnsi="Tahoma" w:cs="Tahoma"/>
          <w:b/>
          <w:bCs/>
          <w:color w:val="89D7C3"/>
          <w:sz w:val="36"/>
          <w:szCs w:val="36"/>
          <w:rtl/>
          <w:rPrChange w:id="1781" w:author="רינת אביטל" w:date="2022-05-12T09:18:00Z">
            <w:rPr>
              <w:b/>
              <w:bCs/>
              <w:color w:val="89D7C3"/>
              <w:sz w:val="40"/>
              <w:szCs w:val="40"/>
              <w:rtl/>
            </w:rPr>
          </w:rPrChange>
        </w:rPr>
      </w:pPr>
      <w:bookmarkStart w:id="1782" w:name="_Toc103039602"/>
      <w:r w:rsidRPr="00103DCA">
        <w:rPr>
          <w:rFonts w:ascii="Tahoma" w:hAnsi="Tahoma" w:cs="Tahoma"/>
          <w:b/>
          <w:bCs/>
          <w:color w:val="89D7C3"/>
          <w:sz w:val="36"/>
          <w:szCs w:val="36"/>
          <w:rtl/>
          <w:rPrChange w:id="1783" w:author="רינת אביטל" w:date="2022-05-12T09:18:00Z">
            <w:rPr>
              <w:rFonts w:hint="cs"/>
              <w:b/>
              <w:bCs/>
              <w:color w:val="89D7C3"/>
              <w:sz w:val="40"/>
              <w:szCs w:val="40"/>
              <w:rtl/>
            </w:rPr>
          </w:rPrChange>
        </w:rPr>
        <w:t>רקע תאורטי</w:t>
      </w:r>
      <w:bookmarkEnd w:id="1782"/>
    </w:p>
    <w:p w14:paraId="7F8FE5EB" w14:textId="328A4D70" w:rsidR="00F17837" w:rsidRPr="00103DCA" w:rsidRDefault="00F17837" w:rsidP="00F17837">
      <w:pPr>
        <w:rPr>
          <w:rFonts w:ascii="Tahoma" w:hAnsi="Tahoma" w:cs="Tahoma"/>
          <w:sz w:val="20"/>
          <w:szCs w:val="20"/>
          <w:highlight w:val="yellow"/>
          <w:rtl/>
          <w:rPrChange w:id="1784" w:author="רינת אביטל" w:date="2022-05-12T09:18:00Z">
            <w:rPr>
              <w:highlight w:val="yellow"/>
              <w:rtl/>
            </w:rPr>
          </w:rPrChange>
        </w:rPr>
      </w:pPr>
      <w:r w:rsidRPr="00103DCA">
        <w:rPr>
          <w:rFonts w:ascii="Tahoma" w:hAnsi="Tahoma" w:cs="Tahoma"/>
          <w:sz w:val="20"/>
          <w:szCs w:val="20"/>
          <w:highlight w:val="yellow"/>
          <w:rtl/>
          <w:rPrChange w:id="1785" w:author="רינת אביטל" w:date="2022-05-12T09:18:00Z">
            <w:rPr>
              <w:rFonts w:hint="cs"/>
              <w:highlight w:val="yellow"/>
              <w:rtl/>
            </w:rPr>
          </w:rPrChange>
        </w:rPr>
        <w:t>(חלק חשוב מאד!!!!!!!!!!!!!!!!!!!!!!!!!!!!!!!!!!!!!!!!!!!!!!!!!!!!!!!!!!!!!!!!!!!!!!! פירוט של האלגוריתם)</w:t>
      </w:r>
    </w:p>
    <w:p w14:paraId="508A2A22" w14:textId="18638820" w:rsidR="00F17837" w:rsidRPr="00103DCA" w:rsidRDefault="00F17837" w:rsidP="0000600C">
      <w:pPr>
        <w:rPr>
          <w:rFonts w:ascii="Tahoma" w:hAnsi="Tahoma" w:cs="Tahoma"/>
          <w:sz w:val="20"/>
          <w:szCs w:val="20"/>
          <w:highlight w:val="yellow"/>
          <w:rtl/>
          <w:rPrChange w:id="1786" w:author="רינת אביטל" w:date="2022-05-12T09:18:00Z">
            <w:rPr>
              <w:highlight w:val="yellow"/>
              <w:rtl/>
            </w:rPr>
          </w:rPrChange>
        </w:rPr>
      </w:pPr>
      <w:r w:rsidRPr="00103DCA">
        <w:rPr>
          <w:rFonts w:ascii="Tahoma" w:hAnsi="Tahoma" w:cs="Tahoma"/>
          <w:sz w:val="20"/>
          <w:szCs w:val="20"/>
          <w:highlight w:val="yellow"/>
          <w:rtl/>
          <w:rPrChange w:id="1787" w:author="רינת אביטל" w:date="2022-05-12T09:18:00Z">
            <w:rPr>
              <w:rFonts w:hint="cs"/>
              <w:highlight w:val="yellow"/>
              <w:rtl/>
            </w:rPr>
          </w:rPrChange>
        </w:rPr>
        <w:lastRenderedPageBreak/>
        <w:t>האלגוריתם המרכזי בפרוייקט הוא......   האלגוריתם שמאפשר את ביצוע ה..... הוא</w:t>
      </w:r>
      <w:r w:rsidRPr="00103DCA">
        <w:rPr>
          <w:rFonts w:ascii="Tahoma" w:hAnsi="Tahoma" w:cs="Tahoma"/>
          <w:sz w:val="20"/>
          <w:szCs w:val="20"/>
          <w:highlight w:val="yellow"/>
          <w:rtl/>
          <w:rPrChange w:id="1788" w:author="רינת אביטל" w:date="2022-05-12T09:18:00Z">
            <w:rPr>
              <w:highlight w:val="yellow"/>
              <w:rtl/>
            </w:rPr>
          </w:rPrChange>
        </w:rPr>
        <w:br/>
      </w:r>
      <w:r w:rsidRPr="00103DCA">
        <w:rPr>
          <w:rFonts w:ascii="Tahoma" w:hAnsi="Tahoma" w:cs="Tahoma"/>
          <w:sz w:val="20"/>
          <w:szCs w:val="20"/>
          <w:highlight w:val="yellow"/>
          <w:rtl/>
          <w:rPrChange w:id="1789" w:author="רינת אביטל" w:date="2022-05-12T09:18:00Z">
            <w:rPr>
              <w:rFonts w:hint="cs"/>
              <w:highlight w:val="yellow"/>
              <w:rtl/>
            </w:rPr>
          </w:rPrChange>
        </w:rPr>
        <w:t>האלגוריתם שבו השתמשתי לצורך ה..... הוא.  אפרט את האלגוריתם העיקרי בפרויקט.</w:t>
      </w:r>
    </w:p>
    <w:p w14:paraId="600B5D0E" w14:textId="5ED71CC9" w:rsidR="0000600C" w:rsidRPr="00103DCA" w:rsidRDefault="0000600C" w:rsidP="00F17837">
      <w:pPr>
        <w:pStyle w:val="a8"/>
        <w:numPr>
          <w:ilvl w:val="0"/>
          <w:numId w:val="17"/>
        </w:numPr>
        <w:rPr>
          <w:rFonts w:ascii="Tahoma" w:hAnsi="Tahoma" w:cs="Tahoma"/>
          <w:sz w:val="20"/>
          <w:szCs w:val="20"/>
          <w:highlight w:val="yellow"/>
          <w:rPrChange w:id="1790" w:author="רינת אביטל" w:date="2022-05-12T09:18:00Z">
            <w:rPr>
              <w:highlight w:val="yellow"/>
            </w:rPr>
          </w:rPrChange>
        </w:rPr>
      </w:pPr>
      <w:r w:rsidRPr="00103DCA">
        <w:rPr>
          <w:rFonts w:ascii="Tahoma" w:hAnsi="Tahoma" w:cs="Tahoma"/>
          <w:sz w:val="20"/>
          <w:szCs w:val="20"/>
          <w:highlight w:val="yellow"/>
          <w:rtl/>
          <w:rPrChange w:id="1791" w:author="רינת אביטל" w:date="2022-05-12T09:18:00Z">
            <w:rPr>
              <w:rFonts w:hint="cs"/>
              <w:highlight w:val="yellow"/>
              <w:rtl/>
            </w:rPr>
          </w:rPrChange>
        </w:rPr>
        <w:t>מה האלגוריתם (החלק הכי מורכב) העיקרי בפרויקט? (3 שורות)</w:t>
      </w:r>
    </w:p>
    <w:p w14:paraId="0D7FA6BC" w14:textId="39335B98" w:rsidR="00F17837" w:rsidRPr="00103DCA" w:rsidRDefault="00F17837" w:rsidP="00F17837">
      <w:pPr>
        <w:pStyle w:val="a8"/>
        <w:numPr>
          <w:ilvl w:val="0"/>
          <w:numId w:val="17"/>
        </w:numPr>
        <w:rPr>
          <w:rFonts w:ascii="Tahoma" w:hAnsi="Tahoma" w:cs="Tahoma"/>
          <w:sz w:val="20"/>
          <w:szCs w:val="20"/>
          <w:highlight w:val="yellow"/>
          <w:rPrChange w:id="1792" w:author="רינת אביטל" w:date="2022-05-12T09:18:00Z">
            <w:rPr>
              <w:highlight w:val="yellow"/>
            </w:rPr>
          </w:rPrChange>
        </w:rPr>
      </w:pPr>
      <w:r w:rsidRPr="00103DCA">
        <w:rPr>
          <w:rFonts w:ascii="Tahoma" w:hAnsi="Tahoma" w:cs="Tahoma"/>
          <w:sz w:val="20"/>
          <w:szCs w:val="20"/>
          <w:highlight w:val="yellow"/>
          <w:rtl/>
          <w:rPrChange w:id="1793" w:author="רינת אביטל" w:date="2022-05-12T09:18:00Z">
            <w:rPr>
              <w:rFonts w:hint="cs"/>
              <w:highlight w:val="yellow"/>
              <w:rtl/>
            </w:rPr>
          </w:rPrChange>
        </w:rPr>
        <w:t>תזכירי, מה היית</w:t>
      </w:r>
      <w:r w:rsidR="0000600C" w:rsidRPr="00103DCA">
        <w:rPr>
          <w:rFonts w:ascii="Tahoma" w:hAnsi="Tahoma" w:cs="Tahoma"/>
          <w:sz w:val="20"/>
          <w:szCs w:val="20"/>
          <w:highlight w:val="yellow"/>
          <w:rtl/>
          <w:rPrChange w:id="1794" w:author="רינת אביטל" w:date="2022-05-12T09:18:00Z">
            <w:rPr>
              <w:rFonts w:hint="cs"/>
              <w:highlight w:val="yellow"/>
              <w:rtl/>
            </w:rPr>
          </w:rPrChange>
        </w:rPr>
        <w:t xml:space="preserve">ה הבעיה </w:t>
      </w:r>
      <w:r w:rsidRPr="00103DCA">
        <w:rPr>
          <w:rFonts w:ascii="Tahoma" w:hAnsi="Tahoma" w:cs="Tahoma"/>
          <w:sz w:val="20"/>
          <w:szCs w:val="20"/>
          <w:highlight w:val="yellow"/>
          <w:rtl/>
          <w:rPrChange w:id="1795" w:author="רינת אביטל" w:date="2022-05-12T09:18:00Z">
            <w:rPr>
              <w:rFonts w:hint="cs"/>
              <w:highlight w:val="yellow"/>
              <w:rtl/>
            </w:rPr>
          </w:rPrChange>
        </w:rPr>
        <w:t xml:space="preserve">שהאלגוריתם </w:t>
      </w:r>
      <w:r w:rsidR="0000600C" w:rsidRPr="00103DCA">
        <w:rPr>
          <w:rFonts w:ascii="Tahoma" w:hAnsi="Tahoma" w:cs="Tahoma"/>
          <w:sz w:val="20"/>
          <w:szCs w:val="20"/>
          <w:highlight w:val="yellow"/>
          <w:rtl/>
          <w:rPrChange w:id="1796" w:author="רינת אביטל" w:date="2022-05-12T09:18:00Z">
            <w:rPr>
              <w:rFonts w:hint="cs"/>
              <w:highlight w:val="yellow"/>
              <w:rtl/>
            </w:rPr>
          </w:rPrChange>
        </w:rPr>
        <w:t>פותר</w:t>
      </w:r>
      <w:r w:rsidRPr="00103DCA">
        <w:rPr>
          <w:rFonts w:ascii="Tahoma" w:hAnsi="Tahoma" w:cs="Tahoma"/>
          <w:sz w:val="20"/>
          <w:szCs w:val="20"/>
          <w:highlight w:val="yellow"/>
          <w:rtl/>
          <w:rPrChange w:id="1797" w:author="רינת אביטל" w:date="2022-05-12T09:18:00Z">
            <w:rPr>
              <w:rFonts w:hint="cs"/>
              <w:highlight w:val="yellow"/>
              <w:rtl/>
            </w:rPr>
          </w:rPrChange>
        </w:rPr>
        <w:t>?</w:t>
      </w:r>
      <w:r w:rsidR="0000600C" w:rsidRPr="00103DCA">
        <w:rPr>
          <w:rFonts w:ascii="Tahoma" w:hAnsi="Tahoma" w:cs="Tahoma"/>
          <w:sz w:val="20"/>
          <w:szCs w:val="20"/>
          <w:highlight w:val="yellow"/>
          <w:rtl/>
          <w:rPrChange w:id="1798" w:author="רינת אביטל" w:date="2022-05-12T09:18:00Z">
            <w:rPr>
              <w:rFonts w:hint="cs"/>
              <w:highlight w:val="yellow"/>
              <w:rtl/>
            </w:rPr>
          </w:rPrChange>
        </w:rPr>
        <w:t xml:space="preserve"> (6 שורות)</w:t>
      </w:r>
    </w:p>
    <w:p w14:paraId="629B6F90" w14:textId="57C8A1A4" w:rsidR="0000600C" w:rsidRPr="00103DCA" w:rsidRDefault="0000600C" w:rsidP="0000600C">
      <w:pPr>
        <w:pStyle w:val="a8"/>
        <w:numPr>
          <w:ilvl w:val="0"/>
          <w:numId w:val="17"/>
        </w:numPr>
        <w:rPr>
          <w:rFonts w:ascii="Tahoma" w:hAnsi="Tahoma" w:cs="Tahoma"/>
          <w:sz w:val="20"/>
          <w:szCs w:val="20"/>
          <w:highlight w:val="yellow"/>
          <w:rPrChange w:id="1799" w:author="רינת אביטל" w:date="2022-05-12T09:18:00Z">
            <w:rPr>
              <w:highlight w:val="yellow"/>
            </w:rPr>
          </w:rPrChange>
        </w:rPr>
      </w:pPr>
      <w:r w:rsidRPr="00103DCA">
        <w:rPr>
          <w:rFonts w:ascii="Tahoma" w:hAnsi="Tahoma" w:cs="Tahoma"/>
          <w:sz w:val="20"/>
          <w:szCs w:val="20"/>
          <w:highlight w:val="yellow"/>
          <w:rtl/>
          <w:rPrChange w:id="1800" w:author="רינת אביטל" w:date="2022-05-12T09:18:00Z">
            <w:rPr>
              <w:rFonts w:hint="cs"/>
              <w:highlight w:val="yellow"/>
              <w:rtl/>
            </w:rPr>
          </w:rPrChange>
        </w:rPr>
        <w:t>איזה סוג של אלגוריתם הכי מתאים לפירוט הבעיה שתיארת?</w:t>
      </w:r>
      <w:r w:rsidR="00E307F9" w:rsidRPr="00103DCA">
        <w:rPr>
          <w:rFonts w:ascii="Tahoma" w:hAnsi="Tahoma" w:cs="Tahoma"/>
          <w:sz w:val="20"/>
          <w:szCs w:val="20"/>
          <w:highlight w:val="yellow"/>
          <w:rtl/>
          <w:rPrChange w:id="1801" w:author="רינת אביטל" w:date="2022-05-12T09:18:00Z">
            <w:rPr>
              <w:highlight w:val="yellow"/>
              <w:rtl/>
            </w:rPr>
          </w:rPrChange>
        </w:rPr>
        <w:br/>
      </w:r>
      <w:r w:rsidR="00E307F9" w:rsidRPr="00103DCA">
        <w:rPr>
          <w:rFonts w:ascii="Tahoma" w:hAnsi="Tahoma" w:cs="Tahoma"/>
          <w:sz w:val="20"/>
          <w:szCs w:val="20"/>
          <w:highlight w:val="yellow"/>
          <w:rtl/>
          <w:rPrChange w:id="1802" w:author="רינת אביטל" w:date="2022-05-12T09:18:00Z">
            <w:rPr>
              <w:rFonts w:hint="cs"/>
              <w:highlight w:val="yellow"/>
              <w:rtl/>
            </w:rPr>
          </w:rPrChange>
        </w:rPr>
        <w:t>אל תתנו שם של אלגוריתם אלא תסבירו איזה סוג של אלגוריתם צריך.</w:t>
      </w:r>
    </w:p>
    <w:p w14:paraId="46EDF881" w14:textId="5859F9BB" w:rsidR="000971D3" w:rsidRPr="00103DCA" w:rsidRDefault="000971D3" w:rsidP="000971D3">
      <w:pPr>
        <w:rPr>
          <w:rFonts w:ascii="Tahoma" w:hAnsi="Tahoma" w:cs="Tahoma"/>
          <w:sz w:val="20"/>
          <w:szCs w:val="20"/>
          <w:highlight w:val="yellow"/>
          <w:rtl/>
          <w:rPrChange w:id="1803" w:author="רינת אביטל" w:date="2022-05-12T09:18:00Z">
            <w:rPr>
              <w:highlight w:val="yellow"/>
              <w:rtl/>
            </w:rPr>
          </w:rPrChange>
        </w:rPr>
      </w:pPr>
    </w:p>
    <w:p w14:paraId="0ECE6ABB" w14:textId="1FE13BB6" w:rsidR="000971D3" w:rsidRPr="00103DCA" w:rsidRDefault="000971D3" w:rsidP="000971D3">
      <w:pPr>
        <w:rPr>
          <w:rFonts w:ascii="Tahoma" w:hAnsi="Tahoma" w:cs="Tahoma"/>
          <w:sz w:val="20"/>
          <w:szCs w:val="20"/>
          <w:highlight w:val="yellow"/>
          <w:rtl/>
          <w:rPrChange w:id="1804" w:author="רינת אביטל" w:date="2022-05-12T09:18:00Z">
            <w:rPr>
              <w:highlight w:val="yellow"/>
              <w:rtl/>
            </w:rPr>
          </w:rPrChange>
        </w:rPr>
      </w:pPr>
    </w:p>
    <w:p w14:paraId="1EBC7C4D" w14:textId="3FF95EE1" w:rsidR="000971D3" w:rsidRPr="00103DCA" w:rsidRDefault="000971D3" w:rsidP="000971D3">
      <w:pPr>
        <w:rPr>
          <w:rFonts w:ascii="Tahoma" w:hAnsi="Tahoma" w:cs="Tahoma"/>
          <w:sz w:val="20"/>
          <w:szCs w:val="20"/>
          <w:highlight w:val="yellow"/>
          <w:rtl/>
          <w:rPrChange w:id="1805" w:author="רינת אביטל" w:date="2022-05-12T09:18:00Z">
            <w:rPr>
              <w:highlight w:val="yellow"/>
              <w:rtl/>
            </w:rPr>
          </w:rPrChange>
        </w:rPr>
      </w:pPr>
    </w:p>
    <w:p w14:paraId="5CB9AD76" w14:textId="3DE59082" w:rsidR="00CA19B9" w:rsidRPr="00103DCA" w:rsidRDefault="00CA19B9" w:rsidP="000971D3">
      <w:pPr>
        <w:rPr>
          <w:ins w:id="1806" w:author="רינת אביטל" w:date="2022-05-11T23:47:00Z"/>
          <w:rFonts w:ascii="Tahoma" w:hAnsi="Tahoma" w:cs="Tahoma"/>
          <w:sz w:val="20"/>
          <w:szCs w:val="20"/>
          <w:highlight w:val="yellow"/>
          <w:rtl/>
          <w:rPrChange w:id="1807" w:author="רינת אביטל" w:date="2022-05-12T09:18:00Z">
            <w:rPr>
              <w:ins w:id="1808" w:author="רינת אביטל" w:date="2022-05-11T23:47:00Z"/>
              <w:highlight w:val="yellow"/>
              <w:rtl/>
            </w:rPr>
          </w:rPrChange>
        </w:rPr>
      </w:pPr>
    </w:p>
    <w:p w14:paraId="6116AC87" w14:textId="5A875D3F" w:rsidR="000971D3" w:rsidRPr="00103DCA" w:rsidRDefault="00CA19B9" w:rsidP="00575C13">
      <w:pPr>
        <w:bidi w:val="0"/>
        <w:rPr>
          <w:rFonts w:ascii="Tahoma" w:hAnsi="Tahoma" w:cs="Tahoma"/>
          <w:sz w:val="20"/>
          <w:szCs w:val="20"/>
          <w:highlight w:val="yellow"/>
          <w:rtl/>
          <w:rPrChange w:id="1809" w:author="רינת אביטל" w:date="2022-05-12T09:18:00Z">
            <w:rPr>
              <w:highlight w:val="yellow"/>
              <w:rtl/>
            </w:rPr>
          </w:rPrChange>
        </w:rPr>
        <w:pPrChange w:id="1810" w:author="רינת אביטל" w:date="2022-05-12T09:40:00Z">
          <w:pPr/>
        </w:pPrChange>
      </w:pPr>
      <w:ins w:id="1811" w:author="רינת אביטל" w:date="2022-05-11T23:47:00Z">
        <w:r w:rsidRPr="00103DCA">
          <w:rPr>
            <w:rFonts w:ascii="Tahoma" w:hAnsi="Tahoma" w:cs="Tahoma"/>
            <w:sz w:val="20"/>
            <w:szCs w:val="20"/>
            <w:highlight w:val="yellow"/>
            <w:rtl/>
            <w:rPrChange w:id="1812" w:author="רינת אביטל" w:date="2022-05-12T09:18:00Z">
              <w:rPr>
                <w:highlight w:val="yellow"/>
                <w:rtl/>
              </w:rPr>
            </w:rPrChange>
          </w:rPr>
          <w:br w:type="page"/>
        </w:r>
      </w:ins>
    </w:p>
    <w:p w14:paraId="2DFFE302" w14:textId="77777777" w:rsidR="00CA19B9" w:rsidRPr="00103DCA" w:rsidRDefault="00CA19B9" w:rsidP="00CA19B9">
      <w:pPr>
        <w:pStyle w:val="1"/>
        <w:spacing w:after="240" w:line="360" w:lineRule="auto"/>
        <w:jc w:val="center"/>
        <w:rPr>
          <w:ins w:id="1813" w:author="רינת אביטל" w:date="2022-05-11T23:47:00Z"/>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1814" w:author="רינת אביטל" w:date="2022-05-12T09:18:00Z">
            <w:rPr>
              <w:ins w:id="1815" w:author="רינת אביטל" w:date="2022-05-11T23:47:00Z"/>
              <w:rFonts w:ascii="Tahoma" w:hAnsi="Tahoma" w:cs="Tahoma"/>
              <w:b/>
              <w:bCs/>
              <w:color w:val="ED7D31" w:themeColor="accent2"/>
              <w:rtl/>
              <w14:shadow w14:blurRad="50800" w14:dist="38100" w14:dir="18900000" w14:sx="100000" w14:sy="100000" w14:kx="0" w14:ky="0" w14:algn="bl">
                <w14:srgbClr w14:val="000000">
                  <w14:alpha w14:val="60000"/>
                </w14:srgbClr>
              </w14:shadow>
            </w:rPr>
          </w:rPrChange>
        </w:rPr>
      </w:pPr>
      <w:bookmarkStart w:id="1816" w:name="_Toc42553083"/>
      <w:ins w:id="1817" w:author="רינת אביטל" w:date="2022-05-11T23:47:00Z">
        <w:r w:rsidRPr="00103DCA">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1818" w:author="רינת אביטל" w:date="2022-05-12T09:18:00Z">
              <w:rPr>
                <w:rFonts w:ascii="Tahoma" w:hAnsi="Tahoma" w:cs="Tahoma"/>
                <w:b/>
                <w:bCs/>
                <w:color w:val="ED7D31" w:themeColor="accent2"/>
                <w:rtl/>
                <w14:shadow w14:blurRad="50800" w14:dist="38100" w14:dir="18900000" w14:sx="100000" w14:sy="100000" w14:kx="0" w14:ky="0" w14:algn="bl">
                  <w14:srgbClr w14:val="000000">
                    <w14:alpha w14:val="60000"/>
                  </w14:srgbClr>
                </w14:shadow>
              </w:rPr>
            </w:rPrChange>
          </w:rPr>
          <w:lastRenderedPageBreak/>
          <w:t>האלגוריתם המרכזי</w:t>
        </w:r>
        <w:bookmarkEnd w:id="1816"/>
      </w:ins>
    </w:p>
    <w:p w14:paraId="4CB48E6E" w14:textId="77777777" w:rsidR="00CA19B9" w:rsidRPr="00103DCA" w:rsidRDefault="00CA19B9" w:rsidP="00CA19B9">
      <w:pPr>
        <w:spacing w:after="240" w:line="360" w:lineRule="auto"/>
        <w:jc w:val="both"/>
        <w:rPr>
          <w:ins w:id="1819" w:author="רינת אביטל" w:date="2022-05-11T23:47:00Z"/>
          <w:rFonts w:ascii="Tahoma" w:hAnsi="Tahoma" w:cs="Tahoma"/>
          <w:b/>
          <w:bCs/>
          <w:color w:val="808080" w:themeColor="background1" w:themeShade="80"/>
          <w:sz w:val="20"/>
          <w:szCs w:val="20"/>
          <w:u w:val="single"/>
          <w:rtl/>
          <w:rPrChange w:id="1820" w:author="רינת אביטל" w:date="2022-05-12T09:18:00Z">
            <w:rPr>
              <w:ins w:id="1821" w:author="רינת אביטל" w:date="2022-05-11T23:47:00Z"/>
              <w:rFonts w:ascii="Tahoma" w:hAnsi="Tahoma" w:cs="Tahoma"/>
              <w:b/>
              <w:bCs/>
              <w:color w:val="808080" w:themeColor="background1" w:themeShade="80"/>
              <w:u w:val="single"/>
              <w:rtl/>
            </w:rPr>
          </w:rPrChange>
        </w:rPr>
      </w:pPr>
      <w:ins w:id="1822" w:author="רינת אביטל" w:date="2022-05-11T23:47:00Z">
        <w:r w:rsidRPr="00103DCA">
          <w:rPr>
            <w:rFonts w:ascii="Tahoma" w:hAnsi="Tahoma" w:cs="Tahoma"/>
            <w:b/>
            <w:bCs/>
            <w:color w:val="808080" w:themeColor="background1" w:themeShade="80"/>
            <w:sz w:val="20"/>
            <w:szCs w:val="20"/>
            <w:u w:val="single"/>
            <w:rtl/>
            <w:rPrChange w:id="1823" w:author="רינת אביטל" w:date="2022-05-12T09:18:00Z">
              <w:rPr>
                <w:rFonts w:ascii="Tahoma" w:hAnsi="Tahoma" w:cs="Tahoma"/>
                <w:b/>
                <w:bCs/>
                <w:color w:val="808080" w:themeColor="background1" w:themeShade="80"/>
                <w:u w:val="single"/>
                <w:rtl/>
              </w:rPr>
            </w:rPrChange>
          </w:rPr>
          <w:t>תאור המשימה ודרכי היישום:</w:t>
        </w:r>
      </w:ins>
    </w:p>
    <w:p w14:paraId="6C6B8237" w14:textId="2C897EFC" w:rsidR="006973E4" w:rsidRPr="00103DCA" w:rsidRDefault="00CA19B9" w:rsidP="006973E4">
      <w:pPr>
        <w:spacing w:after="240" w:line="360" w:lineRule="auto"/>
        <w:jc w:val="both"/>
        <w:rPr>
          <w:ins w:id="1824" w:author="רינת אביטל" w:date="2022-05-11T23:47:00Z"/>
          <w:rFonts w:ascii="Tahoma" w:hAnsi="Tahoma" w:cs="Tahoma"/>
          <w:sz w:val="20"/>
          <w:szCs w:val="20"/>
          <w:rtl/>
          <w:rPrChange w:id="1825" w:author="רינת אביטל" w:date="2022-05-12T09:18:00Z">
            <w:rPr>
              <w:ins w:id="1826" w:author="רינת אביטל" w:date="2022-05-11T23:47:00Z"/>
              <w:rFonts w:ascii="Tahoma" w:hAnsi="Tahoma" w:cs="Tahoma"/>
              <w:rtl/>
            </w:rPr>
          </w:rPrChange>
        </w:rPr>
      </w:pPr>
      <w:ins w:id="1827" w:author="רינת אביטל" w:date="2022-05-11T23:47:00Z">
        <w:r w:rsidRPr="00103DCA">
          <w:rPr>
            <w:rFonts w:ascii="Tahoma" w:hAnsi="Tahoma" w:cs="Tahoma"/>
            <w:sz w:val="20"/>
            <w:szCs w:val="20"/>
            <w:rtl/>
            <w:rPrChange w:id="1828" w:author="רינת אביטל" w:date="2022-05-12T09:18:00Z">
              <w:rPr>
                <w:rFonts w:ascii="Tahoma" w:hAnsi="Tahoma" w:cs="Tahoma"/>
                <w:rtl/>
              </w:rPr>
            </w:rPrChange>
          </w:rPr>
          <w:t>בשלב תכנון המערכת ובניית מסד הנתונים התבקש</w:t>
        </w:r>
      </w:ins>
      <w:ins w:id="1829" w:author="רינת אביטל" w:date="2022-05-12T09:41:00Z">
        <w:r w:rsidR="008D346F">
          <w:rPr>
            <w:rFonts w:ascii="Tahoma" w:hAnsi="Tahoma" w:cs="Tahoma" w:hint="cs"/>
            <w:sz w:val="20"/>
            <w:szCs w:val="20"/>
            <w:rtl/>
          </w:rPr>
          <w:t>תי</w:t>
        </w:r>
      </w:ins>
      <w:ins w:id="1830" w:author="רינת אביטל" w:date="2022-05-11T23:47:00Z">
        <w:r w:rsidRPr="00103DCA">
          <w:rPr>
            <w:rFonts w:ascii="Tahoma" w:hAnsi="Tahoma" w:cs="Tahoma"/>
            <w:sz w:val="20"/>
            <w:szCs w:val="20"/>
            <w:rtl/>
            <w:rPrChange w:id="1831" w:author="רינת אביטל" w:date="2022-05-12T09:18:00Z">
              <w:rPr>
                <w:rFonts w:ascii="Tahoma" w:hAnsi="Tahoma" w:cs="Tahoma"/>
                <w:rtl/>
              </w:rPr>
            </w:rPrChange>
          </w:rPr>
          <w:t xml:space="preserve"> לבנות זאת בצורה הנכונה, המדויקת והממוקדת ביותר.</w:t>
        </w:r>
      </w:ins>
      <w:ins w:id="1832" w:author="רינת אביטל" w:date="2022-05-12T11:19:00Z">
        <w:r w:rsidR="006973E4">
          <w:rPr>
            <w:rFonts w:ascii="Tahoma" w:hAnsi="Tahoma" w:cs="Tahoma" w:hint="cs"/>
            <w:sz w:val="20"/>
            <w:szCs w:val="20"/>
            <w:rtl/>
          </w:rPr>
          <w:t xml:space="preserve"> </w:t>
        </w:r>
      </w:ins>
      <w:ins w:id="1833" w:author="רינת אביטל" w:date="2022-05-11T23:47:00Z">
        <w:r w:rsidRPr="00103DCA">
          <w:rPr>
            <w:rFonts w:ascii="Tahoma" w:hAnsi="Tahoma" w:cs="Tahoma"/>
            <w:sz w:val="20"/>
            <w:szCs w:val="20"/>
            <w:rtl/>
            <w:rPrChange w:id="1834" w:author="רינת אביטל" w:date="2022-05-12T09:18:00Z">
              <w:rPr>
                <w:rFonts w:ascii="Tahoma" w:hAnsi="Tahoma" w:cs="Tahoma"/>
                <w:rtl/>
              </w:rPr>
            </w:rPrChange>
          </w:rPr>
          <w:t>לכן חיפש</w:t>
        </w:r>
      </w:ins>
      <w:ins w:id="1835" w:author="רינת אביטל" w:date="2022-05-12T09:42:00Z">
        <w:r w:rsidR="008D346F">
          <w:rPr>
            <w:rFonts w:ascii="Tahoma" w:hAnsi="Tahoma" w:cs="Tahoma" w:hint="cs"/>
            <w:sz w:val="20"/>
            <w:szCs w:val="20"/>
            <w:rtl/>
          </w:rPr>
          <w:t xml:space="preserve">תי </w:t>
        </w:r>
      </w:ins>
      <w:ins w:id="1836" w:author="רינת אביטל" w:date="2022-05-11T23:47:00Z">
        <w:r w:rsidRPr="00103DCA">
          <w:rPr>
            <w:rFonts w:ascii="Tahoma" w:hAnsi="Tahoma" w:cs="Tahoma"/>
            <w:sz w:val="20"/>
            <w:szCs w:val="20"/>
            <w:rtl/>
            <w:rPrChange w:id="1837" w:author="רינת אביטל" w:date="2022-05-12T09:18:00Z">
              <w:rPr>
                <w:rFonts w:ascii="Tahoma" w:hAnsi="Tahoma" w:cs="Tahoma"/>
                <w:rtl/>
              </w:rPr>
            </w:rPrChange>
          </w:rPr>
          <w:t xml:space="preserve">את האלגוריתם היעיל ביותר לניווט בשטח מקורה, אלגוריתמים ושיטות שונות למיפוי ולשמירת השטח. </w:t>
        </w:r>
      </w:ins>
    </w:p>
    <w:p w14:paraId="01194E7A" w14:textId="5C33E35A" w:rsidR="00CA19B9" w:rsidRDefault="00CA19B9" w:rsidP="00CA19B9">
      <w:pPr>
        <w:spacing w:after="240" w:line="360" w:lineRule="auto"/>
        <w:jc w:val="both"/>
        <w:rPr>
          <w:ins w:id="1838" w:author="רינת אביטל" w:date="2022-05-12T11:20:00Z"/>
          <w:rFonts w:ascii="Tahoma" w:hAnsi="Tahoma" w:cs="Tahoma"/>
          <w:sz w:val="20"/>
          <w:szCs w:val="20"/>
          <w:rtl/>
        </w:rPr>
      </w:pPr>
      <w:ins w:id="1839" w:author="רינת אביטל" w:date="2022-05-11T23:47:00Z">
        <w:r w:rsidRPr="00103DCA">
          <w:rPr>
            <w:rFonts w:ascii="Tahoma" w:hAnsi="Tahoma" w:cs="Tahoma"/>
            <w:b/>
            <w:bCs/>
            <w:sz w:val="20"/>
            <w:szCs w:val="20"/>
            <w:rtl/>
            <w:rPrChange w:id="1840" w:author="רינת אביטל" w:date="2022-05-12T09:18:00Z">
              <w:rPr>
                <w:rFonts w:ascii="Tahoma" w:hAnsi="Tahoma" w:cs="Tahoma"/>
                <w:b/>
                <w:bCs/>
                <w:rtl/>
              </w:rPr>
            </w:rPrChange>
          </w:rPr>
          <w:t>המשימה:</w:t>
        </w:r>
        <w:r w:rsidRPr="00103DCA">
          <w:rPr>
            <w:rFonts w:ascii="Tahoma" w:hAnsi="Tahoma" w:cs="Tahoma"/>
            <w:sz w:val="20"/>
            <w:szCs w:val="20"/>
            <w:rtl/>
            <w:rPrChange w:id="1841" w:author="רינת אביטל" w:date="2022-05-12T09:18:00Z">
              <w:rPr>
                <w:rFonts w:ascii="Tahoma" w:hAnsi="Tahoma" w:cs="Tahoma"/>
                <w:rtl/>
              </w:rPr>
            </w:rPrChange>
          </w:rPr>
          <w:t xml:space="preserve"> ייצוג </w:t>
        </w:r>
        <w:r w:rsidRPr="00103DCA">
          <w:rPr>
            <w:rFonts w:ascii="Tahoma" w:hAnsi="Tahoma" w:cs="Tahoma"/>
            <w:sz w:val="20"/>
            <w:szCs w:val="20"/>
            <w:rtl/>
            <w:rPrChange w:id="1842" w:author="רינת אביטל" w:date="2022-05-12T09:18:00Z">
              <w:rPr>
                <w:rFonts w:ascii="Tahoma" w:hAnsi="Tahoma" w:cs="Tahoma" w:hint="cs"/>
                <w:rtl/>
              </w:rPr>
            </w:rPrChange>
          </w:rPr>
          <w:t>המשוואה באופן שנוכל לבצע בה חישובים מתמטיים</w:t>
        </w:r>
      </w:ins>
      <w:ins w:id="1843" w:author="רינת אביטל" w:date="2022-05-12T09:42:00Z">
        <w:r w:rsidR="008D346F">
          <w:rPr>
            <w:rFonts w:ascii="Tahoma" w:hAnsi="Tahoma" w:cs="Tahoma" w:hint="cs"/>
            <w:sz w:val="20"/>
            <w:szCs w:val="20"/>
            <w:rtl/>
          </w:rPr>
          <w:t xml:space="preserve"> ופתירתה והצגתה באופן ויזואלי.</w:t>
        </w:r>
      </w:ins>
    </w:p>
    <w:p w14:paraId="4D258524" w14:textId="77777777" w:rsidR="00CA19B9" w:rsidRPr="00E0782E" w:rsidRDefault="00CA19B9" w:rsidP="00CA19B9">
      <w:pPr>
        <w:spacing w:after="240" w:line="360" w:lineRule="auto"/>
        <w:jc w:val="both"/>
        <w:rPr>
          <w:ins w:id="1844" w:author="רינת אביטל" w:date="2022-05-11T23:47:00Z"/>
          <w:rFonts w:ascii="Tahoma" w:hAnsi="Tahoma" w:cs="Tahoma"/>
          <w:sz w:val="20"/>
          <w:szCs w:val="20"/>
          <w:rtl/>
          <w:rPrChange w:id="1845" w:author="רינת אביטל" w:date="2022-05-12T11:36:00Z">
            <w:rPr>
              <w:ins w:id="1846" w:author="רינת אביטל" w:date="2022-05-11T23:47:00Z"/>
              <w:rFonts w:ascii="Tahoma" w:hAnsi="Tahoma" w:cs="Tahoma"/>
              <w:color w:val="FF0000"/>
              <w:rtl/>
            </w:rPr>
          </w:rPrChange>
        </w:rPr>
      </w:pPr>
      <w:ins w:id="1847" w:author="רינת אביטל" w:date="2022-05-11T23:47:00Z">
        <w:r w:rsidRPr="00E0782E">
          <w:rPr>
            <w:rFonts w:ascii="Tahoma" w:hAnsi="Tahoma" w:cs="Tahoma"/>
            <w:sz w:val="20"/>
            <w:szCs w:val="20"/>
            <w:rtl/>
            <w:rPrChange w:id="1848" w:author="רינת אביטל" w:date="2022-05-12T11:36:00Z">
              <w:rPr>
                <w:rFonts w:ascii="Tahoma" w:hAnsi="Tahoma" w:cs="Tahoma"/>
                <w:color w:val="FF0000"/>
                <w:rtl/>
              </w:rPr>
            </w:rPrChange>
          </w:rPr>
          <w:t xml:space="preserve">חקירת </w:t>
        </w:r>
        <w:r w:rsidRPr="00E0782E">
          <w:rPr>
            <w:rFonts w:ascii="Tahoma" w:hAnsi="Tahoma" w:cs="Tahoma"/>
            <w:sz w:val="20"/>
            <w:szCs w:val="20"/>
            <w:rtl/>
            <w:rPrChange w:id="1849" w:author="רינת אביטל" w:date="2022-05-12T11:36:00Z">
              <w:rPr>
                <w:rFonts w:ascii="Tahoma" w:hAnsi="Tahoma" w:cs="Tahoma" w:hint="eastAsia"/>
                <w:color w:val="FF0000"/>
                <w:rtl/>
              </w:rPr>
            </w:rPrChange>
          </w:rPr>
          <w:t>נושא</w:t>
        </w:r>
        <w:r w:rsidRPr="00E0782E">
          <w:rPr>
            <w:rFonts w:ascii="Tahoma" w:hAnsi="Tahoma" w:cs="Tahoma"/>
            <w:sz w:val="20"/>
            <w:szCs w:val="20"/>
            <w:rtl/>
            <w:rPrChange w:id="1850" w:author="רינת אביטל" w:date="2022-05-12T11:36:00Z">
              <w:rPr>
                <w:rFonts w:ascii="Tahoma" w:hAnsi="Tahoma" w:cs="Tahoma"/>
                <w:color w:val="FF0000"/>
                <w:rtl/>
              </w:rPr>
            </w:rPrChange>
          </w:rPr>
          <w:t xml:space="preserve"> </w:t>
        </w:r>
        <w:r w:rsidRPr="00E0782E">
          <w:rPr>
            <w:rFonts w:ascii="Tahoma" w:hAnsi="Tahoma" w:cs="Tahoma"/>
            <w:sz w:val="20"/>
            <w:szCs w:val="20"/>
            <w:rtl/>
            <w:rPrChange w:id="1851" w:author="רינת אביטל" w:date="2022-05-12T11:36:00Z">
              <w:rPr>
                <w:rFonts w:ascii="Tahoma" w:hAnsi="Tahoma" w:cs="Tahoma" w:hint="eastAsia"/>
                <w:color w:val="FF0000"/>
                <w:rtl/>
              </w:rPr>
            </w:rPrChange>
          </w:rPr>
          <w:t>פתירת</w:t>
        </w:r>
        <w:r w:rsidRPr="00E0782E">
          <w:rPr>
            <w:rFonts w:ascii="Tahoma" w:hAnsi="Tahoma" w:cs="Tahoma"/>
            <w:sz w:val="20"/>
            <w:szCs w:val="20"/>
            <w:rtl/>
            <w:rPrChange w:id="1852" w:author="רינת אביטל" w:date="2022-05-12T11:36:00Z">
              <w:rPr>
                <w:rFonts w:ascii="Tahoma" w:hAnsi="Tahoma" w:cs="Tahoma"/>
                <w:color w:val="FF0000"/>
                <w:rtl/>
              </w:rPr>
            </w:rPrChange>
          </w:rPr>
          <w:t xml:space="preserve"> </w:t>
        </w:r>
        <w:r w:rsidRPr="00E0782E">
          <w:rPr>
            <w:rFonts w:ascii="Tahoma" w:hAnsi="Tahoma" w:cs="Tahoma"/>
            <w:sz w:val="20"/>
            <w:szCs w:val="20"/>
            <w:rtl/>
            <w:rPrChange w:id="1853" w:author="רינת אביטל" w:date="2022-05-12T11:36:00Z">
              <w:rPr>
                <w:rFonts w:ascii="Tahoma" w:hAnsi="Tahoma" w:cs="Tahoma" w:hint="eastAsia"/>
                <w:color w:val="FF0000"/>
                <w:rtl/>
              </w:rPr>
            </w:rPrChange>
          </w:rPr>
          <w:t>משוואות</w:t>
        </w:r>
        <w:r w:rsidRPr="00E0782E">
          <w:rPr>
            <w:rFonts w:ascii="Tahoma" w:hAnsi="Tahoma" w:cs="Tahoma"/>
            <w:sz w:val="20"/>
            <w:szCs w:val="20"/>
            <w:rtl/>
            <w:rPrChange w:id="1854" w:author="רינת אביטל" w:date="2022-05-12T11:36:00Z">
              <w:rPr>
                <w:rFonts w:ascii="Tahoma" w:hAnsi="Tahoma" w:cs="Tahoma"/>
                <w:color w:val="FF0000"/>
                <w:rtl/>
              </w:rPr>
            </w:rPrChange>
          </w:rPr>
          <w:t xml:space="preserve"> </w:t>
        </w:r>
        <w:r w:rsidRPr="00E0782E">
          <w:rPr>
            <w:rFonts w:ascii="Tahoma" w:hAnsi="Tahoma" w:cs="Tahoma"/>
            <w:sz w:val="20"/>
            <w:szCs w:val="20"/>
            <w:rtl/>
            <w:rPrChange w:id="1855" w:author="רינת אביטל" w:date="2022-05-12T11:36:00Z">
              <w:rPr>
                <w:rFonts w:ascii="Tahoma" w:hAnsi="Tahoma" w:cs="Tahoma" w:hint="eastAsia"/>
                <w:color w:val="FF0000"/>
                <w:rtl/>
              </w:rPr>
            </w:rPrChange>
          </w:rPr>
          <w:t>פונקציונליות</w:t>
        </w:r>
        <w:r w:rsidRPr="00E0782E">
          <w:rPr>
            <w:rFonts w:ascii="Tahoma" w:hAnsi="Tahoma" w:cs="Tahoma"/>
            <w:sz w:val="20"/>
            <w:szCs w:val="20"/>
            <w:rtl/>
            <w:rPrChange w:id="1856" w:author="רינת אביטל" w:date="2022-05-12T11:36:00Z">
              <w:rPr>
                <w:rFonts w:ascii="Tahoma" w:hAnsi="Tahoma" w:cs="Tahoma"/>
                <w:color w:val="FF0000"/>
                <w:rtl/>
              </w:rPr>
            </w:rPrChange>
          </w:rPr>
          <w:t xml:space="preserve">  ושרטוטם הביאה </w:t>
        </w:r>
        <w:r w:rsidRPr="00E0782E">
          <w:rPr>
            <w:rFonts w:ascii="Tahoma" w:hAnsi="Tahoma" w:cs="Tahoma"/>
            <w:sz w:val="20"/>
            <w:szCs w:val="20"/>
            <w:rtl/>
            <w:rPrChange w:id="1857" w:author="רינת אביטל" w:date="2022-05-12T11:36:00Z">
              <w:rPr>
                <w:rFonts w:ascii="Tahoma" w:hAnsi="Tahoma" w:cs="Tahoma" w:hint="eastAsia"/>
                <w:color w:val="FF0000"/>
                <w:rtl/>
              </w:rPr>
            </w:rPrChange>
          </w:rPr>
          <w:t>אותי</w:t>
        </w:r>
        <w:r w:rsidRPr="00E0782E">
          <w:rPr>
            <w:rFonts w:ascii="Tahoma" w:hAnsi="Tahoma" w:cs="Tahoma"/>
            <w:sz w:val="20"/>
            <w:szCs w:val="20"/>
            <w:rtl/>
            <w:rPrChange w:id="1858" w:author="רינת אביטל" w:date="2022-05-12T11:36:00Z">
              <w:rPr>
                <w:rFonts w:ascii="Tahoma" w:hAnsi="Tahoma" w:cs="Tahoma"/>
                <w:color w:val="FF0000"/>
                <w:rtl/>
              </w:rPr>
            </w:rPrChange>
          </w:rPr>
          <w:t xml:space="preserve"> למסקנה שהדרך הטובה והיעילה ביותר היא ייצוג </w:t>
        </w:r>
        <w:r w:rsidRPr="00E0782E">
          <w:rPr>
            <w:rFonts w:ascii="Tahoma" w:hAnsi="Tahoma" w:cs="Tahoma"/>
            <w:sz w:val="20"/>
            <w:szCs w:val="20"/>
            <w:rtl/>
            <w:rPrChange w:id="1859" w:author="רינת אביטל" w:date="2022-05-12T11:36:00Z">
              <w:rPr>
                <w:rFonts w:ascii="Tahoma" w:hAnsi="Tahoma" w:cs="Tahoma" w:hint="eastAsia"/>
                <w:color w:val="FF0000"/>
                <w:rtl/>
              </w:rPr>
            </w:rPrChange>
          </w:rPr>
          <w:t>הפונקציה</w:t>
        </w:r>
        <w:r w:rsidRPr="00E0782E">
          <w:rPr>
            <w:rFonts w:ascii="Tahoma" w:hAnsi="Tahoma" w:cs="Tahoma"/>
            <w:sz w:val="20"/>
            <w:szCs w:val="20"/>
            <w:rtl/>
            <w:rPrChange w:id="1860" w:author="רינת אביטל" w:date="2022-05-12T11:36:00Z">
              <w:rPr>
                <w:rFonts w:ascii="Tahoma" w:hAnsi="Tahoma" w:cs="Tahoma"/>
                <w:color w:val="FF0000"/>
                <w:rtl/>
              </w:rPr>
            </w:rPrChange>
          </w:rPr>
          <w:t xml:space="preserve"> ע"י </w:t>
        </w:r>
        <w:r w:rsidRPr="00E0782E">
          <w:rPr>
            <w:rFonts w:ascii="Tahoma" w:hAnsi="Tahoma" w:cs="Tahoma"/>
            <w:sz w:val="20"/>
            <w:szCs w:val="20"/>
            <w:rtl/>
            <w:rPrChange w:id="1861" w:author="רינת אביטל" w:date="2022-05-12T11:36:00Z">
              <w:rPr>
                <w:rFonts w:ascii="Tahoma" w:hAnsi="Tahoma" w:cs="Tahoma" w:hint="eastAsia"/>
                <w:color w:val="FF0000"/>
                <w:rtl/>
              </w:rPr>
            </w:rPrChange>
          </w:rPr>
          <w:t>מבני</w:t>
        </w:r>
        <w:r w:rsidRPr="00E0782E">
          <w:rPr>
            <w:rFonts w:ascii="Tahoma" w:hAnsi="Tahoma" w:cs="Tahoma"/>
            <w:sz w:val="20"/>
            <w:szCs w:val="20"/>
            <w:rtl/>
            <w:rPrChange w:id="1862" w:author="רינת אביטל" w:date="2022-05-12T11:36:00Z">
              <w:rPr>
                <w:rFonts w:ascii="Tahoma" w:hAnsi="Tahoma" w:cs="Tahoma"/>
                <w:color w:val="FF0000"/>
                <w:rtl/>
              </w:rPr>
            </w:rPrChange>
          </w:rPr>
          <w:t xml:space="preserve"> </w:t>
        </w:r>
        <w:r w:rsidRPr="00E0782E">
          <w:rPr>
            <w:rFonts w:ascii="Tahoma" w:hAnsi="Tahoma" w:cs="Tahoma"/>
            <w:sz w:val="20"/>
            <w:szCs w:val="20"/>
            <w:rtl/>
            <w:rPrChange w:id="1863" w:author="רינת אביטל" w:date="2022-05-12T11:36:00Z">
              <w:rPr>
                <w:rFonts w:ascii="Tahoma" w:hAnsi="Tahoma" w:cs="Tahoma" w:hint="eastAsia"/>
                <w:color w:val="FF0000"/>
                <w:rtl/>
              </w:rPr>
            </w:rPrChange>
          </w:rPr>
          <w:t>נתונים</w:t>
        </w:r>
        <w:r w:rsidRPr="00E0782E">
          <w:rPr>
            <w:rFonts w:ascii="Tahoma" w:hAnsi="Tahoma" w:cs="Tahoma"/>
            <w:sz w:val="20"/>
            <w:szCs w:val="20"/>
            <w:rtl/>
            <w:rPrChange w:id="1864" w:author="רינת אביטל" w:date="2022-05-12T11:36:00Z">
              <w:rPr>
                <w:rFonts w:ascii="Tahoma" w:hAnsi="Tahoma" w:cs="Tahoma"/>
                <w:color w:val="FF0000"/>
                <w:rtl/>
              </w:rPr>
            </w:rPrChange>
          </w:rPr>
          <w:t xml:space="preserve"> </w:t>
        </w:r>
        <w:r w:rsidRPr="00E0782E">
          <w:rPr>
            <w:rFonts w:ascii="Tahoma" w:hAnsi="Tahoma" w:cs="Tahoma"/>
            <w:sz w:val="20"/>
            <w:szCs w:val="20"/>
            <w:rtl/>
            <w:rPrChange w:id="1865" w:author="רינת אביטל" w:date="2022-05-12T11:36:00Z">
              <w:rPr>
                <w:rFonts w:ascii="Tahoma" w:hAnsi="Tahoma" w:cs="Tahoma" w:hint="eastAsia"/>
                <w:color w:val="FF0000"/>
                <w:rtl/>
              </w:rPr>
            </w:rPrChange>
          </w:rPr>
          <w:t>מיוחד</w:t>
        </w:r>
        <w:r w:rsidRPr="00E0782E">
          <w:rPr>
            <w:rFonts w:ascii="Tahoma" w:hAnsi="Tahoma" w:cs="Tahoma"/>
            <w:sz w:val="20"/>
            <w:szCs w:val="20"/>
            <w:rtl/>
            <w:rPrChange w:id="1866" w:author="רינת אביטל" w:date="2022-05-12T11:36:00Z">
              <w:rPr>
                <w:rFonts w:ascii="Tahoma" w:hAnsi="Tahoma" w:cs="Tahoma"/>
                <w:color w:val="FF0000"/>
                <w:rtl/>
              </w:rPr>
            </w:rPrChange>
          </w:rPr>
          <w:t xml:space="preserve"> </w:t>
        </w:r>
        <w:r w:rsidRPr="00E0782E">
          <w:rPr>
            <w:rFonts w:ascii="Tahoma" w:hAnsi="Tahoma" w:cs="Tahoma"/>
            <w:sz w:val="20"/>
            <w:szCs w:val="20"/>
            <w:rtl/>
            <w:rPrChange w:id="1867" w:author="רינת אביטל" w:date="2022-05-12T11:36:00Z">
              <w:rPr>
                <w:rFonts w:ascii="Tahoma" w:hAnsi="Tahoma" w:cs="Tahoma" w:hint="eastAsia"/>
                <w:color w:val="FF0000"/>
                <w:rtl/>
              </w:rPr>
            </w:rPrChange>
          </w:rPr>
          <w:t>של</w:t>
        </w:r>
        <w:r w:rsidRPr="00E0782E">
          <w:rPr>
            <w:rFonts w:ascii="Tahoma" w:hAnsi="Tahoma" w:cs="Tahoma"/>
            <w:sz w:val="20"/>
            <w:szCs w:val="20"/>
            <w:rtl/>
            <w:rPrChange w:id="1868" w:author="רינת אביטל" w:date="2022-05-12T11:36:00Z">
              <w:rPr>
                <w:rFonts w:ascii="Tahoma" w:hAnsi="Tahoma" w:cs="Tahoma"/>
                <w:color w:val="FF0000"/>
                <w:rtl/>
              </w:rPr>
            </w:rPrChange>
          </w:rPr>
          <w:t xml:space="preserve"> </w:t>
        </w:r>
        <w:r w:rsidRPr="00E0782E">
          <w:rPr>
            <w:rFonts w:ascii="Tahoma" w:hAnsi="Tahoma" w:cs="Tahoma"/>
            <w:sz w:val="20"/>
            <w:szCs w:val="20"/>
            <w:rtl/>
            <w:rPrChange w:id="1869" w:author="רינת אביטל" w:date="2022-05-12T11:36:00Z">
              <w:rPr>
                <w:rFonts w:ascii="Tahoma" w:hAnsi="Tahoma" w:cs="Tahoma" w:hint="eastAsia"/>
                <w:color w:val="FF0000"/>
                <w:rtl/>
              </w:rPr>
            </w:rPrChange>
          </w:rPr>
          <w:t>רשימת</w:t>
        </w:r>
        <w:r w:rsidRPr="00E0782E">
          <w:rPr>
            <w:rFonts w:ascii="Tahoma" w:hAnsi="Tahoma" w:cs="Tahoma"/>
            <w:sz w:val="20"/>
            <w:szCs w:val="20"/>
            <w:rtl/>
            <w:rPrChange w:id="1870" w:author="רינת אביטל" w:date="2022-05-12T11:36:00Z">
              <w:rPr>
                <w:rFonts w:ascii="Tahoma" w:hAnsi="Tahoma" w:cs="Tahoma"/>
                <w:color w:val="FF0000"/>
                <w:rtl/>
              </w:rPr>
            </w:rPrChange>
          </w:rPr>
          <w:t xml:space="preserve"> </w:t>
        </w:r>
        <w:r w:rsidRPr="00E0782E">
          <w:rPr>
            <w:rFonts w:ascii="Tahoma" w:hAnsi="Tahoma" w:cs="Tahoma"/>
            <w:sz w:val="20"/>
            <w:szCs w:val="20"/>
            <w:rtl/>
            <w:rPrChange w:id="1871" w:author="רינת אביטל" w:date="2022-05-12T11:36:00Z">
              <w:rPr>
                <w:rFonts w:ascii="Tahoma" w:hAnsi="Tahoma" w:cs="Tahoma" w:hint="eastAsia"/>
                <w:color w:val="FF0000"/>
                <w:rtl/>
              </w:rPr>
            </w:rPrChange>
          </w:rPr>
          <w:t>פרמטרים</w:t>
        </w:r>
        <w:r w:rsidRPr="00E0782E">
          <w:rPr>
            <w:rFonts w:ascii="Tahoma" w:hAnsi="Tahoma" w:cs="Tahoma"/>
            <w:sz w:val="20"/>
            <w:szCs w:val="20"/>
            <w:rtl/>
            <w:rPrChange w:id="1872" w:author="רינת אביטל" w:date="2022-05-12T11:36:00Z">
              <w:rPr>
                <w:rFonts w:ascii="Tahoma" w:hAnsi="Tahoma" w:cs="Tahoma"/>
                <w:color w:val="FF0000"/>
                <w:rtl/>
              </w:rPr>
            </w:rPrChange>
          </w:rPr>
          <w:t xml:space="preserve"> </w:t>
        </w:r>
        <w:r w:rsidRPr="00E0782E">
          <w:rPr>
            <w:rFonts w:ascii="Tahoma" w:hAnsi="Tahoma" w:cs="Tahoma"/>
            <w:sz w:val="20"/>
            <w:szCs w:val="20"/>
            <w:rtl/>
            <w:rPrChange w:id="1873" w:author="רינת אביטל" w:date="2022-05-12T11:36:00Z">
              <w:rPr>
                <w:rFonts w:ascii="Tahoma" w:hAnsi="Tahoma" w:cs="Tahoma" w:hint="eastAsia"/>
                <w:color w:val="FF0000"/>
                <w:rtl/>
              </w:rPr>
            </w:rPrChange>
          </w:rPr>
          <w:t>לפונקציה</w:t>
        </w:r>
        <w:r w:rsidRPr="00E0782E">
          <w:rPr>
            <w:rFonts w:ascii="Tahoma" w:hAnsi="Tahoma" w:cs="Tahoma"/>
            <w:sz w:val="20"/>
            <w:szCs w:val="20"/>
            <w:rtl/>
            <w:rPrChange w:id="1874" w:author="רינת אביטל" w:date="2022-05-12T11:36:00Z">
              <w:rPr>
                <w:rFonts w:ascii="Tahoma" w:hAnsi="Tahoma" w:cs="Tahoma"/>
                <w:color w:val="FF0000"/>
                <w:rtl/>
              </w:rPr>
            </w:rPrChange>
          </w:rPr>
          <w:t>.</w:t>
        </w:r>
      </w:ins>
    </w:p>
    <w:p w14:paraId="2893ACCE" w14:textId="06C238A5" w:rsidR="00CA19B9" w:rsidRPr="00E0782E" w:rsidRDefault="00CA19B9" w:rsidP="008D346F">
      <w:pPr>
        <w:spacing w:after="240" w:line="360" w:lineRule="auto"/>
        <w:jc w:val="both"/>
        <w:rPr>
          <w:ins w:id="1875" w:author="רינת אביטל" w:date="2022-05-12T11:36:00Z"/>
          <w:rFonts w:ascii="Tahoma" w:hAnsi="Tahoma" w:cs="Tahoma"/>
          <w:sz w:val="20"/>
          <w:szCs w:val="20"/>
          <w:rtl/>
        </w:rPr>
      </w:pPr>
      <w:ins w:id="1876" w:author="רינת אביטל" w:date="2022-05-11T23:47:00Z">
        <w:r w:rsidRPr="00E0782E">
          <w:rPr>
            <w:rFonts w:ascii="Tahoma" w:hAnsi="Tahoma" w:cs="Tahoma"/>
            <w:sz w:val="20"/>
            <w:szCs w:val="20"/>
            <w:rtl/>
            <w:rPrChange w:id="1877" w:author="רינת אביטל" w:date="2022-05-12T11:36:00Z">
              <w:rPr>
                <w:rFonts w:ascii="Tahoma" w:hAnsi="Tahoma" w:cs="Tahoma" w:hint="eastAsia"/>
                <w:color w:val="FF0000"/>
                <w:rtl/>
              </w:rPr>
            </w:rPrChange>
          </w:rPr>
          <w:t>חיפשתי</w:t>
        </w:r>
        <w:r w:rsidRPr="00E0782E">
          <w:rPr>
            <w:rFonts w:ascii="Tahoma" w:hAnsi="Tahoma" w:cs="Tahoma"/>
            <w:sz w:val="20"/>
            <w:szCs w:val="20"/>
            <w:rtl/>
            <w:rPrChange w:id="1878" w:author="רינת אביטל" w:date="2022-05-12T11:36:00Z">
              <w:rPr>
                <w:rFonts w:ascii="Tahoma" w:hAnsi="Tahoma" w:cs="Tahoma"/>
                <w:color w:val="FF0000"/>
                <w:rtl/>
              </w:rPr>
            </w:rPrChange>
          </w:rPr>
          <w:t xml:space="preserve"> </w:t>
        </w:r>
        <w:r w:rsidRPr="00E0782E">
          <w:rPr>
            <w:rFonts w:ascii="Tahoma" w:hAnsi="Tahoma" w:cs="Tahoma"/>
            <w:sz w:val="20"/>
            <w:szCs w:val="20"/>
            <w:rtl/>
            <w:rPrChange w:id="1879" w:author="רינת אביטל" w:date="2022-05-12T11:36:00Z">
              <w:rPr>
                <w:rFonts w:ascii="Tahoma" w:hAnsi="Tahoma" w:cs="Tahoma" w:hint="eastAsia"/>
                <w:color w:val="FF0000"/>
                <w:rtl/>
              </w:rPr>
            </w:rPrChange>
          </w:rPr>
          <w:t>סוגים</w:t>
        </w:r>
        <w:r w:rsidRPr="00E0782E">
          <w:rPr>
            <w:rFonts w:ascii="Tahoma" w:hAnsi="Tahoma" w:cs="Tahoma"/>
            <w:sz w:val="20"/>
            <w:szCs w:val="20"/>
            <w:rtl/>
            <w:rPrChange w:id="1880" w:author="רינת אביטל" w:date="2022-05-12T11:36:00Z">
              <w:rPr>
                <w:rFonts w:ascii="Tahoma" w:hAnsi="Tahoma" w:cs="Tahoma"/>
                <w:color w:val="FF0000"/>
                <w:rtl/>
              </w:rPr>
            </w:rPrChange>
          </w:rPr>
          <w:t xml:space="preserve"> </w:t>
        </w:r>
        <w:r w:rsidRPr="00E0782E">
          <w:rPr>
            <w:rFonts w:ascii="Tahoma" w:hAnsi="Tahoma" w:cs="Tahoma"/>
            <w:sz w:val="20"/>
            <w:szCs w:val="20"/>
            <w:rtl/>
            <w:rPrChange w:id="1881" w:author="רינת אביטל" w:date="2022-05-12T11:36:00Z">
              <w:rPr>
                <w:rFonts w:ascii="Tahoma" w:hAnsi="Tahoma" w:cs="Tahoma" w:hint="eastAsia"/>
                <w:color w:val="FF0000"/>
                <w:rtl/>
              </w:rPr>
            </w:rPrChange>
          </w:rPr>
          <w:t>שונים</w:t>
        </w:r>
        <w:r w:rsidRPr="00E0782E">
          <w:rPr>
            <w:rFonts w:ascii="Tahoma" w:hAnsi="Tahoma" w:cs="Tahoma"/>
            <w:sz w:val="20"/>
            <w:szCs w:val="20"/>
            <w:rtl/>
            <w:rPrChange w:id="1882" w:author="רינת אביטל" w:date="2022-05-12T11:36:00Z">
              <w:rPr>
                <w:rFonts w:ascii="Tahoma" w:hAnsi="Tahoma" w:cs="Tahoma"/>
                <w:color w:val="FF0000"/>
                <w:rtl/>
              </w:rPr>
            </w:rPrChange>
          </w:rPr>
          <w:t xml:space="preserve"> </w:t>
        </w:r>
        <w:r w:rsidRPr="00E0782E">
          <w:rPr>
            <w:rFonts w:ascii="Tahoma" w:hAnsi="Tahoma" w:cs="Tahoma"/>
            <w:sz w:val="20"/>
            <w:szCs w:val="20"/>
            <w:rtl/>
            <w:rPrChange w:id="1883" w:author="רינת אביטל" w:date="2022-05-12T11:36:00Z">
              <w:rPr>
                <w:rFonts w:ascii="Tahoma" w:hAnsi="Tahoma" w:cs="Tahoma" w:hint="eastAsia"/>
                <w:color w:val="FF0000"/>
                <w:rtl/>
              </w:rPr>
            </w:rPrChange>
          </w:rPr>
          <w:t>של</w:t>
        </w:r>
        <w:r w:rsidRPr="00E0782E">
          <w:rPr>
            <w:rFonts w:ascii="Tahoma" w:hAnsi="Tahoma" w:cs="Tahoma"/>
            <w:sz w:val="20"/>
            <w:szCs w:val="20"/>
            <w:rtl/>
            <w:rPrChange w:id="1884" w:author="רינת אביטל" w:date="2022-05-12T11:36:00Z">
              <w:rPr>
                <w:rFonts w:ascii="Tahoma" w:hAnsi="Tahoma" w:cs="Tahoma"/>
                <w:color w:val="FF0000"/>
                <w:rtl/>
              </w:rPr>
            </w:rPrChange>
          </w:rPr>
          <w:t xml:space="preserve"> </w:t>
        </w:r>
        <w:r w:rsidRPr="00E0782E">
          <w:rPr>
            <w:rFonts w:ascii="Tahoma" w:hAnsi="Tahoma" w:cs="Tahoma"/>
            <w:sz w:val="20"/>
            <w:szCs w:val="20"/>
            <w:rtl/>
            <w:rPrChange w:id="1885" w:author="רינת אביטל" w:date="2022-05-12T11:36:00Z">
              <w:rPr>
                <w:rFonts w:ascii="Tahoma" w:hAnsi="Tahoma" w:cs="Tahoma" w:hint="eastAsia"/>
                <w:color w:val="FF0000"/>
                <w:rtl/>
              </w:rPr>
            </w:rPrChange>
          </w:rPr>
          <w:t>אלגוריתמים</w:t>
        </w:r>
        <w:r w:rsidRPr="00E0782E">
          <w:rPr>
            <w:rFonts w:ascii="Tahoma" w:hAnsi="Tahoma" w:cs="Tahoma"/>
            <w:sz w:val="20"/>
            <w:szCs w:val="20"/>
            <w:rtl/>
            <w:rPrChange w:id="1886" w:author="רינת אביטל" w:date="2022-05-12T11:36:00Z">
              <w:rPr>
                <w:rFonts w:ascii="Tahoma" w:hAnsi="Tahoma" w:cs="Tahoma"/>
                <w:color w:val="FF0000"/>
                <w:rtl/>
              </w:rPr>
            </w:rPrChange>
          </w:rPr>
          <w:t xml:space="preserve"> </w:t>
        </w:r>
        <w:r w:rsidRPr="00E0782E">
          <w:rPr>
            <w:rFonts w:ascii="Tahoma" w:hAnsi="Tahoma" w:cs="Tahoma"/>
            <w:sz w:val="20"/>
            <w:szCs w:val="20"/>
            <w:rtl/>
            <w:rPrChange w:id="1887" w:author="רינת אביטל" w:date="2022-05-12T11:36:00Z">
              <w:rPr>
                <w:rFonts w:ascii="Tahoma" w:hAnsi="Tahoma" w:cs="Tahoma" w:hint="eastAsia"/>
                <w:color w:val="FF0000"/>
                <w:rtl/>
              </w:rPr>
            </w:rPrChange>
          </w:rPr>
          <w:t>שקשורים</w:t>
        </w:r>
        <w:r w:rsidRPr="00E0782E">
          <w:rPr>
            <w:rFonts w:ascii="Tahoma" w:hAnsi="Tahoma" w:cs="Tahoma"/>
            <w:sz w:val="20"/>
            <w:szCs w:val="20"/>
            <w:rtl/>
            <w:rPrChange w:id="1888" w:author="רינת אביטל" w:date="2022-05-12T11:36:00Z">
              <w:rPr>
                <w:rFonts w:ascii="Tahoma" w:hAnsi="Tahoma" w:cs="Tahoma"/>
                <w:color w:val="FF0000"/>
                <w:rtl/>
              </w:rPr>
            </w:rPrChange>
          </w:rPr>
          <w:t xml:space="preserve"> </w:t>
        </w:r>
        <w:r w:rsidRPr="00E0782E">
          <w:rPr>
            <w:rFonts w:ascii="Tahoma" w:hAnsi="Tahoma" w:cs="Tahoma"/>
            <w:sz w:val="20"/>
            <w:szCs w:val="20"/>
            <w:rtl/>
            <w:rPrChange w:id="1889" w:author="רינת אביטל" w:date="2022-05-12T11:36:00Z">
              <w:rPr>
                <w:rFonts w:ascii="Tahoma" w:hAnsi="Tahoma" w:cs="Tahoma" w:hint="eastAsia"/>
                <w:color w:val="FF0000"/>
                <w:rtl/>
              </w:rPr>
            </w:rPrChange>
          </w:rPr>
          <w:t>במתמטיקה</w:t>
        </w:r>
        <w:r w:rsidRPr="00E0782E">
          <w:rPr>
            <w:rFonts w:ascii="Tahoma" w:hAnsi="Tahoma" w:cs="Tahoma"/>
            <w:sz w:val="20"/>
            <w:szCs w:val="20"/>
            <w:rtl/>
            <w:rPrChange w:id="1890" w:author="רינת אביטל" w:date="2022-05-12T11:36:00Z">
              <w:rPr>
                <w:rFonts w:ascii="Tahoma" w:hAnsi="Tahoma" w:cs="Tahoma"/>
                <w:color w:val="FF0000"/>
                <w:rtl/>
              </w:rPr>
            </w:rPrChange>
          </w:rPr>
          <w:t xml:space="preserve"> </w:t>
        </w:r>
        <w:r w:rsidRPr="00E0782E">
          <w:rPr>
            <w:rFonts w:ascii="Tahoma" w:hAnsi="Tahoma" w:cs="Tahoma"/>
            <w:sz w:val="20"/>
            <w:szCs w:val="20"/>
            <w:rtl/>
            <w:rPrChange w:id="1891" w:author="רינת אביטל" w:date="2022-05-12T11:36:00Z">
              <w:rPr>
                <w:rFonts w:ascii="Tahoma" w:hAnsi="Tahoma" w:cs="Tahoma" w:hint="eastAsia"/>
                <w:color w:val="FF0000"/>
                <w:rtl/>
              </w:rPr>
            </w:rPrChange>
          </w:rPr>
          <w:t>ופתרון</w:t>
        </w:r>
        <w:r w:rsidRPr="00E0782E">
          <w:rPr>
            <w:rFonts w:ascii="Tahoma" w:hAnsi="Tahoma" w:cs="Tahoma"/>
            <w:sz w:val="20"/>
            <w:szCs w:val="20"/>
            <w:rtl/>
            <w:rPrChange w:id="1892" w:author="רינת אביטל" w:date="2022-05-12T11:36:00Z">
              <w:rPr>
                <w:rFonts w:ascii="Tahoma" w:hAnsi="Tahoma" w:cs="Tahoma"/>
                <w:color w:val="FF0000"/>
                <w:rtl/>
              </w:rPr>
            </w:rPrChange>
          </w:rPr>
          <w:t xml:space="preserve"> </w:t>
        </w:r>
        <w:r w:rsidRPr="00E0782E">
          <w:rPr>
            <w:rFonts w:ascii="Tahoma" w:hAnsi="Tahoma" w:cs="Tahoma"/>
            <w:sz w:val="20"/>
            <w:szCs w:val="20"/>
            <w:rtl/>
            <w:rPrChange w:id="1893" w:author="רינת אביטל" w:date="2022-05-12T11:36:00Z">
              <w:rPr>
                <w:rFonts w:ascii="Tahoma" w:hAnsi="Tahoma" w:cs="Tahoma" w:hint="eastAsia"/>
                <w:color w:val="FF0000"/>
                <w:rtl/>
              </w:rPr>
            </w:rPrChange>
          </w:rPr>
          <w:t>משוואות</w:t>
        </w:r>
        <w:r w:rsidRPr="00E0782E">
          <w:rPr>
            <w:rFonts w:ascii="Tahoma" w:hAnsi="Tahoma" w:cs="Tahoma"/>
            <w:sz w:val="20"/>
            <w:szCs w:val="20"/>
            <w:rtl/>
            <w:rPrChange w:id="1894" w:author="רינת אביטל" w:date="2022-05-12T11:36:00Z">
              <w:rPr>
                <w:rFonts w:ascii="Tahoma" w:hAnsi="Tahoma" w:cs="Tahoma"/>
                <w:color w:val="FF0000"/>
                <w:rtl/>
              </w:rPr>
            </w:rPrChange>
          </w:rPr>
          <w:t xml:space="preserve"> </w:t>
        </w:r>
        <w:r w:rsidRPr="00E0782E">
          <w:rPr>
            <w:rFonts w:ascii="Tahoma" w:hAnsi="Tahoma" w:cs="Tahoma"/>
            <w:sz w:val="20"/>
            <w:szCs w:val="20"/>
            <w:rtl/>
            <w:rPrChange w:id="1895" w:author="רינת אביטל" w:date="2022-05-12T11:36:00Z">
              <w:rPr>
                <w:rFonts w:ascii="Tahoma" w:hAnsi="Tahoma" w:cs="Tahoma" w:hint="eastAsia"/>
                <w:color w:val="FF0000"/>
                <w:rtl/>
              </w:rPr>
            </w:rPrChange>
          </w:rPr>
          <w:t>פונקציונליות</w:t>
        </w:r>
        <w:r w:rsidRPr="00E0782E">
          <w:rPr>
            <w:rFonts w:ascii="Tahoma" w:hAnsi="Tahoma" w:cs="Tahoma"/>
            <w:sz w:val="20"/>
            <w:szCs w:val="20"/>
            <w:rtl/>
            <w:rPrChange w:id="1896" w:author="רינת אביטל" w:date="2022-05-12T11:36:00Z">
              <w:rPr>
                <w:rFonts w:ascii="Tahoma" w:hAnsi="Tahoma" w:cs="Tahoma"/>
                <w:color w:val="FF0000"/>
                <w:rtl/>
              </w:rPr>
            </w:rPrChange>
          </w:rPr>
          <w:t xml:space="preserve"> אך לא מצאתי משהו שתואם את </w:t>
        </w:r>
        <w:r w:rsidRPr="00E0782E">
          <w:rPr>
            <w:rFonts w:ascii="Tahoma" w:hAnsi="Tahoma" w:cs="Tahoma"/>
            <w:sz w:val="20"/>
            <w:szCs w:val="20"/>
            <w:rtl/>
            <w:rPrChange w:id="1897" w:author="רינת אביטל" w:date="2022-05-12T11:36:00Z">
              <w:rPr>
                <w:rFonts w:ascii="Tahoma" w:hAnsi="Tahoma" w:cs="Tahoma" w:hint="eastAsia"/>
                <w:color w:val="FF0000"/>
                <w:rtl/>
              </w:rPr>
            </w:rPrChange>
          </w:rPr>
          <w:t>הבעיה</w:t>
        </w:r>
        <w:r w:rsidRPr="00E0782E">
          <w:rPr>
            <w:rFonts w:ascii="Tahoma" w:hAnsi="Tahoma" w:cs="Tahoma"/>
            <w:sz w:val="20"/>
            <w:szCs w:val="20"/>
            <w:rtl/>
            <w:rPrChange w:id="1898" w:author="רינת אביטל" w:date="2022-05-12T11:36:00Z">
              <w:rPr>
                <w:rFonts w:ascii="Tahoma" w:hAnsi="Tahoma" w:cs="Tahoma"/>
                <w:color w:val="FF0000"/>
                <w:rtl/>
              </w:rPr>
            </w:rPrChange>
          </w:rPr>
          <w:t xml:space="preserve"> </w:t>
        </w:r>
        <w:r w:rsidRPr="00E0782E">
          <w:rPr>
            <w:rFonts w:ascii="Tahoma" w:hAnsi="Tahoma" w:cs="Tahoma"/>
            <w:sz w:val="20"/>
            <w:szCs w:val="20"/>
            <w:rtl/>
            <w:rPrChange w:id="1899" w:author="רינת אביטל" w:date="2022-05-12T11:36:00Z">
              <w:rPr>
                <w:rFonts w:ascii="Tahoma" w:hAnsi="Tahoma" w:cs="Tahoma" w:hint="eastAsia"/>
                <w:color w:val="FF0000"/>
                <w:rtl/>
              </w:rPr>
            </w:rPrChange>
          </w:rPr>
          <w:t>שלי</w:t>
        </w:r>
        <w:r w:rsidRPr="00E0782E">
          <w:rPr>
            <w:rFonts w:ascii="Tahoma" w:hAnsi="Tahoma" w:cs="Tahoma"/>
            <w:sz w:val="20"/>
            <w:szCs w:val="20"/>
            <w:rtl/>
            <w:rPrChange w:id="1900" w:author="רינת אביטל" w:date="2022-05-12T11:36:00Z">
              <w:rPr>
                <w:rFonts w:ascii="Tahoma" w:hAnsi="Tahoma" w:cs="Tahoma"/>
                <w:color w:val="FF0000"/>
                <w:rtl/>
              </w:rPr>
            </w:rPrChange>
          </w:rPr>
          <w:t xml:space="preserve"> </w:t>
        </w:r>
        <w:r w:rsidRPr="00E0782E">
          <w:rPr>
            <w:rFonts w:ascii="Tahoma" w:hAnsi="Tahoma" w:cs="Tahoma"/>
            <w:sz w:val="20"/>
            <w:szCs w:val="20"/>
            <w:rtl/>
            <w:rPrChange w:id="1901" w:author="רינת אביטל" w:date="2022-05-12T11:36:00Z">
              <w:rPr>
                <w:rFonts w:ascii="Tahoma" w:hAnsi="Tahoma" w:cs="Tahoma" w:hint="eastAsia"/>
                <w:color w:val="FF0000"/>
                <w:rtl/>
              </w:rPr>
            </w:rPrChange>
          </w:rPr>
          <w:t>ולכן</w:t>
        </w:r>
        <w:r w:rsidRPr="00E0782E">
          <w:rPr>
            <w:rFonts w:ascii="Tahoma" w:hAnsi="Tahoma" w:cs="Tahoma"/>
            <w:sz w:val="20"/>
            <w:szCs w:val="20"/>
            <w:rtl/>
            <w:rPrChange w:id="1902" w:author="רינת אביטל" w:date="2022-05-12T11:36:00Z">
              <w:rPr>
                <w:rFonts w:ascii="Tahoma" w:hAnsi="Tahoma" w:cs="Tahoma"/>
                <w:color w:val="FF0000"/>
                <w:rtl/>
              </w:rPr>
            </w:rPrChange>
          </w:rPr>
          <w:t xml:space="preserve"> </w:t>
        </w:r>
        <w:r w:rsidRPr="00E0782E">
          <w:rPr>
            <w:rFonts w:ascii="Tahoma" w:hAnsi="Tahoma" w:cs="Tahoma"/>
            <w:sz w:val="20"/>
            <w:szCs w:val="20"/>
            <w:rtl/>
            <w:rPrChange w:id="1903" w:author="רינת אביטל" w:date="2022-05-12T11:36:00Z">
              <w:rPr>
                <w:rFonts w:ascii="Tahoma" w:hAnsi="Tahoma" w:cs="Tahoma" w:hint="eastAsia"/>
                <w:color w:val="FF0000"/>
                <w:rtl/>
              </w:rPr>
            </w:rPrChange>
          </w:rPr>
          <w:t>החלטתי</w:t>
        </w:r>
        <w:r w:rsidRPr="00E0782E">
          <w:rPr>
            <w:rFonts w:ascii="Tahoma" w:hAnsi="Tahoma" w:cs="Tahoma"/>
            <w:sz w:val="20"/>
            <w:szCs w:val="20"/>
            <w:rtl/>
            <w:rPrChange w:id="1904" w:author="רינת אביטל" w:date="2022-05-12T11:36:00Z">
              <w:rPr>
                <w:rFonts w:ascii="Tahoma" w:hAnsi="Tahoma" w:cs="Tahoma"/>
                <w:color w:val="FF0000"/>
                <w:rtl/>
              </w:rPr>
            </w:rPrChange>
          </w:rPr>
          <w:t xml:space="preserve"> </w:t>
        </w:r>
        <w:r w:rsidRPr="00E0782E">
          <w:rPr>
            <w:rFonts w:ascii="Tahoma" w:hAnsi="Tahoma" w:cs="Tahoma"/>
            <w:sz w:val="20"/>
            <w:szCs w:val="20"/>
            <w:rtl/>
            <w:rPrChange w:id="1905" w:author="רינת אביטל" w:date="2022-05-12T11:36:00Z">
              <w:rPr>
                <w:rFonts w:ascii="Tahoma" w:hAnsi="Tahoma" w:cs="Tahoma" w:hint="eastAsia"/>
                <w:color w:val="FF0000"/>
                <w:rtl/>
              </w:rPr>
            </w:rPrChange>
          </w:rPr>
          <w:t>ליצור</w:t>
        </w:r>
        <w:r w:rsidRPr="00E0782E">
          <w:rPr>
            <w:rFonts w:ascii="Tahoma" w:hAnsi="Tahoma" w:cs="Tahoma"/>
            <w:sz w:val="20"/>
            <w:szCs w:val="20"/>
            <w:rtl/>
            <w:rPrChange w:id="1906" w:author="רינת אביטל" w:date="2022-05-12T11:36:00Z">
              <w:rPr>
                <w:rFonts w:ascii="Tahoma" w:hAnsi="Tahoma" w:cs="Tahoma"/>
                <w:color w:val="FF0000"/>
                <w:rtl/>
              </w:rPr>
            </w:rPrChange>
          </w:rPr>
          <w:t xml:space="preserve"> </w:t>
        </w:r>
        <w:r w:rsidRPr="00E0782E">
          <w:rPr>
            <w:rFonts w:ascii="Tahoma" w:hAnsi="Tahoma" w:cs="Tahoma"/>
            <w:sz w:val="20"/>
            <w:szCs w:val="20"/>
            <w:rtl/>
            <w:rPrChange w:id="1907" w:author="רינת אביטל" w:date="2022-05-12T11:36:00Z">
              <w:rPr>
                <w:rFonts w:ascii="Tahoma" w:hAnsi="Tahoma" w:cs="Tahoma" w:hint="eastAsia"/>
                <w:color w:val="FF0000"/>
                <w:rtl/>
              </w:rPr>
            </w:rPrChange>
          </w:rPr>
          <w:t>בעצמי</w:t>
        </w:r>
        <w:r w:rsidRPr="00E0782E">
          <w:rPr>
            <w:rFonts w:ascii="Tahoma" w:hAnsi="Tahoma" w:cs="Tahoma"/>
            <w:sz w:val="20"/>
            <w:szCs w:val="20"/>
            <w:rtl/>
            <w:rPrChange w:id="1908" w:author="רינת אביטל" w:date="2022-05-12T11:36:00Z">
              <w:rPr>
                <w:rFonts w:ascii="Tahoma" w:hAnsi="Tahoma" w:cs="Tahoma"/>
                <w:color w:val="FF0000"/>
                <w:rtl/>
              </w:rPr>
            </w:rPrChange>
          </w:rPr>
          <w:t xml:space="preserve"> </w:t>
        </w:r>
        <w:r w:rsidRPr="00E0782E">
          <w:rPr>
            <w:rFonts w:ascii="Tahoma" w:hAnsi="Tahoma" w:cs="Tahoma"/>
            <w:sz w:val="20"/>
            <w:szCs w:val="20"/>
            <w:rtl/>
            <w:rPrChange w:id="1909" w:author="רינת אביטל" w:date="2022-05-12T11:36:00Z">
              <w:rPr>
                <w:rFonts w:ascii="Tahoma" w:hAnsi="Tahoma" w:cs="Tahoma" w:hint="eastAsia"/>
                <w:color w:val="FF0000"/>
                <w:rtl/>
              </w:rPr>
            </w:rPrChange>
          </w:rPr>
          <w:t>את</w:t>
        </w:r>
        <w:r w:rsidRPr="00E0782E">
          <w:rPr>
            <w:rFonts w:ascii="Tahoma" w:hAnsi="Tahoma" w:cs="Tahoma"/>
            <w:sz w:val="20"/>
            <w:szCs w:val="20"/>
            <w:rtl/>
            <w:rPrChange w:id="1910" w:author="רינת אביטל" w:date="2022-05-12T11:36:00Z">
              <w:rPr>
                <w:rFonts w:ascii="Tahoma" w:hAnsi="Tahoma" w:cs="Tahoma"/>
                <w:color w:val="FF0000"/>
                <w:rtl/>
              </w:rPr>
            </w:rPrChange>
          </w:rPr>
          <w:t xml:space="preserve"> </w:t>
        </w:r>
        <w:r w:rsidRPr="00E0782E">
          <w:rPr>
            <w:rFonts w:ascii="Tahoma" w:hAnsi="Tahoma" w:cs="Tahoma"/>
            <w:sz w:val="20"/>
            <w:szCs w:val="20"/>
            <w:rtl/>
            <w:rPrChange w:id="1911" w:author="רינת אביטל" w:date="2022-05-12T11:36:00Z">
              <w:rPr>
                <w:rFonts w:ascii="Tahoma" w:hAnsi="Tahoma" w:cs="Tahoma" w:hint="eastAsia"/>
                <w:color w:val="FF0000"/>
                <w:rtl/>
              </w:rPr>
            </w:rPrChange>
          </w:rPr>
          <w:t>האלגוריתם</w:t>
        </w:r>
        <w:r w:rsidRPr="00E0782E">
          <w:rPr>
            <w:rFonts w:ascii="Tahoma" w:hAnsi="Tahoma" w:cs="Tahoma"/>
            <w:sz w:val="20"/>
            <w:szCs w:val="20"/>
            <w:rtl/>
            <w:rPrChange w:id="1912" w:author="רינת אביטל" w:date="2022-05-12T11:36:00Z">
              <w:rPr>
                <w:rFonts w:ascii="Tahoma" w:hAnsi="Tahoma" w:cs="Tahoma"/>
                <w:color w:val="FF0000"/>
                <w:rtl/>
              </w:rPr>
            </w:rPrChange>
          </w:rPr>
          <w:t xml:space="preserve"> </w:t>
        </w:r>
        <w:r w:rsidRPr="00E0782E">
          <w:rPr>
            <w:rFonts w:ascii="Tahoma" w:hAnsi="Tahoma" w:cs="Tahoma"/>
            <w:sz w:val="20"/>
            <w:szCs w:val="20"/>
            <w:rtl/>
            <w:rPrChange w:id="1913" w:author="רינת אביטל" w:date="2022-05-12T11:36:00Z">
              <w:rPr>
                <w:rFonts w:ascii="Tahoma" w:hAnsi="Tahoma" w:cs="Tahoma" w:hint="eastAsia"/>
                <w:color w:val="FF0000"/>
                <w:rtl/>
              </w:rPr>
            </w:rPrChange>
          </w:rPr>
          <w:t>שמתאים</w:t>
        </w:r>
        <w:r w:rsidRPr="00E0782E">
          <w:rPr>
            <w:rFonts w:ascii="Tahoma" w:hAnsi="Tahoma" w:cs="Tahoma"/>
            <w:sz w:val="20"/>
            <w:szCs w:val="20"/>
            <w:rtl/>
            <w:rPrChange w:id="1914" w:author="רינת אביטל" w:date="2022-05-12T11:36:00Z">
              <w:rPr>
                <w:rFonts w:ascii="Tahoma" w:hAnsi="Tahoma" w:cs="Tahoma"/>
                <w:color w:val="FF0000"/>
                <w:rtl/>
              </w:rPr>
            </w:rPrChange>
          </w:rPr>
          <w:t xml:space="preserve"> </w:t>
        </w:r>
        <w:r w:rsidRPr="00E0782E">
          <w:rPr>
            <w:rFonts w:ascii="Tahoma" w:hAnsi="Tahoma" w:cs="Tahoma"/>
            <w:sz w:val="20"/>
            <w:szCs w:val="20"/>
            <w:rtl/>
            <w:rPrChange w:id="1915" w:author="רינת אביטל" w:date="2022-05-12T11:36:00Z">
              <w:rPr>
                <w:rFonts w:ascii="Tahoma" w:hAnsi="Tahoma" w:cs="Tahoma" w:hint="eastAsia"/>
                <w:color w:val="FF0000"/>
                <w:rtl/>
              </w:rPr>
            </w:rPrChange>
          </w:rPr>
          <w:t>כדי</w:t>
        </w:r>
        <w:r w:rsidRPr="00E0782E">
          <w:rPr>
            <w:rFonts w:ascii="Tahoma" w:hAnsi="Tahoma" w:cs="Tahoma"/>
            <w:sz w:val="20"/>
            <w:szCs w:val="20"/>
            <w:rtl/>
            <w:rPrChange w:id="1916" w:author="רינת אביטל" w:date="2022-05-12T11:36:00Z">
              <w:rPr>
                <w:rFonts w:ascii="Tahoma" w:hAnsi="Tahoma" w:cs="Tahoma"/>
                <w:color w:val="FF0000"/>
                <w:rtl/>
              </w:rPr>
            </w:rPrChange>
          </w:rPr>
          <w:t xml:space="preserve"> </w:t>
        </w:r>
        <w:r w:rsidRPr="00E0782E">
          <w:rPr>
            <w:rFonts w:ascii="Tahoma" w:hAnsi="Tahoma" w:cs="Tahoma"/>
            <w:sz w:val="20"/>
            <w:szCs w:val="20"/>
            <w:rtl/>
            <w:rPrChange w:id="1917" w:author="רינת אביטל" w:date="2022-05-12T11:36:00Z">
              <w:rPr>
                <w:rFonts w:ascii="Tahoma" w:hAnsi="Tahoma" w:cs="Tahoma" w:hint="eastAsia"/>
                <w:color w:val="FF0000"/>
                <w:rtl/>
              </w:rPr>
            </w:rPrChange>
          </w:rPr>
          <w:t>שאוכל</w:t>
        </w:r>
        <w:r w:rsidRPr="00E0782E">
          <w:rPr>
            <w:rFonts w:ascii="Tahoma" w:hAnsi="Tahoma" w:cs="Tahoma"/>
            <w:sz w:val="20"/>
            <w:szCs w:val="20"/>
            <w:rtl/>
            <w:rPrChange w:id="1918" w:author="רינת אביטל" w:date="2022-05-12T11:36:00Z">
              <w:rPr>
                <w:rFonts w:ascii="Tahoma" w:hAnsi="Tahoma" w:cs="Tahoma"/>
                <w:color w:val="FF0000"/>
                <w:rtl/>
              </w:rPr>
            </w:rPrChange>
          </w:rPr>
          <w:t xml:space="preserve"> </w:t>
        </w:r>
        <w:r w:rsidRPr="00E0782E">
          <w:rPr>
            <w:rFonts w:ascii="Tahoma" w:hAnsi="Tahoma" w:cs="Tahoma"/>
            <w:sz w:val="20"/>
            <w:szCs w:val="20"/>
            <w:rtl/>
            <w:rPrChange w:id="1919" w:author="רינת אביטל" w:date="2022-05-12T11:36:00Z">
              <w:rPr>
                <w:rFonts w:ascii="Tahoma" w:hAnsi="Tahoma" w:cs="Tahoma" w:hint="eastAsia"/>
                <w:color w:val="FF0000"/>
                <w:rtl/>
              </w:rPr>
            </w:rPrChange>
          </w:rPr>
          <w:t>לייצג</w:t>
        </w:r>
        <w:r w:rsidRPr="00E0782E">
          <w:rPr>
            <w:rFonts w:ascii="Tahoma" w:hAnsi="Tahoma" w:cs="Tahoma"/>
            <w:sz w:val="20"/>
            <w:szCs w:val="20"/>
            <w:rtl/>
            <w:rPrChange w:id="1920" w:author="רינת אביטל" w:date="2022-05-12T11:36:00Z">
              <w:rPr>
                <w:rFonts w:ascii="Tahoma" w:hAnsi="Tahoma" w:cs="Tahoma"/>
                <w:color w:val="FF0000"/>
                <w:rtl/>
              </w:rPr>
            </w:rPrChange>
          </w:rPr>
          <w:t xml:space="preserve"> </w:t>
        </w:r>
        <w:r w:rsidRPr="00E0782E">
          <w:rPr>
            <w:rFonts w:ascii="Tahoma" w:hAnsi="Tahoma" w:cs="Tahoma"/>
            <w:sz w:val="20"/>
            <w:szCs w:val="20"/>
            <w:rtl/>
            <w:rPrChange w:id="1921" w:author="רינת אביטל" w:date="2022-05-12T11:36:00Z">
              <w:rPr>
                <w:rFonts w:ascii="Tahoma" w:hAnsi="Tahoma" w:cs="Tahoma" w:hint="eastAsia"/>
                <w:color w:val="FF0000"/>
                <w:rtl/>
              </w:rPr>
            </w:rPrChange>
          </w:rPr>
          <w:t>את</w:t>
        </w:r>
        <w:r w:rsidRPr="00E0782E">
          <w:rPr>
            <w:rFonts w:ascii="Tahoma" w:hAnsi="Tahoma" w:cs="Tahoma"/>
            <w:sz w:val="20"/>
            <w:szCs w:val="20"/>
            <w:rtl/>
            <w:rPrChange w:id="1922" w:author="רינת אביטל" w:date="2022-05-12T11:36:00Z">
              <w:rPr>
                <w:rFonts w:ascii="Tahoma" w:hAnsi="Tahoma" w:cs="Tahoma"/>
                <w:color w:val="FF0000"/>
                <w:rtl/>
              </w:rPr>
            </w:rPrChange>
          </w:rPr>
          <w:t xml:space="preserve"> </w:t>
        </w:r>
        <w:r w:rsidRPr="00E0782E">
          <w:rPr>
            <w:rFonts w:ascii="Tahoma" w:hAnsi="Tahoma" w:cs="Tahoma"/>
            <w:sz w:val="20"/>
            <w:szCs w:val="20"/>
            <w:rtl/>
            <w:rPrChange w:id="1923" w:author="רינת אביטל" w:date="2022-05-12T11:36:00Z">
              <w:rPr>
                <w:rFonts w:ascii="Tahoma" w:hAnsi="Tahoma" w:cs="Tahoma" w:hint="eastAsia"/>
                <w:color w:val="FF0000"/>
                <w:rtl/>
              </w:rPr>
            </w:rPrChange>
          </w:rPr>
          <w:t>משוואת</w:t>
        </w:r>
        <w:r w:rsidRPr="00E0782E">
          <w:rPr>
            <w:rFonts w:ascii="Tahoma" w:hAnsi="Tahoma" w:cs="Tahoma"/>
            <w:sz w:val="20"/>
            <w:szCs w:val="20"/>
            <w:rtl/>
            <w:rPrChange w:id="1924" w:author="רינת אביטל" w:date="2022-05-12T11:36:00Z">
              <w:rPr>
                <w:rFonts w:ascii="Tahoma" w:hAnsi="Tahoma" w:cs="Tahoma"/>
                <w:color w:val="FF0000"/>
                <w:rtl/>
              </w:rPr>
            </w:rPrChange>
          </w:rPr>
          <w:t xml:space="preserve"> </w:t>
        </w:r>
        <w:r w:rsidRPr="00E0782E">
          <w:rPr>
            <w:rFonts w:ascii="Tahoma" w:hAnsi="Tahoma" w:cs="Tahoma"/>
            <w:sz w:val="20"/>
            <w:szCs w:val="20"/>
            <w:rtl/>
            <w:rPrChange w:id="1925" w:author="רינת אביטל" w:date="2022-05-12T11:36:00Z">
              <w:rPr>
                <w:rFonts w:ascii="Tahoma" w:hAnsi="Tahoma" w:cs="Tahoma" w:hint="eastAsia"/>
                <w:color w:val="FF0000"/>
                <w:rtl/>
              </w:rPr>
            </w:rPrChange>
          </w:rPr>
          <w:t>הפונקציה</w:t>
        </w:r>
        <w:r w:rsidRPr="00E0782E">
          <w:rPr>
            <w:rFonts w:ascii="Tahoma" w:hAnsi="Tahoma" w:cs="Tahoma"/>
            <w:sz w:val="20"/>
            <w:szCs w:val="20"/>
            <w:rtl/>
            <w:rPrChange w:id="1926" w:author="רינת אביטל" w:date="2022-05-12T11:36:00Z">
              <w:rPr>
                <w:rFonts w:ascii="Tahoma" w:hAnsi="Tahoma" w:cs="Tahoma"/>
                <w:color w:val="FF0000"/>
                <w:rtl/>
              </w:rPr>
            </w:rPrChange>
          </w:rPr>
          <w:t xml:space="preserve"> בצורה </w:t>
        </w:r>
        <w:r w:rsidRPr="00E0782E">
          <w:rPr>
            <w:rFonts w:ascii="Tahoma" w:hAnsi="Tahoma" w:cs="Tahoma"/>
            <w:sz w:val="20"/>
            <w:szCs w:val="20"/>
            <w:rtl/>
            <w:rPrChange w:id="1927" w:author="רינת אביטל" w:date="2022-05-12T11:36:00Z">
              <w:rPr>
                <w:rFonts w:ascii="Tahoma" w:hAnsi="Tahoma" w:cs="Tahoma" w:hint="eastAsia"/>
                <w:color w:val="FF0000"/>
                <w:rtl/>
              </w:rPr>
            </w:rPrChange>
          </w:rPr>
          <w:t>קלה</w:t>
        </w:r>
        <w:r w:rsidRPr="00E0782E">
          <w:rPr>
            <w:rFonts w:ascii="Tahoma" w:hAnsi="Tahoma" w:cs="Tahoma"/>
            <w:sz w:val="20"/>
            <w:szCs w:val="20"/>
            <w:rtl/>
            <w:rPrChange w:id="1928" w:author="רינת אביטל" w:date="2022-05-12T11:36:00Z">
              <w:rPr>
                <w:rFonts w:ascii="Tahoma" w:hAnsi="Tahoma" w:cs="Tahoma"/>
                <w:color w:val="FF0000"/>
                <w:rtl/>
              </w:rPr>
            </w:rPrChange>
          </w:rPr>
          <w:t xml:space="preserve"> ונכונה וכך אוכל ביתר קלות לגשת לכל </w:t>
        </w:r>
        <w:r w:rsidRPr="00E0782E">
          <w:rPr>
            <w:rFonts w:ascii="Tahoma" w:hAnsi="Tahoma" w:cs="Tahoma"/>
            <w:sz w:val="20"/>
            <w:szCs w:val="20"/>
            <w:rtl/>
            <w:rPrChange w:id="1929" w:author="רינת אביטל" w:date="2022-05-12T11:36:00Z">
              <w:rPr>
                <w:rFonts w:ascii="Tahoma" w:hAnsi="Tahoma" w:cs="Tahoma" w:hint="eastAsia"/>
                <w:color w:val="FF0000"/>
                <w:rtl/>
              </w:rPr>
            </w:rPrChange>
          </w:rPr>
          <w:t>אברי</w:t>
        </w:r>
        <w:r w:rsidRPr="00E0782E">
          <w:rPr>
            <w:rFonts w:ascii="Tahoma" w:hAnsi="Tahoma" w:cs="Tahoma"/>
            <w:sz w:val="20"/>
            <w:szCs w:val="20"/>
            <w:rtl/>
            <w:rPrChange w:id="1930" w:author="רינת אביטל" w:date="2022-05-12T11:36:00Z">
              <w:rPr>
                <w:rFonts w:ascii="Tahoma" w:hAnsi="Tahoma" w:cs="Tahoma"/>
                <w:color w:val="FF0000"/>
                <w:rtl/>
              </w:rPr>
            </w:rPrChange>
          </w:rPr>
          <w:t xml:space="preserve"> </w:t>
        </w:r>
        <w:r w:rsidRPr="00E0782E">
          <w:rPr>
            <w:rFonts w:ascii="Tahoma" w:hAnsi="Tahoma" w:cs="Tahoma"/>
            <w:sz w:val="20"/>
            <w:szCs w:val="20"/>
            <w:rtl/>
            <w:rPrChange w:id="1931" w:author="רינת אביטל" w:date="2022-05-12T11:36:00Z">
              <w:rPr>
                <w:rFonts w:ascii="Tahoma" w:hAnsi="Tahoma" w:cs="Tahoma" w:hint="eastAsia"/>
                <w:color w:val="FF0000"/>
                <w:rtl/>
              </w:rPr>
            </w:rPrChange>
          </w:rPr>
          <w:t>בפונקציה</w:t>
        </w:r>
        <w:r w:rsidRPr="00E0782E">
          <w:rPr>
            <w:rFonts w:ascii="Tahoma" w:hAnsi="Tahoma" w:cs="Tahoma"/>
            <w:sz w:val="20"/>
            <w:szCs w:val="20"/>
            <w:rtl/>
            <w:rPrChange w:id="1932" w:author="רינת אביטל" w:date="2022-05-12T11:36:00Z">
              <w:rPr>
                <w:rFonts w:ascii="Tahoma" w:hAnsi="Tahoma" w:cs="Tahoma"/>
                <w:color w:val="FF0000"/>
                <w:rtl/>
              </w:rPr>
            </w:rPrChange>
          </w:rPr>
          <w:t xml:space="preserve"> </w:t>
        </w:r>
        <w:r w:rsidRPr="00E0782E">
          <w:rPr>
            <w:rFonts w:ascii="Tahoma" w:hAnsi="Tahoma" w:cs="Tahoma"/>
            <w:sz w:val="20"/>
            <w:szCs w:val="20"/>
            <w:rtl/>
            <w:rPrChange w:id="1933" w:author="רינת אביטל" w:date="2022-05-12T11:36:00Z">
              <w:rPr>
                <w:rFonts w:ascii="Tahoma" w:hAnsi="Tahoma" w:cs="Tahoma" w:hint="eastAsia"/>
                <w:color w:val="FF0000"/>
                <w:rtl/>
              </w:rPr>
            </w:rPrChange>
          </w:rPr>
          <w:t>ולחקור</w:t>
        </w:r>
        <w:r w:rsidRPr="00E0782E">
          <w:rPr>
            <w:rFonts w:ascii="Tahoma" w:hAnsi="Tahoma" w:cs="Tahoma"/>
            <w:sz w:val="20"/>
            <w:szCs w:val="20"/>
            <w:rtl/>
            <w:rPrChange w:id="1934" w:author="רינת אביטל" w:date="2022-05-12T11:36:00Z">
              <w:rPr>
                <w:rFonts w:ascii="Tahoma" w:hAnsi="Tahoma" w:cs="Tahoma"/>
                <w:color w:val="FF0000"/>
                <w:rtl/>
              </w:rPr>
            </w:rPrChange>
          </w:rPr>
          <w:t xml:space="preserve"> </w:t>
        </w:r>
        <w:r w:rsidRPr="00E0782E">
          <w:rPr>
            <w:rFonts w:ascii="Tahoma" w:hAnsi="Tahoma" w:cs="Tahoma"/>
            <w:sz w:val="20"/>
            <w:szCs w:val="20"/>
            <w:rtl/>
            <w:rPrChange w:id="1935" w:author="רינת אביטל" w:date="2022-05-12T11:36:00Z">
              <w:rPr>
                <w:rFonts w:ascii="Tahoma" w:hAnsi="Tahoma" w:cs="Tahoma" w:hint="eastAsia"/>
                <w:color w:val="FF0000"/>
                <w:rtl/>
              </w:rPr>
            </w:rPrChange>
          </w:rPr>
          <w:t>אותה</w:t>
        </w:r>
        <w:r w:rsidRPr="00E0782E">
          <w:rPr>
            <w:rFonts w:ascii="Tahoma" w:hAnsi="Tahoma" w:cs="Tahoma"/>
            <w:sz w:val="20"/>
            <w:szCs w:val="20"/>
            <w:rtl/>
            <w:rPrChange w:id="1936" w:author="רינת אביטל" w:date="2022-05-12T11:36:00Z">
              <w:rPr>
                <w:rFonts w:ascii="Tahoma" w:hAnsi="Tahoma" w:cs="Tahoma"/>
                <w:color w:val="FF0000"/>
                <w:rtl/>
              </w:rPr>
            </w:rPrChange>
          </w:rPr>
          <w:t xml:space="preserve"> </w:t>
        </w:r>
        <w:r w:rsidRPr="00E0782E">
          <w:rPr>
            <w:rFonts w:ascii="Tahoma" w:hAnsi="Tahoma" w:cs="Tahoma"/>
            <w:sz w:val="20"/>
            <w:szCs w:val="20"/>
            <w:rtl/>
            <w:rPrChange w:id="1937" w:author="רינת אביטל" w:date="2022-05-12T11:36:00Z">
              <w:rPr>
                <w:rFonts w:ascii="Tahoma" w:hAnsi="Tahoma" w:cs="Tahoma" w:hint="eastAsia"/>
                <w:color w:val="FF0000"/>
                <w:rtl/>
              </w:rPr>
            </w:rPrChange>
          </w:rPr>
          <w:t>ולקבל</w:t>
        </w:r>
        <w:r w:rsidRPr="00E0782E">
          <w:rPr>
            <w:rFonts w:ascii="Tahoma" w:hAnsi="Tahoma" w:cs="Tahoma"/>
            <w:sz w:val="20"/>
            <w:szCs w:val="20"/>
            <w:rtl/>
            <w:rPrChange w:id="1938" w:author="רינת אביטל" w:date="2022-05-12T11:36:00Z">
              <w:rPr>
                <w:rFonts w:ascii="Tahoma" w:hAnsi="Tahoma" w:cs="Tahoma"/>
                <w:color w:val="FF0000"/>
                <w:rtl/>
              </w:rPr>
            </w:rPrChange>
          </w:rPr>
          <w:t xml:space="preserve"> </w:t>
        </w:r>
        <w:r w:rsidRPr="00E0782E">
          <w:rPr>
            <w:rFonts w:ascii="Tahoma" w:hAnsi="Tahoma" w:cs="Tahoma"/>
            <w:sz w:val="20"/>
            <w:szCs w:val="20"/>
            <w:rtl/>
            <w:rPrChange w:id="1939" w:author="רינת אביטל" w:date="2022-05-12T11:36:00Z">
              <w:rPr>
                <w:rFonts w:ascii="Tahoma" w:hAnsi="Tahoma" w:cs="Tahoma" w:hint="eastAsia"/>
                <w:color w:val="FF0000"/>
                <w:rtl/>
              </w:rPr>
            </w:rPrChange>
          </w:rPr>
          <w:t>תוצאות</w:t>
        </w:r>
        <w:r w:rsidRPr="00E0782E">
          <w:rPr>
            <w:rFonts w:ascii="Tahoma" w:hAnsi="Tahoma" w:cs="Tahoma"/>
            <w:sz w:val="20"/>
            <w:szCs w:val="20"/>
            <w:rtl/>
            <w:rPrChange w:id="1940" w:author="רינת אביטל" w:date="2022-05-12T11:36:00Z">
              <w:rPr>
                <w:rFonts w:ascii="Tahoma" w:hAnsi="Tahoma" w:cs="Tahoma"/>
                <w:color w:val="FF0000"/>
                <w:rtl/>
              </w:rPr>
            </w:rPrChange>
          </w:rPr>
          <w:t xml:space="preserve"> </w:t>
        </w:r>
        <w:r w:rsidRPr="00E0782E">
          <w:rPr>
            <w:rFonts w:ascii="Tahoma" w:hAnsi="Tahoma" w:cs="Tahoma"/>
            <w:sz w:val="20"/>
            <w:szCs w:val="20"/>
            <w:rtl/>
            <w:rPrChange w:id="1941" w:author="רינת אביטל" w:date="2022-05-12T11:36:00Z">
              <w:rPr>
                <w:rFonts w:ascii="Tahoma" w:hAnsi="Tahoma" w:cs="Tahoma" w:hint="eastAsia"/>
                <w:color w:val="FF0000"/>
                <w:rtl/>
              </w:rPr>
            </w:rPrChange>
          </w:rPr>
          <w:t>מדויקות</w:t>
        </w:r>
        <w:r w:rsidRPr="00E0782E">
          <w:rPr>
            <w:rFonts w:ascii="Tahoma" w:hAnsi="Tahoma" w:cs="Tahoma"/>
            <w:sz w:val="20"/>
            <w:szCs w:val="20"/>
            <w:rtl/>
            <w:rPrChange w:id="1942" w:author="רינת אביטל" w:date="2022-05-12T11:36:00Z">
              <w:rPr>
                <w:rFonts w:ascii="Tahoma" w:hAnsi="Tahoma" w:cs="Tahoma"/>
                <w:color w:val="FF0000"/>
                <w:rtl/>
              </w:rPr>
            </w:rPrChange>
          </w:rPr>
          <w:t>.</w:t>
        </w:r>
        <w:r w:rsidRPr="00E0782E">
          <w:rPr>
            <w:rFonts w:ascii="Tahoma" w:hAnsi="Tahoma" w:cs="Tahoma"/>
            <w:sz w:val="20"/>
            <w:szCs w:val="20"/>
            <w:rtl/>
            <w:rPrChange w:id="1943" w:author="רינת אביטל" w:date="2022-05-12T11:36:00Z">
              <w:rPr>
                <w:rFonts w:ascii="Tahoma" w:hAnsi="Tahoma" w:cs="Tahoma" w:hint="cs"/>
                <w:rtl/>
              </w:rPr>
            </w:rPrChange>
          </w:rPr>
          <w:t xml:space="preserve">  </w:t>
        </w:r>
      </w:ins>
    </w:p>
    <w:p w14:paraId="20C105E3" w14:textId="77777777" w:rsidR="00E0782E" w:rsidRDefault="00E0782E" w:rsidP="00E0782E">
      <w:pPr>
        <w:spacing w:after="240" w:line="360" w:lineRule="auto"/>
        <w:jc w:val="both"/>
        <w:rPr>
          <w:ins w:id="1944" w:author="רינת אביטל" w:date="2022-05-12T11:36:00Z"/>
          <w:rFonts w:ascii="Tahoma" w:hAnsi="Tahoma" w:cs="Tahoma"/>
          <w:sz w:val="20"/>
          <w:szCs w:val="20"/>
          <w:rtl/>
        </w:rPr>
      </w:pPr>
      <w:ins w:id="1945" w:author="רינת אביטל" w:date="2022-05-12T11:36:00Z">
        <w:r>
          <w:rPr>
            <w:rFonts w:ascii="Tahoma" w:hAnsi="Tahoma" w:cs="Tahoma" w:hint="cs"/>
            <w:sz w:val="20"/>
            <w:szCs w:val="20"/>
            <w:rtl/>
          </w:rPr>
          <w:t xml:space="preserve">האלגוריתם המרכזי בפרויקט הוא פירוק המשוואה לגורמים -איברים. הווה אומר לקחת מחרוזת של משוואת פונקציה פשוטה ולפרק אותה בצורה שתהיה ניתנת לייצוג נוח ולפתירה של הפונקציה. מכיוון שאין אפשרות לטפל במחרוזת פשוטה כדי לפתור את המשוואה חשבתי על רעיון שבו תיוצג המשוואה ע"י אובייקט שאליו נכניס את פרוק המשוואה ע"י האלגוריתם העיקרי שהוא פרוק המשוואה. הכנת האובייקט של המשוואה הוא רק הקדמה והכנה לאלגוריתם שיגיע בו הפרוק נעשה בפועל והאלגוריתם אחראי להכניס כל תו ותו במחרוזת למקומו המתאים באובייקט שיצרתי (יפורט בהמשך). </w:t>
        </w:r>
      </w:ins>
    </w:p>
    <w:p w14:paraId="280BA1F8" w14:textId="77777777" w:rsidR="00E0782E" w:rsidRPr="00F2481D" w:rsidRDefault="00E0782E" w:rsidP="00E0782E">
      <w:pPr>
        <w:spacing w:after="240" w:line="360" w:lineRule="auto"/>
        <w:jc w:val="both"/>
        <w:rPr>
          <w:ins w:id="1946" w:author="רינת אביטל" w:date="2022-05-12T11:36:00Z"/>
          <w:rFonts w:ascii="Tahoma" w:hAnsi="Tahoma" w:cs="Tahoma"/>
          <w:sz w:val="20"/>
          <w:szCs w:val="20"/>
          <w:rtl/>
        </w:rPr>
      </w:pPr>
      <w:ins w:id="1947" w:author="רינת אביטל" w:date="2022-05-12T11:36:00Z">
        <w:r>
          <w:rPr>
            <w:rFonts w:ascii="Tahoma" w:hAnsi="Tahoma" w:cs="Tahoma" w:hint="cs"/>
            <w:sz w:val="20"/>
            <w:szCs w:val="20"/>
            <w:rtl/>
          </w:rPr>
          <w:t>לאחר הפרוק והאובייקט המוכן לשימוש ניגש לפתור את המשוואה ולמציאת נקודות מיוחדות, נקודות אפס, נקודות קיצון, חישוב נגזרת הפונקציה והצגה ויזואלית של משוואת הפונקציה שהוכנסה למערכת.</w:t>
        </w:r>
      </w:ins>
    </w:p>
    <w:p w14:paraId="44592B4F" w14:textId="3C988A7B" w:rsidR="00CA19B9" w:rsidRPr="00103DCA" w:rsidRDefault="00CA19B9" w:rsidP="00CA19B9">
      <w:pPr>
        <w:spacing w:after="240" w:line="360" w:lineRule="auto"/>
        <w:jc w:val="both"/>
        <w:rPr>
          <w:ins w:id="1948" w:author="רינת אביטל" w:date="2022-05-11T23:47:00Z"/>
          <w:rFonts w:ascii="Tahoma" w:hAnsi="Tahoma" w:cs="Tahoma"/>
          <w:sz w:val="20"/>
          <w:szCs w:val="20"/>
          <w:rtl/>
          <w:rPrChange w:id="1949" w:author="רינת אביטל" w:date="2022-05-12T09:18:00Z">
            <w:rPr>
              <w:ins w:id="1950" w:author="רינת אביטל" w:date="2022-05-11T23:47:00Z"/>
              <w:rFonts w:ascii="Tahoma" w:hAnsi="Tahoma" w:cs="Tahoma"/>
              <w:rtl/>
            </w:rPr>
          </w:rPrChange>
        </w:rPr>
      </w:pPr>
      <w:ins w:id="1951" w:author="רינת אביטל" w:date="2022-05-11T23:47:00Z">
        <w:r w:rsidRPr="00103DCA">
          <w:rPr>
            <w:rFonts w:ascii="Tahoma" w:hAnsi="Tahoma" w:cs="Tahoma"/>
            <w:sz w:val="20"/>
            <w:szCs w:val="20"/>
            <w:rtl/>
            <w:rPrChange w:id="1952" w:author="רינת אביטל" w:date="2022-05-12T09:18:00Z">
              <w:rPr>
                <w:rFonts w:ascii="Tahoma" w:hAnsi="Tahoma" w:cs="Tahoma"/>
                <w:rtl/>
              </w:rPr>
            </w:rPrChange>
          </w:rPr>
          <w:t>ערכ</w:t>
        </w:r>
      </w:ins>
      <w:ins w:id="1953" w:author="רינת אביטל" w:date="2022-05-12T09:43:00Z">
        <w:r w:rsidR="008D346F">
          <w:rPr>
            <w:rFonts w:ascii="Tahoma" w:hAnsi="Tahoma" w:cs="Tahoma" w:hint="cs"/>
            <w:sz w:val="20"/>
            <w:szCs w:val="20"/>
            <w:rtl/>
          </w:rPr>
          <w:t>תי</w:t>
        </w:r>
      </w:ins>
      <w:ins w:id="1954" w:author="רינת אביטל" w:date="2022-05-11T23:47:00Z">
        <w:r w:rsidRPr="00103DCA">
          <w:rPr>
            <w:rFonts w:ascii="Tahoma" w:hAnsi="Tahoma" w:cs="Tahoma"/>
            <w:sz w:val="20"/>
            <w:szCs w:val="20"/>
            <w:rtl/>
            <w:rPrChange w:id="1955" w:author="רינת אביטל" w:date="2022-05-12T09:18:00Z">
              <w:rPr>
                <w:rFonts w:ascii="Tahoma" w:hAnsi="Tahoma" w:cs="Tahoma"/>
                <w:rtl/>
              </w:rPr>
            </w:rPrChange>
          </w:rPr>
          <w:t xml:space="preserve"> עבודת חקר וקראנו חומרים רבים בנושא </w:t>
        </w:r>
      </w:ins>
      <w:ins w:id="1956" w:author="רינת אביטל" w:date="2022-05-12T09:43:00Z">
        <w:r w:rsidR="008D346F">
          <w:rPr>
            <w:rFonts w:ascii="Tahoma" w:hAnsi="Tahoma" w:cs="Tahoma" w:hint="cs"/>
            <w:sz w:val="20"/>
            <w:szCs w:val="20"/>
            <w:rtl/>
          </w:rPr>
          <w:t>פתירת משווא</w:t>
        </w:r>
      </w:ins>
      <w:ins w:id="1957" w:author="רינת אביטל" w:date="2022-05-12T09:44:00Z">
        <w:r w:rsidR="008D346F">
          <w:rPr>
            <w:rFonts w:ascii="Tahoma" w:hAnsi="Tahoma" w:cs="Tahoma" w:hint="cs"/>
            <w:sz w:val="20"/>
            <w:szCs w:val="20"/>
            <w:rtl/>
          </w:rPr>
          <w:t>ות</w:t>
        </w:r>
      </w:ins>
      <w:ins w:id="1958" w:author="רינת אביטל" w:date="2022-05-11T23:47:00Z">
        <w:r w:rsidRPr="00103DCA">
          <w:rPr>
            <w:rFonts w:ascii="Tahoma" w:hAnsi="Tahoma" w:cs="Tahoma"/>
            <w:sz w:val="20"/>
            <w:szCs w:val="20"/>
            <w:rtl/>
            <w:rPrChange w:id="1959" w:author="רינת אביטל" w:date="2022-05-12T09:18:00Z">
              <w:rPr>
                <w:rFonts w:ascii="Tahoma" w:hAnsi="Tahoma" w:cs="Tahoma"/>
                <w:rtl/>
              </w:rPr>
            </w:rPrChange>
          </w:rPr>
          <w:t>, התדיינ</w:t>
        </w:r>
      </w:ins>
      <w:ins w:id="1960" w:author="רינת אביטל" w:date="2022-05-12T09:44:00Z">
        <w:r w:rsidR="008D346F">
          <w:rPr>
            <w:rFonts w:ascii="Tahoma" w:hAnsi="Tahoma" w:cs="Tahoma" w:hint="cs"/>
            <w:sz w:val="20"/>
            <w:szCs w:val="20"/>
            <w:rtl/>
          </w:rPr>
          <w:t>תי</w:t>
        </w:r>
      </w:ins>
      <w:ins w:id="1961" w:author="רינת אביטל" w:date="2022-05-11T23:47:00Z">
        <w:r w:rsidRPr="00103DCA">
          <w:rPr>
            <w:rFonts w:ascii="Tahoma" w:hAnsi="Tahoma" w:cs="Tahoma"/>
            <w:sz w:val="20"/>
            <w:szCs w:val="20"/>
            <w:rtl/>
            <w:rPrChange w:id="1962" w:author="רינת אביטל" w:date="2022-05-12T09:18:00Z">
              <w:rPr>
                <w:rFonts w:ascii="Tahoma" w:hAnsi="Tahoma" w:cs="Tahoma"/>
                <w:rtl/>
              </w:rPr>
            </w:rPrChange>
          </w:rPr>
          <w:t xml:space="preserve"> רבות באשר לדרך המימוש היעילה, התייעצ</w:t>
        </w:r>
      </w:ins>
      <w:ins w:id="1963" w:author="רינת אביטל" w:date="2022-05-12T09:45:00Z">
        <w:r w:rsidR="008D346F">
          <w:rPr>
            <w:rFonts w:ascii="Tahoma" w:hAnsi="Tahoma" w:cs="Tahoma" w:hint="cs"/>
            <w:sz w:val="20"/>
            <w:szCs w:val="20"/>
            <w:rtl/>
          </w:rPr>
          <w:t>תי</w:t>
        </w:r>
      </w:ins>
      <w:ins w:id="1964" w:author="רינת אביטל" w:date="2022-05-11T23:47:00Z">
        <w:r w:rsidRPr="00103DCA">
          <w:rPr>
            <w:rFonts w:ascii="Tahoma" w:hAnsi="Tahoma" w:cs="Tahoma"/>
            <w:sz w:val="20"/>
            <w:szCs w:val="20"/>
            <w:rtl/>
            <w:rPrChange w:id="1965" w:author="רינת אביטל" w:date="2022-05-12T09:18:00Z">
              <w:rPr>
                <w:rFonts w:ascii="Tahoma" w:hAnsi="Tahoma" w:cs="Tahoma"/>
                <w:rtl/>
              </w:rPr>
            </w:rPrChange>
          </w:rPr>
          <w:t xml:space="preserve"> עם מומחים</w:t>
        </w:r>
        <w:r w:rsidRPr="00103DCA">
          <w:rPr>
            <w:rFonts w:ascii="Tahoma" w:hAnsi="Tahoma" w:cs="Tahoma"/>
            <w:sz w:val="20"/>
            <w:szCs w:val="20"/>
            <w:rtl/>
            <w:rPrChange w:id="1966" w:author="רינת אביטל" w:date="2022-05-12T09:18:00Z">
              <w:rPr>
                <w:rFonts w:ascii="Tahoma" w:hAnsi="Tahoma" w:cs="Tahoma" w:hint="cs"/>
                <w:rtl/>
              </w:rPr>
            </w:rPrChange>
          </w:rPr>
          <w:t xml:space="preserve"> </w:t>
        </w:r>
        <w:r w:rsidRPr="00103DCA">
          <w:rPr>
            <w:rFonts w:ascii="Tahoma" w:hAnsi="Tahoma" w:cs="Tahoma"/>
            <w:sz w:val="20"/>
            <w:szCs w:val="20"/>
            <w:rtl/>
            <w:rPrChange w:id="1967" w:author="רינת אביטל" w:date="2022-05-12T09:18:00Z">
              <w:rPr>
                <w:rFonts w:ascii="Tahoma" w:hAnsi="Tahoma" w:cs="Tahoma"/>
                <w:rtl/>
              </w:rPr>
            </w:rPrChange>
          </w:rPr>
          <w:t xml:space="preserve">היאך לחשב </w:t>
        </w:r>
      </w:ins>
      <w:ins w:id="1968" w:author="רינת אביטל" w:date="2022-05-12T09:46:00Z">
        <w:r w:rsidR="008D346F">
          <w:rPr>
            <w:rFonts w:ascii="Tahoma" w:hAnsi="Tahoma" w:cs="Tahoma" w:hint="cs"/>
            <w:sz w:val="20"/>
            <w:szCs w:val="20"/>
            <w:rtl/>
          </w:rPr>
          <w:t xml:space="preserve">את פתרון המשוואות בדרך </w:t>
        </w:r>
        <w:r w:rsidR="00043A70">
          <w:rPr>
            <w:rFonts w:ascii="Tahoma" w:hAnsi="Tahoma" w:cs="Tahoma" w:hint="cs"/>
            <w:sz w:val="20"/>
            <w:szCs w:val="20"/>
            <w:rtl/>
          </w:rPr>
          <w:t>הטובה ביותר</w:t>
        </w:r>
      </w:ins>
      <w:ins w:id="1969" w:author="רינת אביטל" w:date="2022-05-11T23:47:00Z">
        <w:r w:rsidRPr="00103DCA">
          <w:rPr>
            <w:rFonts w:ascii="Tahoma" w:hAnsi="Tahoma" w:cs="Tahoma"/>
            <w:sz w:val="20"/>
            <w:szCs w:val="20"/>
            <w:rtl/>
            <w:rPrChange w:id="1970" w:author="רינת אביטל" w:date="2022-05-12T09:18:00Z">
              <w:rPr>
                <w:rFonts w:ascii="Tahoma" w:hAnsi="Tahoma" w:cs="Tahoma"/>
                <w:rtl/>
              </w:rPr>
            </w:rPrChange>
          </w:rPr>
          <w:t xml:space="preserve"> כדי לשמור על יעילות, דיוק ומהירות. </w:t>
        </w:r>
      </w:ins>
    </w:p>
    <w:p w14:paraId="3173ED60" w14:textId="6F7F95F0" w:rsidR="00CA19B9" w:rsidRPr="00103DCA" w:rsidRDefault="00CA19B9" w:rsidP="00CA19B9">
      <w:pPr>
        <w:spacing w:after="240" w:line="360" w:lineRule="auto"/>
        <w:jc w:val="both"/>
        <w:rPr>
          <w:ins w:id="1971" w:author="רינת אביטל" w:date="2022-05-11T23:47:00Z"/>
          <w:rFonts w:ascii="Tahoma" w:hAnsi="Tahoma" w:cs="Tahoma"/>
          <w:sz w:val="20"/>
          <w:szCs w:val="20"/>
          <w:rtl/>
          <w:rPrChange w:id="1972" w:author="רינת אביטל" w:date="2022-05-12T09:18:00Z">
            <w:rPr>
              <w:ins w:id="1973" w:author="רינת אביטל" w:date="2022-05-11T23:47:00Z"/>
              <w:rFonts w:ascii="Tahoma" w:hAnsi="Tahoma" w:cs="Tahoma"/>
              <w:rtl/>
            </w:rPr>
          </w:rPrChange>
        </w:rPr>
      </w:pPr>
      <w:ins w:id="1974" w:author="רינת אביטל" w:date="2022-05-11T23:47:00Z">
        <w:r w:rsidRPr="00103DCA">
          <w:rPr>
            <w:rFonts w:ascii="Tahoma" w:hAnsi="Tahoma" w:cs="Tahoma"/>
            <w:sz w:val="20"/>
            <w:szCs w:val="20"/>
            <w:rtl/>
            <w:rPrChange w:id="1975" w:author="רינת אביטל" w:date="2022-05-12T09:18:00Z">
              <w:rPr>
                <w:rFonts w:ascii="Tahoma" w:hAnsi="Tahoma" w:cs="Tahoma"/>
                <w:rtl/>
              </w:rPr>
            </w:rPrChange>
          </w:rPr>
          <w:t>להלן מוצגות חלק מבעיות נוספות שהתעוררו בעת תכנון מבנה המערכת באופן זה, וכן הצעות שעלו ופתרונות שנקטנו בפועל.</w:t>
        </w:r>
      </w:ins>
    </w:p>
    <w:p w14:paraId="37C6C97F" w14:textId="77777777" w:rsidR="00E0782E" w:rsidRDefault="00E0782E" w:rsidP="00CA19B9">
      <w:pPr>
        <w:spacing w:after="240" w:line="360" w:lineRule="auto"/>
        <w:jc w:val="both"/>
        <w:rPr>
          <w:ins w:id="1976" w:author="רינת אביטל" w:date="2022-05-12T11:36:00Z"/>
          <w:rFonts w:ascii="Tahoma" w:hAnsi="Tahoma" w:cs="Tahoma"/>
          <w:b/>
          <w:bCs/>
          <w:color w:val="808080" w:themeColor="background1" w:themeShade="80"/>
          <w:sz w:val="20"/>
          <w:szCs w:val="20"/>
          <w:u w:val="single"/>
          <w:rtl/>
        </w:rPr>
      </w:pPr>
      <w:bookmarkStart w:id="1977" w:name="_Toc39972181"/>
    </w:p>
    <w:p w14:paraId="3825C8D4" w14:textId="77777777" w:rsidR="00E0782E" w:rsidRDefault="00E0782E" w:rsidP="00CA19B9">
      <w:pPr>
        <w:spacing w:after="240" w:line="360" w:lineRule="auto"/>
        <w:jc w:val="both"/>
        <w:rPr>
          <w:ins w:id="1978" w:author="רינת אביטל" w:date="2022-05-12T11:36:00Z"/>
          <w:rFonts w:ascii="Tahoma" w:hAnsi="Tahoma" w:cs="Tahoma"/>
          <w:b/>
          <w:bCs/>
          <w:color w:val="808080" w:themeColor="background1" w:themeShade="80"/>
          <w:sz w:val="20"/>
          <w:szCs w:val="20"/>
          <w:u w:val="single"/>
          <w:rtl/>
        </w:rPr>
      </w:pPr>
    </w:p>
    <w:p w14:paraId="476641A2" w14:textId="50BB2FCE" w:rsidR="00CA19B9" w:rsidRPr="00103DCA" w:rsidRDefault="00CA19B9" w:rsidP="00CA19B9">
      <w:pPr>
        <w:spacing w:after="240" w:line="360" w:lineRule="auto"/>
        <w:jc w:val="both"/>
        <w:rPr>
          <w:ins w:id="1979" w:author="רינת אביטל" w:date="2022-05-11T23:47:00Z"/>
          <w:rFonts w:ascii="Tahoma" w:hAnsi="Tahoma" w:cs="Tahoma"/>
          <w:b/>
          <w:bCs/>
          <w:color w:val="808080" w:themeColor="background1" w:themeShade="80"/>
          <w:sz w:val="20"/>
          <w:szCs w:val="20"/>
          <w:u w:val="single"/>
          <w:rtl/>
          <w:rPrChange w:id="1980" w:author="רינת אביטל" w:date="2022-05-12T09:18:00Z">
            <w:rPr>
              <w:ins w:id="1981" w:author="רינת אביטל" w:date="2022-05-11T23:47:00Z"/>
              <w:rFonts w:ascii="Tahoma" w:hAnsi="Tahoma" w:cs="Tahoma"/>
              <w:b/>
              <w:bCs/>
              <w:color w:val="808080" w:themeColor="background1" w:themeShade="80"/>
              <w:u w:val="single"/>
              <w:rtl/>
            </w:rPr>
          </w:rPrChange>
        </w:rPr>
      </w:pPr>
      <w:ins w:id="1982" w:author="רינת אביטל" w:date="2022-05-11T23:47:00Z">
        <w:r w:rsidRPr="00103DCA">
          <w:rPr>
            <w:rFonts w:ascii="Tahoma" w:hAnsi="Tahoma" w:cs="Tahoma"/>
            <w:b/>
            <w:bCs/>
            <w:color w:val="808080" w:themeColor="background1" w:themeShade="80"/>
            <w:sz w:val="20"/>
            <w:szCs w:val="20"/>
            <w:u w:val="single"/>
            <w:rtl/>
            <w:rPrChange w:id="1983" w:author="רינת אביטל" w:date="2022-05-12T09:18:00Z">
              <w:rPr>
                <w:rFonts w:ascii="Tahoma" w:hAnsi="Tahoma" w:cs="Tahoma"/>
                <w:b/>
                <w:bCs/>
                <w:color w:val="808080" w:themeColor="background1" w:themeShade="80"/>
                <w:u w:val="single"/>
                <w:rtl/>
              </w:rPr>
            </w:rPrChange>
          </w:rPr>
          <w:lastRenderedPageBreak/>
          <w:t>בעיות ופתרונות</w:t>
        </w:r>
        <w:r w:rsidRPr="00103DCA">
          <w:rPr>
            <w:rFonts w:ascii="Tahoma" w:hAnsi="Tahoma" w:cs="Tahoma"/>
            <w:b/>
            <w:bCs/>
            <w:color w:val="808080" w:themeColor="background1" w:themeShade="80"/>
            <w:sz w:val="20"/>
            <w:szCs w:val="20"/>
            <w:u w:val="single"/>
            <w:rtl/>
            <w:rPrChange w:id="1984" w:author="רינת אביטל" w:date="2022-05-12T09:18:00Z">
              <w:rPr>
                <w:rFonts w:ascii="Tahoma" w:hAnsi="Tahoma" w:cs="Tahoma" w:hint="cs"/>
                <w:b/>
                <w:bCs/>
                <w:color w:val="808080" w:themeColor="background1" w:themeShade="80"/>
                <w:u w:val="single"/>
                <w:rtl/>
              </w:rPr>
            </w:rPrChange>
          </w:rPr>
          <w:t>י</w:t>
        </w:r>
        <w:r w:rsidRPr="00103DCA">
          <w:rPr>
            <w:rFonts w:ascii="Tahoma" w:hAnsi="Tahoma" w:cs="Tahoma"/>
            <w:b/>
            <w:bCs/>
            <w:color w:val="808080" w:themeColor="background1" w:themeShade="80"/>
            <w:sz w:val="20"/>
            <w:szCs w:val="20"/>
            <w:u w:val="single"/>
            <w:rtl/>
            <w:rPrChange w:id="1985" w:author="רינת אביטל" w:date="2022-05-12T09:18:00Z">
              <w:rPr>
                <w:rFonts w:ascii="Tahoma" w:hAnsi="Tahoma" w:cs="Tahoma"/>
                <w:b/>
                <w:bCs/>
                <w:color w:val="808080" w:themeColor="background1" w:themeShade="80"/>
                <w:u w:val="single"/>
                <w:rtl/>
              </w:rPr>
            </w:rPrChange>
          </w:rPr>
          <w:t>ה</w:t>
        </w:r>
        <w:bookmarkEnd w:id="1977"/>
        <w:r w:rsidRPr="00103DCA">
          <w:rPr>
            <w:rFonts w:ascii="Tahoma" w:hAnsi="Tahoma" w:cs="Tahoma"/>
            <w:b/>
            <w:bCs/>
            <w:color w:val="808080" w:themeColor="background1" w:themeShade="80"/>
            <w:sz w:val="20"/>
            <w:szCs w:val="20"/>
            <w:u w:val="single"/>
            <w:rtl/>
            <w:rPrChange w:id="1986" w:author="רינת אביטל" w:date="2022-05-12T09:18:00Z">
              <w:rPr>
                <w:rFonts w:ascii="Tahoma" w:hAnsi="Tahoma" w:cs="Tahoma" w:hint="cs"/>
                <w:b/>
                <w:bCs/>
                <w:color w:val="808080" w:themeColor="background1" w:themeShade="80"/>
                <w:u w:val="single"/>
                <w:rtl/>
              </w:rPr>
            </w:rPrChange>
          </w:rPr>
          <w:t>ן</w:t>
        </w:r>
        <w:r w:rsidRPr="00103DCA">
          <w:rPr>
            <w:rFonts w:ascii="Tahoma" w:hAnsi="Tahoma" w:cs="Tahoma"/>
            <w:b/>
            <w:bCs/>
            <w:color w:val="808080" w:themeColor="background1" w:themeShade="80"/>
            <w:sz w:val="20"/>
            <w:szCs w:val="20"/>
            <w:u w:val="single"/>
            <w:rtl/>
            <w:rPrChange w:id="1987" w:author="רינת אביטל" w:date="2022-05-12T09:18:00Z">
              <w:rPr>
                <w:rFonts w:ascii="Tahoma" w:hAnsi="Tahoma" w:cs="Tahoma"/>
                <w:b/>
                <w:bCs/>
                <w:color w:val="808080" w:themeColor="background1" w:themeShade="80"/>
                <w:u w:val="single"/>
                <w:rtl/>
              </w:rPr>
            </w:rPrChange>
          </w:rPr>
          <w:t>:</w:t>
        </w:r>
      </w:ins>
    </w:p>
    <w:p w14:paraId="38F0C1D0" w14:textId="77777777" w:rsidR="00CA19B9" w:rsidRPr="00103DCA" w:rsidRDefault="00CA19B9" w:rsidP="00CA19B9">
      <w:pPr>
        <w:spacing w:after="240" w:line="360" w:lineRule="auto"/>
        <w:jc w:val="both"/>
        <w:rPr>
          <w:ins w:id="1988" w:author="רינת אביטל" w:date="2022-05-11T23:47:00Z"/>
          <w:rFonts w:ascii="Tahoma" w:hAnsi="Tahoma" w:cs="Tahoma"/>
          <w:b/>
          <w:bCs/>
          <w:sz w:val="20"/>
          <w:szCs w:val="20"/>
          <w:rtl/>
          <w:rPrChange w:id="1989" w:author="רינת אביטל" w:date="2022-05-12T09:18:00Z">
            <w:rPr>
              <w:ins w:id="1990" w:author="רינת אביטל" w:date="2022-05-11T23:47:00Z"/>
              <w:rFonts w:ascii="Tahoma" w:hAnsi="Tahoma" w:cs="Tahoma"/>
              <w:b/>
              <w:bCs/>
              <w:rtl/>
            </w:rPr>
          </w:rPrChange>
        </w:rPr>
      </w:pPr>
      <w:ins w:id="1991" w:author="רינת אביטל" w:date="2022-05-11T23:47:00Z">
        <w:r w:rsidRPr="00103DCA">
          <w:rPr>
            <w:rFonts w:ascii="Tahoma" w:hAnsi="Tahoma" w:cs="Tahoma"/>
            <w:b/>
            <w:bCs/>
            <w:sz w:val="20"/>
            <w:szCs w:val="20"/>
            <w:rtl/>
            <w:rPrChange w:id="1992" w:author="רינת אביטל" w:date="2022-05-12T09:18:00Z">
              <w:rPr>
                <w:rFonts w:ascii="Tahoma" w:hAnsi="Tahoma" w:cs="Tahoma"/>
                <w:b/>
                <w:bCs/>
                <w:rtl/>
              </w:rPr>
            </w:rPrChange>
          </w:rPr>
          <w:t xml:space="preserve">א. </w:t>
        </w:r>
        <w:r w:rsidRPr="00103DCA">
          <w:rPr>
            <w:rFonts w:ascii="Tahoma" w:hAnsi="Tahoma" w:cs="Tahoma"/>
            <w:b/>
            <w:bCs/>
            <w:sz w:val="20"/>
            <w:szCs w:val="20"/>
            <w:rtl/>
            <w:rPrChange w:id="1993" w:author="רינת אביטל" w:date="2022-05-12T09:18:00Z">
              <w:rPr>
                <w:rFonts w:ascii="Tahoma" w:hAnsi="Tahoma" w:cs="Tahoma" w:hint="cs"/>
                <w:b/>
                <w:bCs/>
                <w:rtl/>
              </w:rPr>
            </w:rPrChange>
          </w:rPr>
          <w:t>שמירת מחרוזת של גרף הפונקציה לכדי מבני נתונים שישמר בתוכו נתוני הפונקציה והפיכתה לשימושית ופתירה.</w:t>
        </w:r>
      </w:ins>
    </w:p>
    <w:p w14:paraId="074819DD" w14:textId="77777777" w:rsidR="00CA19B9" w:rsidRPr="00103DCA" w:rsidRDefault="00CA19B9" w:rsidP="00CA19B9">
      <w:pPr>
        <w:pStyle w:val="a8"/>
        <w:numPr>
          <w:ilvl w:val="0"/>
          <w:numId w:val="49"/>
        </w:numPr>
        <w:spacing w:after="240" w:line="360" w:lineRule="auto"/>
        <w:jc w:val="both"/>
        <w:rPr>
          <w:ins w:id="1994" w:author="רינת אביטל" w:date="2022-05-11T23:47:00Z"/>
          <w:rFonts w:ascii="Tahoma" w:hAnsi="Tahoma" w:cs="Tahoma"/>
          <w:sz w:val="20"/>
          <w:szCs w:val="20"/>
          <w:rtl/>
          <w:rPrChange w:id="1995" w:author="רינת אביטל" w:date="2022-05-12T09:18:00Z">
            <w:rPr>
              <w:ins w:id="1996" w:author="רינת אביטל" w:date="2022-05-11T23:47:00Z"/>
              <w:rFonts w:ascii="Tahoma" w:hAnsi="Tahoma" w:cs="Tahoma"/>
              <w:rtl/>
            </w:rPr>
          </w:rPrChange>
        </w:rPr>
      </w:pPr>
      <w:ins w:id="1997" w:author="רינת אביטל" w:date="2022-05-11T23:47:00Z">
        <w:r w:rsidRPr="00103DCA">
          <w:rPr>
            <w:rFonts w:ascii="Tahoma" w:hAnsi="Tahoma" w:cs="Tahoma"/>
            <w:noProof/>
            <w:sz w:val="20"/>
            <w:szCs w:val="20"/>
            <w:rPrChange w:id="1998" w:author="רינת אביטל" w:date="2022-05-12T09:18:00Z">
              <w:rPr>
                <w:noProof/>
              </w:rPr>
            </w:rPrChange>
          </w:rPr>
          <mc:AlternateContent>
            <mc:Choice Requires="wpg">
              <w:drawing>
                <wp:anchor distT="0" distB="0" distL="114300" distR="114300" simplePos="0" relativeHeight="251669504" behindDoc="0" locked="0" layoutInCell="1" allowOverlap="1" wp14:anchorId="24B02D08" wp14:editId="15BC52DE">
                  <wp:simplePos x="0" y="0"/>
                  <wp:positionH relativeFrom="column">
                    <wp:posOffset>-440690</wp:posOffset>
                  </wp:positionH>
                  <wp:positionV relativeFrom="paragraph">
                    <wp:posOffset>358371</wp:posOffset>
                  </wp:positionV>
                  <wp:extent cx="3288376" cy="1020311"/>
                  <wp:effectExtent l="0" t="0" r="26670" b="27940"/>
                  <wp:wrapTopAndBottom/>
                  <wp:docPr id="51" name="קבוצה 22"/>
                  <wp:cNvGraphicFramePr/>
                  <a:graphic xmlns:a="http://schemas.openxmlformats.org/drawingml/2006/main">
                    <a:graphicData uri="http://schemas.microsoft.com/office/word/2010/wordprocessingGroup">
                      <wpg:wgp>
                        <wpg:cNvGrpSpPr/>
                        <wpg:grpSpPr>
                          <a:xfrm>
                            <a:off x="0" y="0"/>
                            <a:ext cx="3288376" cy="1020311"/>
                            <a:chOff x="-134162" y="143935"/>
                            <a:chExt cx="3288376" cy="1020311"/>
                          </a:xfrm>
                        </wpg:grpSpPr>
                        <wpg:grpSp>
                          <wpg:cNvPr id="52" name="קבוצה 52"/>
                          <wpg:cNvGrpSpPr/>
                          <wpg:grpSpPr>
                            <a:xfrm>
                              <a:off x="0" y="541199"/>
                              <a:ext cx="3154214" cy="623047"/>
                              <a:chOff x="0" y="541199"/>
                              <a:chExt cx="1343873" cy="301756"/>
                            </a:xfrm>
                          </wpg:grpSpPr>
                          <wps:wsp>
                            <wps:cNvPr id="53" name="מלבן 53"/>
                            <wps:cNvSpPr/>
                            <wps:spPr>
                              <a:xfrm>
                                <a:off x="0" y="541199"/>
                                <a:ext cx="1343873" cy="301756"/>
                              </a:xfrm>
                              <a:prstGeom prst="rect">
                                <a:avLst/>
                              </a:prstGeom>
                              <a:solidFill>
                                <a:schemeClr val="accent2">
                                  <a:lumMod val="20000"/>
                                  <a:lumOff val="8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55" name="מלבן 55"/>
                            <wps:cNvSpPr/>
                            <wps:spPr>
                              <a:xfrm>
                                <a:off x="58978"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24BBFF"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Value</w:t>
                                  </w:r>
                                </w:p>
                              </w:txbxContent>
                            </wps:txbx>
                            <wps:bodyPr rtlCol="1" anchor="ctr"/>
                          </wps:wsp>
                          <wps:wsp>
                            <wps:cNvPr id="56" name="מלבן 56"/>
                            <wps:cNvSpPr/>
                            <wps:spPr>
                              <a:xfrm>
                                <a:off x="482745"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905868"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Operator</w:t>
                                  </w:r>
                                </w:p>
                              </w:txbxContent>
                            </wps:txbx>
                            <wps:bodyPr rtlCol="1" anchor="ctr"/>
                          </wps:wsp>
                          <wps:wsp>
                            <wps:cNvPr id="57" name="מלבן 57"/>
                            <wps:cNvSpPr/>
                            <wps:spPr>
                              <a:xfrm>
                                <a:off x="913549"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A11DFF"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Class</w:t>
                                  </w:r>
                                </w:p>
                              </w:txbxContent>
                            </wps:txbx>
                            <wps:bodyPr rtlCol="1" anchor="ctr"/>
                          </wps:wsp>
                        </wpg:grpSp>
                        <wps:wsp>
                          <wps:cNvPr id="59" name="תיבת טקסט 21"/>
                          <wps:cNvSpPr txBox="1"/>
                          <wps:spPr>
                            <a:xfrm>
                              <a:off x="-134162" y="143935"/>
                              <a:ext cx="1210944" cy="509904"/>
                            </a:xfrm>
                            <a:prstGeom prst="rect">
                              <a:avLst/>
                            </a:prstGeom>
                            <a:noFill/>
                            <a:ln w="15875" cmpd="sng">
                              <a:noFill/>
                            </a:ln>
                          </wps:spPr>
                          <wps:txbx>
                            <w:txbxContent>
                              <w:p w14:paraId="417EA8C9" w14:textId="77777777" w:rsidR="00CA19B9" w:rsidRDefault="00CA19B9" w:rsidP="00CA19B9">
                                <w:pPr>
                                  <w:rPr>
                                    <w:rFonts w:hAnsi="Calibri"/>
                                    <w:color w:val="000000" w:themeColor="text1"/>
                                    <w:kern w:val="24"/>
                                    <w:sz w:val="36"/>
                                    <w:szCs w:val="36"/>
                                  </w:rPr>
                                </w:pPr>
                                <w:r>
                                  <w:rPr>
                                    <w:rFonts w:hAnsi="Calibri"/>
                                    <w:color w:val="000000" w:themeColor="text1"/>
                                    <w:kern w:val="24"/>
                                    <w:sz w:val="36"/>
                                    <w:szCs w:val="36"/>
                                  </w:rPr>
                                  <w:t>Parameter</w:t>
                                </w:r>
                              </w:p>
                            </w:txbxContent>
                          </wps:txbx>
                          <wps:bodyPr wrap="square" rtlCol="1">
                            <a:spAutoFit/>
                          </wps:bodyPr>
                        </wps:wsp>
                      </wpg:wgp>
                    </a:graphicData>
                  </a:graphic>
                  <wp14:sizeRelH relativeFrom="margin">
                    <wp14:pctWidth>0</wp14:pctWidth>
                  </wp14:sizeRelH>
                  <wp14:sizeRelV relativeFrom="margin">
                    <wp14:pctHeight>0</wp14:pctHeight>
                  </wp14:sizeRelV>
                </wp:anchor>
              </w:drawing>
            </mc:Choice>
            <mc:Fallback>
              <w:pict>
                <v:group w14:anchorId="24B02D08" id="קבוצה 22" o:spid="_x0000_s1030" style="position:absolute;left:0;text-align:left;margin-left:-34.7pt;margin-top:28.2pt;width:258.95pt;height:80.35pt;z-index:251669504;mso-width-relative:margin;mso-height-relative:margin" coordorigin="-1341,1439" coordsize="32883,10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">
                  <v:group id="קבוצה 52" o:spid="_x0000_s1031" style="position:absolute;top:5411;width:31542;height:6231" coordorigin=",5411" coordsize="13438,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מלבן 53" o:spid="_x0000_s1032" style="position:absolute;top:5411;width:13438;height:3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" fillcolor="#fbe4d5 [661]" strokecolor="#ed7d31 [3205]" strokeweight="1.25pt"/>
                    <v:rect id="מלבן 55" o:spid="_x0000_s1033" style="position:absolute;left:589;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" fillcolor="#f7caac [1301]" strokecolor="#ed7d31 [3205]" strokeweight="1.25pt">
                      <v:textbox>
                        <w:txbxContent>
                          <w:p w14:paraId="3324BBFF"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Value</w:t>
                            </w:r>
                          </w:p>
                        </w:txbxContent>
                      </v:textbox>
                    </v:rect>
                    <v:rect id="מלבן 56" o:spid="_x0000_s1034" style="position:absolute;left:4827;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" fillcolor="#f7caac [1301]" strokecolor="#ed7d31 [3205]" strokeweight="1.25pt">
                      <v:textbox>
                        <w:txbxContent>
                          <w:p w14:paraId="59905868"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Operator</w:t>
                            </w:r>
                          </w:p>
                        </w:txbxContent>
                      </v:textbox>
                    </v:rect>
                    <v:rect id="מלבן 57" o:spid="_x0000_s1035" style="position:absolute;left:9135;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" fillcolor="#f7caac [1301]" strokecolor="#ed7d31 [3205]" strokeweight="1.25pt">
                      <v:textbox>
                        <w:txbxContent>
                          <w:p w14:paraId="3CA11DFF"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Class</w:t>
                            </w:r>
                          </w:p>
                        </w:txbxContent>
                      </v:textbox>
                    </v:rect>
                  </v:group>
                  <v:shape id="תיבת טקסט 21" o:spid="_x0000_s1036" type="#_x0000_t202" style="position:absolute;left:-1341;top:1439;width:12108;height:5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" filled="f" stroked="f" strokeweight="1.25pt">
                    <v:textbox style="mso-fit-shape-to-text:t">
                      <w:txbxContent>
                        <w:p w14:paraId="417EA8C9" w14:textId="77777777" w:rsidR="00CA19B9" w:rsidRDefault="00CA19B9" w:rsidP="00CA19B9">
                          <w:pPr>
                            <w:rPr>
                              <w:rFonts w:hAnsi="Calibri"/>
                              <w:color w:val="000000" w:themeColor="text1"/>
                              <w:kern w:val="24"/>
                              <w:sz w:val="36"/>
                              <w:szCs w:val="36"/>
                            </w:rPr>
                          </w:pPr>
                          <w:r>
                            <w:rPr>
                              <w:rFonts w:hAnsi="Calibri"/>
                              <w:color w:val="000000" w:themeColor="text1"/>
                              <w:kern w:val="24"/>
                              <w:sz w:val="36"/>
                              <w:szCs w:val="36"/>
                            </w:rPr>
                            <w:t>Parameter</w:t>
                          </w:r>
                        </w:p>
                      </w:txbxContent>
                    </v:textbox>
                  </v:shape>
                  <w10:wrap type="topAndBottom"/>
                </v:group>
              </w:pict>
            </mc:Fallback>
          </mc:AlternateContent>
        </w:r>
        <w:r w:rsidRPr="00103DCA">
          <w:rPr>
            <w:rFonts w:ascii="Tahoma" w:hAnsi="Tahoma" w:cs="Tahoma"/>
            <w:sz w:val="20"/>
            <w:szCs w:val="20"/>
            <w:rtl/>
            <w:rPrChange w:id="1999" w:author="רינת אביטל" w:date="2022-05-12T09:18:00Z">
              <w:rPr>
                <w:rFonts w:ascii="Tahoma" w:hAnsi="Tahoma" w:cs="Tahoma" w:hint="eastAsia"/>
                <w:rtl/>
              </w:rPr>
            </w:rPrChange>
          </w:rPr>
          <w:t>לשם</w:t>
        </w:r>
        <w:r w:rsidRPr="00103DCA">
          <w:rPr>
            <w:rFonts w:ascii="Tahoma" w:hAnsi="Tahoma" w:cs="Tahoma"/>
            <w:sz w:val="20"/>
            <w:szCs w:val="20"/>
            <w:rtl/>
            <w:rPrChange w:id="2000" w:author="רינת אביטל" w:date="2022-05-12T09:18:00Z">
              <w:rPr>
                <w:rFonts w:ascii="Tahoma" w:hAnsi="Tahoma" w:cs="Tahoma"/>
                <w:rtl/>
              </w:rPr>
            </w:rPrChange>
          </w:rPr>
          <w:t xml:space="preserve"> כך צריך ליצור </w:t>
        </w:r>
        <w:r w:rsidRPr="00103DCA">
          <w:rPr>
            <w:rFonts w:ascii="Tahoma" w:hAnsi="Tahoma" w:cs="Tahoma"/>
            <w:sz w:val="20"/>
            <w:szCs w:val="20"/>
            <w:rtl/>
            <w:rPrChange w:id="2001" w:author="רינת אביטל" w:date="2022-05-12T09:18:00Z">
              <w:rPr>
                <w:rFonts w:ascii="Tahoma" w:hAnsi="Tahoma" w:cs="Tahoma" w:hint="cs"/>
                <w:rtl/>
              </w:rPr>
            </w:rPrChange>
          </w:rPr>
          <w:t>אובייקט</w:t>
        </w:r>
        <w:r w:rsidRPr="00103DCA">
          <w:rPr>
            <w:rFonts w:ascii="Tahoma" w:hAnsi="Tahoma" w:cs="Tahoma"/>
            <w:sz w:val="20"/>
            <w:szCs w:val="20"/>
            <w:rtl/>
            <w:rPrChange w:id="2002" w:author="רינת אביטל" w:date="2022-05-12T09:18:00Z">
              <w:rPr>
                <w:rFonts w:ascii="Tahoma" w:hAnsi="Tahoma" w:cs="Tahoma"/>
                <w:rtl/>
              </w:rPr>
            </w:rPrChange>
          </w:rPr>
          <w:t xml:space="preserve"> "פרמטר"  </w:t>
        </w:r>
        <w:r w:rsidRPr="00103DCA">
          <w:rPr>
            <w:rFonts w:ascii="Tahoma" w:hAnsi="Tahoma" w:cs="Tahoma"/>
            <w:sz w:val="20"/>
            <w:szCs w:val="20"/>
            <w:rtl/>
            <w:rPrChange w:id="2003" w:author="רינת אביטל" w:date="2022-05-12T09:18:00Z">
              <w:rPr>
                <w:rFonts w:ascii="Tahoma" w:hAnsi="Tahoma" w:cs="Tahoma" w:hint="eastAsia"/>
                <w:rtl/>
              </w:rPr>
            </w:rPrChange>
          </w:rPr>
          <w:t>שבו</w:t>
        </w:r>
        <w:r w:rsidRPr="00103DCA">
          <w:rPr>
            <w:rFonts w:ascii="Tahoma" w:hAnsi="Tahoma" w:cs="Tahoma"/>
            <w:sz w:val="20"/>
            <w:szCs w:val="20"/>
            <w:rtl/>
            <w:rPrChange w:id="2004" w:author="רינת אביטל" w:date="2022-05-12T09:18:00Z">
              <w:rPr>
                <w:rFonts w:ascii="Tahoma" w:hAnsi="Tahoma" w:cs="Tahoma"/>
                <w:rtl/>
              </w:rPr>
            </w:rPrChange>
          </w:rPr>
          <w:t xml:space="preserve"> </w:t>
        </w:r>
        <w:r w:rsidRPr="00103DCA">
          <w:rPr>
            <w:rFonts w:ascii="Tahoma" w:hAnsi="Tahoma" w:cs="Tahoma"/>
            <w:sz w:val="20"/>
            <w:szCs w:val="20"/>
            <w:rtl/>
            <w:rPrChange w:id="2005" w:author="רינת אביטל" w:date="2022-05-12T09:18:00Z">
              <w:rPr>
                <w:rFonts w:ascii="Tahoma" w:hAnsi="Tahoma" w:cs="Tahoma" w:hint="eastAsia"/>
                <w:rtl/>
              </w:rPr>
            </w:rPrChange>
          </w:rPr>
          <w:t>מאוכסן</w:t>
        </w:r>
        <w:r w:rsidRPr="00103DCA">
          <w:rPr>
            <w:rFonts w:ascii="Tahoma" w:hAnsi="Tahoma" w:cs="Tahoma"/>
            <w:sz w:val="20"/>
            <w:szCs w:val="20"/>
            <w:rtl/>
            <w:rPrChange w:id="2006" w:author="רינת אביטל" w:date="2022-05-12T09:18:00Z">
              <w:rPr>
                <w:rFonts w:ascii="Tahoma" w:hAnsi="Tahoma" w:cs="Tahoma"/>
                <w:rtl/>
              </w:rPr>
            </w:rPrChange>
          </w:rPr>
          <w:t xml:space="preserve"> </w:t>
        </w:r>
        <w:r w:rsidRPr="00103DCA">
          <w:rPr>
            <w:rFonts w:ascii="Tahoma" w:hAnsi="Tahoma" w:cs="Tahoma"/>
            <w:sz w:val="20"/>
            <w:szCs w:val="20"/>
            <w:rtl/>
            <w:rPrChange w:id="2007" w:author="רינת אביטל" w:date="2022-05-12T09:18:00Z">
              <w:rPr>
                <w:rFonts w:ascii="Tahoma" w:hAnsi="Tahoma" w:cs="Tahoma" w:hint="eastAsia"/>
                <w:rtl/>
              </w:rPr>
            </w:rPrChange>
          </w:rPr>
          <w:t>כל</w:t>
        </w:r>
        <w:r w:rsidRPr="00103DCA">
          <w:rPr>
            <w:rFonts w:ascii="Tahoma" w:hAnsi="Tahoma" w:cs="Tahoma"/>
            <w:sz w:val="20"/>
            <w:szCs w:val="20"/>
            <w:rtl/>
            <w:rPrChange w:id="2008" w:author="רינת אביטל" w:date="2022-05-12T09:18:00Z">
              <w:rPr>
                <w:rFonts w:ascii="Tahoma" w:hAnsi="Tahoma" w:cs="Tahoma"/>
                <w:rtl/>
              </w:rPr>
            </w:rPrChange>
          </w:rPr>
          <w:t xml:space="preserve"> </w:t>
        </w:r>
        <w:r w:rsidRPr="00103DCA">
          <w:rPr>
            <w:rFonts w:ascii="Tahoma" w:hAnsi="Tahoma" w:cs="Tahoma"/>
            <w:sz w:val="20"/>
            <w:szCs w:val="20"/>
            <w:rtl/>
            <w:rPrChange w:id="2009" w:author="רינת אביטל" w:date="2022-05-12T09:18:00Z">
              <w:rPr>
                <w:rFonts w:ascii="Tahoma" w:hAnsi="Tahoma" w:cs="Tahoma" w:hint="eastAsia"/>
                <w:rtl/>
              </w:rPr>
            </w:rPrChange>
          </w:rPr>
          <w:t>איבר</w:t>
        </w:r>
        <w:r w:rsidRPr="00103DCA">
          <w:rPr>
            <w:rFonts w:ascii="Tahoma" w:hAnsi="Tahoma" w:cs="Tahoma"/>
            <w:sz w:val="20"/>
            <w:szCs w:val="20"/>
            <w:rtl/>
            <w:rPrChange w:id="2010" w:author="רינת אביטל" w:date="2022-05-12T09:18:00Z">
              <w:rPr>
                <w:rFonts w:ascii="Tahoma" w:hAnsi="Tahoma" w:cs="Tahoma"/>
                <w:rtl/>
              </w:rPr>
            </w:rPrChange>
          </w:rPr>
          <w:t xml:space="preserve"> </w:t>
        </w:r>
        <w:r w:rsidRPr="00103DCA">
          <w:rPr>
            <w:rFonts w:ascii="Tahoma" w:hAnsi="Tahoma" w:cs="Tahoma"/>
            <w:sz w:val="20"/>
            <w:szCs w:val="20"/>
            <w:rtl/>
            <w:rPrChange w:id="2011" w:author="רינת אביטל" w:date="2022-05-12T09:18:00Z">
              <w:rPr>
                <w:rFonts w:ascii="Tahoma" w:hAnsi="Tahoma" w:cs="Tahoma" w:hint="eastAsia"/>
                <w:rtl/>
              </w:rPr>
            </w:rPrChange>
          </w:rPr>
          <w:t>בפונקציה</w:t>
        </w:r>
        <w:r w:rsidRPr="00103DCA">
          <w:rPr>
            <w:rFonts w:ascii="Tahoma" w:hAnsi="Tahoma" w:cs="Tahoma"/>
            <w:sz w:val="20"/>
            <w:szCs w:val="20"/>
            <w:rtl/>
            <w:rPrChange w:id="2012" w:author="רינת אביטל" w:date="2022-05-12T09:18:00Z">
              <w:rPr>
                <w:rFonts w:ascii="Tahoma" w:hAnsi="Tahoma" w:cs="Tahoma"/>
                <w:rtl/>
              </w:rPr>
            </w:rPrChange>
          </w:rPr>
          <w:t>:</w:t>
        </w:r>
      </w:ins>
    </w:p>
    <w:p w14:paraId="7414E9D5" w14:textId="77777777" w:rsidR="00CA19B9" w:rsidRPr="00103DCA" w:rsidRDefault="00CA19B9" w:rsidP="00CA19B9">
      <w:pPr>
        <w:ind w:left="720"/>
        <w:rPr>
          <w:ins w:id="2013" w:author="רינת אביטל" w:date="2022-05-11T23:47:00Z"/>
          <w:rFonts w:ascii="Tahoma" w:hAnsi="Tahoma" w:cs="Tahoma"/>
          <w:color w:val="000000" w:themeColor="text1"/>
          <w:kern w:val="24"/>
          <w:sz w:val="24"/>
          <w:szCs w:val="24"/>
          <w:rtl/>
          <w:rPrChange w:id="2014" w:author="רינת אביטל" w:date="2022-05-12T09:18:00Z">
            <w:rPr>
              <w:ins w:id="2015" w:author="רינת אביטל" w:date="2022-05-11T23:47:00Z"/>
              <w:rFonts w:hAnsi="Calibri"/>
              <w:color w:val="000000" w:themeColor="text1"/>
              <w:kern w:val="24"/>
              <w:sz w:val="28"/>
              <w:szCs w:val="28"/>
              <w:rtl/>
            </w:rPr>
          </w:rPrChange>
        </w:rPr>
      </w:pPr>
      <w:ins w:id="2016" w:author="רינת אביטל" w:date="2022-05-11T23:47:00Z">
        <w:r w:rsidRPr="00103DCA">
          <w:rPr>
            <w:rFonts w:ascii="Tahoma" w:hAnsi="Tahoma" w:cs="Tahoma"/>
            <w:color w:val="000000" w:themeColor="text1"/>
            <w:kern w:val="24"/>
            <w:sz w:val="24"/>
            <w:szCs w:val="24"/>
            <w:rPrChange w:id="2017" w:author="רינת אביטל" w:date="2022-05-12T09:18:00Z">
              <w:rPr>
                <w:rFonts w:hAnsi="Calibri"/>
                <w:color w:val="000000" w:themeColor="text1"/>
                <w:kern w:val="24"/>
                <w:sz w:val="28"/>
                <w:szCs w:val="28"/>
              </w:rPr>
            </w:rPrChange>
          </w:rPr>
          <w:t>Value</w:t>
        </w:r>
        <w:r w:rsidRPr="00103DCA">
          <w:rPr>
            <w:rFonts w:ascii="Tahoma" w:hAnsi="Tahoma" w:cs="Tahoma"/>
            <w:color w:val="000000" w:themeColor="text1"/>
            <w:kern w:val="24"/>
            <w:sz w:val="24"/>
            <w:szCs w:val="24"/>
            <w:rtl/>
            <w:rPrChange w:id="2018" w:author="רינת אביטל" w:date="2022-05-12T09:18:00Z">
              <w:rPr>
                <w:rFonts w:hAnsi="Calibri" w:hint="cs"/>
                <w:color w:val="000000" w:themeColor="text1"/>
                <w:kern w:val="24"/>
                <w:sz w:val="28"/>
                <w:szCs w:val="28"/>
                <w:rtl/>
              </w:rPr>
            </w:rPrChange>
          </w:rPr>
          <w:t xml:space="preserve"> </w:t>
        </w:r>
        <w:r w:rsidRPr="00103DCA">
          <w:rPr>
            <w:rFonts w:ascii="Tahoma" w:hAnsi="Tahoma" w:cs="Tahoma"/>
            <w:color w:val="000000" w:themeColor="text1"/>
            <w:kern w:val="24"/>
            <w:sz w:val="24"/>
            <w:szCs w:val="24"/>
            <w:rtl/>
            <w:rPrChange w:id="2019" w:author="רינת אביטל" w:date="2022-05-12T09:18:00Z">
              <w:rPr>
                <w:rFonts w:hAnsi="Calibri"/>
                <w:color w:val="000000" w:themeColor="text1"/>
                <w:kern w:val="24"/>
                <w:sz w:val="28"/>
                <w:szCs w:val="28"/>
                <w:rtl/>
              </w:rPr>
            </w:rPrChange>
          </w:rPr>
          <w:t>–</w:t>
        </w:r>
        <w:r w:rsidRPr="00103DCA">
          <w:rPr>
            <w:rFonts w:ascii="Tahoma" w:hAnsi="Tahoma" w:cs="Tahoma"/>
            <w:color w:val="000000" w:themeColor="text1"/>
            <w:kern w:val="24"/>
            <w:sz w:val="24"/>
            <w:szCs w:val="24"/>
            <w:rtl/>
            <w:rPrChange w:id="2020" w:author="רינת אביטל" w:date="2022-05-12T09:18:00Z">
              <w:rPr>
                <w:rFonts w:hAnsi="Calibri" w:hint="cs"/>
                <w:color w:val="000000" w:themeColor="text1"/>
                <w:kern w:val="24"/>
                <w:sz w:val="28"/>
                <w:szCs w:val="28"/>
                <w:rtl/>
              </w:rPr>
            </w:rPrChange>
          </w:rPr>
          <w:t xml:space="preserve"> </w:t>
        </w:r>
        <w:r w:rsidRPr="00103DCA">
          <w:rPr>
            <w:rFonts w:ascii="Tahoma" w:hAnsi="Tahoma" w:cs="Tahoma"/>
            <w:sz w:val="20"/>
            <w:szCs w:val="20"/>
            <w:rtl/>
            <w:rPrChange w:id="2021" w:author="רינת אביטל" w:date="2022-05-12T09:18:00Z">
              <w:rPr>
                <w:rFonts w:ascii="Tahoma" w:hAnsi="Tahoma" w:cs="Tahoma" w:hint="eastAsia"/>
                <w:rtl/>
              </w:rPr>
            </w:rPrChange>
          </w:rPr>
          <w:t>ערך</w:t>
        </w:r>
        <w:r w:rsidRPr="00103DCA">
          <w:rPr>
            <w:rFonts w:ascii="Tahoma" w:hAnsi="Tahoma" w:cs="Tahoma"/>
            <w:sz w:val="20"/>
            <w:szCs w:val="20"/>
            <w:rtl/>
            <w:rPrChange w:id="2022" w:author="רינת אביטל" w:date="2022-05-12T09:18:00Z">
              <w:rPr>
                <w:rFonts w:ascii="Tahoma" w:hAnsi="Tahoma" w:cs="Tahoma"/>
                <w:rtl/>
              </w:rPr>
            </w:rPrChange>
          </w:rPr>
          <w:t xml:space="preserve"> </w:t>
        </w:r>
        <w:r w:rsidRPr="00103DCA">
          <w:rPr>
            <w:rFonts w:ascii="Tahoma" w:hAnsi="Tahoma" w:cs="Tahoma"/>
            <w:sz w:val="20"/>
            <w:szCs w:val="20"/>
            <w:rtl/>
            <w:rPrChange w:id="2023" w:author="רינת אביטל" w:date="2022-05-12T09:18:00Z">
              <w:rPr>
                <w:rFonts w:ascii="Tahoma" w:hAnsi="Tahoma" w:cs="Tahoma" w:hint="eastAsia"/>
                <w:rtl/>
              </w:rPr>
            </w:rPrChange>
          </w:rPr>
          <w:t>האיבר</w:t>
        </w:r>
      </w:ins>
    </w:p>
    <w:p w14:paraId="615B7335" w14:textId="77777777" w:rsidR="00CA19B9" w:rsidRPr="00103DCA" w:rsidRDefault="00CA19B9" w:rsidP="00CA19B9">
      <w:pPr>
        <w:ind w:left="720"/>
        <w:rPr>
          <w:ins w:id="2024" w:author="רינת אביטל" w:date="2022-05-11T23:47:00Z"/>
          <w:rFonts w:ascii="Tahoma" w:hAnsi="Tahoma" w:cs="Tahoma"/>
          <w:color w:val="000000" w:themeColor="text1"/>
          <w:kern w:val="24"/>
          <w:sz w:val="24"/>
          <w:szCs w:val="24"/>
          <w:rtl/>
          <w:rPrChange w:id="2025" w:author="רינת אביטל" w:date="2022-05-12T09:18:00Z">
            <w:rPr>
              <w:ins w:id="2026" w:author="רינת אביטל" w:date="2022-05-11T23:47:00Z"/>
              <w:rFonts w:hAnsi="Calibri"/>
              <w:color w:val="000000" w:themeColor="text1"/>
              <w:kern w:val="24"/>
              <w:sz w:val="28"/>
              <w:szCs w:val="28"/>
              <w:rtl/>
            </w:rPr>
          </w:rPrChange>
        </w:rPr>
      </w:pPr>
      <w:ins w:id="2027" w:author="רינת אביטל" w:date="2022-05-11T23:47:00Z">
        <w:r w:rsidRPr="00103DCA">
          <w:rPr>
            <w:rFonts w:ascii="Tahoma" w:hAnsi="Tahoma" w:cs="Tahoma"/>
            <w:color w:val="000000" w:themeColor="text1"/>
            <w:kern w:val="24"/>
            <w:sz w:val="24"/>
            <w:szCs w:val="24"/>
            <w:rPrChange w:id="2028" w:author="רינת אביטל" w:date="2022-05-12T09:18:00Z">
              <w:rPr>
                <w:rFonts w:hAnsi="Calibri"/>
                <w:color w:val="000000" w:themeColor="text1"/>
                <w:kern w:val="24"/>
                <w:sz w:val="28"/>
                <w:szCs w:val="28"/>
              </w:rPr>
            </w:rPrChange>
          </w:rPr>
          <w:t>Operator</w:t>
        </w:r>
        <w:r w:rsidRPr="00103DCA">
          <w:rPr>
            <w:rFonts w:ascii="Tahoma" w:hAnsi="Tahoma" w:cs="Tahoma"/>
            <w:color w:val="000000" w:themeColor="text1"/>
            <w:kern w:val="24"/>
            <w:sz w:val="24"/>
            <w:szCs w:val="24"/>
            <w:rtl/>
            <w:rPrChange w:id="2029" w:author="רינת אביטל" w:date="2022-05-12T09:18:00Z">
              <w:rPr>
                <w:rFonts w:hAnsi="Calibri" w:hint="cs"/>
                <w:color w:val="000000" w:themeColor="text1"/>
                <w:kern w:val="24"/>
                <w:sz w:val="28"/>
                <w:szCs w:val="28"/>
                <w:rtl/>
              </w:rPr>
            </w:rPrChange>
          </w:rPr>
          <w:t xml:space="preserve"> </w:t>
        </w:r>
        <w:r w:rsidRPr="00103DCA">
          <w:rPr>
            <w:rFonts w:ascii="Tahoma" w:hAnsi="Tahoma" w:cs="Tahoma"/>
            <w:color w:val="000000" w:themeColor="text1"/>
            <w:kern w:val="24"/>
            <w:sz w:val="24"/>
            <w:szCs w:val="24"/>
            <w:rtl/>
            <w:rPrChange w:id="2030" w:author="רינת אביטל" w:date="2022-05-12T09:18:00Z">
              <w:rPr>
                <w:rFonts w:hAnsi="Calibri"/>
                <w:color w:val="000000" w:themeColor="text1"/>
                <w:kern w:val="24"/>
                <w:sz w:val="28"/>
                <w:szCs w:val="28"/>
                <w:rtl/>
              </w:rPr>
            </w:rPrChange>
          </w:rPr>
          <w:t>–</w:t>
        </w:r>
        <w:r w:rsidRPr="00103DCA">
          <w:rPr>
            <w:rFonts w:ascii="Tahoma" w:hAnsi="Tahoma" w:cs="Tahoma"/>
            <w:color w:val="000000" w:themeColor="text1"/>
            <w:kern w:val="24"/>
            <w:sz w:val="24"/>
            <w:szCs w:val="24"/>
            <w:rtl/>
            <w:rPrChange w:id="2031" w:author="רינת אביטל" w:date="2022-05-12T09:18:00Z">
              <w:rPr>
                <w:rFonts w:hAnsi="Calibri" w:hint="cs"/>
                <w:color w:val="000000" w:themeColor="text1"/>
                <w:kern w:val="24"/>
                <w:sz w:val="28"/>
                <w:szCs w:val="28"/>
                <w:rtl/>
              </w:rPr>
            </w:rPrChange>
          </w:rPr>
          <w:t xml:space="preserve"> </w:t>
        </w:r>
        <w:r w:rsidRPr="00103DCA">
          <w:rPr>
            <w:rFonts w:ascii="Tahoma" w:hAnsi="Tahoma" w:cs="Tahoma"/>
            <w:sz w:val="20"/>
            <w:szCs w:val="20"/>
            <w:rtl/>
            <w:rPrChange w:id="2032" w:author="רינת אביטל" w:date="2022-05-12T09:18:00Z">
              <w:rPr>
                <w:rFonts w:ascii="Tahoma" w:hAnsi="Tahoma" w:cs="Tahoma" w:hint="eastAsia"/>
                <w:rtl/>
              </w:rPr>
            </w:rPrChange>
          </w:rPr>
          <w:t>אופרטור</w:t>
        </w:r>
        <w:r w:rsidRPr="00103DCA">
          <w:rPr>
            <w:rFonts w:ascii="Tahoma" w:hAnsi="Tahoma" w:cs="Tahoma"/>
            <w:sz w:val="20"/>
            <w:szCs w:val="20"/>
            <w:rtl/>
            <w:rPrChange w:id="2033" w:author="רינת אביטל" w:date="2022-05-12T09:18:00Z">
              <w:rPr>
                <w:rFonts w:ascii="Tahoma" w:hAnsi="Tahoma" w:cs="Tahoma"/>
                <w:rtl/>
              </w:rPr>
            </w:rPrChange>
          </w:rPr>
          <w:t xml:space="preserve"> (+/-)</w:t>
        </w:r>
      </w:ins>
    </w:p>
    <w:p w14:paraId="0C5FA893" w14:textId="77777777" w:rsidR="00CA19B9" w:rsidRPr="00103DCA" w:rsidRDefault="00CA19B9" w:rsidP="00CA19B9">
      <w:pPr>
        <w:ind w:left="720"/>
        <w:rPr>
          <w:ins w:id="2034" w:author="רינת אביטל" w:date="2022-05-11T23:47:00Z"/>
          <w:rFonts w:ascii="Tahoma" w:hAnsi="Tahoma" w:cs="Tahoma"/>
          <w:sz w:val="20"/>
          <w:szCs w:val="20"/>
          <w:rtl/>
          <w:rPrChange w:id="2035" w:author="רינת אביטל" w:date="2022-05-12T09:18:00Z">
            <w:rPr>
              <w:ins w:id="2036" w:author="רינת אביטל" w:date="2022-05-11T23:47:00Z"/>
              <w:rFonts w:ascii="Tahoma" w:hAnsi="Tahoma" w:cs="Tahoma"/>
              <w:rtl/>
            </w:rPr>
          </w:rPrChange>
        </w:rPr>
      </w:pPr>
      <w:ins w:id="2037" w:author="רינת אביטל" w:date="2022-05-11T23:47:00Z">
        <w:r w:rsidRPr="00103DCA">
          <w:rPr>
            <w:rFonts w:ascii="Tahoma" w:hAnsi="Tahoma" w:cs="Tahoma"/>
            <w:color w:val="000000" w:themeColor="text1"/>
            <w:kern w:val="24"/>
            <w:sz w:val="24"/>
            <w:szCs w:val="24"/>
            <w:rPrChange w:id="2038" w:author="רינת אביטל" w:date="2022-05-12T09:18:00Z">
              <w:rPr>
                <w:rFonts w:hAnsi="Calibri"/>
                <w:color w:val="000000" w:themeColor="text1"/>
                <w:kern w:val="24"/>
                <w:sz w:val="28"/>
                <w:szCs w:val="28"/>
              </w:rPr>
            </w:rPrChange>
          </w:rPr>
          <w:t>Class</w:t>
        </w:r>
        <w:r w:rsidRPr="00103DCA">
          <w:rPr>
            <w:rFonts w:ascii="Tahoma" w:hAnsi="Tahoma" w:cs="Tahoma"/>
            <w:color w:val="000000" w:themeColor="text1"/>
            <w:kern w:val="24"/>
            <w:sz w:val="24"/>
            <w:szCs w:val="24"/>
            <w:rtl/>
            <w:rPrChange w:id="2039" w:author="רינת אביטל" w:date="2022-05-12T09:18:00Z">
              <w:rPr>
                <w:rFonts w:hAnsi="Calibri" w:hint="cs"/>
                <w:color w:val="000000" w:themeColor="text1"/>
                <w:kern w:val="24"/>
                <w:sz w:val="28"/>
                <w:szCs w:val="28"/>
                <w:rtl/>
              </w:rPr>
            </w:rPrChange>
          </w:rPr>
          <w:t xml:space="preserve"> </w:t>
        </w:r>
        <w:r w:rsidRPr="00103DCA">
          <w:rPr>
            <w:rFonts w:ascii="Tahoma" w:hAnsi="Tahoma" w:cs="Tahoma"/>
            <w:color w:val="000000" w:themeColor="text1"/>
            <w:kern w:val="24"/>
            <w:sz w:val="24"/>
            <w:szCs w:val="24"/>
            <w:rtl/>
            <w:rPrChange w:id="2040" w:author="רינת אביטל" w:date="2022-05-12T09:18:00Z">
              <w:rPr>
                <w:rFonts w:hAnsi="Calibri"/>
                <w:color w:val="000000" w:themeColor="text1"/>
                <w:kern w:val="24"/>
                <w:sz w:val="28"/>
                <w:szCs w:val="28"/>
                <w:rtl/>
              </w:rPr>
            </w:rPrChange>
          </w:rPr>
          <w:t>–</w:t>
        </w:r>
        <w:r w:rsidRPr="00103DCA">
          <w:rPr>
            <w:rFonts w:ascii="Tahoma" w:hAnsi="Tahoma" w:cs="Tahoma"/>
            <w:color w:val="000000" w:themeColor="text1"/>
            <w:kern w:val="24"/>
            <w:sz w:val="24"/>
            <w:szCs w:val="24"/>
            <w:rtl/>
            <w:rPrChange w:id="2041" w:author="רינת אביטל" w:date="2022-05-12T09:18:00Z">
              <w:rPr>
                <w:rFonts w:hAnsi="Calibri" w:hint="cs"/>
                <w:color w:val="000000" w:themeColor="text1"/>
                <w:kern w:val="24"/>
                <w:sz w:val="28"/>
                <w:szCs w:val="28"/>
                <w:rtl/>
              </w:rPr>
            </w:rPrChange>
          </w:rPr>
          <w:t xml:space="preserve"> </w:t>
        </w:r>
        <w:r w:rsidRPr="00103DCA">
          <w:rPr>
            <w:rFonts w:ascii="Tahoma" w:hAnsi="Tahoma" w:cs="Tahoma"/>
            <w:sz w:val="20"/>
            <w:szCs w:val="20"/>
            <w:rtl/>
            <w:rPrChange w:id="2042" w:author="רינת אביטל" w:date="2022-05-12T09:18:00Z">
              <w:rPr>
                <w:rFonts w:ascii="Tahoma" w:hAnsi="Tahoma" w:cs="Tahoma" w:hint="eastAsia"/>
                <w:rtl/>
              </w:rPr>
            </w:rPrChange>
          </w:rPr>
          <w:t>מעלה</w:t>
        </w:r>
        <w:r w:rsidRPr="00103DCA">
          <w:rPr>
            <w:rFonts w:ascii="Tahoma" w:hAnsi="Tahoma" w:cs="Tahoma"/>
            <w:sz w:val="20"/>
            <w:szCs w:val="20"/>
            <w:rtl/>
            <w:rPrChange w:id="2043" w:author="רינת אביטל" w:date="2022-05-12T09:18:00Z">
              <w:rPr>
                <w:rFonts w:ascii="Tahoma" w:hAnsi="Tahoma" w:cs="Tahoma"/>
                <w:rtl/>
              </w:rPr>
            </w:rPrChange>
          </w:rPr>
          <w:t xml:space="preserve"> של </w:t>
        </w:r>
        <w:r w:rsidRPr="00103DCA">
          <w:rPr>
            <w:rFonts w:ascii="Tahoma" w:hAnsi="Tahoma" w:cs="Tahoma"/>
            <w:sz w:val="20"/>
            <w:szCs w:val="20"/>
            <w:rtl/>
            <w:rPrChange w:id="2044" w:author="רינת אביטל" w:date="2022-05-12T09:18:00Z">
              <w:rPr>
                <w:rFonts w:ascii="Tahoma" w:hAnsi="Tahoma" w:cs="Tahoma" w:hint="eastAsia"/>
                <w:rtl/>
              </w:rPr>
            </w:rPrChange>
          </w:rPr>
          <w:t>האיבר</w:t>
        </w:r>
        <w:r w:rsidRPr="00103DCA">
          <w:rPr>
            <w:rFonts w:ascii="Tahoma" w:hAnsi="Tahoma" w:cs="Tahoma"/>
            <w:sz w:val="20"/>
            <w:szCs w:val="20"/>
            <w:rPrChange w:id="2045" w:author="רינת אביטל" w:date="2022-05-12T09:18:00Z">
              <w:rPr>
                <w:rFonts w:ascii="Tahoma" w:hAnsi="Tahoma" w:cs="Tahoma"/>
              </w:rPr>
            </w:rPrChange>
          </w:rPr>
          <w:t xml:space="preserve"> </w:t>
        </w:r>
        <w:r w:rsidRPr="00103DCA">
          <w:rPr>
            <w:rFonts w:ascii="Tahoma" w:hAnsi="Tahoma" w:cs="Tahoma"/>
            <w:sz w:val="20"/>
            <w:szCs w:val="20"/>
            <w:rtl/>
            <w:rPrChange w:id="2046" w:author="רינת אביטל" w:date="2022-05-12T09:18:00Z">
              <w:rPr>
                <w:rFonts w:ascii="Tahoma" w:hAnsi="Tahoma" w:cs="Tahoma"/>
                <w:rtl/>
              </w:rPr>
            </w:rPrChange>
          </w:rPr>
          <w:t xml:space="preserve"> (</w:t>
        </w:r>
        <w:r w:rsidRPr="00103DCA">
          <w:rPr>
            <w:rFonts w:ascii="Tahoma" w:hAnsi="Tahoma" w:cs="Tahoma"/>
            <w:sz w:val="20"/>
            <w:szCs w:val="20"/>
            <w:rtl/>
            <w:rPrChange w:id="2047" w:author="רינת אביטל" w:date="2022-05-12T09:18:00Z">
              <w:rPr>
                <w:rFonts w:ascii="Tahoma" w:hAnsi="Tahoma" w:cs="Tahoma" w:hint="eastAsia"/>
                <w:rtl/>
              </w:rPr>
            </w:rPrChange>
          </w:rPr>
          <w:t>דרגה</w:t>
        </w:r>
        <w:r w:rsidRPr="00103DCA">
          <w:rPr>
            <w:rFonts w:ascii="Tahoma" w:hAnsi="Tahoma" w:cs="Tahoma"/>
            <w:sz w:val="20"/>
            <w:szCs w:val="20"/>
            <w:rtl/>
            <w:rPrChange w:id="2048" w:author="רינת אביטל" w:date="2022-05-12T09:18:00Z">
              <w:rPr>
                <w:rFonts w:ascii="Tahoma" w:hAnsi="Tahoma" w:cs="Tahoma"/>
                <w:rtl/>
              </w:rPr>
            </w:rPrChange>
          </w:rPr>
          <w:t>)</w:t>
        </w:r>
      </w:ins>
    </w:p>
    <w:p w14:paraId="4CD2CD98" w14:textId="77777777" w:rsidR="00CA19B9" w:rsidRPr="00103DCA" w:rsidRDefault="00CA19B9" w:rsidP="00CA19B9">
      <w:pPr>
        <w:rPr>
          <w:ins w:id="2049" w:author="רינת אביטל" w:date="2022-05-11T23:47:00Z"/>
          <w:rFonts w:ascii="Tahoma" w:hAnsi="Tahoma" w:cs="Tahoma"/>
          <w:sz w:val="20"/>
          <w:szCs w:val="20"/>
          <w:rtl/>
          <w:rPrChange w:id="2050" w:author="רינת אביטל" w:date="2022-05-12T09:18:00Z">
            <w:rPr>
              <w:ins w:id="2051" w:author="רינת אביטל" w:date="2022-05-11T23:47:00Z"/>
              <w:rFonts w:ascii="Tahoma" w:hAnsi="Tahoma" w:cs="Tahoma"/>
              <w:rtl/>
            </w:rPr>
          </w:rPrChange>
        </w:rPr>
      </w:pPr>
    </w:p>
    <w:p w14:paraId="4E2610EA" w14:textId="77777777" w:rsidR="00CA19B9" w:rsidRPr="00103DCA" w:rsidRDefault="00CA19B9" w:rsidP="00CA19B9">
      <w:pPr>
        <w:rPr>
          <w:ins w:id="2052" w:author="רינת אביטל" w:date="2022-05-11T23:47:00Z"/>
          <w:rFonts w:ascii="Tahoma" w:hAnsi="Tahoma" w:cs="Tahoma"/>
          <w:sz w:val="20"/>
          <w:szCs w:val="20"/>
          <w:rtl/>
          <w:rPrChange w:id="2053" w:author="רינת אביטל" w:date="2022-05-12T09:18:00Z">
            <w:rPr>
              <w:ins w:id="2054" w:author="רינת אביטל" w:date="2022-05-11T23:47:00Z"/>
              <w:rFonts w:ascii="Tahoma" w:hAnsi="Tahoma" w:cs="Tahoma"/>
              <w:rtl/>
            </w:rPr>
          </w:rPrChange>
        </w:rPr>
      </w:pPr>
      <w:ins w:id="2055" w:author="רינת אביטל" w:date="2022-05-11T23:47:00Z">
        <w:r w:rsidRPr="00103DCA">
          <w:rPr>
            <w:rFonts w:ascii="Tahoma" w:hAnsi="Tahoma" w:cs="Tahoma"/>
            <w:noProof/>
            <w:sz w:val="20"/>
            <w:szCs w:val="20"/>
            <w:rPrChange w:id="2056" w:author="רינת אביטל" w:date="2022-05-12T09:18:00Z">
              <w:rPr>
                <w:rFonts w:ascii="Tahoma" w:hAnsi="Tahoma" w:cs="Tahoma"/>
                <w:noProof/>
              </w:rPr>
            </w:rPrChange>
          </w:rPr>
          <mc:AlternateContent>
            <mc:Choice Requires="wpg">
              <w:drawing>
                <wp:anchor distT="0" distB="0" distL="114300" distR="114300" simplePos="0" relativeHeight="251670528" behindDoc="0" locked="0" layoutInCell="1" allowOverlap="1" wp14:anchorId="74C3C2A5" wp14:editId="150F3665">
                  <wp:simplePos x="0" y="0"/>
                  <wp:positionH relativeFrom="column">
                    <wp:posOffset>2175510</wp:posOffset>
                  </wp:positionH>
                  <wp:positionV relativeFrom="paragraph">
                    <wp:posOffset>75988</wp:posOffset>
                  </wp:positionV>
                  <wp:extent cx="1540510" cy="831850"/>
                  <wp:effectExtent l="0" t="0" r="21590" b="25400"/>
                  <wp:wrapSquare wrapText="bothSides"/>
                  <wp:docPr id="60" name="קבוצה 22"/>
                  <wp:cNvGraphicFramePr/>
                  <a:graphic xmlns:a="http://schemas.openxmlformats.org/drawingml/2006/main">
                    <a:graphicData uri="http://schemas.microsoft.com/office/word/2010/wordprocessingGroup">
                      <wpg:wgp>
                        <wpg:cNvGrpSpPr/>
                        <wpg:grpSpPr>
                          <a:xfrm>
                            <a:off x="0" y="0"/>
                            <a:ext cx="1540510" cy="831850"/>
                            <a:chOff x="-495191" y="90497"/>
                            <a:chExt cx="3649405" cy="1073749"/>
                          </a:xfrm>
                        </wpg:grpSpPr>
                        <wpg:grpSp>
                          <wpg:cNvPr id="62" name="קבוצה 62"/>
                          <wpg:cNvGrpSpPr/>
                          <wpg:grpSpPr>
                            <a:xfrm>
                              <a:off x="0" y="541199"/>
                              <a:ext cx="3154214" cy="623047"/>
                              <a:chOff x="0" y="541199"/>
                              <a:chExt cx="1343873" cy="301756"/>
                            </a:xfrm>
                          </wpg:grpSpPr>
                          <wps:wsp>
                            <wps:cNvPr id="65" name="מלבן 65"/>
                            <wps:cNvSpPr/>
                            <wps:spPr>
                              <a:xfrm>
                                <a:off x="0" y="541199"/>
                                <a:ext cx="1343873" cy="301756"/>
                              </a:xfrm>
                              <a:prstGeom prst="rect">
                                <a:avLst/>
                              </a:prstGeom>
                              <a:solidFill>
                                <a:schemeClr val="accent2">
                                  <a:lumMod val="20000"/>
                                  <a:lumOff val="8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66" name="מלבן 66"/>
                            <wps:cNvSpPr/>
                            <wps:spPr>
                              <a:xfrm>
                                <a:off x="58978"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1C94B8"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3</w:t>
                                  </w:r>
                                </w:p>
                              </w:txbxContent>
                            </wps:txbx>
                            <wps:bodyPr rtlCol="1" anchor="ctr"/>
                          </wps:wsp>
                          <wps:wsp>
                            <wps:cNvPr id="67" name="מלבן 67"/>
                            <wps:cNvSpPr/>
                            <wps:spPr>
                              <a:xfrm>
                                <a:off x="482745"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202E76"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w:t>
                                  </w:r>
                                </w:p>
                              </w:txbxContent>
                            </wps:txbx>
                            <wps:bodyPr rtlCol="1" anchor="ctr"/>
                          </wps:wsp>
                          <wps:wsp>
                            <wps:cNvPr id="68" name="מלבן 68"/>
                            <wps:cNvSpPr/>
                            <wps:spPr>
                              <a:xfrm>
                                <a:off x="913549"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F1D6B9"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2</w:t>
                                  </w:r>
                                </w:p>
                              </w:txbxContent>
                            </wps:txbx>
                            <wps:bodyPr rtlCol="1" anchor="ctr"/>
                          </wps:wsp>
                        </wpg:grpSp>
                        <wps:wsp>
                          <wps:cNvPr id="69" name="תיבת טקסט 21"/>
                          <wps:cNvSpPr txBox="1"/>
                          <wps:spPr>
                            <a:xfrm>
                              <a:off x="-495191" y="90497"/>
                              <a:ext cx="2346890" cy="519156"/>
                            </a:xfrm>
                            <a:prstGeom prst="rect">
                              <a:avLst/>
                            </a:prstGeom>
                            <a:noFill/>
                            <a:ln w="15875" cmpd="sng">
                              <a:noFill/>
                            </a:ln>
                          </wps:spPr>
                          <wps:txbx>
                            <w:txbxContent>
                              <w:p w14:paraId="40660C11" w14:textId="77777777" w:rsidR="00CA19B9" w:rsidRPr="0015348D" w:rsidRDefault="00CA19B9" w:rsidP="00CA19B9">
                                <w:pPr>
                                  <w:rPr>
                                    <w:rFonts w:hAnsi="Calibri"/>
                                    <w:color w:val="000000" w:themeColor="text1"/>
                                    <w:kern w:val="24"/>
                                    <w:sz w:val="24"/>
                                    <w:szCs w:val="24"/>
                                  </w:rPr>
                                </w:pPr>
                                <w:r w:rsidRPr="0015348D">
                                  <w:rPr>
                                    <w:rFonts w:hAnsi="Calibri"/>
                                    <w:color w:val="000000" w:themeColor="text1"/>
                                    <w:kern w:val="24"/>
                                    <w:sz w:val="24"/>
                                    <w:szCs w:val="24"/>
                                  </w:rPr>
                                  <w:t>Parameter</w:t>
                                </w:r>
                              </w:p>
                            </w:txbxContent>
                          </wps:txbx>
                          <wps:bodyPr wrap="square" rtlCol="1">
                            <a:noAutofit/>
                          </wps:bodyPr>
                        </wps:wsp>
                      </wpg:wgp>
                    </a:graphicData>
                  </a:graphic>
                  <wp14:sizeRelH relativeFrom="margin">
                    <wp14:pctWidth>0</wp14:pctWidth>
                  </wp14:sizeRelH>
                  <wp14:sizeRelV relativeFrom="margin">
                    <wp14:pctHeight>0</wp14:pctHeight>
                  </wp14:sizeRelV>
                </wp:anchor>
              </w:drawing>
            </mc:Choice>
            <mc:Fallback>
              <w:pict>
                <v:group w14:anchorId="74C3C2A5" id="_x0000_s1037" style="position:absolute;left:0;text-align:left;margin-left:171.3pt;margin-top:6pt;width:121.3pt;height:65.5pt;z-index:251670528;mso-width-relative:margin;mso-height-relative:margin" coordorigin="-4951,904" coordsize="36494,10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">
                  <v:group id="_x0000_s1038" style="position:absolute;top:5411;width:31542;height:6231" coordorigin=",5411" coordsize="13438,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מלבן 65" o:spid="_x0000_s1039" style="position:absolute;top:5411;width:13438;height:3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" fillcolor="#fbe4d5 [661]" strokecolor="#ed7d31 [3205]" strokeweight="1.25pt"/>
                    <v:rect id="מלבן 66" o:spid="_x0000_s1040" style="position:absolute;left:589;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" fillcolor="#f7caac [1301]" strokecolor="#ed7d31 [3205]" strokeweight="1.25pt">
                      <v:textbox>
                        <w:txbxContent>
                          <w:p w14:paraId="201C94B8"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3</w:t>
                            </w:r>
                          </w:p>
                        </w:txbxContent>
                      </v:textbox>
                    </v:rect>
                    <v:rect id="מלבן 67" o:spid="_x0000_s1041" style="position:absolute;left:4827;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" fillcolor="#f7caac [1301]" strokecolor="#ed7d31 [3205]" strokeweight="1.25pt">
                      <v:textbox>
                        <w:txbxContent>
                          <w:p w14:paraId="30202E76"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w:t>
                            </w:r>
                          </w:p>
                        </w:txbxContent>
                      </v:textbox>
                    </v:rect>
                    <v:rect id="מלבן 68" o:spid="_x0000_s1042" style="position:absolute;left:9135;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" fillcolor="#f7caac [1301]" strokecolor="#ed7d31 [3205]" strokeweight="1.25pt">
                      <v:textbox>
                        <w:txbxContent>
                          <w:p w14:paraId="57F1D6B9"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2</w:t>
                            </w:r>
                          </w:p>
                        </w:txbxContent>
                      </v:textbox>
                    </v:rect>
                  </v:group>
                  <v:shape id="תיבת טקסט 21" o:spid="_x0000_s1043" type="#_x0000_t202" style="position:absolute;left:-4951;top:904;width:23467;height:5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" filled="f" stroked="f" strokeweight="1.25pt">
                    <v:textbox>
                      <w:txbxContent>
                        <w:p w14:paraId="40660C11" w14:textId="77777777" w:rsidR="00CA19B9" w:rsidRPr="0015348D" w:rsidRDefault="00CA19B9" w:rsidP="00CA19B9">
                          <w:pPr>
                            <w:rPr>
                              <w:rFonts w:hAnsi="Calibri"/>
                              <w:color w:val="000000" w:themeColor="text1"/>
                              <w:kern w:val="24"/>
                              <w:sz w:val="24"/>
                              <w:szCs w:val="24"/>
                            </w:rPr>
                          </w:pPr>
                          <w:r w:rsidRPr="0015348D">
                            <w:rPr>
                              <w:rFonts w:hAnsi="Calibri"/>
                              <w:color w:val="000000" w:themeColor="text1"/>
                              <w:kern w:val="24"/>
                              <w:sz w:val="24"/>
                              <w:szCs w:val="24"/>
                            </w:rPr>
                            <w:t>Parameter</w:t>
                          </w:r>
                        </w:p>
                      </w:txbxContent>
                    </v:textbox>
                  </v:shape>
                  <w10:wrap type="square"/>
                </v:group>
              </w:pict>
            </mc:Fallback>
          </mc:AlternateContent>
        </w:r>
      </w:ins>
    </w:p>
    <w:p w14:paraId="2563D2E7" w14:textId="77777777" w:rsidR="00CA19B9" w:rsidRPr="00103DCA" w:rsidRDefault="00CA19B9" w:rsidP="00CA19B9">
      <w:pPr>
        <w:ind w:left="720"/>
        <w:rPr>
          <w:ins w:id="2057" w:author="רינת אביטל" w:date="2022-05-11T23:47:00Z"/>
          <w:rFonts w:ascii="Tahoma" w:hAnsi="Tahoma" w:cs="Tahoma"/>
          <w:sz w:val="20"/>
          <w:szCs w:val="20"/>
          <w:rtl/>
          <w:rPrChange w:id="2058" w:author="רינת אביטל" w:date="2022-05-12T09:18:00Z">
            <w:rPr>
              <w:ins w:id="2059" w:author="רינת אביטל" w:date="2022-05-11T23:47:00Z"/>
              <w:rFonts w:ascii="Tahoma" w:hAnsi="Tahoma" w:cs="Tahoma"/>
              <w:rtl/>
            </w:rPr>
          </w:rPrChange>
        </w:rPr>
      </w:pPr>
      <w:ins w:id="2060" w:author="רינת אביטל" w:date="2022-05-11T23:47:00Z">
        <w:r w:rsidRPr="00103DCA">
          <w:rPr>
            <w:rFonts w:ascii="Tahoma" w:hAnsi="Tahoma" w:cs="Tahoma"/>
            <w:sz w:val="20"/>
            <w:szCs w:val="20"/>
            <w:rtl/>
            <w:rPrChange w:id="2061" w:author="רינת אביטל" w:date="2022-05-12T09:18:00Z">
              <w:rPr>
                <w:rFonts w:ascii="Tahoma" w:hAnsi="Tahoma" w:cs="Tahoma" w:hint="cs"/>
                <w:rtl/>
              </w:rPr>
            </w:rPrChange>
          </w:rPr>
          <w:t xml:space="preserve">לדוגמא: </w:t>
        </w:r>
      </w:ins>
      <m:oMath>
        <m:r>
          <w:ins w:id="2062" w:author="רינת אביטל" w:date="2022-05-11T23:47:00Z">
            <m:rPr>
              <m:sty m:val="p"/>
            </m:rPr>
            <w:rPr>
              <w:rFonts w:ascii="Cambria Math" w:hAnsi="Cambria Math" w:cs="Tahoma"/>
              <w:sz w:val="28"/>
              <w:szCs w:val="28"/>
              <w:rtl/>
              <w:rPrChange w:id="2063" w:author="רינת אביטל" w:date="2022-05-12T09:18:00Z">
                <w:rPr>
                  <w:rFonts w:ascii="Cambria Math" w:hAnsi="Cambria Math" w:cs="Tahoma"/>
                  <w:sz w:val="32"/>
                  <w:szCs w:val="32"/>
                  <w:rtl/>
                </w:rPr>
              </w:rPrChange>
            </w:rPr>
            <m:t>3</m:t>
          </w:ins>
        </m:r>
        <m:sSup>
          <m:sSupPr>
            <m:ctrlPr>
              <w:ins w:id="2064" w:author="רינת אביטל" w:date="2022-05-11T23:47:00Z">
                <w:rPr>
                  <w:rFonts w:ascii="Cambria Math" w:hAnsi="Cambria Math" w:cs="Tahoma"/>
                  <w:i/>
                  <w:iCs/>
                  <w:sz w:val="28"/>
                  <w:szCs w:val="28"/>
                  <w:rPrChange w:id="2065" w:author="רינת אביטל" w:date="2022-05-12T09:18:00Z">
                    <w:rPr>
                      <w:rFonts w:ascii="Cambria Math" w:hAnsi="Cambria Math" w:cs="Tahoma"/>
                      <w:i/>
                      <w:iCs/>
                      <w:sz w:val="32"/>
                      <w:szCs w:val="32"/>
                    </w:rPr>
                  </w:rPrChange>
                </w:rPr>
              </w:ins>
            </m:ctrlPr>
          </m:sSupPr>
          <m:e>
            <m:r>
              <w:ins w:id="2066" w:author="רינת אביטל" w:date="2022-05-11T23:47:00Z">
                <w:rPr>
                  <w:rFonts w:ascii="Cambria Math" w:hAnsi="Cambria Math" w:cs="Tahoma"/>
                  <w:sz w:val="28"/>
                  <w:szCs w:val="28"/>
                  <w:rPrChange w:id="2067" w:author="רינת אביטל" w:date="2022-05-12T09:18:00Z">
                    <w:rPr>
                      <w:rFonts w:ascii="Cambria Math" w:hAnsi="Cambria Math" w:cs="Tahoma"/>
                      <w:sz w:val="32"/>
                      <w:szCs w:val="32"/>
                    </w:rPr>
                  </w:rPrChange>
                </w:rPr>
                <m:t>x</m:t>
              </w:ins>
            </m:r>
          </m:e>
          <m:sup>
            <m:r>
              <w:ins w:id="2068" w:author="רינת אביטל" w:date="2022-05-11T23:47:00Z">
                <m:rPr>
                  <m:sty m:val="p"/>
                </m:rPr>
                <w:rPr>
                  <w:rFonts w:ascii="Cambria Math" w:hAnsi="Cambria Math" w:cs="Tahoma"/>
                  <w:sz w:val="28"/>
                  <w:szCs w:val="28"/>
                  <w:rtl/>
                  <w:rPrChange w:id="2069" w:author="רינת אביטל" w:date="2022-05-12T09:18:00Z">
                    <w:rPr>
                      <w:rFonts w:ascii="Cambria Math" w:hAnsi="Cambria Math" w:cs="Tahoma"/>
                      <w:sz w:val="32"/>
                      <w:szCs w:val="32"/>
                      <w:rtl/>
                    </w:rPr>
                  </w:rPrChange>
                </w:rPr>
                <m:t>2</m:t>
              </w:ins>
            </m:r>
          </m:sup>
        </m:sSup>
      </m:oMath>
      <w:ins w:id="2070" w:author="רינת אביטל" w:date="2022-05-11T23:47:00Z">
        <w:r w:rsidRPr="00103DCA">
          <w:rPr>
            <w:rFonts w:ascii="Tahoma" w:hAnsi="Tahoma" w:cs="Tahoma"/>
            <w:sz w:val="20"/>
            <w:szCs w:val="20"/>
            <w:rtl/>
            <w:rPrChange w:id="2071" w:author="רינת אביטל" w:date="2022-05-12T09:18:00Z">
              <w:rPr>
                <w:rFonts w:ascii="Tahoma" w:hAnsi="Tahoma" w:cs="Tahoma" w:hint="cs"/>
                <w:rtl/>
              </w:rPr>
            </w:rPrChange>
          </w:rPr>
          <w:t xml:space="preserve"> </w:t>
        </w:r>
      </w:ins>
    </w:p>
    <w:p w14:paraId="019E9EFF" w14:textId="77777777" w:rsidR="00CA19B9" w:rsidRPr="00103DCA" w:rsidRDefault="00CA19B9" w:rsidP="00CA19B9">
      <w:pPr>
        <w:rPr>
          <w:ins w:id="2072" w:author="רינת אביטל" w:date="2022-05-11T23:47:00Z"/>
          <w:rFonts w:ascii="Tahoma" w:hAnsi="Tahoma" w:cs="Tahoma"/>
          <w:rPrChange w:id="2073" w:author="רינת אביטל" w:date="2022-05-12T09:18:00Z">
            <w:rPr>
              <w:ins w:id="2074" w:author="רינת אביטל" w:date="2022-05-11T23:47:00Z"/>
              <w:rFonts w:ascii="Tahoma" w:hAnsi="Tahoma" w:cs="Tahoma"/>
              <w:sz w:val="24"/>
              <w:szCs w:val="24"/>
            </w:rPr>
          </w:rPrChange>
        </w:rPr>
      </w:pPr>
    </w:p>
    <w:p w14:paraId="3D463D28" w14:textId="77777777" w:rsidR="00CA19B9" w:rsidRPr="00103DCA" w:rsidRDefault="00CA19B9" w:rsidP="00CA19B9">
      <w:pPr>
        <w:spacing w:after="240" w:line="360" w:lineRule="auto"/>
        <w:jc w:val="both"/>
        <w:rPr>
          <w:ins w:id="2075" w:author="רינת אביטל" w:date="2022-05-11T23:47:00Z"/>
          <w:rFonts w:ascii="Tahoma" w:hAnsi="Tahoma" w:cs="Tahoma"/>
          <w:sz w:val="20"/>
          <w:szCs w:val="20"/>
          <w:rtl/>
          <w:rPrChange w:id="2076" w:author="רינת אביטל" w:date="2022-05-12T09:18:00Z">
            <w:rPr>
              <w:ins w:id="2077" w:author="רינת אביטל" w:date="2022-05-11T23:47:00Z"/>
              <w:rFonts w:ascii="Tahoma" w:hAnsi="Tahoma" w:cs="Tahoma"/>
              <w:rtl/>
            </w:rPr>
          </w:rPrChange>
        </w:rPr>
      </w:pPr>
    </w:p>
    <w:p w14:paraId="4AA4FAED" w14:textId="77777777" w:rsidR="00CA19B9" w:rsidRPr="00103DCA" w:rsidRDefault="00CA19B9" w:rsidP="00CA19B9">
      <w:pPr>
        <w:spacing w:after="240" w:line="360" w:lineRule="auto"/>
        <w:jc w:val="both"/>
        <w:rPr>
          <w:ins w:id="2078" w:author="רינת אביטל" w:date="2022-05-11T23:47:00Z"/>
          <w:rFonts w:ascii="Tahoma" w:hAnsi="Tahoma" w:cs="Tahoma"/>
          <w:sz w:val="20"/>
          <w:szCs w:val="20"/>
          <w:rtl/>
          <w:rPrChange w:id="2079" w:author="רינת אביטל" w:date="2022-05-12T09:18:00Z">
            <w:rPr>
              <w:ins w:id="2080" w:author="רינת אביטל" w:date="2022-05-11T23:47:00Z"/>
              <w:rFonts w:ascii="Tahoma" w:hAnsi="Tahoma" w:cs="Tahoma"/>
              <w:rtl/>
            </w:rPr>
          </w:rPrChange>
        </w:rPr>
      </w:pPr>
    </w:p>
    <w:p w14:paraId="363B41C5" w14:textId="77777777" w:rsidR="00CA19B9" w:rsidRPr="00103DCA" w:rsidRDefault="00CA19B9" w:rsidP="00CA19B9">
      <w:pPr>
        <w:spacing w:after="240" w:line="360" w:lineRule="auto"/>
        <w:jc w:val="both"/>
        <w:rPr>
          <w:ins w:id="2081" w:author="רינת אביטל" w:date="2022-05-11T23:47:00Z"/>
          <w:rFonts w:ascii="Tahoma" w:hAnsi="Tahoma" w:cs="Tahoma"/>
          <w:sz w:val="20"/>
          <w:szCs w:val="20"/>
          <w:rtl/>
          <w:rPrChange w:id="2082" w:author="רינת אביטל" w:date="2022-05-12T09:18:00Z">
            <w:rPr>
              <w:ins w:id="2083" w:author="רינת אביטל" w:date="2022-05-11T23:47:00Z"/>
              <w:rFonts w:ascii="Tahoma" w:hAnsi="Tahoma" w:cs="Tahoma"/>
              <w:rtl/>
            </w:rPr>
          </w:rPrChange>
        </w:rPr>
      </w:pPr>
    </w:p>
    <w:p w14:paraId="1A56FD15" w14:textId="77777777" w:rsidR="00CA19B9" w:rsidRPr="00103DCA" w:rsidRDefault="00CA19B9" w:rsidP="00CA19B9">
      <w:pPr>
        <w:pStyle w:val="a8"/>
        <w:numPr>
          <w:ilvl w:val="0"/>
          <w:numId w:val="49"/>
        </w:numPr>
        <w:spacing w:after="240" w:line="360" w:lineRule="auto"/>
        <w:jc w:val="both"/>
        <w:rPr>
          <w:ins w:id="2084" w:author="רינת אביטל" w:date="2022-05-11T23:47:00Z"/>
          <w:rFonts w:ascii="Tahoma" w:hAnsi="Tahoma" w:cs="Tahoma"/>
          <w:sz w:val="20"/>
          <w:szCs w:val="20"/>
          <w:rPrChange w:id="2085" w:author="רינת אביטל" w:date="2022-05-12T09:18:00Z">
            <w:rPr>
              <w:ins w:id="2086" w:author="רינת אביטל" w:date="2022-05-11T23:47:00Z"/>
              <w:rFonts w:ascii="Tahoma" w:hAnsi="Tahoma" w:cs="Tahoma"/>
            </w:rPr>
          </w:rPrChange>
        </w:rPr>
      </w:pPr>
      <w:ins w:id="2087" w:author="רינת אביטל" w:date="2022-05-11T23:47:00Z">
        <w:r w:rsidRPr="00103DCA">
          <w:rPr>
            <w:rFonts w:ascii="Tahoma" w:hAnsi="Tahoma" w:cs="Tahoma"/>
            <w:noProof/>
            <w:sz w:val="20"/>
            <w:szCs w:val="20"/>
            <w:rtl/>
            <w:lang w:val="he-IL"/>
            <w:rPrChange w:id="2088" w:author="רינת אביטל" w:date="2022-05-12T09:18:00Z">
              <w:rPr>
                <w:rFonts w:ascii="Tahoma" w:hAnsi="Tahoma" w:cs="Tahoma" w:hint="cs"/>
                <w:noProof/>
                <w:rtl/>
                <w:lang w:val="he-IL"/>
              </w:rPr>
            </w:rPrChange>
          </w:rPr>
          <mc:AlternateContent>
            <mc:Choice Requires="wpg">
              <w:drawing>
                <wp:anchor distT="0" distB="0" distL="114300" distR="114300" simplePos="0" relativeHeight="251671552" behindDoc="0" locked="0" layoutInCell="1" allowOverlap="1" wp14:anchorId="03A67D50" wp14:editId="25221784">
                  <wp:simplePos x="0" y="0"/>
                  <wp:positionH relativeFrom="column">
                    <wp:posOffset>186055</wp:posOffset>
                  </wp:positionH>
                  <wp:positionV relativeFrom="paragraph">
                    <wp:posOffset>591754</wp:posOffset>
                  </wp:positionV>
                  <wp:extent cx="1998292" cy="2193658"/>
                  <wp:effectExtent l="0" t="0" r="21590" b="16510"/>
                  <wp:wrapTopAndBottom/>
                  <wp:docPr id="96" name="קבוצה 96"/>
                  <wp:cNvGraphicFramePr/>
                  <a:graphic xmlns:a="http://schemas.openxmlformats.org/drawingml/2006/main">
                    <a:graphicData uri="http://schemas.microsoft.com/office/word/2010/wordprocessingGroup">
                      <wpg:wgp>
                        <wpg:cNvGrpSpPr/>
                        <wpg:grpSpPr>
                          <a:xfrm>
                            <a:off x="0" y="0"/>
                            <a:ext cx="1998292" cy="2193658"/>
                            <a:chOff x="0" y="0"/>
                            <a:chExt cx="1998292" cy="2193658"/>
                          </a:xfrm>
                        </wpg:grpSpPr>
                        <wpg:grpSp>
                          <wpg:cNvPr id="70" name="קבוצה 57"/>
                          <wpg:cNvGrpSpPr/>
                          <wpg:grpSpPr>
                            <a:xfrm>
                              <a:off x="59266" y="406400"/>
                              <a:ext cx="1939026" cy="1787258"/>
                              <a:chOff x="0" y="0"/>
                              <a:chExt cx="1939026" cy="1787258"/>
                            </a:xfrm>
                          </wpg:grpSpPr>
                          <wpg:grpSp>
                            <wpg:cNvPr id="71" name="קבוצה 71"/>
                            <wpg:cNvGrpSpPr/>
                            <wpg:grpSpPr>
                              <a:xfrm>
                                <a:off x="0" y="0"/>
                                <a:ext cx="1939026" cy="476618"/>
                                <a:chOff x="0" y="0"/>
                                <a:chExt cx="1391816" cy="372744"/>
                              </a:xfrm>
                            </wpg:grpSpPr>
                            <wps:wsp>
                              <wps:cNvPr id="73" name="מלבן 73"/>
                              <wps:cNvSpPr/>
                              <wps:spPr>
                                <a:xfrm>
                                  <a:off x="0" y="0"/>
                                  <a:ext cx="1391816" cy="372744"/>
                                </a:xfrm>
                                <a:prstGeom prst="rect">
                                  <a:avLst/>
                                </a:prstGeom>
                                <a:solidFill>
                                  <a:schemeClr val="accent2">
                                    <a:lumMod val="20000"/>
                                    <a:lumOff val="8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75" name="מלבן 75"/>
                              <wps:cNvSpPr/>
                              <wps:spPr>
                                <a:xfrm>
                                  <a:off x="67004" y="87745"/>
                                  <a:ext cx="361395"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A6EF5"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wps:txbx>
                              <wps:bodyPr rtlCol="1" anchor="ctr"/>
                            </wps:wsp>
                            <wps:wsp>
                              <wps:cNvPr id="76" name="מלבן 76"/>
                              <wps:cNvSpPr/>
                              <wps:spPr>
                                <a:xfrm>
                                  <a:off x="475523" y="87745"/>
                                  <a:ext cx="440771"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F55644"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wps:txbx>
                              <wps:bodyPr rtlCol="1" anchor="ctr"/>
                            </wps:wsp>
                            <wps:wsp>
                              <wps:cNvPr id="77" name="מלבן 77"/>
                              <wps:cNvSpPr/>
                              <wps:spPr>
                                <a:xfrm>
                                  <a:off x="963417" y="87745"/>
                                  <a:ext cx="368366"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9BA5D2"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wps:txbx>
                              <wps:bodyPr rtlCol="1" anchor="ctr"/>
                            </wps:wsp>
                          </wpg:grpSp>
                          <wpg:grpSp>
                            <wpg:cNvPr id="79" name="קבוצה 79"/>
                            <wpg:cNvGrpSpPr/>
                            <wpg:grpSpPr>
                              <a:xfrm>
                                <a:off x="0" y="1310640"/>
                                <a:ext cx="1939026" cy="476618"/>
                                <a:chOff x="0" y="1310640"/>
                                <a:chExt cx="1391816" cy="372744"/>
                              </a:xfrm>
                            </wpg:grpSpPr>
                            <wps:wsp>
                              <wps:cNvPr id="80" name="מלבן 80"/>
                              <wps:cNvSpPr/>
                              <wps:spPr>
                                <a:xfrm>
                                  <a:off x="0" y="1310640"/>
                                  <a:ext cx="1391816" cy="372744"/>
                                </a:xfrm>
                                <a:prstGeom prst="rect">
                                  <a:avLst/>
                                </a:prstGeom>
                                <a:solidFill>
                                  <a:schemeClr val="accent2">
                                    <a:lumMod val="20000"/>
                                    <a:lumOff val="8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81" name="מלבן 81"/>
                              <wps:cNvSpPr/>
                              <wps:spPr>
                                <a:xfrm>
                                  <a:off x="67004" y="1398385"/>
                                  <a:ext cx="361395"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54FD93"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wps:txbx>
                              <wps:bodyPr rtlCol="1" anchor="ctr"/>
                            </wps:wsp>
                            <wps:wsp>
                              <wps:cNvPr id="83" name="מלבן 83"/>
                              <wps:cNvSpPr/>
                              <wps:spPr>
                                <a:xfrm>
                                  <a:off x="475523" y="1398385"/>
                                  <a:ext cx="440771"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5FBC93"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wps:txbx>
                              <wps:bodyPr rtlCol="1" anchor="ctr"/>
                            </wps:wsp>
                            <wps:wsp>
                              <wps:cNvPr id="85" name="מלבן 85"/>
                              <wps:cNvSpPr/>
                              <wps:spPr>
                                <a:xfrm>
                                  <a:off x="963417" y="1398385"/>
                                  <a:ext cx="368366"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D12FB6"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wps:txbx>
                              <wps:bodyPr rtlCol="1" anchor="ctr"/>
                            </wps:wsp>
                          </wpg:grpSp>
                          <wpg:grpSp>
                            <wpg:cNvPr id="86" name="קבוצה 86"/>
                            <wpg:cNvGrpSpPr/>
                            <wpg:grpSpPr>
                              <a:xfrm>
                                <a:off x="0" y="657988"/>
                                <a:ext cx="1939026" cy="476618"/>
                                <a:chOff x="0" y="657988"/>
                                <a:chExt cx="1391816" cy="372744"/>
                              </a:xfrm>
                            </wpg:grpSpPr>
                            <wps:wsp>
                              <wps:cNvPr id="87" name="מלבן 87"/>
                              <wps:cNvSpPr/>
                              <wps:spPr>
                                <a:xfrm>
                                  <a:off x="0" y="657988"/>
                                  <a:ext cx="1391816" cy="372744"/>
                                </a:xfrm>
                                <a:prstGeom prst="rect">
                                  <a:avLst/>
                                </a:prstGeom>
                                <a:solidFill>
                                  <a:schemeClr val="accent2">
                                    <a:lumMod val="20000"/>
                                    <a:lumOff val="8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88" name="מלבן 88"/>
                              <wps:cNvSpPr/>
                              <wps:spPr>
                                <a:xfrm>
                                  <a:off x="67004" y="745733"/>
                                  <a:ext cx="361395"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9E543F"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wps:txbx>
                              <wps:bodyPr rtlCol="1" anchor="ctr"/>
                            </wps:wsp>
                            <wps:wsp>
                              <wps:cNvPr id="89" name="מלבן 89"/>
                              <wps:cNvSpPr/>
                              <wps:spPr>
                                <a:xfrm>
                                  <a:off x="475523" y="745733"/>
                                  <a:ext cx="440771"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6CAB74"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wps:txbx>
                              <wps:bodyPr rtlCol="1" anchor="ctr"/>
                            </wps:wsp>
                            <wps:wsp>
                              <wps:cNvPr id="90" name="מלבן 90"/>
                              <wps:cNvSpPr/>
                              <wps:spPr>
                                <a:xfrm>
                                  <a:off x="963417" y="745733"/>
                                  <a:ext cx="368366"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E2DC75"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wps:txbx>
                              <wps:bodyPr rtlCol="1" anchor="ctr"/>
                            </wps:wsp>
                          </wpg:grpSp>
                          <wps:wsp>
                            <wps:cNvPr id="91" name="מחבר חץ ישר 91"/>
                            <wps:cNvCnPr>
                              <a:cxnSpLocks/>
                            </wps:cNvCnPr>
                            <wps:spPr>
                              <a:xfrm>
                                <a:off x="969513" y="1134606"/>
                                <a:ext cx="0" cy="176459"/>
                              </a:xfrm>
                              <a:prstGeom prst="straightConnector1">
                                <a:avLst/>
                              </a:prstGeom>
                              <a:ln w="1270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 name="מחבר חץ ישר 92"/>
                            <wps:cNvCnPr>
                              <a:cxnSpLocks/>
                            </wps:cNvCnPr>
                            <wps:spPr>
                              <a:xfrm>
                                <a:off x="969513" y="481529"/>
                                <a:ext cx="0" cy="176459"/>
                              </a:xfrm>
                              <a:prstGeom prst="straightConnector1">
                                <a:avLst/>
                              </a:prstGeom>
                              <a:ln w="1270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93" name="תיבת טקסט 92">
                            <a:extLst>
                              <a:ext uri="{FF2B5EF4-FFF2-40B4-BE49-F238E27FC236}">
                                <a16:creationId xmlns:a16="http://schemas.microsoft.com/office/drawing/2014/main" id="{E165BB1D-3ECE-DC59-5EF0-5AE0A077227D}"/>
                              </a:ext>
                            </a:extLst>
                          </wps:cNvPr>
                          <wps:cNvSpPr txBox="1"/>
                          <wps:spPr>
                            <a:xfrm>
                              <a:off x="0" y="0"/>
                              <a:ext cx="1489075" cy="427355"/>
                            </a:xfrm>
                            <a:prstGeom prst="rect">
                              <a:avLst/>
                            </a:prstGeom>
                            <a:noFill/>
                          </wps:spPr>
                          <wps:txbx>
                            <w:txbxContent>
                              <w:p w14:paraId="7A28C165" w14:textId="77777777" w:rsidR="00CA19B9" w:rsidRPr="0015348D" w:rsidRDefault="00CA19B9" w:rsidP="00CA19B9">
                                <w:pPr>
                                  <w:rPr>
                                    <w:rFonts w:hAnsi="Calibri"/>
                                    <w:color w:val="000000" w:themeColor="text1"/>
                                    <w:kern w:val="24"/>
                                    <w:sz w:val="28"/>
                                    <w:szCs w:val="28"/>
                                  </w:rPr>
                                </w:pPr>
                                <w:r w:rsidRPr="0015348D">
                                  <w:rPr>
                                    <w:rFonts w:hAnsi="Calibri"/>
                                    <w:color w:val="000000" w:themeColor="text1"/>
                                    <w:kern w:val="24"/>
                                    <w:sz w:val="28"/>
                                    <w:szCs w:val="28"/>
                                  </w:rPr>
                                  <w:t>List&lt; Parameter&gt;</w:t>
                                </w:r>
                              </w:p>
                            </w:txbxContent>
                          </wps:txbx>
                          <wps:bodyPr wrap="square" rtlCol="1">
                            <a:spAutoFit/>
                          </wps:bodyPr>
                        </wps:wsp>
                      </wpg:wgp>
                    </a:graphicData>
                  </a:graphic>
                </wp:anchor>
              </w:drawing>
            </mc:Choice>
            <mc:Fallback>
              <w:pict>
                <v:group w14:anchorId="03A67D50" id="קבוצה 96" o:spid="_x0000_s1044" style="position:absolute;left:0;text-align:left;margin-left:14.65pt;margin-top:46.6pt;width:157.35pt;height:172.75pt;z-index:251671552" coordsize="19982,21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">
                  <v:group id="קבוצה 57" o:spid="_x0000_s1045" style="position:absolute;left:592;top:4064;width:19390;height:17872" coordsize="19390,17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קבוצה 71" o:spid="_x0000_s1046" style="position:absolute;width:19390;height:4766"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מלבן 73" o:spid="_x0000_s1047" style="position:absolute;width:1391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" fillcolor="#fbe4d5 [661]" strokecolor="#ed7d31 [3205]" strokeweight="1pt"/>
                      <v:rect id="מלבן 75" o:spid="_x0000_s1048" style="position:absolute;left:670;top:877;width:3613;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" fillcolor="#f7caac [1301]" strokecolor="#ed7d31 [3205]" strokeweight="1pt">
                        <v:textbox>
                          <w:txbxContent>
                            <w:p w14:paraId="12EA6EF5"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v:textbox>
                      </v:rect>
                      <v:rect id="מלבן 76" o:spid="_x0000_s1049" style="position:absolute;left:4755;top:877;width:4407;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" fillcolor="#f7caac [1301]" strokecolor="#ed7d31 [3205]" strokeweight="1pt">
                        <v:textbox>
                          <w:txbxContent>
                            <w:p w14:paraId="51F55644"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v:textbox>
                      </v:rect>
                      <v:rect id="מלבן 77" o:spid="_x0000_s1050" style="position:absolute;left:9634;top:877;width:3683;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" fillcolor="#f7caac [1301]" strokecolor="#ed7d31 [3205]" strokeweight="1pt">
                        <v:textbox>
                          <w:txbxContent>
                            <w:p w14:paraId="059BA5D2"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v:textbox>
                      </v:rect>
                    </v:group>
                    <v:group id="קבוצה 79" o:spid="_x0000_s1051" style="position:absolute;top:13106;width:19390;height:4766" coordorigin=",13106"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מלבן 80" o:spid="_x0000_s1052" style="position:absolute;top:13106;width:1391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" fillcolor="#fbe4d5 [661]" strokecolor="#ed7d31 [3205]" strokeweight="1pt"/>
                      <v:rect id="מלבן 81" o:spid="_x0000_s1053" style="position:absolute;left:670;top:13983;width:3613;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" fillcolor="#f7caac [1301]" strokecolor="#ed7d31 [3205]" strokeweight="1pt">
                        <v:textbox>
                          <w:txbxContent>
                            <w:p w14:paraId="7654FD93"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v:textbox>
                      </v:rect>
                      <v:rect id="מלבן 83" o:spid="_x0000_s1054" style="position:absolute;left:4755;top:13983;width:4407;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" fillcolor="#f7caac [1301]" strokecolor="#ed7d31 [3205]" strokeweight="1pt">
                        <v:textbox>
                          <w:txbxContent>
                            <w:p w14:paraId="145FBC93"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v:textbox>
                      </v:rect>
                      <v:rect id="מלבן 85" o:spid="_x0000_s1055" style="position:absolute;left:9634;top:13983;width:3683;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" fillcolor="#f7caac [1301]" strokecolor="#ed7d31 [3205]" strokeweight="1pt">
                        <v:textbox>
                          <w:txbxContent>
                            <w:p w14:paraId="12D12FB6"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v:textbox>
                      </v:rect>
                    </v:group>
                    <v:group id="קבוצה 86" o:spid="_x0000_s1056" style="position:absolute;top:6579;width:19390;height:4767" coordorigin=",6579"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מלבן 87" o:spid="_x0000_s1057" style="position:absolute;top:6579;width:13918;height:3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" fillcolor="#fbe4d5 [661]" strokecolor="#ed7d31 [3205]" strokeweight="1pt"/>
                      <v:rect id="מלבן 88" o:spid="_x0000_s1058" style="position:absolute;left:670;top:7457;width:3613;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" fillcolor="#f7caac [1301]" strokecolor="#ed7d31 [3205]" strokeweight="1pt">
                        <v:textbox>
                          <w:txbxContent>
                            <w:p w14:paraId="2E9E543F"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v:textbox>
                      </v:rect>
                      <v:rect id="מלבן 89" o:spid="_x0000_s1059" style="position:absolute;left:4755;top:7457;width:4407;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" fillcolor="#f7caac [1301]" strokecolor="#ed7d31 [3205]" strokeweight="1pt">
                        <v:textbox>
                          <w:txbxContent>
                            <w:p w14:paraId="686CAB74"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v:textbox>
                      </v:rect>
                      <v:rect id="מלבן 90" o:spid="_x0000_s1060" style="position:absolute;left:9634;top:7457;width:3683;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" fillcolor="#f7caac [1301]" strokecolor="#ed7d31 [3205]" strokeweight="1pt">
                        <v:textbox>
                          <w:txbxContent>
                            <w:p w14:paraId="3EE2DC75"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v:textbox>
                      </v:rect>
                    </v:group>
                    <v:shapetype id="_x0000_t32" coordsize="21600,21600" o:spt="32" o:oned="t" path="m,l21600,21600e" filled="f">
                      <v:path arrowok="t" fillok="f" o:connecttype="none"/>
                      <o:lock v:ext="edit" shapetype="t"/>
                    </v:shapetype>
                    <v:shape id="מחבר חץ ישר 91" o:spid="_x0000_s1061" type="#_x0000_t32" style="position:absolute;left:9695;top:11346;width:0;height:1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" strokecolor="black [3213]" strokeweight="1pt">
                      <v:stroke endarrow="block" joinstyle="miter"/>
                      <o:lock v:ext="edit" shapetype="f"/>
                    </v:shape>
                    <v:shape id="מחבר חץ ישר 92" o:spid="_x0000_s1062" type="#_x0000_t32" style="position:absolute;left:9695;top:4815;width:0;height:1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" strokecolor="black [3213]" strokeweight="1pt">
                      <v:stroke endarrow="block" joinstyle="miter"/>
                      <o:lock v:ext="edit" shapetype="f"/>
                    </v:shape>
                  </v:group>
                  <v:shape id="תיבת טקסט 92" o:spid="_x0000_s1063" type="#_x0000_t202" style="position:absolute;width:14890;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" filled="f" stroked="f">
                    <v:textbox style="mso-fit-shape-to-text:t">
                      <w:txbxContent>
                        <w:p w14:paraId="7A28C165" w14:textId="77777777" w:rsidR="00CA19B9" w:rsidRPr="0015348D" w:rsidRDefault="00CA19B9" w:rsidP="00CA19B9">
                          <w:pPr>
                            <w:rPr>
                              <w:rFonts w:hAnsi="Calibri"/>
                              <w:color w:val="000000" w:themeColor="text1"/>
                              <w:kern w:val="24"/>
                              <w:sz w:val="28"/>
                              <w:szCs w:val="28"/>
                            </w:rPr>
                          </w:pPr>
                          <w:r w:rsidRPr="0015348D">
                            <w:rPr>
                              <w:rFonts w:hAnsi="Calibri"/>
                              <w:color w:val="000000" w:themeColor="text1"/>
                              <w:kern w:val="24"/>
                              <w:sz w:val="28"/>
                              <w:szCs w:val="28"/>
                            </w:rPr>
                            <w:t>List&lt; Parameter&gt;</w:t>
                          </w:r>
                        </w:p>
                      </w:txbxContent>
                    </v:textbox>
                  </v:shape>
                  <w10:wrap type="topAndBottom"/>
                </v:group>
              </w:pict>
            </mc:Fallback>
          </mc:AlternateContent>
        </w:r>
        <w:r w:rsidRPr="00103DCA">
          <w:rPr>
            <w:rFonts w:ascii="Tahoma" w:hAnsi="Tahoma" w:cs="Tahoma"/>
            <w:sz w:val="20"/>
            <w:szCs w:val="20"/>
            <w:rtl/>
            <w:rPrChange w:id="2089" w:author="רינת אביטל" w:date="2022-05-12T09:18:00Z">
              <w:rPr>
                <w:rFonts w:ascii="Tahoma" w:hAnsi="Tahoma" w:cs="Tahoma" w:hint="cs"/>
                <w:rtl/>
              </w:rPr>
            </w:rPrChange>
          </w:rPr>
          <w:t>על מנת שאוכל לאגד את כל רצף האיברים הקיימים לי אצטרך ליצור רשימת פרמטרים שתכיל את כל רצף האיברים הקיימים בפונקציה.</w:t>
        </w:r>
      </w:ins>
    </w:p>
    <w:p w14:paraId="1637D24B" w14:textId="77777777" w:rsidR="00CA19B9" w:rsidRPr="00103DCA" w:rsidRDefault="00CA19B9" w:rsidP="00CA19B9">
      <w:pPr>
        <w:pStyle w:val="a8"/>
        <w:spacing w:after="240" w:line="360" w:lineRule="auto"/>
        <w:jc w:val="both"/>
        <w:rPr>
          <w:ins w:id="2090" w:author="רינת אביטל" w:date="2022-05-11T23:47:00Z"/>
          <w:rFonts w:ascii="Tahoma" w:hAnsi="Tahoma" w:cs="Tahoma"/>
          <w:sz w:val="20"/>
          <w:szCs w:val="20"/>
          <w:rtl/>
          <w:rPrChange w:id="2091" w:author="רינת אביטל" w:date="2022-05-12T09:18:00Z">
            <w:rPr>
              <w:ins w:id="2092" w:author="רינת אביטל" w:date="2022-05-11T23:47:00Z"/>
              <w:rFonts w:ascii="Tahoma" w:hAnsi="Tahoma" w:cs="Tahoma"/>
              <w:rtl/>
            </w:rPr>
          </w:rPrChange>
        </w:rPr>
      </w:pPr>
    </w:p>
    <w:p w14:paraId="768B3B8B" w14:textId="6D0F689B" w:rsidR="00CA19B9" w:rsidRPr="00103DCA" w:rsidRDefault="00CA19B9" w:rsidP="00CA19B9">
      <w:pPr>
        <w:pStyle w:val="a8"/>
        <w:numPr>
          <w:ilvl w:val="0"/>
          <w:numId w:val="49"/>
        </w:numPr>
        <w:spacing w:after="240" w:line="360" w:lineRule="auto"/>
        <w:jc w:val="both"/>
        <w:rPr>
          <w:ins w:id="2093" w:author="רינת אביטל" w:date="2022-05-11T23:47:00Z"/>
          <w:rFonts w:ascii="Tahoma" w:hAnsi="Tahoma" w:cs="Tahoma"/>
          <w:sz w:val="20"/>
          <w:szCs w:val="20"/>
          <w:rPrChange w:id="2094" w:author="רינת אביטל" w:date="2022-05-12T09:18:00Z">
            <w:rPr>
              <w:ins w:id="2095" w:author="רינת אביטל" w:date="2022-05-11T23:47:00Z"/>
              <w:rFonts w:ascii="Tahoma" w:hAnsi="Tahoma" w:cs="Tahoma"/>
            </w:rPr>
          </w:rPrChange>
        </w:rPr>
      </w:pPr>
      <w:ins w:id="2096" w:author="רינת אביטל" w:date="2022-05-11T23:47:00Z">
        <w:r w:rsidRPr="00103DCA">
          <w:rPr>
            <w:rFonts w:ascii="Tahoma" w:hAnsi="Tahoma" w:cs="Tahoma"/>
            <w:noProof/>
            <w:sz w:val="20"/>
            <w:szCs w:val="20"/>
            <w:rPrChange w:id="2097" w:author="רינת אביטל" w:date="2022-05-12T09:18:00Z">
              <w:rPr>
                <w:rFonts w:ascii="Tahoma" w:hAnsi="Tahoma" w:cs="Tahoma"/>
                <w:noProof/>
              </w:rPr>
            </w:rPrChange>
          </w:rPr>
          <w:lastRenderedPageBreak/>
          <mc:AlternateContent>
            <mc:Choice Requires="wpg">
              <w:drawing>
                <wp:anchor distT="0" distB="0" distL="114300" distR="114300" simplePos="0" relativeHeight="251672576" behindDoc="0" locked="0" layoutInCell="1" allowOverlap="1" wp14:anchorId="27ECF84C" wp14:editId="6F19E0AE">
                  <wp:simplePos x="0" y="0"/>
                  <wp:positionH relativeFrom="column">
                    <wp:posOffset>-307521</wp:posOffset>
                  </wp:positionH>
                  <wp:positionV relativeFrom="paragraph">
                    <wp:posOffset>798618</wp:posOffset>
                  </wp:positionV>
                  <wp:extent cx="3568592" cy="3486761"/>
                  <wp:effectExtent l="0" t="0" r="13335" b="19050"/>
                  <wp:wrapTopAndBottom/>
                  <wp:docPr id="97" name="קבוצה 62"/>
                  <wp:cNvGraphicFramePr/>
                  <a:graphic xmlns:a="http://schemas.openxmlformats.org/drawingml/2006/main">
                    <a:graphicData uri="http://schemas.microsoft.com/office/word/2010/wordprocessingGroup">
                      <wpg:wgp>
                        <wpg:cNvGrpSpPr/>
                        <wpg:grpSpPr>
                          <a:xfrm>
                            <a:off x="0" y="0"/>
                            <a:ext cx="3568592" cy="3486761"/>
                            <a:chOff x="-214388" y="42333"/>
                            <a:chExt cx="3568592" cy="3486761"/>
                          </a:xfrm>
                        </wpg:grpSpPr>
                        <wps:wsp>
                          <wps:cNvPr id="98" name="מחבר חץ ישר 98"/>
                          <wps:cNvCnPr>
                            <a:cxnSpLocks/>
                          </wps:cNvCnPr>
                          <wps:spPr>
                            <a:xfrm flipH="1">
                              <a:off x="2468325" y="1222202"/>
                              <a:ext cx="193098" cy="4586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99" name="קבוצה 99"/>
                          <wpg:cNvGrpSpPr/>
                          <wpg:grpSpPr>
                            <a:xfrm>
                              <a:off x="-214388" y="42333"/>
                              <a:ext cx="3568592" cy="1174960"/>
                              <a:chOff x="-214388" y="42333"/>
                              <a:chExt cx="3568592" cy="1174960"/>
                            </a:xfrm>
                          </wpg:grpSpPr>
                          <wpg:grpSp>
                            <wpg:cNvPr id="100" name="קבוצה 100"/>
                            <wpg:cNvGrpSpPr/>
                            <wpg:grpSpPr>
                              <a:xfrm>
                                <a:off x="0" y="545367"/>
                                <a:ext cx="3354204" cy="671926"/>
                                <a:chOff x="0" y="545367"/>
                                <a:chExt cx="1429080" cy="325429"/>
                              </a:xfrm>
                            </wpg:grpSpPr>
                            <wps:wsp>
                              <wps:cNvPr id="101" name="מלבן 101"/>
                              <wps:cNvSpPr/>
                              <wps:spPr>
                                <a:xfrm>
                                  <a:off x="0" y="545367"/>
                                  <a:ext cx="1429080" cy="325429"/>
                                </a:xfrm>
                                <a:prstGeom prst="rect">
                                  <a:avLst/>
                                </a:prstGeom>
                                <a:solidFill>
                                  <a:schemeClr val="accent2">
                                    <a:lumMod val="20000"/>
                                    <a:lumOff val="8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102" name="מלבן 102"/>
                              <wps:cNvSpPr/>
                              <wps:spPr>
                                <a:xfrm>
                                  <a:off x="56204" y="603060"/>
                                  <a:ext cx="36836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E216646"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Class</w:t>
                                    </w:r>
                                  </w:p>
                                </w:txbxContent>
                              </wps:txbx>
                              <wps:bodyPr rtlCol="1" anchor="ctr"/>
                            </wps:wsp>
                            <wps:wsp>
                              <wps:cNvPr id="103" name="מלבן 103"/>
                              <wps:cNvSpPr/>
                              <wps:spPr>
                                <a:xfrm>
                                  <a:off x="479971" y="603060"/>
                                  <a:ext cx="36836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E687A45"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Count</w:t>
                                    </w:r>
                                  </w:p>
                                </w:txbxContent>
                              </wps:txbx>
                              <wps:bodyPr rtlCol="1" anchor="ctr"/>
                            </wps:wsp>
                            <wps:wsp>
                              <wps:cNvPr id="104" name="מלבן 104"/>
                              <wps:cNvSpPr/>
                              <wps:spPr>
                                <a:xfrm>
                                  <a:off x="910775" y="603060"/>
                                  <a:ext cx="45277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F3CDFC6"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Parameters</w:t>
                                    </w:r>
                                  </w:p>
                                </w:txbxContent>
                              </wps:txbx>
                              <wps:bodyPr rtlCol="1" anchor="ctr"/>
                            </wps:wsp>
                          </wpg:grpSp>
                          <wps:wsp>
                            <wps:cNvPr id="105" name="תיבת טקסט 25"/>
                            <wps:cNvSpPr txBox="1"/>
                            <wps:spPr>
                              <a:xfrm>
                                <a:off x="-214388" y="42333"/>
                                <a:ext cx="1210945" cy="506730"/>
                              </a:xfrm>
                              <a:prstGeom prst="rect">
                                <a:avLst/>
                              </a:prstGeom>
                              <a:noFill/>
                              <a:ln w="12700" cmpd="sng">
                                <a:noFill/>
                                <a:prstDash val="solid"/>
                              </a:ln>
                            </wps:spPr>
                            <wps:txbx>
                              <w:txbxContent>
                                <w:p w14:paraId="1D33F401" w14:textId="77777777" w:rsidR="00CA19B9" w:rsidRDefault="00CA19B9" w:rsidP="00CA19B9">
                                  <w:pPr>
                                    <w:rPr>
                                      <w:rFonts w:hAnsi="Calibri"/>
                                      <w:color w:val="000000" w:themeColor="text1"/>
                                      <w:kern w:val="24"/>
                                      <w:sz w:val="36"/>
                                      <w:szCs w:val="36"/>
                                    </w:rPr>
                                  </w:pPr>
                                  <w:r>
                                    <w:rPr>
                                      <w:rFonts w:hAnsi="Calibri"/>
                                      <w:color w:val="000000" w:themeColor="text1"/>
                                      <w:kern w:val="24"/>
                                      <w:sz w:val="36"/>
                                      <w:szCs w:val="36"/>
                                    </w:rPr>
                                    <w:t>Equation</w:t>
                                  </w:r>
                                </w:p>
                              </w:txbxContent>
                            </wps:txbx>
                            <wps:bodyPr wrap="square" rtlCol="1">
                              <a:spAutoFit/>
                            </wps:bodyPr>
                          </wps:wsp>
                        </wpg:grpSp>
                        <wpg:grpSp>
                          <wpg:cNvPr id="106" name="קבוצה 106"/>
                          <wpg:cNvGrpSpPr/>
                          <wpg:grpSpPr>
                            <a:xfrm>
                              <a:off x="1415178" y="1741836"/>
                              <a:ext cx="1939026" cy="1787258"/>
                              <a:chOff x="1415178" y="1741836"/>
                              <a:chExt cx="1939026" cy="1787258"/>
                            </a:xfrm>
                          </wpg:grpSpPr>
                          <wpg:grpSp>
                            <wpg:cNvPr id="107" name="קבוצה 107"/>
                            <wpg:cNvGrpSpPr/>
                            <wpg:grpSpPr>
                              <a:xfrm>
                                <a:off x="1415178" y="1741836"/>
                                <a:ext cx="1939026" cy="476618"/>
                                <a:chOff x="1415178" y="1741836"/>
                                <a:chExt cx="1391816" cy="372744"/>
                              </a:xfrm>
                            </wpg:grpSpPr>
                            <wps:wsp>
                              <wps:cNvPr id="108" name="מלבן 108"/>
                              <wps:cNvSpPr/>
                              <wps:spPr>
                                <a:xfrm>
                                  <a:off x="1415178" y="1741836"/>
                                  <a:ext cx="1391816" cy="372744"/>
                                </a:xfrm>
                                <a:prstGeom prst="rect">
                                  <a:avLst/>
                                </a:prstGeom>
                                <a:solidFill>
                                  <a:schemeClr val="accent2">
                                    <a:lumMod val="20000"/>
                                    <a:lumOff val="8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109" name="מלבן 109"/>
                              <wps:cNvSpPr/>
                              <wps:spPr>
                                <a:xfrm>
                                  <a:off x="1482182" y="1829581"/>
                                  <a:ext cx="361395"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0B3BC76"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wps:txbx>
                              <wps:bodyPr rtlCol="1" anchor="ctr"/>
                            </wps:wsp>
                            <wps:wsp>
                              <wps:cNvPr id="110" name="מלבן 110"/>
                              <wps:cNvSpPr/>
                              <wps:spPr>
                                <a:xfrm>
                                  <a:off x="1890701" y="1829581"/>
                                  <a:ext cx="440771"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FA1FDB4"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wps:txbx>
                              <wps:bodyPr rtlCol="1" anchor="ctr"/>
                            </wps:wsp>
                            <wps:wsp>
                              <wps:cNvPr id="111" name="מלבן 111"/>
                              <wps:cNvSpPr/>
                              <wps:spPr>
                                <a:xfrm>
                                  <a:off x="2378595" y="1829581"/>
                                  <a:ext cx="36836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2147DE7"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wps:txbx>
                              <wps:bodyPr rtlCol="1" anchor="ctr"/>
                            </wps:wsp>
                          </wpg:grpSp>
                          <wpg:grpSp>
                            <wpg:cNvPr id="112" name="קבוצה 112"/>
                            <wpg:cNvGrpSpPr/>
                            <wpg:grpSpPr>
                              <a:xfrm>
                                <a:off x="1415178" y="3052476"/>
                                <a:ext cx="1939026" cy="476618"/>
                                <a:chOff x="1415178" y="3052476"/>
                                <a:chExt cx="1391816" cy="372744"/>
                              </a:xfrm>
                            </wpg:grpSpPr>
                            <wps:wsp>
                              <wps:cNvPr id="113" name="מלבן 113"/>
                              <wps:cNvSpPr/>
                              <wps:spPr>
                                <a:xfrm>
                                  <a:off x="1415178" y="3052476"/>
                                  <a:ext cx="1391816" cy="372744"/>
                                </a:xfrm>
                                <a:prstGeom prst="rect">
                                  <a:avLst/>
                                </a:prstGeom>
                                <a:solidFill>
                                  <a:schemeClr val="accent2">
                                    <a:lumMod val="20000"/>
                                    <a:lumOff val="8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114" name="מלבן 114"/>
                              <wps:cNvSpPr/>
                              <wps:spPr>
                                <a:xfrm>
                                  <a:off x="1482182" y="3140221"/>
                                  <a:ext cx="361395"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86672B5"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wps:txbx>
                              <wps:bodyPr rtlCol="1" anchor="ctr"/>
                            </wps:wsp>
                            <wps:wsp>
                              <wps:cNvPr id="115" name="מלבן 115"/>
                              <wps:cNvSpPr/>
                              <wps:spPr>
                                <a:xfrm>
                                  <a:off x="1890701" y="3140221"/>
                                  <a:ext cx="440771"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E446665"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wps:txbx>
                              <wps:bodyPr rtlCol="1" anchor="ctr"/>
                            </wps:wsp>
                            <wps:wsp>
                              <wps:cNvPr id="116" name="מלבן 116"/>
                              <wps:cNvSpPr/>
                              <wps:spPr>
                                <a:xfrm>
                                  <a:off x="2378595" y="3140221"/>
                                  <a:ext cx="36836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6DE6A4A"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wps:txbx>
                              <wps:bodyPr rtlCol="1" anchor="ctr"/>
                            </wps:wsp>
                          </wpg:grpSp>
                          <wpg:grpSp>
                            <wpg:cNvPr id="117" name="קבוצה 117"/>
                            <wpg:cNvGrpSpPr/>
                            <wpg:grpSpPr>
                              <a:xfrm>
                                <a:off x="1415178" y="2399824"/>
                                <a:ext cx="1939026" cy="476618"/>
                                <a:chOff x="1415178" y="2399824"/>
                                <a:chExt cx="1391816" cy="372744"/>
                              </a:xfrm>
                            </wpg:grpSpPr>
                            <wps:wsp>
                              <wps:cNvPr id="118" name="מלבן 118"/>
                              <wps:cNvSpPr/>
                              <wps:spPr>
                                <a:xfrm>
                                  <a:off x="1415178" y="2399824"/>
                                  <a:ext cx="1391816" cy="372744"/>
                                </a:xfrm>
                                <a:prstGeom prst="rect">
                                  <a:avLst/>
                                </a:prstGeom>
                                <a:solidFill>
                                  <a:schemeClr val="accent2">
                                    <a:lumMod val="20000"/>
                                    <a:lumOff val="8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204" name="מלבן 204"/>
                              <wps:cNvSpPr/>
                              <wps:spPr>
                                <a:xfrm>
                                  <a:off x="1482182" y="2487569"/>
                                  <a:ext cx="361395"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D194F01"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wps:txbx>
                              <wps:bodyPr rtlCol="1" anchor="ctr"/>
                            </wps:wsp>
                            <wps:wsp>
                              <wps:cNvPr id="205" name="מלבן 205"/>
                              <wps:cNvSpPr/>
                              <wps:spPr>
                                <a:xfrm>
                                  <a:off x="1890701" y="2487569"/>
                                  <a:ext cx="440771"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433B842"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wps:txbx>
                              <wps:bodyPr rtlCol="1" anchor="ctr"/>
                            </wps:wsp>
                            <wps:wsp>
                              <wps:cNvPr id="206" name="מלבן 206"/>
                              <wps:cNvSpPr/>
                              <wps:spPr>
                                <a:xfrm>
                                  <a:off x="2378595" y="2487569"/>
                                  <a:ext cx="36836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1333B2D"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wps:txbx>
                              <wps:bodyPr rtlCol="1" anchor="ctr"/>
                            </wps:wsp>
                          </wpg:grpSp>
                          <wps:wsp>
                            <wps:cNvPr id="207" name="מחבר חץ ישר 207"/>
                            <wps:cNvCnPr>
                              <a:cxnSpLocks/>
                            </wps:cNvCnPr>
                            <wps:spPr>
                              <a:xfrm>
                                <a:off x="2384691" y="2876442"/>
                                <a:ext cx="0" cy="176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8" name="מחבר חץ ישר 208"/>
                            <wps:cNvCnPr>
                              <a:cxnSpLocks/>
                            </wps:cNvCnPr>
                            <wps:spPr>
                              <a:xfrm>
                                <a:off x="2384691" y="2223365"/>
                                <a:ext cx="0" cy="176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27ECF84C" id="קבוצה 62" o:spid="_x0000_s1064" style="position:absolute;left:0;text-align:left;margin-left:-24.2pt;margin-top:62.9pt;width:281pt;height:274.55pt;z-index:251672576;mso-width-relative:margin;mso-height-relative:margin" coordorigin="-2143,423" coordsize="35685,34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">
                  <v:shape id="מחבר חץ ישר 98" o:spid="_x0000_s1065" type="#_x0000_t32" style="position:absolute;left:24683;top:12222;width:1931;height:45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o:lock v:ext="edit" shapetype="f"/>
                  </v:shape>
                  <v:group id="קבוצה 99" o:spid="_x0000_s1066" style="position:absolute;left:-2143;top:423;width:35685;height:11749" coordorigin="-2143,423" coordsize="35685,1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group id="קבוצה 100" o:spid="_x0000_s1067" style="position:absolute;top:5453;width:33542;height:6719" coordorigin=",5453" coordsize="14290,3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rect id="מלבן 101" o:spid="_x0000_s1068" style="position:absolute;top:5453;width:14290;height:3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" fillcolor="#fbe4d5 [661]" strokecolor="#ed7d31 [3205]" strokeweight="1pt"/>
                      <v:rect id="מלבן 102" o:spid="_x0000_s1069" style="position:absolute;left:562;top:6030;width:3683;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" fillcolor="#f7caac [1301]" strokecolor="#ed7d31 [3205]" strokeweight="1pt">
                        <v:textbox>
                          <w:txbxContent>
                            <w:p w14:paraId="1E216646"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Class</w:t>
                              </w:r>
                            </w:p>
                          </w:txbxContent>
                        </v:textbox>
                      </v:rect>
                      <v:rect id="מלבן 103" o:spid="_x0000_s1070" style="position:absolute;left:4799;top:6030;width:368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" fillcolor="#f7caac [1301]" strokecolor="#ed7d31 [3205]" strokeweight="1pt">
                        <v:textbox>
                          <w:txbxContent>
                            <w:p w14:paraId="4E687A45"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Count</w:t>
                              </w:r>
                            </w:p>
                          </w:txbxContent>
                        </v:textbox>
                      </v:rect>
                      <v:rect id="מלבן 104" o:spid="_x0000_s1071" style="position:absolute;left:9107;top:6030;width:4528;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" fillcolor="#f7caac [1301]" strokecolor="#ed7d31 [3205]" strokeweight="1pt">
                        <v:textbox>
                          <w:txbxContent>
                            <w:p w14:paraId="1F3CDFC6"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Parameters</w:t>
                              </w:r>
                            </w:p>
                          </w:txbxContent>
                        </v:textbox>
                      </v:rect>
                    </v:group>
                    <v:shape id="תיבת טקסט 25" o:spid="_x0000_s1072" type="#_x0000_t202" style="position:absolute;left:-2143;top:423;width:12108;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" filled="f" stroked="f" strokeweight="1pt">
                      <v:textbox style="mso-fit-shape-to-text:t">
                        <w:txbxContent>
                          <w:p w14:paraId="1D33F401" w14:textId="77777777" w:rsidR="00CA19B9" w:rsidRDefault="00CA19B9" w:rsidP="00CA19B9">
                            <w:pPr>
                              <w:rPr>
                                <w:rFonts w:hAnsi="Calibri"/>
                                <w:color w:val="000000" w:themeColor="text1"/>
                                <w:kern w:val="24"/>
                                <w:sz w:val="36"/>
                                <w:szCs w:val="36"/>
                              </w:rPr>
                            </w:pPr>
                            <w:r>
                              <w:rPr>
                                <w:rFonts w:hAnsi="Calibri"/>
                                <w:color w:val="000000" w:themeColor="text1"/>
                                <w:kern w:val="24"/>
                                <w:sz w:val="36"/>
                                <w:szCs w:val="36"/>
                              </w:rPr>
                              <w:t>Equation</w:t>
                            </w:r>
                          </w:p>
                        </w:txbxContent>
                      </v:textbox>
                    </v:shape>
                  </v:group>
                  <v:group id="קבוצה 106" o:spid="_x0000_s1073" style="position:absolute;left:14151;top:17418;width:19391;height:17872" coordorigin="14151,17418" coordsize="19390,17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group id="קבוצה 107" o:spid="_x0000_s1074" style="position:absolute;left:14151;top:17418;width:19391;height:4766" coordorigin="14151,17418"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מלבן 108" o:spid="_x0000_s1075" style="position:absolute;left:14151;top:17418;width:1391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" fillcolor="#fbe4d5 [661]" strokecolor="#ed7d31 [3205]" strokeweight="1pt"/>
                      <v:rect id="מלבן 109" o:spid="_x0000_s1076" style="position:absolute;left:14821;top:18295;width:361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" fillcolor="#f7caac [1301]" strokecolor="#ed7d31 [3205]" strokeweight="1pt">
                        <v:textbox>
                          <w:txbxContent>
                            <w:p w14:paraId="30B3BC76"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v:textbox>
                      </v:rect>
                      <v:rect id="מלבן 110" o:spid="_x0000_s1077" style="position:absolute;left:18907;top:18295;width:4407;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" fillcolor="#f7caac [1301]" strokecolor="#ed7d31 [3205]" strokeweight="1pt">
                        <v:textbox>
                          <w:txbxContent>
                            <w:p w14:paraId="2FA1FDB4"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v:textbox>
                      </v:rect>
                      <v:rect id="מלבן 111" o:spid="_x0000_s1078" style="position:absolute;left:23785;top:18295;width:368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" fillcolor="#f7caac [1301]" strokecolor="#ed7d31 [3205]" strokeweight="1pt">
                        <v:textbox>
                          <w:txbxContent>
                            <w:p w14:paraId="22147DE7"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v:textbox>
                      </v:rect>
                    </v:group>
                    <v:group id="קבוצה 112" o:spid="_x0000_s1079" style="position:absolute;left:14151;top:30524;width:19391;height:4766" coordorigin="14151,30524"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מלבן 113" o:spid="_x0000_s1080" style="position:absolute;left:14151;top:30524;width:13918;height:3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" fillcolor="#fbe4d5 [661]" strokecolor="#ed7d31 [3205]" strokeweight="1pt"/>
                      <v:rect id="מלבן 114" o:spid="_x0000_s1081" style="position:absolute;left:14821;top:31402;width:361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" fillcolor="#f7caac [1301]" strokecolor="#ed7d31 [3205]" strokeweight="1pt">
                        <v:textbox>
                          <w:txbxContent>
                            <w:p w14:paraId="286672B5"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v:textbox>
                      </v:rect>
                      <v:rect id="מלבן 115" o:spid="_x0000_s1082" style="position:absolute;left:18907;top:31402;width:4407;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" fillcolor="#f7caac [1301]" strokecolor="#ed7d31 [3205]" strokeweight="1pt">
                        <v:textbox>
                          <w:txbxContent>
                            <w:p w14:paraId="4E446665"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v:textbox>
                      </v:rect>
                      <v:rect id="מלבן 116" o:spid="_x0000_s1083" style="position:absolute;left:23785;top:31402;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" fillcolor="#f7caac [1301]" strokecolor="#ed7d31 [3205]" strokeweight="1pt">
                        <v:textbox>
                          <w:txbxContent>
                            <w:p w14:paraId="26DE6A4A"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v:textbox>
                      </v:rect>
                    </v:group>
                    <v:group id="קבוצה 117" o:spid="_x0000_s1084" style="position:absolute;left:14151;top:23998;width:19391;height:4766" coordorigin="14151,23998"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rect id="מלבן 118" o:spid="_x0000_s1085" style="position:absolute;left:14151;top:23998;width:1391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" fillcolor="#fbe4d5 [661]" strokecolor="#ed7d31 [3205]" strokeweight="1pt"/>
                      <v:rect id="מלבן 204" o:spid="_x0000_s1086" style="position:absolute;left:14821;top:24875;width:361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" fillcolor="#f7caac [1301]" strokecolor="#ed7d31 [3205]" strokeweight="1pt">
                        <v:textbox>
                          <w:txbxContent>
                            <w:p w14:paraId="4D194F01"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v:textbox>
                      </v:rect>
                      <v:rect id="מלבן 205" o:spid="_x0000_s1087" style="position:absolute;left:18907;top:24875;width:4407;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" fillcolor="#f7caac [1301]" strokecolor="#ed7d31 [3205]" strokeweight="1pt">
                        <v:textbox>
                          <w:txbxContent>
                            <w:p w14:paraId="0433B842"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v:textbox>
                      </v:rect>
                      <v:rect id="מלבן 206" o:spid="_x0000_s1088" style="position:absolute;left:23785;top:24875;width:368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" fillcolor="#f7caac [1301]" strokecolor="#ed7d31 [3205]" strokeweight="1pt">
                        <v:textbox>
                          <w:txbxContent>
                            <w:p w14:paraId="11333B2D"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v:textbox>
                      </v:rect>
                    </v:group>
                    <v:shape id="מחבר חץ ישר 207" o:spid="_x0000_s1089" type="#_x0000_t32" style="position:absolute;left:23846;top:28764;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" strokecolor="black [3200]" strokeweight=".5pt">
                      <v:stroke endarrow="block" joinstyle="miter"/>
                      <o:lock v:ext="edit" shapetype="f"/>
                    </v:shape>
                    <v:shape id="מחבר חץ ישר 208" o:spid="_x0000_s1090" type="#_x0000_t32" style="position:absolute;left:23846;top:22233;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" strokecolor="black [3200]" strokeweight=".5pt">
                      <v:stroke endarrow="block" joinstyle="miter"/>
                      <o:lock v:ext="edit" shapetype="f"/>
                    </v:shape>
                  </v:group>
                  <w10:wrap type="topAndBottom"/>
                </v:group>
              </w:pict>
            </mc:Fallback>
          </mc:AlternateContent>
        </w:r>
        <w:r w:rsidRPr="00103DCA">
          <w:rPr>
            <w:rFonts w:ascii="Tahoma" w:hAnsi="Tahoma" w:cs="Tahoma"/>
            <w:sz w:val="20"/>
            <w:szCs w:val="20"/>
            <w:rtl/>
            <w:rPrChange w:id="2098" w:author="רינת אביטל" w:date="2022-05-12T09:18:00Z">
              <w:rPr>
                <w:rFonts w:ascii="Tahoma" w:hAnsi="Tahoma" w:cs="Tahoma" w:hint="eastAsia"/>
                <w:rtl/>
              </w:rPr>
            </w:rPrChange>
          </w:rPr>
          <w:t>אך</w:t>
        </w:r>
        <w:r w:rsidRPr="00103DCA">
          <w:rPr>
            <w:rFonts w:ascii="Tahoma" w:hAnsi="Tahoma" w:cs="Tahoma"/>
            <w:sz w:val="20"/>
            <w:szCs w:val="20"/>
            <w:rtl/>
            <w:rPrChange w:id="2099" w:author="רינת אביטל" w:date="2022-05-12T09:18:00Z">
              <w:rPr>
                <w:rFonts w:ascii="Tahoma" w:hAnsi="Tahoma" w:cs="Tahoma"/>
                <w:rtl/>
              </w:rPr>
            </w:rPrChange>
          </w:rPr>
          <w:t xml:space="preserve"> מכיוון שאני צריכה </w:t>
        </w:r>
        <w:r w:rsidRPr="00103DCA">
          <w:rPr>
            <w:rFonts w:ascii="Tahoma" w:hAnsi="Tahoma" w:cs="Tahoma"/>
            <w:sz w:val="20"/>
            <w:szCs w:val="20"/>
            <w:rtl/>
            <w:rPrChange w:id="2100" w:author="רינת אביטל" w:date="2022-05-12T09:18:00Z">
              <w:rPr>
                <w:rFonts w:ascii="Tahoma" w:hAnsi="Tahoma" w:cs="Tahoma" w:hint="eastAsia"/>
                <w:rtl/>
              </w:rPr>
            </w:rPrChange>
          </w:rPr>
          <w:t>ליצור</w:t>
        </w:r>
        <w:r w:rsidRPr="00103DCA">
          <w:rPr>
            <w:rFonts w:ascii="Tahoma" w:hAnsi="Tahoma" w:cs="Tahoma"/>
            <w:sz w:val="20"/>
            <w:szCs w:val="20"/>
            <w:rtl/>
            <w:rPrChange w:id="2101" w:author="רינת אביטל" w:date="2022-05-12T09:18:00Z">
              <w:rPr>
                <w:rFonts w:ascii="Tahoma" w:hAnsi="Tahoma" w:cs="Tahoma"/>
                <w:rtl/>
              </w:rPr>
            </w:rPrChange>
          </w:rPr>
          <w:t xml:space="preserve"> </w:t>
        </w:r>
        <w:r w:rsidRPr="00103DCA">
          <w:rPr>
            <w:rFonts w:ascii="Tahoma" w:hAnsi="Tahoma" w:cs="Tahoma"/>
            <w:sz w:val="20"/>
            <w:szCs w:val="20"/>
            <w:rtl/>
            <w:rPrChange w:id="2102" w:author="רינת אביטל" w:date="2022-05-12T09:18:00Z">
              <w:rPr>
                <w:rFonts w:ascii="Tahoma" w:hAnsi="Tahoma" w:cs="Tahoma" w:hint="eastAsia"/>
                <w:rtl/>
              </w:rPr>
            </w:rPrChange>
          </w:rPr>
          <w:t>אובייקט</w:t>
        </w:r>
        <w:r w:rsidRPr="00103DCA">
          <w:rPr>
            <w:rFonts w:ascii="Tahoma" w:hAnsi="Tahoma" w:cs="Tahoma"/>
            <w:sz w:val="20"/>
            <w:szCs w:val="20"/>
            <w:rtl/>
            <w:rPrChange w:id="2103" w:author="רינת אביטל" w:date="2022-05-12T09:18:00Z">
              <w:rPr>
                <w:rFonts w:ascii="Tahoma" w:hAnsi="Tahoma" w:cs="Tahoma"/>
                <w:rtl/>
              </w:rPr>
            </w:rPrChange>
          </w:rPr>
          <w:t xml:space="preserve"> </w:t>
        </w:r>
        <w:r w:rsidRPr="00103DCA">
          <w:rPr>
            <w:rFonts w:ascii="Tahoma" w:hAnsi="Tahoma" w:cs="Tahoma"/>
            <w:sz w:val="20"/>
            <w:szCs w:val="20"/>
            <w:rtl/>
            <w:rPrChange w:id="2104" w:author="רינת אביטל" w:date="2022-05-12T09:18:00Z">
              <w:rPr>
                <w:rFonts w:ascii="Tahoma" w:hAnsi="Tahoma" w:cs="Tahoma" w:hint="eastAsia"/>
                <w:rtl/>
              </w:rPr>
            </w:rPrChange>
          </w:rPr>
          <w:t>משוואת</w:t>
        </w:r>
        <w:r w:rsidRPr="00103DCA">
          <w:rPr>
            <w:rFonts w:ascii="Tahoma" w:hAnsi="Tahoma" w:cs="Tahoma"/>
            <w:sz w:val="20"/>
            <w:szCs w:val="20"/>
            <w:rtl/>
            <w:rPrChange w:id="2105" w:author="רינת אביטל" w:date="2022-05-12T09:18:00Z">
              <w:rPr>
                <w:rFonts w:ascii="Tahoma" w:hAnsi="Tahoma" w:cs="Tahoma"/>
                <w:rtl/>
              </w:rPr>
            </w:rPrChange>
          </w:rPr>
          <w:t xml:space="preserve"> פונקציה </w:t>
        </w:r>
        <w:r w:rsidRPr="00103DCA">
          <w:rPr>
            <w:rFonts w:ascii="Tahoma" w:hAnsi="Tahoma" w:cs="Tahoma"/>
            <w:sz w:val="20"/>
            <w:szCs w:val="20"/>
            <w:rtl/>
            <w:rPrChange w:id="2106" w:author="רינת אביטל" w:date="2022-05-12T09:18:00Z">
              <w:rPr>
                <w:rFonts w:ascii="Tahoma" w:hAnsi="Tahoma" w:cs="Tahoma" w:hint="eastAsia"/>
                <w:rtl/>
              </w:rPr>
            </w:rPrChange>
          </w:rPr>
          <w:t>ולדעת</w:t>
        </w:r>
        <w:r w:rsidRPr="00103DCA">
          <w:rPr>
            <w:rFonts w:ascii="Tahoma" w:hAnsi="Tahoma" w:cs="Tahoma"/>
            <w:sz w:val="20"/>
            <w:szCs w:val="20"/>
            <w:rtl/>
            <w:rPrChange w:id="2107" w:author="רינת אביטל" w:date="2022-05-12T09:18:00Z">
              <w:rPr>
                <w:rFonts w:ascii="Tahoma" w:hAnsi="Tahoma" w:cs="Tahoma"/>
                <w:rtl/>
              </w:rPr>
            </w:rPrChange>
          </w:rPr>
          <w:t xml:space="preserve"> </w:t>
        </w:r>
        <w:r w:rsidRPr="00103DCA">
          <w:rPr>
            <w:rFonts w:ascii="Tahoma" w:hAnsi="Tahoma" w:cs="Tahoma"/>
            <w:sz w:val="20"/>
            <w:szCs w:val="20"/>
            <w:rtl/>
            <w:rPrChange w:id="2108" w:author="רינת אביטל" w:date="2022-05-12T09:18:00Z">
              <w:rPr>
                <w:rFonts w:ascii="Tahoma" w:hAnsi="Tahoma" w:cs="Tahoma" w:hint="eastAsia"/>
                <w:rtl/>
              </w:rPr>
            </w:rPrChange>
          </w:rPr>
          <w:t>פרטים</w:t>
        </w:r>
        <w:r w:rsidRPr="00103DCA">
          <w:rPr>
            <w:rFonts w:ascii="Tahoma" w:hAnsi="Tahoma" w:cs="Tahoma"/>
            <w:sz w:val="20"/>
            <w:szCs w:val="20"/>
            <w:rtl/>
            <w:rPrChange w:id="2109" w:author="רינת אביטל" w:date="2022-05-12T09:18:00Z">
              <w:rPr>
                <w:rFonts w:ascii="Tahoma" w:hAnsi="Tahoma" w:cs="Tahoma"/>
                <w:rtl/>
              </w:rPr>
            </w:rPrChange>
          </w:rPr>
          <w:t xml:space="preserve"> </w:t>
        </w:r>
        <w:r w:rsidRPr="00103DCA">
          <w:rPr>
            <w:rFonts w:ascii="Tahoma" w:hAnsi="Tahoma" w:cs="Tahoma"/>
            <w:sz w:val="20"/>
            <w:szCs w:val="20"/>
            <w:rtl/>
            <w:rPrChange w:id="2110" w:author="רינת אביטל" w:date="2022-05-12T09:18:00Z">
              <w:rPr>
                <w:rFonts w:ascii="Tahoma" w:hAnsi="Tahoma" w:cs="Tahoma" w:hint="eastAsia"/>
                <w:rtl/>
              </w:rPr>
            </w:rPrChange>
          </w:rPr>
          <w:t>נוספים</w:t>
        </w:r>
        <w:r w:rsidRPr="00103DCA">
          <w:rPr>
            <w:rFonts w:ascii="Tahoma" w:hAnsi="Tahoma" w:cs="Tahoma"/>
            <w:sz w:val="20"/>
            <w:szCs w:val="20"/>
            <w:rtl/>
            <w:rPrChange w:id="2111" w:author="רינת אביטל" w:date="2022-05-12T09:18:00Z">
              <w:rPr>
                <w:rFonts w:ascii="Tahoma" w:hAnsi="Tahoma" w:cs="Tahoma"/>
                <w:rtl/>
              </w:rPr>
            </w:rPrChange>
          </w:rPr>
          <w:t xml:space="preserve"> </w:t>
        </w:r>
        <w:r w:rsidRPr="00103DCA">
          <w:rPr>
            <w:rFonts w:ascii="Tahoma" w:hAnsi="Tahoma" w:cs="Tahoma"/>
            <w:sz w:val="20"/>
            <w:szCs w:val="20"/>
            <w:rtl/>
            <w:rPrChange w:id="2112" w:author="רינת אביטל" w:date="2022-05-12T09:18:00Z">
              <w:rPr>
                <w:rFonts w:ascii="Tahoma" w:hAnsi="Tahoma" w:cs="Tahoma" w:hint="eastAsia"/>
                <w:rtl/>
              </w:rPr>
            </w:rPrChange>
          </w:rPr>
          <w:t>חשובים</w:t>
        </w:r>
        <w:r w:rsidRPr="00103DCA">
          <w:rPr>
            <w:rFonts w:ascii="Tahoma" w:hAnsi="Tahoma" w:cs="Tahoma"/>
            <w:sz w:val="20"/>
            <w:szCs w:val="20"/>
            <w:rtl/>
            <w:rPrChange w:id="2113" w:author="רינת אביטל" w:date="2022-05-12T09:18:00Z">
              <w:rPr>
                <w:rFonts w:ascii="Tahoma" w:hAnsi="Tahoma" w:cs="Tahoma"/>
                <w:rtl/>
              </w:rPr>
            </w:rPrChange>
          </w:rPr>
          <w:t xml:space="preserve"> </w:t>
        </w:r>
        <w:r w:rsidRPr="00103DCA">
          <w:rPr>
            <w:rFonts w:ascii="Tahoma" w:hAnsi="Tahoma" w:cs="Tahoma"/>
            <w:sz w:val="20"/>
            <w:szCs w:val="20"/>
            <w:rtl/>
            <w:rPrChange w:id="2114" w:author="רינת אביטל" w:date="2022-05-12T09:18:00Z">
              <w:rPr>
                <w:rFonts w:ascii="Tahoma" w:hAnsi="Tahoma" w:cs="Tahoma" w:hint="eastAsia"/>
                <w:rtl/>
              </w:rPr>
            </w:rPrChange>
          </w:rPr>
          <w:t>אודות</w:t>
        </w:r>
        <w:r w:rsidRPr="00103DCA">
          <w:rPr>
            <w:rFonts w:ascii="Tahoma" w:hAnsi="Tahoma" w:cs="Tahoma"/>
            <w:sz w:val="20"/>
            <w:szCs w:val="20"/>
            <w:rtl/>
            <w:rPrChange w:id="2115" w:author="רינת אביטל" w:date="2022-05-12T09:18:00Z">
              <w:rPr>
                <w:rFonts w:ascii="Tahoma" w:hAnsi="Tahoma" w:cs="Tahoma"/>
                <w:rtl/>
              </w:rPr>
            </w:rPrChange>
          </w:rPr>
          <w:t xml:space="preserve"> </w:t>
        </w:r>
        <w:r w:rsidRPr="00103DCA">
          <w:rPr>
            <w:rFonts w:ascii="Tahoma" w:hAnsi="Tahoma" w:cs="Tahoma"/>
            <w:sz w:val="20"/>
            <w:szCs w:val="20"/>
            <w:rtl/>
            <w:rPrChange w:id="2116" w:author="רינת אביטל" w:date="2022-05-12T09:18:00Z">
              <w:rPr>
                <w:rFonts w:ascii="Tahoma" w:hAnsi="Tahoma" w:cs="Tahoma" w:hint="eastAsia"/>
                <w:rtl/>
              </w:rPr>
            </w:rPrChange>
          </w:rPr>
          <w:t>הפונקציה</w:t>
        </w:r>
        <w:r w:rsidRPr="00103DCA">
          <w:rPr>
            <w:rFonts w:ascii="Tahoma" w:hAnsi="Tahoma" w:cs="Tahoma"/>
            <w:sz w:val="20"/>
            <w:szCs w:val="20"/>
            <w:rtl/>
            <w:rPrChange w:id="2117" w:author="רינת אביטל" w:date="2022-05-12T09:18:00Z">
              <w:rPr>
                <w:rFonts w:ascii="Tahoma" w:hAnsi="Tahoma" w:cs="Tahoma"/>
                <w:rtl/>
              </w:rPr>
            </w:rPrChange>
          </w:rPr>
          <w:t xml:space="preserve"> </w:t>
        </w:r>
        <w:r w:rsidRPr="00103DCA">
          <w:rPr>
            <w:rFonts w:ascii="Tahoma" w:hAnsi="Tahoma" w:cs="Tahoma"/>
            <w:sz w:val="20"/>
            <w:szCs w:val="20"/>
            <w:rtl/>
            <w:rPrChange w:id="2118" w:author="רינת אביטל" w:date="2022-05-12T09:18:00Z">
              <w:rPr>
                <w:rFonts w:ascii="Tahoma" w:hAnsi="Tahoma" w:cs="Tahoma" w:hint="eastAsia"/>
                <w:rtl/>
              </w:rPr>
            </w:rPrChange>
          </w:rPr>
          <w:t>החדשה</w:t>
        </w:r>
        <w:r w:rsidRPr="00103DCA">
          <w:rPr>
            <w:rFonts w:ascii="Tahoma" w:hAnsi="Tahoma" w:cs="Tahoma"/>
            <w:sz w:val="20"/>
            <w:szCs w:val="20"/>
            <w:rtl/>
            <w:rPrChange w:id="2119" w:author="רינת אביטל" w:date="2022-05-12T09:18:00Z">
              <w:rPr>
                <w:rFonts w:ascii="Tahoma" w:hAnsi="Tahoma" w:cs="Tahoma"/>
                <w:rtl/>
              </w:rPr>
            </w:rPrChange>
          </w:rPr>
          <w:t xml:space="preserve"> </w:t>
        </w:r>
        <w:r w:rsidRPr="00103DCA">
          <w:rPr>
            <w:rFonts w:ascii="Tahoma" w:hAnsi="Tahoma" w:cs="Tahoma"/>
            <w:sz w:val="20"/>
            <w:szCs w:val="20"/>
            <w:rtl/>
            <w:rPrChange w:id="2120" w:author="רינת אביטל" w:date="2022-05-12T09:18:00Z">
              <w:rPr>
                <w:rFonts w:ascii="Tahoma" w:hAnsi="Tahoma" w:cs="Tahoma" w:hint="eastAsia"/>
                <w:rtl/>
              </w:rPr>
            </w:rPrChange>
          </w:rPr>
          <w:t>שנוצרת</w:t>
        </w:r>
        <w:r w:rsidRPr="00103DCA">
          <w:rPr>
            <w:rFonts w:ascii="Tahoma" w:hAnsi="Tahoma" w:cs="Tahoma"/>
            <w:sz w:val="20"/>
            <w:szCs w:val="20"/>
            <w:rtl/>
            <w:rPrChange w:id="2121" w:author="רינת אביטל" w:date="2022-05-12T09:18:00Z">
              <w:rPr>
                <w:rFonts w:ascii="Tahoma" w:hAnsi="Tahoma" w:cs="Tahoma"/>
                <w:rtl/>
              </w:rPr>
            </w:rPrChange>
          </w:rPr>
          <w:t xml:space="preserve"> </w:t>
        </w:r>
        <w:r w:rsidRPr="00103DCA">
          <w:rPr>
            <w:rFonts w:ascii="Tahoma" w:hAnsi="Tahoma" w:cs="Tahoma"/>
            <w:sz w:val="20"/>
            <w:szCs w:val="20"/>
            <w:rtl/>
            <w:rPrChange w:id="2122" w:author="רינת אביטל" w:date="2022-05-12T09:18:00Z">
              <w:rPr>
                <w:rFonts w:ascii="Tahoma" w:hAnsi="Tahoma" w:cs="Tahoma" w:hint="eastAsia"/>
                <w:rtl/>
              </w:rPr>
            </w:rPrChange>
          </w:rPr>
          <w:t>על</w:t>
        </w:r>
        <w:r w:rsidRPr="00103DCA">
          <w:rPr>
            <w:rFonts w:ascii="Tahoma" w:hAnsi="Tahoma" w:cs="Tahoma"/>
            <w:sz w:val="20"/>
            <w:szCs w:val="20"/>
            <w:rtl/>
            <w:rPrChange w:id="2123" w:author="רינת אביטל" w:date="2022-05-12T09:18:00Z">
              <w:rPr>
                <w:rFonts w:ascii="Tahoma" w:hAnsi="Tahoma" w:cs="Tahoma"/>
                <w:rtl/>
              </w:rPr>
            </w:rPrChange>
          </w:rPr>
          <w:t xml:space="preserve"> כן </w:t>
        </w:r>
        <w:r w:rsidRPr="00103DCA">
          <w:rPr>
            <w:rFonts w:ascii="Tahoma" w:hAnsi="Tahoma" w:cs="Tahoma"/>
            <w:sz w:val="20"/>
            <w:szCs w:val="20"/>
            <w:rtl/>
            <w:rPrChange w:id="2124" w:author="רינת אביטל" w:date="2022-05-12T09:18:00Z">
              <w:rPr>
                <w:rFonts w:ascii="Tahoma" w:hAnsi="Tahoma" w:cs="Tahoma" w:hint="cs"/>
                <w:rtl/>
              </w:rPr>
            </w:rPrChange>
          </w:rPr>
          <w:t>ניצור אובייקט משוואה שבה נשמור את כל המידע הדרוש אודות הפונקציה.</w:t>
        </w:r>
      </w:ins>
    </w:p>
    <w:p w14:paraId="56783B75" w14:textId="77777777" w:rsidR="00CA19B9" w:rsidRPr="00103DCA" w:rsidRDefault="00CA19B9" w:rsidP="00CA19B9">
      <w:pPr>
        <w:pStyle w:val="a8"/>
        <w:bidi w:val="0"/>
        <w:rPr>
          <w:ins w:id="2125" w:author="רינת אביטל" w:date="2022-05-11T23:47:00Z"/>
          <w:rFonts w:ascii="Tahoma" w:hAnsi="Tahoma" w:cs="Tahoma"/>
          <w:sz w:val="20"/>
          <w:szCs w:val="20"/>
          <w:rtl/>
          <w:rPrChange w:id="2126" w:author="רינת אביטל" w:date="2022-05-12T09:18:00Z">
            <w:rPr>
              <w:ins w:id="2127" w:author="רינת אביטל" w:date="2022-05-11T23:47:00Z"/>
              <w:rFonts w:ascii="Tahoma" w:hAnsi="Tahoma" w:cs="Tahoma"/>
              <w:rtl/>
            </w:rPr>
          </w:rPrChange>
        </w:rPr>
      </w:pPr>
    </w:p>
    <w:p w14:paraId="5D8DCA00" w14:textId="77777777" w:rsidR="00CA19B9" w:rsidRPr="00103DCA" w:rsidRDefault="00CA19B9" w:rsidP="00CA19B9">
      <w:pPr>
        <w:ind w:left="720"/>
        <w:rPr>
          <w:ins w:id="2128" w:author="רינת אביטל" w:date="2022-05-11T23:47:00Z"/>
          <w:rFonts w:ascii="Tahoma" w:hAnsi="Tahoma" w:cs="Tahoma"/>
          <w:color w:val="000000" w:themeColor="text1"/>
          <w:kern w:val="24"/>
          <w:sz w:val="24"/>
          <w:szCs w:val="24"/>
          <w:rtl/>
          <w:rPrChange w:id="2129" w:author="רינת אביטל" w:date="2022-05-12T09:18:00Z">
            <w:rPr>
              <w:ins w:id="2130" w:author="רינת אביטל" w:date="2022-05-11T23:47:00Z"/>
              <w:rFonts w:hAnsi="Calibri"/>
              <w:color w:val="000000" w:themeColor="text1"/>
              <w:kern w:val="24"/>
              <w:sz w:val="28"/>
              <w:szCs w:val="28"/>
              <w:rtl/>
            </w:rPr>
          </w:rPrChange>
        </w:rPr>
      </w:pPr>
      <w:ins w:id="2131" w:author="רינת אביטל" w:date="2022-05-11T23:47:00Z">
        <w:r w:rsidRPr="00103DCA">
          <w:rPr>
            <w:rFonts w:ascii="Tahoma" w:hAnsi="Tahoma" w:cs="Tahoma"/>
            <w:color w:val="000000" w:themeColor="text1"/>
            <w:kern w:val="24"/>
            <w:sz w:val="24"/>
            <w:szCs w:val="24"/>
            <w:rPrChange w:id="2132" w:author="רינת אביטל" w:date="2022-05-12T09:18:00Z">
              <w:rPr>
                <w:rFonts w:hAnsi="Calibri" w:hint="cs"/>
                <w:color w:val="000000" w:themeColor="text1"/>
                <w:kern w:val="24"/>
                <w:sz w:val="28"/>
                <w:szCs w:val="28"/>
              </w:rPr>
            </w:rPrChange>
          </w:rPr>
          <w:t>C</w:t>
        </w:r>
        <w:r w:rsidRPr="00103DCA">
          <w:rPr>
            <w:rFonts w:ascii="Tahoma" w:hAnsi="Tahoma" w:cs="Tahoma"/>
            <w:color w:val="000000" w:themeColor="text1"/>
            <w:kern w:val="24"/>
            <w:sz w:val="24"/>
            <w:szCs w:val="24"/>
            <w:rPrChange w:id="2133" w:author="רינת אביטל" w:date="2022-05-12T09:18:00Z">
              <w:rPr>
                <w:rFonts w:hAnsi="Calibri"/>
                <w:color w:val="000000" w:themeColor="text1"/>
                <w:kern w:val="24"/>
                <w:sz w:val="28"/>
                <w:szCs w:val="28"/>
              </w:rPr>
            </w:rPrChange>
          </w:rPr>
          <w:t>lass</w:t>
        </w:r>
        <w:r w:rsidRPr="00103DCA">
          <w:rPr>
            <w:rFonts w:ascii="Tahoma" w:hAnsi="Tahoma" w:cs="Tahoma"/>
            <w:color w:val="000000" w:themeColor="text1"/>
            <w:kern w:val="24"/>
            <w:sz w:val="24"/>
            <w:szCs w:val="24"/>
            <w:rtl/>
            <w:rPrChange w:id="2134" w:author="רינת אביטל" w:date="2022-05-12T09:18:00Z">
              <w:rPr>
                <w:rFonts w:hAnsi="Calibri" w:hint="cs"/>
                <w:color w:val="000000" w:themeColor="text1"/>
                <w:kern w:val="24"/>
                <w:sz w:val="28"/>
                <w:szCs w:val="28"/>
                <w:rtl/>
              </w:rPr>
            </w:rPrChange>
          </w:rPr>
          <w:t xml:space="preserve"> </w:t>
        </w:r>
        <w:r w:rsidRPr="00103DCA">
          <w:rPr>
            <w:rFonts w:ascii="Tahoma" w:hAnsi="Tahoma" w:cs="Tahoma"/>
            <w:color w:val="000000" w:themeColor="text1"/>
            <w:kern w:val="24"/>
            <w:sz w:val="24"/>
            <w:szCs w:val="24"/>
            <w:rtl/>
            <w:rPrChange w:id="2135" w:author="רינת אביטל" w:date="2022-05-12T09:18:00Z">
              <w:rPr>
                <w:rFonts w:hAnsi="Calibri"/>
                <w:color w:val="000000" w:themeColor="text1"/>
                <w:kern w:val="24"/>
                <w:sz w:val="28"/>
                <w:szCs w:val="28"/>
                <w:rtl/>
              </w:rPr>
            </w:rPrChange>
          </w:rPr>
          <w:t>–</w:t>
        </w:r>
        <w:r w:rsidRPr="00103DCA">
          <w:rPr>
            <w:rFonts w:ascii="Tahoma" w:hAnsi="Tahoma" w:cs="Tahoma"/>
            <w:color w:val="000000" w:themeColor="text1"/>
            <w:kern w:val="24"/>
            <w:sz w:val="24"/>
            <w:szCs w:val="24"/>
            <w:rtl/>
            <w:rPrChange w:id="2136" w:author="רינת אביטל" w:date="2022-05-12T09:18:00Z">
              <w:rPr>
                <w:rFonts w:hAnsi="Calibri" w:hint="cs"/>
                <w:color w:val="000000" w:themeColor="text1"/>
                <w:kern w:val="24"/>
                <w:sz w:val="28"/>
                <w:szCs w:val="28"/>
                <w:rtl/>
              </w:rPr>
            </w:rPrChange>
          </w:rPr>
          <w:t xml:space="preserve"> </w:t>
        </w:r>
        <w:r w:rsidRPr="00103DCA">
          <w:rPr>
            <w:rFonts w:ascii="Tahoma" w:hAnsi="Tahoma" w:cs="Tahoma"/>
            <w:sz w:val="20"/>
            <w:szCs w:val="20"/>
            <w:rtl/>
            <w:rPrChange w:id="2137" w:author="רינת אביטל" w:date="2022-05-12T09:18:00Z">
              <w:rPr>
                <w:rFonts w:ascii="Tahoma" w:hAnsi="Tahoma" w:cs="Tahoma" w:hint="cs"/>
                <w:rtl/>
              </w:rPr>
            </w:rPrChange>
          </w:rPr>
          <w:t>מעלת האיבר הגדול ביותר מבין הפרמטרים</w:t>
        </w:r>
      </w:ins>
    </w:p>
    <w:p w14:paraId="238B3B51" w14:textId="77777777" w:rsidR="00CA19B9" w:rsidRPr="00103DCA" w:rsidRDefault="00CA19B9" w:rsidP="00CA19B9">
      <w:pPr>
        <w:ind w:left="720"/>
        <w:rPr>
          <w:ins w:id="2138" w:author="רינת אביטל" w:date="2022-05-11T23:47:00Z"/>
          <w:rFonts w:ascii="Tahoma" w:hAnsi="Tahoma" w:cs="Tahoma"/>
          <w:color w:val="000000" w:themeColor="text1"/>
          <w:kern w:val="24"/>
          <w:sz w:val="24"/>
          <w:szCs w:val="24"/>
          <w:rtl/>
          <w:rPrChange w:id="2139" w:author="רינת אביטל" w:date="2022-05-12T09:18:00Z">
            <w:rPr>
              <w:ins w:id="2140" w:author="רינת אביטל" w:date="2022-05-11T23:47:00Z"/>
              <w:rFonts w:hAnsi="Calibri"/>
              <w:color w:val="000000" w:themeColor="text1"/>
              <w:kern w:val="24"/>
              <w:sz w:val="28"/>
              <w:szCs w:val="28"/>
              <w:rtl/>
            </w:rPr>
          </w:rPrChange>
        </w:rPr>
      </w:pPr>
      <w:ins w:id="2141" w:author="רינת אביטל" w:date="2022-05-11T23:47:00Z">
        <w:r w:rsidRPr="00103DCA">
          <w:rPr>
            <w:rFonts w:ascii="Tahoma" w:hAnsi="Tahoma" w:cs="Tahoma"/>
            <w:color w:val="000000" w:themeColor="text1"/>
            <w:kern w:val="24"/>
            <w:sz w:val="24"/>
            <w:szCs w:val="24"/>
            <w:rPrChange w:id="2142" w:author="רינת אביטל" w:date="2022-05-12T09:18:00Z">
              <w:rPr>
                <w:rFonts w:hAnsi="Calibri" w:hint="cs"/>
                <w:color w:val="000000" w:themeColor="text1"/>
                <w:kern w:val="24"/>
                <w:sz w:val="28"/>
                <w:szCs w:val="28"/>
              </w:rPr>
            </w:rPrChange>
          </w:rPr>
          <w:t>C</w:t>
        </w:r>
        <w:r w:rsidRPr="00103DCA">
          <w:rPr>
            <w:rFonts w:ascii="Tahoma" w:hAnsi="Tahoma" w:cs="Tahoma"/>
            <w:color w:val="000000" w:themeColor="text1"/>
            <w:kern w:val="24"/>
            <w:sz w:val="24"/>
            <w:szCs w:val="24"/>
            <w:rPrChange w:id="2143" w:author="רינת אביטל" w:date="2022-05-12T09:18:00Z">
              <w:rPr>
                <w:rFonts w:hAnsi="Calibri"/>
                <w:color w:val="000000" w:themeColor="text1"/>
                <w:kern w:val="24"/>
                <w:sz w:val="28"/>
                <w:szCs w:val="28"/>
              </w:rPr>
            </w:rPrChange>
          </w:rPr>
          <w:t>ount</w:t>
        </w:r>
        <w:r w:rsidRPr="00103DCA">
          <w:rPr>
            <w:rFonts w:ascii="Tahoma" w:hAnsi="Tahoma" w:cs="Tahoma"/>
            <w:color w:val="000000" w:themeColor="text1"/>
            <w:kern w:val="24"/>
            <w:sz w:val="24"/>
            <w:szCs w:val="24"/>
            <w:rtl/>
            <w:rPrChange w:id="2144" w:author="רינת אביטל" w:date="2022-05-12T09:18:00Z">
              <w:rPr>
                <w:rFonts w:hAnsi="Calibri" w:hint="cs"/>
                <w:color w:val="000000" w:themeColor="text1"/>
                <w:kern w:val="24"/>
                <w:sz w:val="28"/>
                <w:szCs w:val="28"/>
                <w:rtl/>
              </w:rPr>
            </w:rPrChange>
          </w:rPr>
          <w:t xml:space="preserve"> </w:t>
        </w:r>
        <w:r w:rsidRPr="00103DCA">
          <w:rPr>
            <w:rFonts w:ascii="Tahoma" w:hAnsi="Tahoma" w:cs="Tahoma"/>
            <w:color w:val="000000" w:themeColor="text1"/>
            <w:kern w:val="24"/>
            <w:sz w:val="24"/>
            <w:szCs w:val="24"/>
            <w:rtl/>
            <w:rPrChange w:id="2145" w:author="רינת אביטל" w:date="2022-05-12T09:18:00Z">
              <w:rPr>
                <w:rFonts w:hAnsi="Calibri"/>
                <w:color w:val="000000" w:themeColor="text1"/>
                <w:kern w:val="24"/>
                <w:sz w:val="28"/>
                <w:szCs w:val="28"/>
                <w:rtl/>
              </w:rPr>
            </w:rPrChange>
          </w:rPr>
          <w:t>–</w:t>
        </w:r>
        <w:r w:rsidRPr="00103DCA">
          <w:rPr>
            <w:rFonts w:ascii="Tahoma" w:hAnsi="Tahoma" w:cs="Tahoma"/>
            <w:color w:val="000000" w:themeColor="text1"/>
            <w:kern w:val="24"/>
            <w:sz w:val="24"/>
            <w:szCs w:val="24"/>
            <w:rtl/>
            <w:rPrChange w:id="2146" w:author="רינת אביטל" w:date="2022-05-12T09:18:00Z">
              <w:rPr>
                <w:rFonts w:hAnsi="Calibri" w:hint="cs"/>
                <w:color w:val="000000" w:themeColor="text1"/>
                <w:kern w:val="24"/>
                <w:sz w:val="28"/>
                <w:szCs w:val="28"/>
                <w:rtl/>
              </w:rPr>
            </w:rPrChange>
          </w:rPr>
          <w:t xml:space="preserve"> </w:t>
        </w:r>
        <w:r w:rsidRPr="00103DCA">
          <w:rPr>
            <w:rFonts w:ascii="Tahoma" w:hAnsi="Tahoma" w:cs="Tahoma"/>
            <w:sz w:val="20"/>
            <w:szCs w:val="20"/>
            <w:rtl/>
            <w:rPrChange w:id="2147" w:author="רינת אביטל" w:date="2022-05-12T09:18:00Z">
              <w:rPr>
                <w:rFonts w:ascii="Tahoma" w:hAnsi="Tahoma" w:cs="Tahoma" w:hint="cs"/>
                <w:rtl/>
              </w:rPr>
            </w:rPrChange>
          </w:rPr>
          <w:t>מספר האיברים בפונקציה</w:t>
        </w:r>
      </w:ins>
    </w:p>
    <w:p w14:paraId="2F6F59AF" w14:textId="77777777" w:rsidR="00CA19B9" w:rsidRPr="00103DCA" w:rsidRDefault="00CA19B9" w:rsidP="00CA19B9">
      <w:pPr>
        <w:ind w:left="720"/>
        <w:rPr>
          <w:ins w:id="2148" w:author="רינת אביטל" w:date="2022-05-11T23:47:00Z"/>
          <w:rFonts w:ascii="Tahoma" w:hAnsi="Tahoma" w:cs="Tahoma"/>
          <w:sz w:val="20"/>
          <w:szCs w:val="20"/>
          <w:rtl/>
          <w:rPrChange w:id="2149" w:author="רינת אביטל" w:date="2022-05-12T09:18:00Z">
            <w:rPr>
              <w:ins w:id="2150" w:author="רינת אביטל" w:date="2022-05-11T23:47:00Z"/>
              <w:rFonts w:ascii="Tahoma" w:hAnsi="Tahoma" w:cs="Tahoma"/>
              <w:rtl/>
            </w:rPr>
          </w:rPrChange>
        </w:rPr>
      </w:pPr>
      <w:ins w:id="2151" w:author="רינת אביטל" w:date="2022-05-11T23:47:00Z">
        <w:r w:rsidRPr="00103DCA">
          <w:rPr>
            <w:rFonts w:ascii="Tahoma" w:hAnsi="Tahoma" w:cs="Tahoma"/>
            <w:color w:val="000000" w:themeColor="text1"/>
            <w:kern w:val="24"/>
            <w:sz w:val="24"/>
            <w:szCs w:val="24"/>
            <w:rPrChange w:id="2152" w:author="רינת אביטל" w:date="2022-05-12T09:18:00Z">
              <w:rPr>
                <w:rFonts w:hAnsi="Calibri"/>
                <w:color w:val="000000" w:themeColor="text1"/>
                <w:kern w:val="24"/>
                <w:sz w:val="28"/>
                <w:szCs w:val="28"/>
              </w:rPr>
            </w:rPrChange>
          </w:rPr>
          <w:t>Parameters</w:t>
        </w:r>
        <w:r w:rsidRPr="00103DCA">
          <w:rPr>
            <w:rFonts w:ascii="Tahoma" w:hAnsi="Tahoma" w:cs="Tahoma"/>
            <w:color w:val="000000" w:themeColor="text1"/>
            <w:kern w:val="24"/>
            <w:sz w:val="24"/>
            <w:szCs w:val="24"/>
            <w:rtl/>
            <w:rPrChange w:id="2153" w:author="רינת אביטל" w:date="2022-05-12T09:18:00Z">
              <w:rPr>
                <w:rFonts w:hAnsi="Calibri" w:hint="cs"/>
                <w:color w:val="000000" w:themeColor="text1"/>
                <w:kern w:val="24"/>
                <w:sz w:val="28"/>
                <w:szCs w:val="28"/>
                <w:rtl/>
              </w:rPr>
            </w:rPrChange>
          </w:rPr>
          <w:t xml:space="preserve"> </w:t>
        </w:r>
        <w:r w:rsidRPr="00103DCA">
          <w:rPr>
            <w:rFonts w:ascii="Tahoma" w:hAnsi="Tahoma" w:cs="Tahoma"/>
            <w:color w:val="000000" w:themeColor="text1"/>
            <w:kern w:val="24"/>
            <w:sz w:val="24"/>
            <w:szCs w:val="24"/>
            <w:rtl/>
            <w:rPrChange w:id="2154" w:author="רינת אביטל" w:date="2022-05-12T09:18:00Z">
              <w:rPr>
                <w:rFonts w:hAnsi="Calibri"/>
                <w:color w:val="000000" w:themeColor="text1"/>
                <w:kern w:val="24"/>
                <w:sz w:val="28"/>
                <w:szCs w:val="28"/>
                <w:rtl/>
              </w:rPr>
            </w:rPrChange>
          </w:rPr>
          <w:t>–</w:t>
        </w:r>
        <w:r w:rsidRPr="00103DCA">
          <w:rPr>
            <w:rFonts w:ascii="Tahoma" w:hAnsi="Tahoma" w:cs="Tahoma"/>
            <w:color w:val="000000" w:themeColor="text1"/>
            <w:kern w:val="24"/>
            <w:sz w:val="24"/>
            <w:szCs w:val="24"/>
            <w:rtl/>
            <w:rPrChange w:id="2155" w:author="רינת אביטל" w:date="2022-05-12T09:18:00Z">
              <w:rPr>
                <w:rFonts w:hAnsi="Calibri" w:hint="cs"/>
                <w:color w:val="000000" w:themeColor="text1"/>
                <w:kern w:val="24"/>
                <w:sz w:val="28"/>
                <w:szCs w:val="28"/>
                <w:rtl/>
              </w:rPr>
            </w:rPrChange>
          </w:rPr>
          <w:t xml:space="preserve"> </w:t>
        </w:r>
        <w:r w:rsidRPr="00103DCA">
          <w:rPr>
            <w:rFonts w:ascii="Tahoma" w:hAnsi="Tahoma" w:cs="Tahoma"/>
            <w:sz w:val="20"/>
            <w:szCs w:val="20"/>
            <w:rtl/>
            <w:rPrChange w:id="2156" w:author="רינת אביטל" w:date="2022-05-12T09:18:00Z">
              <w:rPr>
                <w:rFonts w:ascii="Tahoma" w:hAnsi="Tahoma" w:cs="Tahoma" w:hint="cs"/>
                <w:rtl/>
              </w:rPr>
            </w:rPrChange>
          </w:rPr>
          <w:t>רשימת כל אברי הפונקציה הממוינים בסדר יורד</w:t>
        </w:r>
      </w:ins>
    </w:p>
    <w:p w14:paraId="5DD05E72" w14:textId="661FF2B6" w:rsidR="00CA19B9" w:rsidRPr="00103DCA" w:rsidRDefault="00CA19B9" w:rsidP="00CA19B9">
      <w:pPr>
        <w:ind w:left="720"/>
        <w:rPr>
          <w:ins w:id="2157" w:author="רינת אביטל" w:date="2022-05-11T23:47:00Z"/>
          <w:rFonts w:ascii="Tahoma" w:hAnsi="Tahoma" w:cs="Tahoma"/>
          <w:sz w:val="20"/>
          <w:szCs w:val="20"/>
          <w:rtl/>
          <w:rPrChange w:id="2158" w:author="רינת אביטל" w:date="2022-05-12T09:18:00Z">
            <w:rPr>
              <w:ins w:id="2159" w:author="רינת אביטל" w:date="2022-05-11T23:47:00Z"/>
              <w:rFonts w:ascii="Tahoma" w:hAnsi="Tahoma" w:cs="Tahoma"/>
              <w:rtl/>
            </w:rPr>
          </w:rPrChange>
        </w:rPr>
      </w:pPr>
    </w:p>
    <w:p w14:paraId="522C4F29" w14:textId="5F7EE486" w:rsidR="00CA19B9" w:rsidRPr="00103DCA" w:rsidRDefault="00575C13" w:rsidP="00575C13">
      <w:pPr>
        <w:tabs>
          <w:tab w:val="left" w:pos="3533"/>
        </w:tabs>
        <w:rPr>
          <w:ins w:id="2160" w:author="רינת אביטל" w:date="2022-05-11T23:47:00Z"/>
          <w:rFonts w:ascii="Tahoma" w:hAnsi="Tahoma" w:cs="Tahoma" w:hint="cs"/>
          <w:sz w:val="20"/>
          <w:szCs w:val="20"/>
          <w:rtl/>
          <w:rPrChange w:id="2161" w:author="רינת אביטל" w:date="2022-05-12T09:18:00Z">
            <w:rPr>
              <w:ins w:id="2162" w:author="רינת אביטל" w:date="2022-05-11T23:47:00Z"/>
              <w:rFonts w:ascii="Tahoma" w:hAnsi="Tahoma" w:cs="Tahoma"/>
              <w:rtl/>
            </w:rPr>
          </w:rPrChange>
        </w:rPr>
        <w:pPrChange w:id="2163" w:author="רינת אביטל" w:date="2022-05-12T09:40:00Z">
          <w:pPr>
            <w:ind w:left="720"/>
          </w:pPr>
        </w:pPrChange>
      </w:pPr>
      <w:ins w:id="2164" w:author="רינת אביטל" w:date="2022-05-12T09:40:00Z">
        <w:r>
          <w:rPr>
            <w:rFonts w:ascii="Tahoma" w:hAnsi="Tahoma" w:cs="Tahoma"/>
            <w:sz w:val="20"/>
            <w:szCs w:val="20"/>
            <w:rtl/>
          </w:rPr>
          <w:tab/>
        </w:r>
      </w:ins>
    </w:p>
    <w:p w14:paraId="08E5B496" w14:textId="2211D16E" w:rsidR="00CA19B9" w:rsidRPr="00103DCA" w:rsidRDefault="00E0782E" w:rsidP="00CA19B9">
      <w:pPr>
        <w:ind w:left="720"/>
        <w:rPr>
          <w:ins w:id="2165" w:author="רינת אביטל" w:date="2022-05-11T23:47:00Z"/>
          <w:rFonts w:ascii="Tahoma" w:hAnsi="Tahoma" w:cs="Tahoma" w:hint="cs"/>
          <w:sz w:val="20"/>
          <w:szCs w:val="20"/>
          <w:rtl/>
          <w:rPrChange w:id="2166" w:author="רינת אביטל" w:date="2022-05-12T09:18:00Z">
            <w:rPr>
              <w:ins w:id="2167" w:author="רינת אביטל" w:date="2022-05-11T23:47:00Z"/>
              <w:rFonts w:ascii="Tahoma" w:hAnsi="Tahoma" w:cs="Tahoma"/>
              <w:rtl/>
            </w:rPr>
          </w:rPrChange>
        </w:rPr>
      </w:pPr>
      <w:ins w:id="2168" w:author="רינת אביטל" w:date="2022-05-11T23:47:00Z">
        <w:r w:rsidRPr="00103DCA">
          <w:rPr>
            <w:rFonts w:ascii="Tahoma" w:hAnsi="Tahoma" w:cs="Tahoma"/>
            <w:noProof/>
            <w:sz w:val="20"/>
            <w:szCs w:val="20"/>
            <w:rPrChange w:id="2169" w:author="רינת אביטל" w:date="2022-05-12T09:18:00Z">
              <w:rPr>
                <w:noProof/>
              </w:rPr>
            </w:rPrChange>
          </w:rPr>
          <w:lastRenderedPageBreak/>
          <w:drawing>
            <wp:anchor distT="0" distB="0" distL="114300" distR="114300" simplePos="0" relativeHeight="251674624" behindDoc="1" locked="0" layoutInCell="1" allowOverlap="1" wp14:anchorId="5F7D15D2" wp14:editId="4DE2A069">
              <wp:simplePos x="0" y="0"/>
              <wp:positionH relativeFrom="column">
                <wp:posOffset>1900188</wp:posOffset>
              </wp:positionH>
              <wp:positionV relativeFrom="paragraph">
                <wp:posOffset>-30903</wp:posOffset>
              </wp:positionV>
              <wp:extent cx="1456690" cy="304165"/>
              <wp:effectExtent l="0" t="0" r="0" b="635"/>
              <wp:wrapNone/>
              <wp:docPr id="237" name="תמונה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56690" cy="304165"/>
                      </a:xfrm>
                      <a:prstGeom prst="rect">
                        <a:avLst/>
                      </a:prstGeom>
                    </pic:spPr>
                  </pic:pic>
                </a:graphicData>
              </a:graphic>
            </wp:anchor>
          </w:drawing>
        </w:r>
        <w:r w:rsidR="00CA19B9" w:rsidRPr="00103DCA">
          <w:rPr>
            <w:rFonts w:ascii="Tahoma" w:hAnsi="Tahoma" w:cs="Tahoma"/>
            <w:noProof/>
            <w:sz w:val="20"/>
            <w:szCs w:val="20"/>
            <w:rPrChange w:id="2170" w:author="רינת אביטל" w:date="2022-05-12T09:18:00Z">
              <w:rPr>
                <w:rFonts w:ascii="Tahoma" w:hAnsi="Tahoma" w:cs="Tahoma"/>
                <w:noProof/>
              </w:rPr>
            </w:rPrChange>
          </w:rPr>
          <mc:AlternateContent>
            <mc:Choice Requires="wpg">
              <w:drawing>
                <wp:anchor distT="0" distB="0" distL="114300" distR="114300" simplePos="0" relativeHeight="251673600" behindDoc="0" locked="0" layoutInCell="1" allowOverlap="1" wp14:anchorId="0BB1E34B" wp14:editId="4269628D">
                  <wp:simplePos x="0" y="0"/>
                  <wp:positionH relativeFrom="column">
                    <wp:posOffset>-28575</wp:posOffset>
                  </wp:positionH>
                  <wp:positionV relativeFrom="paragraph">
                    <wp:posOffset>320675</wp:posOffset>
                  </wp:positionV>
                  <wp:extent cx="2656840" cy="3073400"/>
                  <wp:effectExtent l="0" t="0" r="10160" b="12700"/>
                  <wp:wrapTopAndBottom/>
                  <wp:docPr id="209" name="קבוצה 102"/>
                  <wp:cNvGraphicFramePr/>
                  <a:graphic xmlns:a="http://schemas.openxmlformats.org/drawingml/2006/main">
                    <a:graphicData uri="http://schemas.microsoft.com/office/word/2010/wordprocessingGroup">
                      <wpg:wgp>
                        <wpg:cNvGrpSpPr/>
                        <wpg:grpSpPr>
                          <a:xfrm>
                            <a:off x="0" y="0"/>
                            <a:ext cx="2656840" cy="3073400"/>
                            <a:chOff x="-396770" y="-39432"/>
                            <a:chExt cx="3750974" cy="3444774"/>
                          </a:xfrm>
                        </wpg:grpSpPr>
                        <wps:wsp>
                          <wps:cNvPr id="210" name="מחבר חץ ישר 210"/>
                          <wps:cNvCnPr>
                            <a:cxnSpLocks/>
                          </wps:cNvCnPr>
                          <wps:spPr>
                            <a:xfrm flipH="1">
                              <a:off x="2468325" y="1098450"/>
                              <a:ext cx="193098" cy="45867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11" name="קבוצה 211"/>
                          <wpg:cNvGrpSpPr/>
                          <wpg:grpSpPr>
                            <a:xfrm>
                              <a:off x="-396770" y="-39432"/>
                              <a:ext cx="3750974" cy="1132973"/>
                              <a:chOff x="-396770" y="-39432"/>
                              <a:chExt cx="3750974" cy="1132973"/>
                            </a:xfrm>
                          </wpg:grpSpPr>
                          <wpg:grpSp>
                            <wpg:cNvPr id="212" name="קבוצה 212"/>
                            <wpg:cNvGrpSpPr/>
                            <wpg:grpSpPr>
                              <a:xfrm>
                                <a:off x="0" y="421615"/>
                                <a:ext cx="3354204" cy="671926"/>
                                <a:chOff x="0" y="421615"/>
                                <a:chExt cx="1429080" cy="325429"/>
                              </a:xfrm>
                            </wpg:grpSpPr>
                            <wps:wsp>
                              <wps:cNvPr id="213" name="מלבן 213"/>
                              <wps:cNvSpPr/>
                              <wps:spPr>
                                <a:xfrm>
                                  <a:off x="0" y="421615"/>
                                  <a:ext cx="1429080" cy="325429"/>
                                </a:xfrm>
                                <a:prstGeom prst="rect">
                                  <a:avLst/>
                                </a:prstGeom>
                                <a:solidFill>
                                  <a:schemeClr val="accent2">
                                    <a:lumMod val="20000"/>
                                    <a:lumOff val="8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214" name="מלבן 214"/>
                              <wps:cNvSpPr/>
                              <wps:spPr>
                                <a:xfrm>
                                  <a:off x="56204" y="479308"/>
                                  <a:ext cx="321584"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A23B1E"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2</w:t>
                                    </w:r>
                                  </w:p>
                                </w:txbxContent>
                              </wps:txbx>
                              <wps:bodyPr rtlCol="1" anchor="ctr"/>
                            </wps:wsp>
                            <wps:wsp>
                              <wps:cNvPr id="215" name="מלבן 215"/>
                              <wps:cNvSpPr/>
                              <wps:spPr>
                                <a:xfrm>
                                  <a:off x="479971" y="479308"/>
                                  <a:ext cx="321584"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DD98B7"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3</w:t>
                                    </w:r>
                                  </w:p>
                                </w:txbxContent>
                              </wps:txbx>
                              <wps:bodyPr rtlCol="1" anchor="ctr"/>
                            </wps:wsp>
                            <wps:wsp>
                              <wps:cNvPr id="216" name="מלבן 216"/>
                              <wps:cNvSpPr/>
                              <wps:spPr>
                                <a:xfrm>
                                  <a:off x="856436" y="479308"/>
                                  <a:ext cx="507115"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698969"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Parameters</w:t>
                                    </w:r>
                                  </w:p>
                                </w:txbxContent>
                              </wps:txbx>
                              <wps:bodyPr rtlCol="1" anchor="ctr"/>
                            </wps:wsp>
                          </wpg:grpSp>
                          <wps:wsp>
                            <wps:cNvPr id="218" name="תיבת טקסט 124"/>
                            <wps:cNvSpPr txBox="1"/>
                            <wps:spPr>
                              <a:xfrm>
                                <a:off x="-396770" y="-39432"/>
                                <a:ext cx="1457194" cy="374119"/>
                              </a:xfrm>
                              <a:prstGeom prst="rect">
                                <a:avLst/>
                              </a:prstGeom>
                              <a:noFill/>
                              <a:ln w="12700">
                                <a:noFill/>
                              </a:ln>
                            </wps:spPr>
                            <wps:txbx>
                              <w:txbxContent>
                                <w:p w14:paraId="7C0008EA" w14:textId="77777777" w:rsidR="00CA19B9" w:rsidRDefault="00CA19B9" w:rsidP="00CA19B9">
                                  <w:pPr>
                                    <w:rPr>
                                      <w:rFonts w:hAnsi="Calibri"/>
                                      <w:color w:val="000000" w:themeColor="text1"/>
                                      <w:kern w:val="24"/>
                                      <w:sz w:val="28"/>
                                      <w:szCs w:val="28"/>
                                    </w:rPr>
                                  </w:pPr>
                                  <w:r>
                                    <w:rPr>
                                      <w:rFonts w:hAnsi="Calibri"/>
                                      <w:color w:val="000000" w:themeColor="text1"/>
                                      <w:kern w:val="24"/>
                                      <w:sz w:val="28"/>
                                      <w:szCs w:val="28"/>
                                    </w:rPr>
                                    <w:t>Equation</w:t>
                                  </w:r>
                                </w:p>
                              </w:txbxContent>
                            </wps:txbx>
                            <wps:bodyPr wrap="square" rtlCol="1">
                              <a:noAutofit/>
                            </wps:bodyPr>
                          </wps:wsp>
                        </wpg:grpSp>
                        <wpg:grpSp>
                          <wpg:cNvPr id="219" name="קבוצה 219"/>
                          <wpg:cNvGrpSpPr/>
                          <wpg:grpSpPr>
                            <a:xfrm>
                              <a:off x="1415178" y="1618084"/>
                              <a:ext cx="1939026" cy="1787258"/>
                              <a:chOff x="1415178" y="1618084"/>
                              <a:chExt cx="1939026" cy="1787258"/>
                            </a:xfrm>
                          </wpg:grpSpPr>
                          <wpg:grpSp>
                            <wpg:cNvPr id="220" name="קבוצה 220"/>
                            <wpg:cNvGrpSpPr/>
                            <wpg:grpSpPr>
                              <a:xfrm>
                                <a:off x="1415178" y="1618084"/>
                                <a:ext cx="1939026" cy="476618"/>
                                <a:chOff x="1415178" y="1618084"/>
                                <a:chExt cx="1391816" cy="372744"/>
                              </a:xfrm>
                            </wpg:grpSpPr>
                            <wps:wsp>
                              <wps:cNvPr id="221" name="מלבן 221"/>
                              <wps:cNvSpPr/>
                              <wps:spPr>
                                <a:xfrm>
                                  <a:off x="1415178" y="1618084"/>
                                  <a:ext cx="1391816" cy="372744"/>
                                </a:xfrm>
                                <a:prstGeom prst="rect">
                                  <a:avLst/>
                                </a:prstGeom>
                                <a:solidFill>
                                  <a:schemeClr val="accent2">
                                    <a:lumMod val="20000"/>
                                    <a:lumOff val="8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222" name="מלבן 222"/>
                              <wps:cNvSpPr/>
                              <wps:spPr>
                                <a:xfrm>
                                  <a:off x="1482182" y="1705829"/>
                                  <a:ext cx="361395"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75D284"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3</w:t>
                                    </w:r>
                                  </w:p>
                                </w:txbxContent>
                              </wps:txbx>
                              <wps:bodyPr rtlCol="1" anchor="ctr"/>
                            </wps:wsp>
                            <wps:wsp>
                              <wps:cNvPr id="223" name="מלבן 223"/>
                              <wps:cNvSpPr/>
                              <wps:spPr>
                                <a:xfrm>
                                  <a:off x="1890701" y="1705829"/>
                                  <a:ext cx="440771"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2786A"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w:t>
                                    </w:r>
                                  </w:p>
                                </w:txbxContent>
                              </wps:txbx>
                              <wps:bodyPr rtlCol="1" anchor="ctr"/>
                            </wps:wsp>
                            <wps:wsp>
                              <wps:cNvPr id="224" name="מלבן 224"/>
                              <wps:cNvSpPr/>
                              <wps:spPr>
                                <a:xfrm>
                                  <a:off x="2378593" y="1705830"/>
                                  <a:ext cx="368366"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C5D34"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2</w:t>
                                    </w:r>
                                  </w:p>
                                </w:txbxContent>
                              </wps:txbx>
                              <wps:bodyPr rtlCol="1" anchor="ctr"/>
                            </wps:wsp>
                          </wpg:grpSp>
                          <wpg:grpSp>
                            <wpg:cNvPr id="225" name="קבוצה 225"/>
                            <wpg:cNvGrpSpPr/>
                            <wpg:grpSpPr>
                              <a:xfrm>
                                <a:off x="1415178" y="2928724"/>
                                <a:ext cx="1939026" cy="476618"/>
                                <a:chOff x="1415178" y="2928724"/>
                                <a:chExt cx="1391816" cy="372744"/>
                              </a:xfrm>
                            </wpg:grpSpPr>
                            <wps:wsp>
                              <wps:cNvPr id="226" name="מלבן 226"/>
                              <wps:cNvSpPr/>
                              <wps:spPr>
                                <a:xfrm>
                                  <a:off x="1415178" y="2928724"/>
                                  <a:ext cx="1391816" cy="372744"/>
                                </a:xfrm>
                                <a:prstGeom prst="rect">
                                  <a:avLst/>
                                </a:prstGeom>
                                <a:solidFill>
                                  <a:schemeClr val="accent2">
                                    <a:lumMod val="20000"/>
                                    <a:lumOff val="8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227" name="מלבן 227"/>
                              <wps:cNvSpPr/>
                              <wps:spPr>
                                <a:xfrm>
                                  <a:off x="1482182" y="3016469"/>
                                  <a:ext cx="361395"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43BE5F"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4</w:t>
                                    </w:r>
                                  </w:p>
                                </w:txbxContent>
                              </wps:txbx>
                              <wps:bodyPr rtlCol="1" anchor="ctr"/>
                            </wps:wsp>
                            <wps:wsp>
                              <wps:cNvPr id="228" name="מלבן 228"/>
                              <wps:cNvSpPr/>
                              <wps:spPr>
                                <a:xfrm>
                                  <a:off x="1890701" y="3016469"/>
                                  <a:ext cx="440771"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2A4D7"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w:t>
                                    </w:r>
                                  </w:p>
                                </w:txbxContent>
                              </wps:txbx>
                              <wps:bodyPr rtlCol="1" anchor="ctr"/>
                            </wps:wsp>
                            <wps:wsp>
                              <wps:cNvPr id="229" name="מלבן 229"/>
                              <wps:cNvSpPr/>
                              <wps:spPr>
                                <a:xfrm>
                                  <a:off x="2378595" y="3016469"/>
                                  <a:ext cx="368366"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F3B8F0"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0</w:t>
                                    </w:r>
                                  </w:p>
                                </w:txbxContent>
                              </wps:txbx>
                              <wps:bodyPr rtlCol="1" anchor="ctr"/>
                            </wps:wsp>
                          </wpg:grpSp>
                          <wpg:grpSp>
                            <wpg:cNvPr id="230" name="קבוצה 230"/>
                            <wpg:cNvGrpSpPr/>
                            <wpg:grpSpPr>
                              <a:xfrm>
                                <a:off x="1415178" y="2276072"/>
                                <a:ext cx="1939026" cy="476618"/>
                                <a:chOff x="1415178" y="2276072"/>
                                <a:chExt cx="1391816" cy="372744"/>
                              </a:xfrm>
                            </wpg:grpSpPr>
                            <wps:wsp>
                              <wps:cNvPr id="231" name="מלבן 231"/>
                              <wps:cNvSpPr/>
                              <wps:spPr>
                                <a:xfrm>
                                  <a:off x="1415178" y="2276072"/>
                                  <a:ext cx="1391816" cy="372744"/>
                                </a:xfrm>
                                <a:prstGeom prst="rect">
                                  <a:avLst/>
                                </a:prstGeom>
                                <a:solidFill>
                                  <a:schemeClr val="accent2">
                                    <a:lumMod val="20000"/>
                                    <a:lumOff val="8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232" name="מלבן 232"/>
                              <wps:cNvSpPr/>
                              <wps:spPr>
                                <a:xfrm>
                                  <a:off x="1478891" y="2363815"/>
                                  <a:ext cx="361395"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AB00C6"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5</w:t>
                                    </w:r>
                                  </w:p>
                                </w:txbxContent>
                              </wps:txbx>
                              <wps:bodyPr rtlCol="1" anchor="ctr"/>
                            </wps:wsp>
                            <wps:wsp>
                              <wps:cNvPr id="233" name="מלבן 233"/>
                              <wps:cNvSpPr/>
                              <wps:spPr>
                                <a:xfrm>
                                  <a:off x="1890701" y="2363817"/>
                                  <a:ext cx="440771"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C53877"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w:t>
                                    </w:r>
                                  </w:p>
                                </w:txbxContent>
                              </wps:txbx>
                              <wps:bodyPr rtlCol="1" anchor="ctr"/>
                            </wps:wsp>
                            <wps:wsp>
                              <wps:cNvPr id="234" name="מלבן 234"/>
                              <wps:cNvSpPr/>
                              <wps:spPr>
                                <a:xfrm>
                                  <a:off x="2378595" y="2363817"/>
                                  <a:ext cx="368366"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0155C"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1</w:t>
                                    </w:r>
                                  </w:p>
                                </w:txbxContent>
                              </wps:txbx>
                              <wps:bodyPr rtlCol="1" anchor="ctr"/>
                            </wps:wsp>
                          </wpg:grpSp>
                          <wps:wsp>
                            <wps:cNvPr id="235" name="מחבר חץ ישר 235"/>
                            <wps:cNvCnPr>
                              <a:cxnSpLocks/>
                            </wps:cNvCnPr>
                            <wps:spPr>
                              <a:xfrm>
                                <a:off x="2384691" y="2752690"/>
                                <a:ext cx="0" cy="17645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6" name="מחבר חץ ישר 236"/>
                            <wps:cNvCnPr>
                              <a:cxnSpLocks/>
                            </wps:cNvCnPr>
                            <wps:spPr>
                              <a:xfrm>
                                <a:off x="2384691" y="2099613"/>
                                <a:ext cx="0" cy="17645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BB1E34B" id="קבוצה 102" o:spid="_x0000_s1091" style="position:absolute;left:0;text-align:left;margin-left:-2.25pt;margin-top:25.25pt;width:209.2pt;height:242pt;z-index:251673600;mso-width-relative:margin;mso-height-relative:margin" coordorigin="-3967,-394" coordsize="37509,34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">
                  <v:shape id="מחבר חץ ישר 210" o:spid="_x0000_s1092" type="#_x0000_t32" style="position:absolute;left:24683;top:10984;width:1931;height:45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" strokecolor="black [3213]" strokeweight="1pt">
                    <v:stroke endarrow="block" joinstyle="miter"/>
                    <o:lock v:ext="edit" shapetype="f"/>
                  </v:shape>
                  <v:group id="קבוצה 211" o:spid="_x0000_s1093" style="position:absolute;left:-3967;top:-394;width:37509;height:11329" coordorigin="-3967,-394" coordsize="37509,11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group id="קבוצה 212" o:spid="_x0000_s1094" style="position:absolute;top:4216;width:33542;height:6719" coordorigin=",4216" coordsize="14290,3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rect id="מלבן 213" o:spid="_x0000_s1095" style="position:absolute;top:4216;width:14290;height:3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" fillcolor="#fbe4d5 [661]" strokecolor="#ed7d31 [3205]" strokeweight="1pt"/>
                      <v:rect id="מלבן 214" o:spid="_x0000_s1096" style="position:absolute;left:562;top:4793;width:3215;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" fillcolor="#f7caac [1301]" strokecolor="#ed7d31 [3205]" strokeweight="1pt">
                        <v:textbox>
                          <w:txbxContent>
                            <w:p w14:paraId="2EA23B1E"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2</w:t>
                              </w:r>
                            </w:p>
                          </w:txbxContent>
                        </v:textbox>
                      </v:rect>
                      <v:rect id="מלבן 215" o:spid="_x0000_s1097" style="position:absolute;left:4799;top:4793;width:3216;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" fillcolor="#f7caac [1301]" strokecolor="#ed7d31 [3205]" strokeweight="1pt">
                        <v:textbox>
                          <w:txbxContent>
                            <w:p w14:paraId="67DD98B7"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3</w:t>
                              </w:r>
                            </w:p>
                          </w:txbxContent>
                        </v:textbox>
                      </v:rect>
                      <v:rect id="מלבן 216" o:spid="_x0000_s1098" style="position:absolute;left:8564;top:4793;width:5071;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" fillcolor="#f7caac [1301]" strokecolor="#ed7d31 [3205]" strokeweight="1pt">
                        <v:textbox>
                          <w:txbxContent>
                            <w:p w14:paraId="03698969"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Parameters</w:t>
                              </w:r>
                            </w:p>
                          </w:txbxContent>
                        </v:textbox>
                      </v:rect>
                    </v:group>
                    <v:shape id="תיבת טקסט 124" o:spid="_x0000_s1099" type="#_x0000_t202" style="position:absolute;left:-3967;top:-394;width:14571;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" filled="f" stroked="f" strokeweight="1pt">
                      <v:textbox>
                        <w:txbxContent>
                          <w:p w14:paraId="7C0008EA" w14:textId="77777777" w:rsidR="00CA19B9" w:rsidRDefault="00CA19B9" w:rsidP="00CA19B9">
                            <w:pPr>
                              <w:rPr>
                                <w:rFonts w:hAnsi="Calibri"/>
                                <w:color w:val="000000" w:themeColor="text1"/>
                                <w:kern w:val="24"/>
                                <w:sz w:val="28"/>
                                <w:szCs w:val="28"/>
                              </w:rPr>
                            </w:pPr>
                            <w:r>
                              <w:rPr>
                                <w:rFonts w:hAnsi="Calibri"/>
                                <w:color w:val="000000" w:themeColor="text1"/>
                                <w:kern w:val="24"/>
                                <w:sz w:val="28"/>
                                <w:szCs w:val="28"/>
                              </w:rPr>
                              <w:t>Equation</w:t>
                            </w:r>
                          </w:p>
                        </w:txbxContent>
                      </v:textbox>
                    </v:shape>
                  </v:group>
                  <v:group id="קבוצה 219" o:spid="_x0000_s1100" style="position:absolute;left:14151;top:16180;width:19391;height:17873" coordorigin="14151,16180" coordsize="19390,17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group id="קבוצה 220" o:spid="_x0000_s1101" style="position:absolute;left:14151;top:16180;width:19391;height:4767" coordorigin="14151,16180"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rect id="מלבן 221" o:spid="_x0000_s1102" style="position:absolute;left:14151;top:16180;width:13918;height:3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" fillcolor="#fbe4d5 [661]" strokecolor="#ed7d31 [3205]" strokeweight="1pt"/>
                      <v:rect id="מלבן 222" o:spid="_x0000_s1103" style="position:absolute;left:14821;top:17058;width:361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" fillcolor="#f7caac [1301]" strokecolor="#ed7d31 [3205]" strokeweight="1pt">
                        <v:textbox>
                          <w:txbxContent>
                            <w:p w14:paraId="7575D284"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3</w:t>
                              </w:r>
                            </w:p>
                          </w:txbxContent>
                        </v:textbox>
                      </v:rect>
                      <v:rect id="מלבן 223" o:spid="_x0000_s1104" style="position:absolute;left:18907;top:17058;width:4407;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" fillcolor="#f7caac [1301]" strokecolor="#ed7d31 [3205]" strokeweight="1pt">
                        <v:textbox>
                          <w:txbxContent>
                            <w:p w14:paraId="3762786A"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w:t>
                              </w:r>
                            </w:p>
                          </w:txbxContent>
                        </v:textbox>
                      </v:rect>
                      <v:rect id="מלבן 224" o:spid="_x0000_s1105" style="position:absolute;left:23785;top:17058;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" fillcolor="#f7caac [1301]" strokecolor="#ed7d31 [3205]" strokeweight="1pt">
                        <v:textbox>
                          <w:txbxContent>
                            <w:p w14:paraId="6DDC5D34"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2</w:t>
                              </w:r>
                            </w:p>
                          </w:txbxContent>
                        </v:textbox>
                      </v:rect>
                    </v:group>
                    <v:group id="קבוצה 225" o:spid="_x0000_s1106" style="position:absolute;left:14151;top:29287;width:19391;height:4766" coordorigin="14151,29287"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rect id="מלבן 226" o:spid="_x0000_s1107" style="position:absolute;left:14151;top:29287;width:1391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" fillcolor="#fbe4d5 [661]" strokecolor="#ed7d31 [3205]" strokeweight="1pt"/>
                      <v:rect id="מלבן 227" o:spid="_x0000_s1108" style="position:absolute;left:14821;top:30164;width:361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" fillcolor="#f7caac [1301]" strokecolor="#ed7d31 [3205]" strokeweight="1pt">
                        <v:textbox>
                          <w:txbxContent>
                            <w:p w14:paraId="5943BE5F"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4</w:t>
                              </w:r>
                            </w:p>
                          </w:txbxContent>
                        </v:textbox>
                      </v:rect>
                      <v:rect id="מלבן 228" o:spid="_x0000_s1109" style="position:absolute;left:18907;top:30164;width:4407;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" fillcolor="#f7caac [1301]" strokecolor="#ed7d31 [3205]" strokeweight="1pt">
                        <v:textbox>
                          <w:txbxContent>
                            <w:p w14:paraId="53C2A4D7"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w:t>
                              </w:r>
                            </w:p>
                          </w:txbxContent>
                        </v:textbox>
                      </v:rect>
                      <v:rect id="מלבן 229" o:spid="_x0000_s1110" style="position:absolute;left:23785;top:30164;width:368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" fillcolor="#f7caac [1301]" strokecolor="#ed7d31 [3205]" strokeweight="1pt">
                        <v:textbox>
                          <w:txbxContent>
                            <w:p w14:paraId="01F3B8F0"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0</w:t>
                              </w:r>
                            </w:p>
                          </w:txbxContent>
                        </v:textbox>
                      </v:rect>
                    </v:group>
                    <v:group id="קבוצה 230" o:spid="_x0000_s1111" style="position:absolute;left:14151;top:22760;width:19391;height:4766" coordorigin="14151,22760"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rect id="מלבן 231" o:spid="_x0000_s1112" style="position:absolute;left:14151;top:22760;width:13918;height:3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" fillcolor="#fbe4d5 [661]" strokecolor="#ed7d31 [3205]" strokeweight="1pt"/>
                      <v:rect id="מלבן 232" o:spid="_x0000_s1113" style="position:absolute;left:14788;top:23638;width:361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" fillcolor="#f7caac [1301]" strokecolor="#ed7d31 [3205]" strokeweight="1pt">
                        <v:textbox>
                          <w:txbxContent>
                            <w:p w14:paraId="74AB00C6"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5</w:t>
                              </w:r>
                            </w:p>
                          </w:txbxContent>
                        </v:textbox>
                      </v:rect>
                      <v:rect id="מלבן 233" o:spid="_x0000_s1114" style="position:absolute;left:18907;top:23638;width:4407;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" fillcolor="#f7caac [1301]" strokecolor="#ed7d31 [3205]" strokeweight="1pt">
                        <v:textbox>
                          <w:txbxContent>
                            <w:p w14:paraId="26C53877"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w:t>
                              </w:r>
                            </w:p>
                          </w:txbxContent>
                        </v:textbox>
                      </v:rect>
                      <v:rect id="מלבן 234" o:spid="_x0000_s1115" style="position:absolute;left:23785;top:23638;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" fillcolor="#f7caac [1301]" strokecolor="#ed7d31 [3205]" strokeweight="1pt">
                        <v:textbox>
                          <w:txbxContent>
                            <w:p w14:paraId="5310155C"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1</w:t>
                              </w:r>
                            </w:p>
                          </w:txbxContent>
                        </v:textbox>
                      </v:rect>
                    </v:group>
                    <v:shape id="מחבר חץ ישר 235" o:spid="_x0000_s1116" type="#_x0000_t32" style="position:absolute;left:23846;top:27526;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" strokecolor="black [3213]" strokeweight="1pt">
                      <v:stroke endarrow="block" joinstyle="miter"/>
                      <o:lock v:ext="edit" shapetype="f"/>
                    </v:shape>
                    <v:shape id="מחבר חץ ישר 236" o:spid="_x0000_s1117" type="#_x0000_t32" style="position:absolute;left:23846;top:20996;width:0;height:1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" strokecolor="black [3213]" strokeweight="1pt">
                      <v:stroke endarrow="block" joinstyle="miter"/>
                      <o:lock v:ext="edit" shapetype="f"/>
                    </v:shape>
                  </v:group>
                  <w10:wrap type="topAndBottom"/>
                </v:group>
              </w:pict>
            </mc:Fallback>
          </mc:AlternateContent>
        </w:r>
        <w:r w:rsidR="00CA19B9" w:rsidRPr="00103DCA">
          <w:rPr>
            <w:rFonts w:ascii="Tahoma" w:hAnsi="Tahoma" w:cs="Tahoma"/>
            <w:sz w:val="20"/>
            <w:szCs w:val="20"/>
            <w:rtl/>
            <w:rPrChange w:id="2171" w:author="רינת אביטל" w:date="2022-05-12T09:18:00Z">
              <w:rPr>
                <w:rFonts w:ascii="Tahoma" w:hAnsi="Tahoma" w:cs="Tahoma" w:hint="cs"/>
                <w:rtl/>
              </w:rPr>
            </w:rPrChange>
          </w:rPr>
          <w:t xml:space="preserve">לדוגמא: עבור הפונקציה: </w:t>
        </w:r>
      </w:ins>
    </w:p>
    <w:p w14:paraId="6F4D860D" w14:textId="2074C96B" w:rsidR="00CA19B9" w:rsidRPr="00103DCA" w:rsidRDefault="00CA19B9" w:rsidP="00CA19B9">
      <w:pPr>
        <w:ind w:left="720"/>
        <w:rPr>
          <w:ins w:id="2172" w:author="רינת אביטל" w:date="2022-05-11T23:47:00Z"/>
          <w:rFonts w:ascii="Tahoma" w:hAnsi="Tahoma" w:cs="Tahoma"/>
          <w:sz w:val="20"/>
          <w:szCs w:val="20"/>
          <w:rtl/>
          <w:rPrChange w:id="2173" w:author="רינת אביטל" w:date="2022-05-12T09:18:00Z">
            <w:rPr>
              <w:ins w:id="2174" w:author="רינת אביטל" w:date="2022-05-11T23:47:00Z"/>
              <w:rFonts w:ascii="Tahoma" w:hAnsi="Tahoma" w:cs="Tahoma"/>
              <w:rtl/>
            </w:rPr>
          </w:rPrChange>
        </w:rPr>
      </w:pPr>
      <w:ins w:id="2175" w:author="רינת אביטל" w:date="2022-05-11T23:47:00Z">
        <w:r w:rsidRPr="00103DCA">
          <w:rPr>
            <w:rFonts w:ascii="Tahoma" w:hAnsi="Tahoma" w:cs="Tahoma"/>
            <w:sz w:val="20"/>
            <w:szCs w:val="20"/>
            <w:rtl/>
            <w:rPrChange w:id="2176" w:author="רינת אביטל" w:date="2022-05-12T09:18:00Z">
              <w:rPr>
                <w:rFonts w:ascii="Tahoma" w:hAnsi="Tahoma" w:cs="Tahoma" w:hint="cs"/>
                <w:rtl/>
              </w:rPr>
            </w:rPrChange>
          </w:rPr>
          <w:t xml:space="preserve"> </w:t>
        </w:r>
      </w:ins>
    </w:p>
    <w:p w14:paraId="0C1C9D55" w14:textId="77777777" w:rsidR="00CA19B9" w:rsidRPr="00103DCA" w:rsidRDefault="00CA19B9" w:rsidP="00CA19B9">
      <w:pPr>
        <w:spacing w:after="240" w:line="360" w:lineRule="auto"/>
        <w:jc w:val="both"/>
        <w:rPr>
          <w:ins w:id="2177" w:author="רינת אביטל" w:date="2022-05-11T23:47:00Z"/>
          <w:rFonts w:ascii="Tahoma" w:hAnsi="Tahoma" w:cs="Tahoma"/>
          <w:sz w:val="20"/>
          <w:szCs w:val="20"/>
          <w:rtl/>
          <w:rPrChange w:id="2178" w:author="רינת אביטל" w:date="2022-05-12T09:18:00Z">
            <w:rPr>
              <w:ins w:id="2179" w:author="רינת אביטל" w:date="2022-05-11T23:47:00Z"/>
              <w:rFonts w:ascii="Tahoma" w:hAnsi="Tahoma" w:cs="Tahoma"/>
              <w:rtl/>
            </w:rPr>
          </w:rPrChange>
        </w:rPr>
      </w:pPr>
    </w:p>
    <w:p w14:paraId="40CC7C0D" w14:textId="77777777" w:rsidR="00CA19B9" w:rsidRPr="00103DCA" w:rsidRDefault="00CA19B9" w:rsidP="00CA19B9">
      <w:pPr>
        <w:spacing w:line="360" w:lineRule="auto"/>
        <w:ind w:left="720"/>
        <w:rPr>
          <w:ins w:id="2180" w:author="רינת אביטל" w:date="2022-05-11T23:47:00Z"/>
          <w:rFonts w:ascii="Tahoma" w:hAnsi="Tahoma" w:cs="Tahoma"/>
          <w:sz w:val="20"/>
          <w:szCs w:val="20"/>
          <w:rtl/>
          <w:rPrChange w:id="2181" w:author="רינת אביטל" w:date="2022-05-12T09:18:00Z">
            <w:rPr>
              <w:ins w:id="2182" w:author="רינת אביטל" w:date="2022-05-11T23:47:00Z"/>
              <w:rFonts w:ascii="Tahoma" w:hAnsi="Tahoma" w:cs="Tahoma"/>
              <w:rtl/>
            </w:rPr>
          </w:rPrChange>
        </w:rPr>
      </w:pPr>
      <w:ins w:id="2183" w:author="רינת אביטל" w:date="2022-05-11T23:47:00Z">
        <w:r w:rsidRPr="00103DCA">
          <w:rPr>
            <w:rFonts w:ascii="Tahoma" w:hAnsi="Tahoma" w:cs="Tahoma"/>
            <w:sz w:val="20"/>
            <w:szCs w:val="20"/>
            <w:rtl/>
            <w:rPrChange w:id="2184" w:author="רינת אביטל" w:date="2022-05-12T09:18:00Z">
              <w:rPr>
                <w:rFonts w:ascii="Tahoma" w:hAnsi="Tahoma" w:cs="Tahoma" w:hint="cs"/>
                <w:rtl/>
              </w:rPr>
            </w:rPrChange>
          </w:rPr>
          <w:t xml:space="preserve">גם חישוב פונקציית הנגזרת מיוצגת ע"י האובייקט </w:t>
        </w:r>
        <w:r w:rsidRPr="00103DCA">
          <w:rPr>
            <w:rFonts w:ascii="Tahoma" w:hAnsi="Tahoma" w:cs="Tahoma"/>
            <w:sz w:val="20"/>
            <w:szCs w:val="20"/>
            <w:rPrChange w:id="2185" w:author="רינת אביטל" w:date="2022-05-12T09:18:00Z">
              <w:rPr>
                <w:rFonts w:ascii="Tahoma" w:hAnsi="Tahoma" w:cs="Tahoma"/>
              </w:rPr>
            </w:rPrChange>
          </w:rPr>
          <w:t>Equation</w:t>
        </w:r>
        <w:r w:rsidRPr="00103DCA">
          <w:rPr>
            <w:rFonts w:ascii="Tahoma" w:hAnsi="Tahoma" w:cs="Tahoma"/>
            <w:sz w:val="20"/>
            <w:szCs w:val="20"/>
            <w:rtl/>
            <w:rPrChange w:id="2186" w:author="רינת אביטל" w:date="2022-05-12T09:18:00Z">
              <w:rPr>
                <w:rFonts w:ascii="Tahoma" w:hAnsi="Tahoma" w:cs="Tahoma"/>
                <w:rtl/>
              </w:rPr>
            </w:rPrChange>
          </w:rPr>
          <w:t xml:space="preserve"> שכמובן יכנס לתוכו ע"י </w:t>
        </w:r>
        <w:r w:rsidRPr="00103DCA">
          <w:rPr>
            <w:rFonts w:ascii="Tahoma" w:hAnsi="Tahoma" w:cs="Tahoma"/>
            <w:sz w:val="20"/>
            <w:szCs w:val="20"/>
            <w:rtl/>
            <w:rPrChange w:id="2187" w:author="רינת אביטל" w:date="2022-05-12T09:18:00Z">
              <w:rPr>
                <w:rFonts w:ascii="Tahoma" w:hAnsi="Tahoma" w:cs="Tahoma" w:hint="cs"/>
                <w:rtl/>
              </w:rPr>
            </w:rPrChange>
          </w:rPr>
          <w:t>חישוב אובייקט המשוואה שאפרט בהמשך.</w:t>
        </w:r>
      </w:ins>
    </w:p>
    <w:p w14:paraId="7FBFE512" w14:textId="77777777" w:rsidR="00CA19B9" w:rsidRPr="00103DCA" w:rsidRDefault="00CA19B9" w:rsidP="00CA19B9">
      <w:pPr>
        <w:spacing w:line="360" w:lineRule="auto"/>
        <w:rPr>
          <w:ins w:id="2188" w:author="רינת אביטל" w:date="2022-05-11T23:47:00Z"/>
          <w:rFonts w:ascii="Tahoma" w:hAnsi="Tahoma" w:cs="Tahoma"/>
          <w:sz w:val="20"/>
          <w:szCs w:val="20"/>
          <w:rtl/>
          <w:rPrChange w:id="2189" w:author="רינת אביטל" w:date="2022-05-12T09:18:00Z">
            <w:rPr>
              <w:ins w:id="2190" w:author="רינת אביטל" w:date="2022-05-11T23:47:00Z"/>
              <w:rFonts w:ascii="Tahoma" w:hAnsi="Tahoma" w:cs="Tahoma"/>
              <w:rtl/>
            </w:rPr>
          </w:rPrChange>
        </w:rPr>
      </w:pPr>
    </w:p>
    <w:p w14:paraId="7FC3E862" w14:textId="77777777" w:rsidR="00CA19B9" w:rsidRPr="00103DCA" w:rsidRDefault="00CA19B9" w:rsidP="00CA19B9">
      <w:pPr>
        <w:spacing w:line="360" w:lineRule="auto"/>
        <w:rPr>
          <w:ins w:id="2191" w:author="רינת אביטל" w:date="2022-05-11T23:47:00Z"/>
          <w:rFonts w:ascii="Tahoma" w:hAnsi="Tahoma" w:cs="Tahoma"/>
          <w:sz w:val="20"/>
          <w:szCs w:val="20"/>
          <w:rtl/>
          <w:rPrChange w:id="2192" w:author="רינת אביטל" w:date="2022-05-12T09:18:00Z">
            <w:rPr>
              <w:ins w:id="2193" w:author="רינת אביטל" w:date="2022-05-11T23:47:00Z"/>
              <w:rFonts w:ascii="Tahoma" w:hAnsi="Tahoma" w:cs="Tahoma"/>
              <w:rtl/>
            </w:rPr>
          </w:rPrChange>
        </w:rPr>
      </w:pPr>
      <w:ins w:id="2194" w:author="רינת אביטל" w:date="2022-05-11T23:47:00Z">
        <w:r w:rsidRPr="00103DCA">
          <w:rPr>
            <w:rFonts w:ascii="Tahoma" w:hAnsi="Tahoma" w:cs="Tahoma"/>
            <w:sz w:val="20"/>
            <w:szCs w:val="20"/>
            <w:rtl/>
            <w:rPrChange w:id="2195" w:author="רינת אביטל" w:date="2022-05-12T09:18:00Z">
              <w:rPr>
                <w:rFonts w:ascii="Tahoma" w:hAnsi="Tahoma" w:cs="Tahoma" w:hint="cs"/>
                <w:rtl/>
              </w:rPr>
            </w:rPrChange>
          </w:rPr>
          <w:t>אחרי שאני יודעת איכן יאוכסן כל המידע אודות הפונקציה נשאלת השאלה איך ממחרוזת פשוטה שהמשתמש הכניס למערכת אוכל לפרק את המשוואה לכדי מבני נתונים של אובייקט משוואה.</w:t>
        </w:r>
      </w:ins>
    </w:p>
    <w:p w14:paraId="19B6F9C1" w14:textId="77777777" w:rsidR="00CA19B9" w:rsidRPr="00103DCA" w:rsidRDefault="00CA19B9" w:rsidP="00CA19B9">
      <w:pPr>
        <w:spacing w:line="360" w:lineRule="auto"/>
        <w:rPr>
          <w:ins w:id="2196" w:author="רינת אביטל" w:date="2022-05-11T23:47:00Z"/>
          <w:rFonts w:ascii="Tahoma" w:hAnsi="Tahoma" w:cs="Tahoma"/>
          <w:sz w:val="20"/>
          <w:szCs w:val="20"/>
          <w:rtl/>
          <w:rPrChange w:id="2197" w:author="רינת אביטל" w:date="2022-05-12T09:18:00Z">
            <w:rPr>
              <w:ins w:id="2198" w:author="רינת אביטל" w:date="2022-05-11T23:47:00Z"/>
              <w:rFonts w:ascii="Tahoma" w:hAnsi="Tahoma" w:cs="Tahoma"/>
              <w:rtl/>
            </w:rPr>
          </w:rPrChange>
        </w:rPr>
      </w:pPr>
    </w:p>
    <w:p w14:paraId="1B982839" w14:textId="77777777" w:rsidR="00CA19B9" w:rsidRPr="00103DCA" w:rsidRDefault="00CA19B9" w:rsidP="00CA19B9">
      <w:pPr>
        <w:spacing w:line="360" w:lineRule="auto"/>
        <w:rPr>
          <w:ins w:id="2199" w:author="רינת אביטל" w:date="2022-05-11T23:47:00Z"/>
          <w:rFonts w:ascii="Tahoma" w:hAnsi="Tahoma" w:cs="Tahoma"/>
          <w:sz w:val="20"/>
          <w:szCs w:val="20"/>
          <w:rtl/>
          <w:rPrChange w:id="2200" w:author="רינת אביטל" w:date="2022-05-12T09:18:00Z">
            <w:rPr>
              <w:ins w:id="2201" w:author="רינת אביטל" w:date="2022-05-11T23:47:00Z"/>
              <w:rFonts w:ascii="Tahoma" w:hAnsi="Tahoma" w:cs="Tahoma"/>
              <w:rtl/>
            </w:rPr>
          </w:rPrChange>
        </w:rPr>
      </w:pPr>
      <w:ins w:id="2202" w:author="רינת אביטל" w:date="2022-05-11T23:47:00Z">
        <w:r w:rsidRPr="00103DCA">
          <w:rPr>
            <w:rFonts w:ascii="Tahoma" w:hAnsi="Tahoma" w:cs="Tahoma"/>
            <w:sz w:val="20"/>
            <w:szCs w:val="20"/>
            <w:rtl/>
            <w:rPrChange w:id="2203" w:author="רינת אביטל" w:date="2022-05-12T09:18:00Z">
              <w:rPr>
                <w:rFonts w:ascii="Tahoma" w:hAnsi="Tahoma" w:cs="Tahoma" w:hint="cs"/>
                <w:rtl/>
              </w:rPr>
            </w:rPrChange>
          </w:rPr>
          <w:t>וכאן האלגוריתם העיקרי מגיע ותפקידו לעבור באופן שיטתי על כל איבר בפונקציה ובו לטפל באופן אישי.</w:t>
        </w:r>
      </w:ins>
    </w:p>
    <w:p w14:paraId="374BD4A5" w14:textId="77777777" w:rsidR="00CA19B9" w:rsidRPr="00103DCA" w:rsidRDefault="00CA19B9" w:rsidP="00CA19B9">
      <w:pPr>
        <w:spacing w:line="360" w:lineRule="auto"/>
        <w:rPr>
          <w:ins w:id="2204" w:author="רינת אביטל" w:date="2022-05-11T23:47:00Z"/>
          <w:rFonts w:ascii="Tahoma" w:hAnsi="Tahoma" w:cs="Tahoma"/>
          <w:sz w:val="20"/>
          <w:szCs w:val="20"/>
          <w:rtl/>
          <w:rPrChange w:id="2205" w:author="רינת אביטל" w:date="2022-05-12T09:18:00Z">
            <w:rPr>
              <w:ins w:id="2206" w:author="רינת אביטל" w:date="2022-05-11T23:47:00Z"/>
              <w:rFonts w:ascii="Tahoma" w:hAnsi="Tahoma" w:cs="Tahoma"/>
              <w:rtl/>
            </w:rPr>
          </w:rPrChange>
        </w:rPr>
      </w:pPr>
    </w:p>
    <w:p w14:paraId="732991C9" w14:textId="77777777" w:rsidR="00CA19B9" w:rsidRPr="00103DCA" w:rsidRDefault="00CA19B9" w:rsidP="00CA19B9">
      <w:pPr>
        <w:spacing w:after="0" w:line="360" w:lineRule="auto"/>
        <w:rPr>
          <w:ins w:id="2207" w:author="רינת אביטל" w:date="2022-05-11T23:47:00Z"/>
          <w:rFonts w:ascii="Tahoma" w:hAnsi="Tahoma" w:cs="Tahoma"/>
          <w:sz w:val="20"/>
          <w:szCs w:val="20"/>
          <w:rtl/>
          <w:rPrChange w:id="2208" w:author="רינת אביטל" w:date="2022-05-12T09:18:00Z">
            <w:rPr>
              <w:ins w:id="2209" w:author="רינת אביטל" w:date="2022-05-11T23:47:00Z"/>
              <w:rFonts w:ascii="Tahoma" w:hAnsi="Tahoma" w:cs="Tahoma"/>
              <w:rtl/>
            </w:rPr>
          </w:rPrChange>
        </w:rPr>
      </w:pPr>
    </w:p>
    <w:p w14:paraId="1CCAAFAD" w14:textId="77777777" w:rsidR="00CA19B9" w:rsidRPr="00103DCA" w:rsidRDefault="00CA19B9" w:rsidP="00CA19B9">
      <w:pPr>
        <w:spacing w:after="240" w:line="360" w:lineRule="auto"/>
        <w:jc w:val="both"/>
        <w:rPr>
          <w:ins w:id="2210" w:author="רינת אביטל" w:date="2022-05-11T23:47:00Z"/>
          <w:rFonts w:ascii="Tahoma" w:hAnsi="Tahoma" w:cs="Tahoma"/>
          <w:sz w:val="20"/>
          <w:szCs w:val="20"/>
          <w:rtl/>
          <w:rPrChange w:id="2211" w:author="רינת אביטל" w:date="2022-05-12T09:18:00Z">
            <w:rPr>
              <w:ins w:id="2212" w:author="רינת אביטל" w:date="2022-05-11T23:47:00Z"/>
              <w:rFonts w:ascii="Tahoma" w:hAnsi="Tahoma" w:cs="Tahoma"/>
              <w:rtl/>
            </w:rPr>
          </w:rPrChange>
        </w:rPr>
      </w:pPr>
    </w:p>
    <w:p w14:paraId="26C249CE" w14:textId="77777777" w:rsidR="00CA19B9" w:rsidRPr="00103DCA" w:rsidRDefault="00CA19B9" w:rsidP="00CA19B9">
      <w:pPr>
        <w:spacing w:after="240" w:line="360" w:lineRule="auto"/>
        <w:jc w:val="both"/>
        <w:rPr>
          <w:ins w:id="2213" w:author="רינת אביטל" w:date="2022-05-11T23:47:00Z"/>
          <w:rFonts w:ascii="Tahoma" w:hAnsi="Tahoma" w:cs="Tahoma"/>
          <w:b/>
          <w:bCs/>
          <w:sz w:val="20"/>
          <w:szCs w:val="20"/>
          <w:rtl/>
          <w:rPrChange w:id="2214" w:author="רינת אביטל" w:date="2022-05-12T09:18:00Z">
            <w:rPr>
              <w:ins w:id="2215" w:author="רינת אביטל" w:date="2022-05-11T23:47:00Z"/>
              <w:rFonts w:ascii="Tahoma" w:hAnsi="Tahoma" w:cs="Tahoma"/>
              <w:b/>
              <w:bCs/>
              <w:rtl/>
            </w:rPr>
          </w:rPrChange>
        </w:rPr>
      </w:pPr>
    </w:p>
    <w:p w14:paraId="06962208" w14:textId="77777777" w:rsidR="00CA19B9" w:rsidRPr="00103DCA" w:rsidRDefault="00CA19B9" w:rsidP="00CA19B9">
      <w:pPr>
        <w:spacing w:after="240" w:line="360" w:lineRule="auto"/>
        <w:jc w:val="both"/>
        <w:rPr>
          <w:ins w:id="2216" w:author="רינת אביטל" w:date="2022-05-11T23:47:00Z"/>
          <w:rFonts w:ascii="Tahoma" w:hAnsi="Tahoma" w:cs="Tahoma"/>
          <w:b/>
          <w:bCs/>
          <w:sz w:val="20"/>
          <w:szCs w:val="20"/>
          <w:rtl/>
          <w:rPrChange w:id="2217" w:author="רינת אביטל" w:date="2022-05-12T09:18:00Z">
            <w:rPr>
              <w:ins w:id="2218" w:author="רינת אביטל" w:date="2022-05-11T23:47:00Z"/>
              <w:rFonts w:ascii="Tahoma" w:hAnsi="Tahoma" w:cs="Tahoma"/>
              <w:b/>
              <w:bCs/>
              <w:rtl/>
            </w:rPr>
          </w:rPrChange>
        </w:rPr>
      </w:pPr>
    </w:p>
    <w:p w14:paraId="48A4373E" w14:textId="77777777" w:rsidR="00CA19B9" w:rsidRPr="00103DCA" w:rsidRDefault="00CA19B9" w:rsidP="00CA19B9">
      <w:pPr>
        <w:spacing w:after="240" w:line="360" w:lineRule="auto"/>
        <w:jc w:val="both"/>
        <w:rPr>
          <w:ins w:id="2219" w:author="רינת אביטל" w:date="2022-05-11T23:47:00Z"/>
          <w:rFonts w:ascii="Tahoma" w:hAnsi="Tahoma" w:cs="Tahoma"/>
          <w:b/>
          <w:bCs/>
          <w:sz w:val="20"/>
          <w:szCs w:val="20"/>
          <w:rtl/>
          <w:rPrChange w:id="2220" w:author="רינת אביטל" w:date="2022-05-12T09:18:00Z">
            <w:rPr>
              <w:ins w:id="2221" w:author="רינת אביטל" w:date="2022-05-11T23:47:00Z"/>
              <w:rFonts w:ascii="Tahoma" w:hAnsi="Tahoma" w:cs="Tahoma"/>
              <w:b/>
              <w:bCs/>
              <w:rtl/>
            </w:rPr>
          </w:rPrChange>
        </w:rPr>
      </w:pPr>
    </w:p>
    <w:p w14:paraId="5EE8110D" w14:textId="77777777" w:rsidR="00CA19B9" w:rsidRPr="00103DCA" w:rsidRDefault="00CA19B9" w:rsidP="00CA19B9">
      <w:pPr>
        <w:spacing w:after="240" w:line="360" w:lineRule="auto"/>
        <w:jc w:val="both"/>
        <w:rPr>
          <w:ins w:id="2222" w:author="רינת אביטל" w:date="2022-05-11T23:47:00Z"/>
          <w:rFonts w:ascii="Tahoma" w:hAnsi="Tahoma" w:cs="Tahoma"/>
          <w:sz w:val="20"/>
          <w:szCs w:val="20"/>
          <w:rtl/>
          <w:rPrChange w:id="2223" w:author="רינת אביטל" w:date="2022-05-12T09:18:00Z">
            <w:rPr>
              <w:ins w:id="2224" w:author="רינת אביטל" w:date="2022-05-11T23:47:00Z"/>
              <w:rFonts w:ascii="Tahoma" w:hAnsi="Tahoma" w:cs="Tahoma"/>
              <w:rtl/>
            </w:rPr>
          </w:rPrChange>
        </w:rPr>
      </w:pPr>
      <w:ins w:id="2225" w:author="רינת אביטל" w:date="2022-05-11T23:47:00Z">
        <w:r w:rsidRPr="00103DCA">
          <w:rPr>
            <w:rFonts w:ascii="Tahoma" w:hAnsi="Tahoma" w:cs="Tahoma"/>
            <w:noProof/>
            <w:sz w:val="20"/>
            <w:szCs w:val="20"/>
            <w:rPrChange w:id="2226" w:author="רינת אביטל" w:date="2022-05-12T09:18:00Z">
              <w:rPr>
                <w:noProof/>
              </w:rPr>
            </w:rPrChange>
          </w:rPr>
          <w:lastRenderedPageBreak/>
          <w:drawing>
            <wp:anchor distT="0" distB="0" distL="114300" distR="114300" simplePos="0" relativeHeight="251676672" behindDoc="1" locked="0" layoutInCell="1" allowOverlap="1" wp14:anchorId="5FF69ECD" wp14:editId="133707AD">
              <wp:simplePos x="0" y="0"/>
              <wp:positionH relativeFrom="column">
                <wp:posOffset>-314325</wp:posOffset>
              </wp:positionH>
              <wp:positionV relativeFrom="paragraph">
                <wp:posOffset>4635500</wp:posOffset>
              </wp:positionV>
              <wp:extent cx="5731510" cy="4641850"/>
              <wp:effectExtent l="0" t="0" r="2540" b="6350"/>
              <wp:wrapNone/>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4641850"/>
                      </a:xfrm>
                      <a:prstGeom prst="rect">
                        <a:avLst/>
                      </a:prstGeom>
                    </pic:spPr>
                  </pic:pic>
                </a:graphicData>
              </a:graphic>
            </wp:anchor>
          </w:drawing>
        </w:r>
        <w:r w:rsidRPr="00103DCA">
          <w:rPr>
            <w:rFonts w:ascii="Tahoma" w:hAnsi="Tahoma" w:cs="Tahoma"/>
            <w:b/>
            <w:bCs/>
            <w:noProof/>
            <w:color w:val="767171" w:themeColor="background2" w:themeShade="80"/>
            <w:sz w:val="20"/>
            <w:szCs w:val="20"/>
            <w:rtl/>
            <w14:shadow w14:blurRad="50800" w14:dist="38100" w14:dir="18900000" w14:sx="100000" w14:sy="100000" w14:kx="0" w14:ky="0" w14:algn="bl">
              <w14:srgbClr w14:val="000000">
                <w14:alpha w14:val="60000"/>
              </w14:srgbClr>
            </w14:shadow>
            <w:rPrChange w:id="2227" w:author="רינת אביטל" w:date="2022-05-12T09:18:00Z">
              <w:rPr>
                <w:rFonts w:ascii="Tahoma" w:hAnsi="Tahoma" w:cs="Tahoma"/>
                <w:b/>
                <w:bCs/>
                <w:noProof/>
                <w:color w:val="767171" w:themeColor="background2" w:themeShade="80"/>
                <w:rtl/>
                <w14:shadow w14:blurRad="50800" w14:dist="38100" w14:dir="18900000" w14:sx="100000" w14:sy="100000" w14:kx="0" w14:ky="0" w14:algn="bl">
                  <w14:srgbClr w14:val="000000">
                    <w14:alpha w14:val="60000"/>
                  </w14:srgbClr>
                </w14:shadow>
              </w:rPr>
            </w:rPrChange>
          </w:rPr>
          <w:drawing>
            <wp:anchor distT="0" distB="0" distL="114300" distR="114300" simplePos="0" relativeHeight="251675648" behindDoc="1" locked="0" layoutInCell="1" allowOverlap="1" wp14:anchorId="412E2C39" wp14:editId="23635F46">
              <wp:simplePos x="0" y="0"/>
              <wp:positionH relativeFrom="column">
                <wp:posOffset>-342900</wp:posOffset>
              </wp:positionH>
              <wp:positionV relativeFrom="paragraph">
                <wp:posOffset>0</wp:posOffset>
              </wp:positionV>
              <wp:extent cx="5166808" cy="4618120"/>
              <wp:effectExtent l="0" t="0" r="0" b="0"/>
              <wp:wrapTopAndBottom/>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66808" cy="4618120"/>
                      </a:xfrm>
                      <a:prstGeom prst="rect">
                        <a:avLst/>
                      </a:prstGeom>
                    </pic:spPr>
                  </pic:pic>
                </a:graphicData>
              </a:graphic>
            </wp:anchor>
          </w:drawing>
        </w:r>
        <w:r w:rsidRPr="00103DCA">
          <w:rPr>
            <w:rFonts w:ascii="Tahoma" w:hAnsi="Tahoma" w:cs="Tahoma"/>
            <w:noProof/>
            <w:sz w:val="20"/>
            <w:szCs w:val="20"/>
            <w:rPrChange w:id="2228" w:author="רינת אביטל" w:date="2022-05-12T09:18:00Z">
              <w:rPr>
                <w:noProof/>
              </w:rPr>
            </w:rPrChange>
          </w:rPr>
          <w:t xml:space="preserve"> </w:t>
        </w:r>
      </w:ins>
    </w:p>
    <w:p w14:paraId="07E2FD29" w14:textId="77777777" w:rsidR="00CA19B9" w:rsidRPr="00103DCA" w:rsidRDefault="00CA19B9" w:rsidP="00CA19B9">
      <w:pPr>
        <w:pStyle w:val="2"/>
        <w:spacing w:after="240" w:line="360" w:lineRule="auto"/>
        <w:jc w:val="both"/>
        <w:rPr>
          <w:ins w:id="2229" w:author="רינת אביטל" w:date="2022-05-11T23:47:00Z"/>
          <w:rFonts w:ascii="Tahoma" w:hAnsi="Tahoma" w:cs="Tahoma"/>
          <w:b/>
          <w:bCs/>
          <w:caps/>
          <w:color w:val="767171" w:themeColor="background2" w:themeShade="80"/>
          <w:spacing w:val="15"/>
          <w:sz w:val="20"/>
          <w:szCs w:val="20"/>
          <w:rtl/>
          <w14:shadow w14:blurRad="50800" w14:dist="38100" w14:dir="18900000" w14:sx="100000" w14:sy="100000" w14:kx="0" w14:ky="0" w14:algn="bl">
            <w14:srgbClr w14:val="000000">
              <w14:alpha w14:val="60000"/>
            </w14:srgbClr>
          </w14:shadow>
          <w:rPrChange w:id="2230" w:author="רינת אביטל" w:date="2022-05-12T09:18:00Z">
            <w:rPr>
              <w:ins w:id="2231" w:author="רינת אביטל" w:date="2022-05-11T23:47:00Z"/>
              <w:rFonts w:ascii="Tahoma" w:hAnsi="Tahoma" w:cs="Tahoma"/>
              <w:b/>
              <w:bCs/>
              <w:caps/>
              <w:color w:val="767171" w:themeColor="background2" w:themeShade="80"/>
              <w:spacing w:val="15"/>
              <w:sz w:val="22"/>
              <w:szCs w:val="22"/>
              <w:rtl/>
              <w14:shadow w14:blurRad="50800" w14:dist="38100" w14:dir="18900000" w14:sx="100000" w14:sy="100000" w14:kx="0" w14:ky="0" w14:algn="bl">
                <w14:srgbClr w14:val="000000">
                  <w14:alpha w14:val="60000"/>
                </w14:srgbClr>
              </w14:shadow>
            </w:rPr>
          </w:rPrChange>
        </w:rPr>
      </w:pPr>
      <w:ins w:id="2232" w:author="רינת אביטל" w:date="2022-05-11T23:47:00Z">
        <w:r w:rsidRPr="00103DCA">
          <w:rPr>
            <w:rFonts w:ascii="Tahoma" w:hAnsi="Tahoma" w:cs="Tahoma"/>
            <w:b/>
            <w:bCs/>
            <w:color w:val="767171" w:themeColor="background2" w:themeShade="80"/>
            <w:sz w:val="20"/>
            <w:szCs w:val="20"/>
            <w:rtl/>
            <w14:shadow w14:blurRad="50800" w14:dist="38100" w14:dir="18900000" w14:sx="100000" w14:sy="100000" w14:kx="0" w14:ky="0" w14:algn="bl">
              <w14:srgbClr w14:val="000000">
                <w14:alpha w14:val="60000"/>
              </w14:srgbClr>
            </w14:shadow>
            <w:rPrChange w:id="2233" w:author="רינת אביטל" w:date="2022-05-12T09:18:00Z">
              <w:rPr>
                <w:rFonts w:ascii="Tahoma" w:hAnsi="Tahoma" w:cs="Tahoma"/>
                <w:b/>
                <w:bCs/>
                <w:color w:val="767171" w:themeColor="background2" w:themeShade="80"/>
                <w:sz w:val="22"/>
                <w:szCs w:val="22"/>
                <w:rtl/>
                <w14:shadow w14:blurRad="50800" w14:dist="38100" w14:dir="18900000" w14:sx="100000" w14:sy="100000" w14:kx="0" w14:ky="0" w14:algn="bl">
                  <w14:srgbClr w14:val="000000">
                    <w14:alpha w14:val="60000"/>
                  </w14:srgbClr>
                </w14:shadow>
              </w:rPr>
            </w:rPrChange>
          </w:rPr>
          <w:br w:type="page"/>
        </w:r>
      </w:ins>
    </w:p>
    <w:p w14:paraId="2A16D4C7" w14:textId="77777777" w:rsidR="00CA19B9" w:rsidRPr="00103DCA" w:rsidRDefault="00CA19B9" w:rsidP="00CA19B9">
      <w:pPr>
        <w:rPr>
          <w:ins w:id="2234" w:author="רינת אביטל" w:date="2022-05-11T23:47:00Z"/>
          <w:rFonts w:ascii="Tahoma" w:hAnsi="Tahoma" w:cs="Tahoma"/>
          <w:sz w:val="20"/>
          <w:szCs w:val="20"/>
          <w:rtl/>
          <w:rPrChange w:id="2235" w:author="רינת אביטל" w:date="2022-05-12T09:18:00Z">
            <w:rPr>
              <w:ins w:id="2236" w:author="רינת אביטל" w:date="2022-05-11T23:47:00Z"/>
              <w:rtl/>
            </w:rPr>
          </w:rPrChange>
        </w:rPr>
      </w:pPr>
    </w:p>
    <w:p w14:paraId="48EDA9B0" w14:textId="77777777" w:rsidR="00CA19B9" w:rsidRPr="00103DCA" w:rsidRDefault="00CA19B9" w:rsidP="00CA19B9">
      <w:pPr>
        <w:rPr>
          <w:ins w:id="2237" w:author="רינת אביטל" w:date="2022-05-11T23:47:00Z"/>
          <w:rFonts w:ascii="Tahoma" w:hAnsi="Tahoma" w:cs="Tahoma"/>
          <w:rtl/>
          <w:rPrChange w:id="2238" w:author="רינת אביטל" w:date="2022-05-12T09:18:00Z">
            <w:rPr>
              <w:ins w:id="2239" w:author="רינת אביטל" w:date="2022-05-11T23:47:00Z"/>
              <w:rFonts w:ascii="Times New Roman" w:hAnsi="Times New Roman" w:cs="Times New Roman"/>
              <w:sz w:val="24"/>
              <w:szCs w:val="24"/>
              <w:rtl/>
            </w:rPr>
          </w:rPrChange>
        </w:rPr>
      </w:pPr>
      <w:ins w:id="2240" w:author="רינת אביטל" w:date="2022-05-11T23:47:00Z">
        <w:r w:rsidRPr="00103DCA">
          <w:rPr>
            <w:rFonts w:ascii="Tahoma" w:hAnsi="Tahoma" w:cs="Tahoma"/>
            <w:b/>
            <w:bCs/>
            <w:noProof/>
            <w:color w:val="ED7D31" w:themeColor="accent2"/>
            <w:sz w:val="20"/>
            <w:szCs w:val="20"/>
            <w:u w:val="single"/>
            <w:rtl/>
            <w:rPrChange w:id="2241" w:author="רינת אביטל" w:date="2022-05-12T09:18:00Z">
              <w:rPr>
                <w:rFonts w:ascii="Tahoma" w:hAnsi="Tahoma" w:cs="Tahoma"/>
                <w:b/>
                <w:bCs/>
                <w:noProof/>
                <w:color w:val="ED7D31" w:themeColor="accent2"/>
                <w:u w:val="single"/>
                <w:rtl/>
              </w:rPr>
            </w:rPrChange>
          </w:rPr>
          <w:drawing>
            <wp:anchor distT="0" distB="0" distL="114300" distR="114300" simplePos="0" relativeHeight="251678720" behindDoc="1" locked="0" layoutInCell="1" allowOverlap="1" wp14:anchorId="364ACEBB" wp14:editId="6EE9AEA7">
              <wp:simplePos x="0" y="0"/>
              <wp:positionH relativeFrom="column">
                <wp:posOffset>-276225</wp:posOffset>
              </wp:positionH>
              <wp:positionV relativeFrom="paragraph">
                <wp:posOffset>1253490</wp:posOffset>
              </wp:positionV>
              <wp:extent cx="5731510" cy="3364865"/>
              <wp:effectExtent l="0" t="0" r="2540" b="6985"/>
              <wp:wrapNone/>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364865"/>
                      </a:xfrm>
                      <a:prstGeom prst="rect">
                        <a:avLst/>
                      </a:prstGeom>
                    </pic:spPr>
                  </pic:pic>
                </a:graphicData>
              </a:graphic>
            </wp:anchor>
          </w:drawing>
        </w:r>
        <w:r w:rsidRPr="00103DCA">
          <w:rPr>
            <w:rFonts w:ascii="Tahoma" w:hAnsi="Tahoma" w:cs="Tahoma"/>
            <w:noProof/>
            <w:sz w:val="20"/>
            <w:szCs w:val="20"/>
            <w:rtl/>
            <w:rPrChange w:id="2242" w:author="רינת אביטל" w:date="2022-05-12T09:18:00Z">
              <w:rPr>
                <w:noProof/>
                <w:rtl/>
              </w:rPr>
            </w:rPrChange>
          </w:rPr>
          <w:drawing>
            <wp:anchor distT="0" distB="0" distL="114300" distR="114300" simplePos="0" relativeHeight="251677696" behindDoc="1" locked="0" layoutInCell="1" allowOverlap="1" wp14:anchorId="15DE2AE4" wp14:editId="072027CD">
              <wp:simplePos x="0" y="0"/>
              <wp:positionH relativeFrom="column">
                <wp:posOffset>-333375</wp:posOffset>
              </wp:positionH>
              <wp:positionV relativeFrom="paragraph">
                <wp:posOffset>46990</wp:posOffset>
              </wp:positionV>
              <wp:extent cx="5645785" cy="1057275"/>
              <wp:effectExtent l="0" t="0" r="0" b="9525"/>
              <wp:wrapTopAndBottom/>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4310"/>
                      <a:stretch/>
                    </pic:blipFill>
                    <pic:spPr bwMode="auto">
                      <a:xfrm>
                        <a:off x="0" y="0"/>
                        <a:ext cx="5645785" cy="1057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ins>
    </w:p>
    <w:p w14:paraId="6093A525" w14:textId="77777777" w:rsidR="00CA19B9" w:rsidRPr="00103DCA" w:rsidRDefault="00CA19B9" w:rsidP="00CA19B9">
      <w:pPr>
        <w:spacing w:after="240" w:line="360" w:lineRule="auto"/>
        <w:jc w:val="center"/>
        <w:rPr>
          <w:ins w:id="2243" w:author="רינת אביטל" w:date="2022-05-11T23:47:00Z"/>
          <w:rFonts w:ascii="Tahoma" w:hAnsi="Tahoma" w:cs="Tahoma"/>
          <w:b/>
          <w:bCs/>
          <w:color w:val="ED7D31" w:themeColor="accent2"/>
          <w:sz w:val="20"/>
          <w:szCs w:val="20"/>
          <w:u w:val="single"/>
          <w:rtl/>
          <w:rPrChange w:id="2244" w:author="רינת אביטל" w:date="2022-05-12T09:18:00Z">
            <w:rPr>
              <w:ins w:id="2245" w:author="רינת אביטל" w:date="2022-05-11T23:47:00Z"/>
              <w:rFonts w:ascii="Tahoma" w:hAnsi="Tahoma" w:cs="Tahoma"/>
              <w:b/>
              <w:bCs/>
              <w:color w:val="ED7D31" w:themeColor="accent2"/>
              <w:u w:val="single"/>
              <w:rtl/>
            </w:rPr>
          </w:rPrChange>
        </w:rPr>
      </w:pPr>
    </w:p>
    <w:p w14:paraId="1B335EFA" w14:textId="77777777" w:rsidR="00CA19B9" w:rsidRPr="00103DCA" w:rsidRDefault="00CA19B9" w:rsidP="00CA19B9">
      <w:pPr>
        <w:spacing w:after="240" w:line="360" w:lineRule="auto"/>
        <w:jc w:val="center"/>
        <w:rPr>
          <w:ins w:id="2246" w:author="רינת אביטל" w:date="2022-05-11T23:47:00Z"/>
          <w:rFonts w:ascii="Tahoma" w:hAnsi="Tahoma" w:cs="Tahoma"/>
          <w:b/>
          <w:bCs/>
          <w:color w:val="ED7D31" w:themeColor="accent2"/>
          <w:sz w:val="20"/>
          <w:szCs w:val="20"/>
          <w:u w:val="single"/>
          <w:rtl/>
          <w:rPrChange w:id="2247" w:author="רינת אביטל" w:date="2022-05-12T09:18:00Z">
            <w:rPr>
              <w:ins w:id="2248" w:author="רינת אביטל" w:date="2022-05-11T23:47:00Z"/>
              <w:rFonts w:ascii="Tahoma" w:hAnsi="Tahoma" w:cs="Tahoma"/>
              <w:b/>
              <w:bCs/>
              <w:color w:val="ED7D31" w:themeColor="accent2"/>
              <w:u w:val="single"/>
              <w:rtl/>
            </w:rPr>
          </w:rPrChange>
        </w:rPr>
      </w:pPr>
    </w:p>
    <w:p w14:paraId="1CCF4AD4" w14:textId="77777777" w:rsidR="00CA19B9" w:rsidRPr="00103DCA" w:rsidRDefault="00CA19B9" w:rsidP="00CA19B9">
      <w:pPr>
        <w:spacing w:after="240" w:line="360" w:lineRule="auto"/>
        <w:jc w:val="center"/>
        <w:rPr>
          <w:ins w:id="2249" w:author="רינת אביטל" w:date="2022-05-11T23:47:00Z"/>
          <w:rFonts w:ascii="Tahoma" w:hAnsi="Tahoma" w:cs="Tahoma"/>
          <w:b/>
          <w:bCs/>
          <w:color w:val="ED7D31" w:themeColor="accent2"/>
          <w:sz w:val="20"/>
          <w:szCs w:val="20"/>
          <w:u w:val="single"/>
          <w:rtl/>
          <w:rPrChange w:id="2250" w:author="רינת אביטל" w:date="2022-05-12T09:18:00Z">
            <w:rPr>
              <w:ins w:id="2251" w:author="רינת אביטל" w:date="2022-05-11T23:47:00Z"/>
              <w:rFonts w:ascii="Tahoma" w:hAnsi="Tahoma" w:cs="Tahoma"/>
              <w:b/>
              <w:bCs/>
              <w:color w:val="ED7D31" w:themeColor="accent2"/>
              <w:u w:val="single"/>
              <w:rtl/>
            </w:rPr>
          </w:rPrChange>
        </w:rPr>
      </w:pPr>
    </w:p>
    <w:p w14:paraId="57766EB9" w14:textId="77777777" w:rsidR="00CA19B9" w:rsidRPr="00103DCA" w:rsidRDefault="00CA19B9" w:rsidP="00CA19B9">
      <w:pPr>
        <w:spacing w:after="240" w:line="360" w:lineRule="auto"/>
        <w:jc w:val="center"/>
        <w:rPr>
          <w:ins w:id="2252" w:author="רינת אביטל" w:date="2022-05-11T23:47:00Z"/>
          <w:rFonts w:ascii="Tahoma" w:hAnsi="Tahoma" w:cs="Tahoma"/>
          <w:b/>
          <w:bCs/>
          <w:color w:val="ED7D31" w:themeColor="accent2"/>
          <w:sz w:val="20"/>
          <w:szCs w:val="20"/>
          <w:u w:val="single"/>
          <w:rtl/>
          <w:rPrChange w:id="2253" w:author="רינת אביטל" w:date="2022-05-12T09:18:00Z">
            <w:rPr>
              <w:ins w:id="2254" w:author="רינת אביטל" w:date="2022-05-11T23:47:00Z"/>
              <w:rFonts w:ascii="Tahoma" w:hAnsi="Tahoma" w:cs="Tahoma"/>
              <w:b/>
              <w:bCs/>
              <w:color w:val="ED7D31" w:themeColor="accent2"/>
              <w:u w:val="single"/>
              <w:rtl/>
            </w:rPr>
          </w:rPrChange>
        </w:rPr>
      </w:pPr>
    </w:p>
    <w:p w14:paraId="75828286" w14:textId="77777777" w:rsidR="00CA19B9" w:rsidRPr="00103DCA" w:rsidRDefault="00CA19B9" w:rsidP="00CA19B9">
      <w:pPr>
        <w:spacing w:after="240" w:line="360" w:lineRule="auto"/>
        <w:jc w:val="center"/>
        <w:rPr>
          <w:ins w:id="2255" w:author="רינת אביטל" w:date="2022-05-11T23:47:00Z"/>
          <w:rFonts w:ascii="Tahoma" w:hAnsi="Tahoma" w:cs="Tahoma"/>
          <w:b/>
          <w:bCs/>
          <w:color w:val="ED7D31" w:themeColor="accent2"/>
          <w:sz w:val="20"/>
          <w:szCs w:val="20"/>
          <w:u w:val="single"/>
          <w:rtl/>
          <w:rPrChange w:id="2256" w:author="רינת אביטל" w:date="2022-05-12T09:18:00Z">
            <w:rPr>
              <w:ins w:id="2257" w:author="רינת אביטל" w:date="2022-05-11T23:47:00Z"/>
              <w:rFonts w:ascii="Tahoma" w:hAnsi="Tahoma" w:cs="Tahoma"/>
              <w:b/>
              <w:bCs/>
              <w:color w:val="ED7D31" w:themeColor="accent2"/>
              <w:u w:val="single"/>
              <w:rtl/>
            </w:rPr>
          </w:rPrChange>
        </w:rPr>
      </w:pPr>
    </w:p>
    <w:p w14:paraId="2AD64E49" w14:textId="77777777" w:rsidR="00CA19B9" w:rsidRPr="00103DCA" w:rsidRDefault="00CA19B9" w:rsidP="00CA19B9">
      <w:pPr>
        <w:spacing w:after="240" w:line="360" w:lineRule="auto"/>
        <w:jc w:val="center"/>
        <w:rPr>
          <w:ins w:id="2258" w:author="רינת אביטל" w:date="2022-05-11T23:47:00Z"/>
          <w:rFonts w:ascii="Tahoma" w:hAnsi="Tahoma" w:cs="Tahoma"/>
          <w:b/>
          <w:bCs/>
          <w:color w:val="ED7D31" w:themeColor="accent2"/>
          <w:sz w:val="20"/>
          <w:szCs w:val="20"/>
          <w:u w:val="single"/>
          <w:rtl/>
          <w:rPrChange w:id="2259" w:author="רינת אביטל" w:date="2022-05-12T09:18:00Z">
            <w:rPr>
              <w:ins w:id="2260" w:author="רינת אביטל" w:date="2022-05-11T23:47:00Z"/>
              <w:rFonts w:ascii="Tahoma" w:hAnsi="Tahoma" w:cs="Tahoma"/>
              <w:b/>
              <w:bCs/>
              <w:color w:val="ED7D31" w:themeColor="accent2"/>
              <w:u w:val="single"/>
              <w:rtl/>
            </w:rPr>
          </w:rPrChange>
        </w:rPr>
      </w:pPr>
    </w:p>
    <w:p w14:paraId="7A8606E1" w14:textId="77777777" w:rsidR="00CA19B9" w:rsidRPr="00103DCA" w:rsidRDefault="00CA19B9" w:rsidP="00CA19B9">
      <w:pPr>
        <w:spacing w:after="240" w:line="360" w:lineRule="auto"/>
        <w:jc w:val="center"/>
        <w:rPr>
          <w:ins w:id="2261" w:author="רינת אביטל" w:date="2022-05-11T23:47:00Z"/>
          <w:rFonts w:ascii="Tahoma" w:hAnsi="Tahoma" w:cs="Tahoma"/>
          <w:b/>
          <w:bCs/>
          <w:color w:val="ED7D31" w:themeColor="accent2"/>
          <w:sz w:val="20"/>
          <w:szCs w:val="20"/>
          <w:u w:val="single"/>
          <w:rtl/>
          <w:rPrChange w:id="2262" w:author="רינת אביטל" w:date="2022-05-12T09:18:00Z">
            <w:rPr>
              <w:ins w:id="2263" w:author="רינת אביטל" w:date="2022-05-11T23:47:00Z"/>
              <w:rFonts w:ascii="Tahoma" w:hAnsi="Tahoma" w:cs="Tahoma"/>
              <w:b/>
              <w:bCs/>
              <w:color w:val="ED7D31" w:themeColor="accent2"/>
              <w:u w:val="single"/>
              <w:rtl/>
            </w:rPr>
          </w:rPrChange>
        </w:rPr>
      </w:pPr>
    </w:p>
    <w:p w14:paraId="02C2E712" w14:textId="77777777" w:rsidR="00CA19B9" w:rsidRPr="00103DCA" w:rsidRDefault="00CA19B9" w:rsidP="00CA19B9">
      <w:pPr>
        <w:spacing w:after="240" w:line="360" w:lineRule="auto"/>
        <w:jc w:val="right"/>
        <w:rPr>
          <w:ins w:id="2264" w:author="רינת אביטל" w:date="2022-05-11T23:47:00Z"/>
          <w:rFonts w:ascii="Tahoma" w:hAnsi="Tahoma" w:cs="Tahoma"/>
          <w:b/>
          <w:bCs/>
          <w:color w:val="ED7D31" w:themeColor="accent2"/>
          <w:sz w:val="20"/>
          <w:szCs w:val="20"/>
          <w:u w:val="single"/>
          <w:rtl/>
          <w:rPrChange w:id="2265" w:author="רינת אביטל" w:date="2022-05-12T09:18:00Z">
            <w:rPr>
              <w:ins w:id="2266" w:author="רינת אביטל" w:date="2022-05-11T23:47:00Z"/>
              <w:rFonts w:ascii="Tahoma" w:hAnsi="Tahoma" w:cs="Tahoma"/>
              <w:b/>
              <w:bCs/>
              <w:color w:val="ED7D31" w:themeColor="accent2"/>
              <w:u w:val="single"/>
              <w:rtl/>
            </w:rPr>
          </w:rPrChange>
        </w:rPr>
      </w:pPr>
    </w:p>
    <w:p w14:paraId="0A273E70" w14:textId="77777777" w:rsidR="00CA19B9" w:rsidRPr="00103DCA" w:rsidRDefault="00CA19B9" w:rsidP="00CA19B9">
      <w:pPr>
        <w:spacing w:after="240" w:line="360" w:lineRule="auto"/>
        <w:jc w:val="both"/>
        <w:rPr>
          <w:ins w:id="2267" w:author="רינת אביטל" w:date="2022-05-11T23:47:00Z"/>
          <w:rFonts w:ascii="Tahoma" w:hAnsi="Tahoma" w:cs="Tahoma"/>
          <w:b/>
          <w:bCs/>
          <w:color w:val="ED7D31" w:themeColor="accent2"/>
          <w:sz w:val="20"/>
          <w:szCs w:val="20"/>
          <w:u w:val="single"/>
          <w:rtl/>
          <w:rPrChange w:id="2268" w:author="רינת אביטל" w:date="2022-05-12T09:18:00Z">
            <w:rPr>
              <w:ins w:id="2269" w:author="רינת אביטל" w:date="2022-05-11T23:47:00Z"/>
              <w:rFonts w:ascii="Tahoma" w:hAnsi="Tahoma" w:cs="Tahoma"/>
              <w:b/>
              <w:bCs/>
              <w:color w:val="ED7D31" w:themeColor="accent2"/>
              <w:u w:val="single"/>
              <w:rtl/>
            </w:rPr>
          </w:rPrChange>
        </w:rPr>
      </w:pPr>
    </w:p>
    <w:p w14:paraId="1E92F834" w14:textId="77777777" w:rsidR="00CA19B9" w:rsidRPr="00103DCA" w:rsidRDefault="00CA19B9" w:rsidP="00CA19B9">
      <w:pPr>
        <w:spacing w:after="240" w:line="360" w:lineRule="auto"/>
        <w:jc w:val="both"/>
        <w:rPr>
          <w:ins w:id="2270" w:author="רינת אביטל" w:date="2022-05-11T23:47:00Z"/>
          <w:rFonts w:ascii="Tahoma" w:hAnsi="Tahoma" w:cs="Tahoma"/>
          <w:sz w:val="20"/>
          <w:szCs w:val="20"/>
          <w:rtl/>
          <w:rPrChange w:id="2271" w:author="רינת אביטל" w:date="2022-05-12T09:18:00Z">
            <w:rPr>
              <w:ins w:id="2272" w:author="רינת אביטל" w:date="2022-05-11T23:47:00Z"/>
              <w:rFonts w:ascii="Tahoma" w:hAnsi="Tahoma" w:cs="Tahoma"/>
              <w:rtl/>
            </w:rPr>
          </w:rPrChange>
        </w:rPr>
      </w:pPr>
      <w:ins w:id="2273" w:author="רינת אביטל" w:date="2022-05-11T23:47:00Z">
        <w:r w:rsidRPr="00103DCA">
          <w:rPr>
            <w:rFonts w:ascii="Tahoma" w:hAnsi="Tahoma" w:cs="Tahoma"/>
            <w:sz w:val="20"/>
            <w:szCs w:val="20"/>
            <w:rtl/>
            <w:rPrChange w:id="2274" w:author="רינת אביטל" w:date="2022-05-12T09:18:00Z">
              <w:rPr>
                <w:rFonts w:ascii="Tahoma" w:hAnsi="Tahoma" w:cs="Tahoma" w:hint="cs"/>
                <w:rtl/>
              </w:rPr>
            </w:rPrChange>
          </w:rPr>
          <w:t>ע"י שתי פונקציות אלו נפרק את המחרוזת הפשוטה של גרף הפונקציה ל אובייקט משוואה שבו מאוכסנים נתוני הפונקציה.</w:t>
        </w:r>
      </w:ins>
    </w:p>
    <w:p w14:paraId="07489F21" w14:textId="77777777" w:rsidR="00CA19B9" w:rsidRPr="00103DCA" w:rsidRDefault="00CA19B9" w:rsidP="00CA19B9">
      <w:pPr>
        <w:spacing w:line="360" w:lineRule="auto"/>
        <w:rPr>
          <w:ins w:id="2275" w:author="רינת אביטל" w:date="2022-05-11T23:47:00Z"/>
          <w:rFonts w:ascii="Tahoma" w:hAnsi="Tahoma" w:cs="Tahoma"/>
          <w:sz w:val="20"/>
          <w:szCs w:val="20"/>
          <w:rtl/>
          <w:rPrChange w:id="2276" w:author="רינת אביטל" w:date="2022-05-12T09:18:00Z">
            <w:rPr>
              <w:ins w:id="2277" w:author="רינת אביטל" w:date="2022-05-11T23:47:00Z"/>
              <w:rFonts w:ascii="Tahoma" w:hAnsi="Tahoma" w:cs="Tahoma"/>
              <w:rtl/>
            </w:rPr>
          </w:rPrChange>
        </w:rPr>
      </w:pPr>
      <w:ins w:id="2278" w:author="רינת אביטל" w:date="2022-05-11T23:47:00Z">
        <w:r w:rsidRPr="00103DCA">
          <w:rPr>
            <w:rFonts w:ascii="Tahoma" w:hAnsi="Tahoma" w:cs="Tahoma"/>
            <w:sz w:val="20"/>
            <w:szCs w:val="20"/>
            <w:rtl/>
            <w:rPrChange w:id="2279" w:author="רינת אביטל" w:date="2022-05-12T09:18:00Z">
              <w:rPr>
                <w:rFonts w:ascii="Tahoma" w:hAnsi="Tahoma" w:cs="Tahoma" w:hint="cs"/>
                <w:rtl/>
              </w:rPr>
            </w:rPrChange>
          </w:rPr>
          <w:t xml:space="preserve">הפונקציה </w:t>
        </w:r>
        <w:r w:rsidRPr="00103DCA">
          <w:rPr>
            <w:rFonts w:ascii="Tahoma" w:eastAsiaTheme="minorEastAsia" w:hAnsi="Tahoma" w:cs="Tahoma"/>
            <w:color w:val="000000"/>
            <w:sz w:val="18"/>
            <w:szCs w:val="18"/>
            <w:rPrChange w:id="2280" w:author="רינת אביטל" w:date="2022-05-12T09:18:00Z">
              <w:rPr>
                <w:rFonts w:ascii="Cascadia Mono" w:eastAsiaTheme="minorEastAsia" w:hAnsi="Cascadia Mono" w:cs="Cascadia Mono"/>
                <w:color w:val="000000"/>
                <w:sz w:val="19"/>
                <w:szCs w:val="19"/>
              </w:rPr>
            </w:rPrChange>
          </w:rPr>
          <w:t>getEquationFromStr</w:t>
        </w:r>
        <w:r w:rsidRPr="00103DCA">
          <w:rPr>
            <w:rFonts w:ascii="Tahoma" w:hAnsi="Tahoma" w:cs="Tahoma"/>
            <w:sz w:val="20"/>
            <w:szCs w:val="20"/>
            <w:rtl/>
            <w:rPrChange w:id="2281" w:author="רינת אביטל" w:date="2022-05-12T09:18:00Z">
              <w:rPr>
                <w:rFonts w:ascii="Tahoma" w:hAnsi="Tahoma" w:cs="Tahoma" w:hint="cs"/>
                <w:rtl/>
              </w:rPr>
            </w:rPrChange>
          </w:rPr>
          <w:t xml:space="preserve"> מקבלת מחרוזת משוואה ומסירה ממנה רווחים מיותרים ויוצרת ורווח לפני כל איבר חדש במשוואה שע"י כך נוכל לדעת איכן מתחיל איבר חדש ולפרק אותם למערך של איברים.</w:t>
        </w:r>
      </w:ins>
    </w:p>
    <w:p w14:paraId="080D5AB8" w14:textId="77777777" w:rsidR="00CA19B9" w:rsidRPr="00103DCA" w:rsidRDefault="00CA19B9" w:rsidP="00CA19B9">
      <w:pPr>
        <w:spacing w:line="360" w:lineRule="auto"/>
        <w:rPr>
          <w:ins w:id="2282" w:author="רינת אביטל" w:date="2022-05-11T23:47:00Z"/>
          <w:rFonts w:ascii="Tahoma" w:hAnsi="Tahoma" w:cs="Tahoma"/>
          <w:sz w:val="20"/>
          <w:szCs w:val="20"/>
          <w:rtl/>
          <w:rPrChange w:id="2283" w:author="רינת אביטל" w:date="2022-05-12T09:18:00Z">
            <w:rPr>
              <w:ins w:id="2284" w:author="רינת אביטל" w:date="2022-05-11T23:47:00Z"/>
              <w:rFonts w:ascii="Tahoma" w:hAnsi="Tahoma" w:cs="Tahoma"/>
              <w:rtl/>
            </w:rPr>
          </w:rPrChange>
        </w:rPr>
      </w:pPr>
      <w:ins w:id="2285" w:author="רינת אביטל" w:date="2022-05-11T23:47:00Z">
        <w:r w:rsidRPr="00103DCA">
          <w:rPr>
            <w:rFonts w:ascii="Tahoma" w:hAnsi="Tahoma" w:cs="Tahoma"/>
            <w:sz w:val="20"/>
            <w:szCs w:val="20"/>
            <w:rtl/>
            <w:rPrChange w:id="2286" w:author="רינת אביטל" w:date="2022-05-12T09:18:00Z">
              <w:rPr>
                <w:rFonts w:ascii="Tahoma" w:hAnsi="Tahoma" w:cs="Tahoma" w:hint="cs"/>
                <w:rtl/>
              </w:rPr>
            </w:rPrChange>
          </w:rPr>
          <w:t xml:space="preserve">הפונקציה עוברת על כל איבר ואיבר במערך האיברים ובודקת אותו באופן אישי. וכן יוצרת אובייקט משוואה ובתוכה מוכלת רשימת פרמטרים </w:t>
        </w:r>
        <w:r w:rsidRPr="00103DCA">
          <w:rPr>
            <w:rFonts w:ascii="Tahoma" w:hAnsi="Tahoma" w:cs="Tahoma"/>
            <w:sz w:val="20"/>
            <w:szCs w:val="20"/>
            <w:rtl/>
            <w:rPrChange w:id="2287" w:author="רינת אביטל" w:date="2022-05-12T09:18:00Z">
              <w:rPr>
                <w:rFonts w:ascii="Tahoma" w:hAnsi="Tahoma" w:cs="Tahoma"/>
                <w:rtl/>
              </w:rPr>
            </w:rPrChange>
          </w:rPr>
          <w:t>–</w:t>
        </w:r>
        <w:r w:rsidRPr="00103DCA">
          <w:rPr>
            <w:rFonts w:ascii="Tahoma" w:hAnsi="Tahoma" w:cs="Tahoma"/>
            <w:sz w:val="20"/>
            <w:szCs w:val="20"/>
            <w:rtl/>
            <w:rPrChange w:id="2288" w:author="רינת אביטל" w:date="2022-05-12T09:18:00Z">
              <w:rPr>
                <w:rFonts w:ascii="Tahoma" w:hAnsi="Tahoma" w:cs="Tahoma" w:hint="cs"/>
                <w:rtl/>
              </w:rPr>
            </w:rPrChange>
          </w:rPr>
          <w:t xml:space="preserve"> איברים שלתוכה נכניס לכל איבר חדש.</w:t>
        </w:r>
      </w:ins>
    </w:p>
    <w:p w14:paraId="035DF6A3" w14:textId="77777777" w:rsidR="00CA19B9" w:rsidRPr="00103DCA" w:rsidRDefault="00CA19B9" w:rsidP="00CA19B9">
      <w:pPr>
        <w:spacing w:line="360" w:lineRule="auto"/>
        <w:rPr>
          <w:ins w:id="2289" w:author="רינת אביטל" w:date="2022-05-11T23:47:00Z"/>
          <w:rFonts w:ascii="Tahoma" w:hAnsi="Tahoma" w:cs="Tahoma"/>
          <w:sz w:val="20"/>
          <w:szCs w:val="20"/>
          <w:rtl/>
          <w:rPrChange w:id="2290" w:author="רינת אביטל" w:date="2022-05-12T09:18:00Z">
            <w:rPr>
              <w:ins w:id="2291" w:author="רינת אביטל" w:date="2022-05-11T23:47:00Z"/>
              <w:rFonts w:ascii="Tahoma" w:hAnsi="Tahoma" w:cs="Tahoma"/>
              <w:rtl/>
            </w:rPr>
          </w:rPrChange>
        </w:rPr>
      </w:pPr>
      <w:ins w:id="2292" w:author="רינת אביטל" w:date="2022-05-11T23:47:00Z">
        <w:r w:rsidRPr="00103DCA">
          <w:rPr>
            <w:rFonts w:ascii="Tahoma" w:hAnsi="Tahoma" w:cs="Tahoma"/>
            <w:sz w:val="20"/>
            <w:szCs w:val="20"/>
            <w:rtl/>
            <w:rPrChange w:id="2293" w:author="רינת אביטל" w:date="2022-05-12T09:18:00Z">
              <w:rPr>
                <w:rFonts w:ascii="Tahoma" w:hAnsi="Tahoma" w:cs="Tahoma" w:hint="cs"/>
                <w:rtl/>
              </w:rPr>
            </w:rPrChange>
          </w:rPr>
          <w:t xml:space="preserve">עוברים על כל איבר מהתו האחרון שלו ובודקים אם התו הוא ' </w:t>
        </w:r>
        <w:r w:rsidRPr="00103DCA">
          <w:rPr>
            <w:rFonts w:ascii="Tahoma" w:hAnsi="Tahoma" w:cs="Tahoma"/>
            <w:sz w:val="20"/>
            <w:szCs w:val="20"/>
            <w:rPrChange w:id="2294" w:author="רינת אביטל" w:date="2022-05-12T09:18:00Z">
              <w:rPr>
                <w:rFonts w:ascii="Tahoma" w:hAnsi="Tahoma" w:cs="Tahoma" w:hint="cs"/>
              </w:rPr>
            </w:rPrChange>
          </w:rPr>
          <w:t>X</w:t>
        </w:r>
        <w:r w:rsidRPr="00103DCA">
          <w:rPr>
            <w:rFonts w:ascii="Tahoma" w:hAnsi="Tahoma" w:cs="Tahoma"/>
            <w:sz w:val="20"/>
            <w:szCs w:val="20"/>
            <w:rtl/>
            <w:rPrChange w:id="2295" w:author="רינת אביטל" w:date="2022-05-12T09:18:00Z">
              <w:rPr>
                <w:rFonts w:ascii="Tahoma" w:hAnsi="Tahoma" w:cs="Tahoma" w:hint="cs"/>
                <w:rtl/>
              </w:rPr>
            </w:rPrChange>
          </w:rPr>
          <w:t xml:space="preserve"> ', אם כן סימן שהמעלה שלו היא 1 ולכן נכניס 1 למעלת האיבר. אם לא נבדוק אם המעלה של האיבר גדולה מ </w:t>
        </w:r>
        <w:r w:rsidRPr="00103DCA">
          <w:rPr>
            <w:rFonts w:ascii="Tahoma" w:hAnsi="Tahoma" w:cs="Tahoma"/>
            <w:sz w:val="20"/>
            <w:szCs w:val="20"/>
            <w:rtl/>
            <w:rPrChange w:id="2296" w:author="רינת אביטל" w:date="2022-05-12T09:18:00Z">
              <w:rPr>
                <w:rFonts w:ascii="Tahoma" w:hAnsi="Tahoma" w:cs="Tahoma"/>
                <w:rtl/>
              </w:rPr>
            </w:rPrChange>
          </w:rPr>
          <w:t>–</w:t>
        </w:r>
        <w:r w:rsidRPr="00103DCA">
          <w:rPr>
            <w:rFonts w:ascii="Tahoma" w:hAnsi="Tahoma" w:cs="Tahoma"/>
            <w:sz w:val="20"/>
            <w:szCs w:val="20"/>
            <w:rtl/>
            <w:rPrChange w:id="2297" w:author="רינת אביטל" w:date="2022-05-12T09:18:00Z">
              <w:rPr>
                <w:rFonts w:ascii="Tahoma" w:hAnsi="Tahoma" w:cs="Tahoma" w:hint="cs"/>
                <w:rtl/>
              </w:rPr>
            </w:rPrChange>
          </w:rPr>
          <w:t xml:space="preserve"> 1 או שהיא 0 שאז זה אומר שהאיבר הוא מספר בודד.</w:t>
        </w:r>
      </w:ins>
    </w:p>
    <w:p w14:paraId="46CB865F" w14:textId="77777777" w:rsidR="00CA19B9" w:rsidRPr="00103DCA" w:rsidRDefault="00CA19B9" w:rsidP="00CA19B9">
      <w:pPr>
        <w:spacing w:line="360" w:lineRule="auto"/>
        <w:rPr>
          <w:ins w:id="2298" w:author="רינת אביטל" w:date="2022-05-11T23:47:00Z"/>
          <w:rFonts w:ascii="Tahoma" w:hAnsi="Tahoma" w:cs="Tahoma"/>
          <w:sz w:val="20"/>
          <w:szCs w:val="20"/>
          <w:rtl/>
          <w:rPrChange w:id="2299" w:author="רינת אביטל" w:date="2022-05-12T09:18:00Z">
            <w:rPr>
              <w:ins w:id="2300" w:author="רינת אביטל" w:date="2022-05-11T23:47:00Z"/>
              <w:rFonts w:ascii="Tahoma" w:hAnsi="Tahoma" w:cs="Tahoma"/>
              <w:rtl/>
            </w:rPr>
          </w:rPrChange>
        </w:rPr>
      </w:pPr>
      <w:ins w:id="2301" w:author="רינת אביטל" w:date="2022-05-11T23:47:00Z">
        <w:r w:rsidRPr="00103DCA">
          <w:rPr>
            <w:rFonts w:ascii="Tahoma" w:hAnsi="Tahoma" w:cs="Tahoma"/>
            <w:sz w:val="20"/>
            <w:szCs w:val="20"/>
            <w:rtl/>
            <w:rPrChange w:id="2302" w:author="רינת אביטל" w:date="2022-05-12T09:18:00Z">
              <w:rPr>
                <w:rFonts w:ascii="Tahoma" w:hAnsi="Tahoma" w:cs="Tahoma" w:hint="cs"/>
                <w:rtl/>
              </w:rPr>
            </w:rPrChange>
          </w:rPr>
          <w:t xml:space="preserve">אם המקום השני מהסוף הוא גג (סימן מעלה </w:t>
        </w:r>
        <w:r w:rsidRPr="00103DCA">
          <w:rPr>
            <w:rFonts w:ascii="Tahoma" w:hAnsi="Tahoma" w:cs="Tahoma"/>
            <w:sz w:val="20"/>
            <w:szCs w:val="20"/>
            <w:rtl/>
            <w:rPrChange w:id="2303" w:author="רינת אביטל" w:date="2022-05-12T09:18:00Z">
              <w:rPr>
                <w:rFonts w:ascii="Tahoma" w:hAnsi="Tahoma" w:cs="Tahoma"/>
                <w:rtl/>
              </w:rPr>
            </w:rPrChange>
          </w:rPr>
          <w:t>–</w:t>
        </w:r>
        <w:r w:rsidRPr="00103DCA">
          <w:rPr>
            <w:rFonts w:ascii="Tahoma" w:hAnsi="Tahoma" w:cs="Tahoma"/>
            <w:sz w:val="20"/>
            <w:szCs w:val="20"/>
            <w:rtl/>
            <w:rPrChange w:id="2304" w:author="רינת אביטל" w:date="2022-05-12T09:18:00Z">
              <w:rPr>
                <w:rFonts w:ascii="Tahoma" w:hAnsi="Tahoma" w:cs="Tahoma" w:hint="cs"/>
                <w:rtl/>
              </w:rPr>
            </w:rPrChange>
          </w:rPr>
          <w:t xml:space="preserve"> דרגה) אזי נדע שהאיבר האחרון באיבר הוא המעלה של האיבר. אחרת אם לא קיים גג סימן שאין מעלה באיבר והוא רק מספר בודד. </w:t>
        </w:r>
      </w:ins>
    </w:p>
    <w:p w14:paraId="08EEC0B8" w14:textId="77777777" w:rsidR="00CA19B9" w:rsidRPr="00103DCA" w:rsidRDefault="00CA19B9" w:rsidP="00CA19B9">
      <w:pPr>
        <w:spacing w:line="360" w:lineRule="auto"/>
        <w:rPr>
          <w:ins w:id="2305" w:author="רינת אביטל" w:date="2022-05-11T23:47:00Z"/>
          <w:rFonts w:ascii="Tahoma" w:hAnsi="Tahoma" w:cs="Tahoma"/>
          <w:sz w:val="20"/>
          <w:szCs w:val="20"/>
          <w:rtl/>
          <w:rPrChange w:id="2306" w:author="רינת אביטל" w:date="2022-05-12T09:18:00Z">
            <w:rPr>
              <w:ins w:id="2307" w:author="רינת אביטל" w:date="2022-05-11T23:47:00Z"/>
              <w:rFonts w:ascii="Tahoma" w:hAnsi="Tahoma" w:cs="Tahoma"/>
              <w:rtl/>
            </w:rPr>
          </w:rPrChange>
        </w:rPr>
      </w:pPr>
      <w:ins w:id="2308" w:author="רינת אביטל" w:date="2022-05-11T23:47:00Z">
        <w:r w:rsidRPr="00103DCA">
          <w:rPr>
            <w:rFonts w:ascii="Tahoma" w:hAnsi="Tahoma" w:cs="Tahoma"/>
            <w:sz w:val="20"/>
            <w:szCs w:val="20"/>
            <w:rtl/>
            <w:rPrChange w:id="2309" w:author="רינת אביטל" w:date="2022-05-12T09:18:00Z">
              <w:rPr>
                <w:rFonts w:ascii="Tahoma" w:hAnsi="Tahoma" w:cs="Tahoma" w:hint="cs"/>
                <w:rtl/>
              </w:rPr>
            </w:rPrChange>
          </w:rPr>
          <w:lastRenderedPageBreak/>
          <w:t xml:space="preserve">אחרי שחישבנו את מעלת האיבר נעבור לחשב את האופרטור ואת הערך של האיבר ע"י הפונקציה </w:t>
        </w:r>
        <w:r w:rsidRPr="00103DCA">
          <w:rPr>
            <w:rFonts w:ascii="Tahoma" w:eastAsiaTheme="minorEastAsia" w:hAnsi="Tahoma" w:cs="Tahoma"/>
            <w:color w:val="000000"/>
            <w:sz w:val="18"/>
            <w:szCs w:val="18"/>
            <w:rPrChange w:id="2310" w:author="רינת אביטל" w:date="2022-05-12T09:18:00Z">
              <w:rPr>
                <w:rFonts w:ascii="Cascadia Mono" w:eastAsiaTheme="minorEastAsia" w:hAnsi="Cascadia Mono" w:cs="Cascadia Mono"/>
                <w:color w:val="000000"/>
                <w:sz w:val="19"/>
                <w:szCs w:val="19"/>
              </w:rPr>
            </w:rPrChange>
          </w:rPr>
          <w:t>calcOperator</w:t>
        </w:r>
        <w:r w:rsidRPr="00103DCA">
          <w:rPr>
            <w:rFonts w:ascii="Tahoma" w:hAnsi="Tahoma" w:cs="Tahoma"/>
            <w:sz w:val="20"/>
            <w:szCs w:val="20"/>
            <w:rtl/>
            <w:rPrChange w:id="2311" w:author="רינת אביטל" w:date="2022-05-12T09:18:00Z">
              <w:rPr>
                <w:rFonts w:ascii="Tahoma" w:hAnsi="Tahoma" w:cs="Tahoma" w:hint="cs"/>
                <w:rtl/>
              </w:rPr>
            </w:rPrChange>
          </w:rPr>
          <w:t>. הפונקציה מקבלת את מחרוזת של האיבר ואת אובייקט האופרטור ומכניסה לאובייקט האיבר את האופרטור (+/-) בהתאמה.</w:t>
        </w:r>
      </w:ins>
    </w:p>
    <w:p w14:paraId="4A6418AD" w14:textId="77777777" w:rsidR="00CA19B9" w:rsidRPr="00103DCA" w:rsidRDefault="00CA19B9" w:rsidP="00CA19B9">
      <w:pPr>
        <w:spacing w:line="360" w:lineRule="auto"/>
        <w:rPr>
          <w:ins w:id="2312" w:author="רינת אביטל" w:date="2022-05-11T23:47:00Z"/>
          <w:rFonts w:ascii="Tahoma" w:hAnsi="Tahoma" w:cs="Tahoma"/>
          <w:sz w:val="20"/>
          <w:szCs w:val="20"/>
          <w:rtl/>
          <w:rPrChange w:id="2313" w:author="רינת אביטל" w:date="2022-05-12T09:18:00Z">
            <w:rPr>
              <w:ins w:id="2314" w:author="רינת אביטל" w:date="2022-05-11T23:47:00Z"/>
              <w:rFonts w:ascii="Tahoma" w:hAnsi="Tahoma" w:cs="Tahoma"/>
              <w:rtl/>
            </w:rPr>
          </w:rPrChange>
        </w:rPr>
      </w:pPr>
      <w:ins w:id="2315" w:author="רינת אביטל" w:date="2022-05-11T23:47:00Z">
        <w:r w:rsidRPr="00103DCA">
          <w:rPr>
            <w:rFonts w:ascii="Tahoma" w:hAnsi="Tahoma" w:cs="Tahoma"/>
            <w:sz w:val="20"/>
            <w:szCs w:val="20"/>
            <w:rtl/>
            <w:rPrChange w:id="2316" w:author="רינת אביטל" w:date="2022-05-12T09:18:00Z">
              <w:rPr>
                <w:rFonts w:ascii="Tahoma" w:hAnsi="Tahoma" w:cs="Tahoma" w:hint="cs"/>
                <w:rtl/>
              </w:rPr>
            </w:rPrChange>
          </w:rPr>
          <w:t xml:space="preserve">אם מחרוזת האיבר במקום הראשון הוא ' </w:t>
        </w:r>
        <w:r w:rsidRPr="00103DCA">
          <w:rPr>
            <w:rFonts w:ascii="Tahoma" w:hAnsi="Tahoma" w:cs="Tahoma"/>
            <w:sz w:val="20"/>
            <w:szCs w:val="20"/>
            <w:rPrChange w:id="2317" w:author="רינת אביטל" w:date="2022-05-12T09:18:00Z">
              <w:rPr>
                <w:rFonts w:ascii="Tahoma" w:hAnsi="Tahoma" w:cs="Tahoma" w:hint="cs"/>
              </w:rPr>
            </w:rPrChange>
          </w:rPr>
          <w:t>X</w:t>
        </w:r>
        <w:r w:rsidRPr="00103DCA">
          <w:rPr>
            <w:rFonts w:ascii="Tahoma" w:hAnsi="Tahoma" w:cs="Tahoma"/>
            <w:sz w:val="20"/>
            <w:szCs w:val="20"/>
            <w:rtl/>
            <w:rPrChange w:id="2318" w:author="רינת אביטל" w:date="2022-05-12T09:18:00Z">
              <w:rPr>
                <w:rFonts w:ascii="Tahoma" w:hAnsi="Tahoma" w:cs="Tahoma" w:hint="cs"/>
                <w:rtl/>
              </w:rPr>
            </w:rPrChange>
          </w:rPr>
          <w:t xml:space="preserve"> ' אזי ערך האיבר הוא </w:t>
        </w:r>
        <w:r w:rsidRPr="00103DCA">
          <w:rPr>
            <w:rFonts w:ascii="Tahoma" w:hAnsi="Tahoma" w:cs="Tahoma"/>
            <w:sz w:val="20"/>
            <w:szCs w:val="20"/>
            <w:rtl/>
            <w:rPrChange w:id="2319" w:author="רינת אביטל" w:date="2022-05-12T09:18:00Z">
              <w:rPr>
                <w:rFonts w:ascii="Tahoma" w:hAnsi="Tahoma" w:cs="Tahoma"/>
                <w:rtl/>
              </w:rPr>
            </w:rPrChange>
          </w:rPr>
          <w:t>–</w:t>
        </w:r>
        <w:r w:rsidRPr="00103DCA">
          <w:rPr>
            <w:rFonts w:ascii="Tahoma" w:hAnsi="Tahoma" w:cs="Tahoma"/>
            <w:sz w:val="20"/>
            <w:szCs w:val="20"/>
            <w:rtl/>
            <w:rPrChange w:id="2320" w:author="רינת אביטל" w:date="2022-05-12T09:18:00Z">
              <w:rPr>
                <w:rFonts w:ascii="Tahoma" w:hAnsi="Tahoma" w:cs="Tahoma" w:hint="cs"/>
                <w:rtl/>
              </w:rPr>
            </w:rPrChange>
          </w:rPr>
          <w:t xml:space="preserve"> 1 אחרת נוריד מהמחרוזת ע"י </w:t>
        </w:r>
        <w:r w:rsidRPr="00103DCA">
          <w:rPr>
            <w:rFonts w:ascii="Tahoma" w:hAnsi="Tahoma" w:cs="Tahoma"/>
            <w:sz w:val="20"/>
            <w:szCs w:val="20"/>
            <w:rPrChange w:id="2321" w:author="רינת אביטל" w:date="2022-05-12T09:18:00Z">
              <w:rPr>
                <w:rFonts w:ascii="Tahoma" w:hAnsi="Tahoma" w:cs="Tahoma"/>
              </w:rPr>
            </w:rPrChange>
          </w:rPr>
          <w:t xml:space="preserve">split </w:t>
        </w:r>
        <w:r w:rsidRPr="00103DCA">
          <w:rPr>
            <w:rFonts w:ascii="Tahoma" w:hAnsi="Tahoma" w:cs="Tahoma"/>
            <w:sz w:val="20"/>
            <w:szCs w:val="20"/>
            <w:rtl/>
            <w:rPrChange w:id="2322" w:author="רינת אביטל" w:date="2022-05-12T09:18:00Z">
              <w:rPr>
                <w:rFonts w:ascii="Tahoma" w:hAnsi="Tahoma" w:cs="Tahoma" w:hint="cs"/>
                <w:rtl/>
              </w:rPr>
            </w:rPrChange>
          </w:rPr>
          <w:t xml:space="preserve"> את כל התווי</w:t>
        </w:r>
        <w:r w:rsidRPr="00103DCA">
          <w:rPr>
            <w:rFonts w:ascii="Tahoma" w:hAnsi="Tahoma" w:cs="Tahoma"/>
            <w:sz w:val="20"/>
            <w:szCs w:val="20"/>
            <w:rtl/>
            <w:rPrChange w:id="2323" w:author="רינת אביטל" w:date="2022-05-12T09:18:00Z">
              <w:rPr>
                <w:rFonts w:ascii="Tahoma" w:hAnsi="Tahoma" w:cs="Tahoma" w:hint="eastAsia"/>
                <w:rtl/>
              </w:rPr>
            </w:rPrChange>
          </w:rPr>
          <w:t>ם</w:t>
        </w:r>
        <w:r w:rsidRPr="00103DCA">
          <w:rPr>
            <w:rFonts w:ascii="Tahoma" w:hAnsi="Tahoma" w:cs="Tahoma"/>
            <w:sz w:val="20"/>
            <w:szCs w:val="20"/>
            <w:rtl/>
            <w:rPrChange w:id="2324" w:author="רינת אביטל" w:date="2022-05-12T09:18:00Z">
              <w:rPr>
                <w:rFonts w:ascii="Tahoma" w:hAnsi="Tahoma" w:cs="Tahoma" w:hint="cs"/>
                <w:rtl/>
              </w:rPr>
            </w:rPrChange>
          </w:rPr>
          <w:t xml:space="preserve"> חוץ מתו מספרי ואז ממינים ולוקחים את המקום הראשון שהוא ערך האיבר. וכאן סיימנו להכניס לאובייקט האיבר את כל נתוני האיבר. וחוזרים בחזרה לפונקציה </w:t>
        </w:r>
        <w:r w:rsidRPr="00103DCA">
          <w:rPr>
            <w:rFonts w:ascii="Tahoma" w:eastAsiaTheme="minorEastAsia" w:hAnsi="Tahoma" w:cs="Tahoma"/>
            <w:color w:val="000000"/>
            <w:sz w:val="18"/>
            <w:szCs w:val="18"/>
            <w:rPrChange w:id="2325" w:author="רינת אביטל" w:date="2022-05-12T09:18:00Z">
              <w:rPr>
                <w:rFonts w:ascii="Cascadia Mono" w:eastAsiaTheme="minorEastAsia" w:hAnsi="Cascadia Mono" w:cs="Cascadia Mono"/>
                <w:color w:val="000000"/>
                <w:sz w:val="19"/>
                <w:szCs w:val="19"/>
              </w:rPr>
            </w:rPrChange>
          </w:rPr>
          <w:t>getEquationFromStr</w:t>
        </w:r>
        <w:r w:rsidRPr="00103DCA">
          <w:rPr>
            <w:rFonts w:ascii="Tahoma" w:hAnsi="Tahoma" w:cs="Tahoma"/>
            <w:sz w:val="20"/>
            <w:szCs w:val="20"/>
            <w:rtl/>
            <w:rPrChange w:id="2326" w:author="רינת אביטל" w:date="2022-05-12T09:18:00Z">
              <w:rPr>
                <w:rFonts w:ascii="Tahoma" w:hAnsi="Tahoma" w:cs="Tahoma" w:hint="cs"/>
                <w:rtl/>
              </w:rPr>
            </w:rPrChange>
          </w:rPr>
          <w:t xml:space="preserve"> ששם מכניסים את אובייקט האיבר לתוך רשימת הפרמטרים של המשוואה. וכך עוברים על כל אברי המשוואה.</w:t>
        </w:r>
      </w:ins>
    </w:p>
    <w:p w14:paraId="7D1389C6" w14:textId="77777777" w:rsidR="00CA19B9" w:rsidRPr="00103DCA" w:rsidRDefault="00CA19B9" w:rsidP="00CA19B9">
      <w:pPr>
        <w:spacing w:line="360" w:lineRule="auto"/>
        <w:rPr>
          <w:ins w:id="2327" w:author="רינת אביטל" w:date="2022-05-11T23:47:00Z"/>
          <w:rFonts w:ascii="Tahoma" w:hAnsi="Tahoma" w:cs="Tahoma"/>
          <w:sz w:val="20"/>
          <w:szCs w:val="20"/>
          <w:rtl/>
          <w:rPrChange w:id="2328" w:author="רינת אביטל" w:date="2022-05-12T09:18:00Z">
            <w:rPr>
              <w:ins w:id="2329" w:author="רינת אביטל" w:date="2022-05-11T23:47:00Z"/>
              <w:rFonts w:ascii="Tahoma" w:hAnsi="Tahoma" w:cs="Tahoma"/>
              <w:rtl/>
            </w:rPr>
          </w:rPrChange>
        </w:rPr>
      </w:pPr>
      <w:ins w:id="2330" w:author="רינת אביטל" w:date="2022-05-11T23:47:00Z">
        <w:r w:rsidRPr="00103DCA">
          <w:rPr>
            <w:rFonts w:ascii="Tahoma" w:hAnsi="Tahoma" w:cs="Tahoma"/>
            <w:sz w:val="20"/>
            <w:szCs w:val="20"/>
            <w:rtl/>
            <w:rPrChange w:id="2331" w:author="רינת אביטל" w:date="2022-05-12T09:18:00Z">
              <w:rPr>
                <w:rFonts w:ascii="Tahoma" w:hAnsi="Tahoma" w:cs="Tahoma" w:hint="cs"/>
                <w:rtl/>
              </w:rPr>
            </w:rPrChange>
          </w:rPr>
          <w:t>לבסוף כאשר רשימת הפרמטרים מלאה, ברצוני לבדוק את המעלה בגבוה ביותר ואת כמות האיברים משוואה. לכן נמיין את רשימת הפרמטרים ע"פ המעלה של האיברים מהגבוה לנמוך, וניקח את המעלה של האיבר הראשון אחרי המיון. וכן נכניס את כמות האיברים.</w:t>
        </w:r>
      </w:ins>
    </w:p>
    <w:p w14:paraId="71996477" w14:textId="77777777" w:rsidR="00CA19B9" w:rsidRPr="00103DCA" w:rsidRDefault="00CA19B9" w:rsidP="00CA19B9">
      <w:pPr>
        <w:spacing w:line="360" w:lineRule="auto"/>
        <w:rPr>
          <w:ins w:id="2332" w:author="רינת אביטל" w:date="2022-05-11T23:47:00Z"/>
          <w:rFonts w:ascii="Tahoma" w:hAnsi="Tahoma" w:cs="Tahoma"/>
          <w:sz w:val="20"/>
          <w:szCs w:val="20"/>
          <w:rtl/>
          <w:rPrChange w:id="2333" w:author="רינת אביטל" w:date="2022-05-12T09:18:00Z">
            <w:rPr>
              <w:ins w:id="2334" w:author="רינת אביטל" w:date="2022-05-11T23:47:00Z"/>
              <w:rFonts w:ascii="Tahoma" w:hAnsi="Tahoma" w:cs="Tahoma"/>
              <w:rtl/>
            </w:rPr>
          </w:rPrChange>
        </w:rPr>
      </w:pPr>
      <w:ins w:id="2335" w:author="רינת אביטל" w:date="2022-05-11T23:47:00Z">
        <w:r w:rsidRPr="00103DCA">
          <w:rPr>
            <w:rFonts w:ascii="Tahoma" w:hAnsi="Tahoma" w:cs="Tahoma"/>
            <w:sz w:val="20"/>
            <w:szCs w:val="20"/>
            <w:rtl/>
            <w:rPrChange w:id="2336" w:author="רינת אביטל" w:date="2022-05-12T09:18:00Z">
              <w:rPr>
                <w:rFonts w:ascii="Tahoma" w:hAnsi="Tahoma" w:cs="Tahoma" w:hint="cs"/>
                <w:rtl/>
              </w:rPr>
            </w:rPrChange>
          </w:rPr>
          <w:t xml:space="preserve">וכך יצרנו אובייקט משוואה המכיל מידע על המשוואה: מעלה הגבוה ביותר, כמות האיברים ורשימת פרמטרים </w:t>
        </w:r>
        <w:r w:rsidRPr="00103DCA">
          <w:rPr>
            <w:rFonts w:ascii="Tahoma" w:hAnsi="Tahoma" w:cs="Tahoma"/>
            <w:sz w:val="20"/>
            <w:szCs w:val="20"/>
            <w:rtl/>
            <w:rPrChange w:id="2337" w:author="רינת אביטל" w:date="2022-05-12T09:18:00Z">
              <w:rPr>
                <w:rFonts w:ascii="Tahoma" w:hAnsi="Tahoma" w:cs="Tahoma"/>
                <w:rtl/>
              </w:rPr>
            </w:rPrChange>
          </w:rPr>
          <w:t>–</w:t>
        </w:r>
        <w:r w:rsidRPr="00103DCA">
          <w:rPr>
            <w:rFonts w:ascii="Tahoma" w:hAnsi="Tahoma" w:cs="Tahoma"/>
            <w:sz w:val="20"/>
            <w:szCs w:val="20"/>
            <w:rtl/>
            <w:rPrChange w:id="2338" w:author="רינת אביטל" w:date="2022-05-12T09:18:00Z">
              <w:rPr>
                <w:rFonts w:ascii="Tahoma" w:hAnsi="Tahoma" w:cs="Tahoma" w:hint="cs"/>
                <w:rtl/>
              </w:rPr>
            </w:rPrChange>
          </w:rPr>
          <w:t xml:space="preserve"> איברים.</w:t>
        </w:r>
      </w:ins>
    </w:p>
    <w:p w14:paraId="74781CD6" w14:textId="3EF7261E" w:rsidR="000971D3" w:rsidRPr="00103DCA" w:rsidRDefault="000971D3" w:rsidP="000971D3">
      <w:pPr>
        <w:rPr>
          <w:rFonts w:ascii="Tahoma" w:hAnsi="Tahoma" w:cs="Tahoma"/>
          <w:sz w:val="20"/>
          <w:szCs w:val="20"/>
          <w:highlight w:val="yellow"/>
          <w:rtl/>
          <w:rPrChange w:id="2339" w:author="רינת אביטל" w:date="2022-05-12T09:18:00Z">
            <w:rPr>
              <w:highlight w:val="yellow"/>
              <w:rtl/>
            </w:rPr>
          </w:rPrChange>
        </w:rPr>
      </w:pPr>
    </w:p>
    <w:p w14:paraId="2A7E27CA" w14:textId="44C93085" w:rsidR="000971D3" w:rsidRPr="00103DCA" w:rsidRDefault="000971D3" w:rsidP="000971D3">
      <w:pPr>
        <w:rPr>
          <w:rFonts w:ascii="Tahoma" w:hAnsi="Tahoma" w:cs="Tahoma"/>
          <w:sz w:val="20"/>
          <w:szCs w:val="20"/>
          <w:highlight w:val="yellow"/>
          <w:rtl/>
          <w:rPrChange w:id="2340" w:author="רינת אביטל" w:date="2022-05-12T09:18:00Z">
            <w:rPr>
              <w:highlight w:val="yellow"/>
              <w:rtl/>
            </w:rPr>
          </w:rPrChange>
        </w:rPr>
      </w:pPr>
    </w:p>
    <w:p w14:paraId="75574ABC" w14:textId="30DB0822" w:rsidR="000971D3" w:rsidRPr="00103DCA" w:rsidRDefault="000971D3" w:rsidP="000971D3">
      <w:pPr>
        <w:rPr>
          <w:rFonts w:ascii="Tahoma" w:hAnsi="Tahoma" w:cs="Tahoma"/>
          <w:sz w:val="20"/>
          <w:szCs w:val="20"/>
          <w:highlight w:val="yellow"/>
          <w:rtl/>
          <w:rPrChange w:id="2341" w:author="רינת אביטל" w:date="2022-05-12T09:18:00Z">
            <w:rPr>
              <w:highlight w:val="yellow"/>
              <w:rtl/>
            </w:rPr>
          </w:rPrChange>
        </w:rPr>
      </w:pPr>
    </w:p>
    <w:p w14:paraId="5DD3C150" w14:textId="1FAC0669" w:rsidR="000971D3" w:rsidRPr="00103DCA" w:rsidRDefault="000971D3" w:rsidP="000971D3">
      <w:pPr>
        <w:rPr>
          <w:rFonts w:ascii="Tahoma" w:hAnsi="Tahoma" w:cs="Tahoma"/>
          <w:sz w:val="20"/>
          <w:szCs w:val="20"/>
          <w:highlight w:val="yellow"/>
          <w:rtl/>
          <w:rPrChange w:id="2342" w:author="רינת אביטל" w:date="2022-05-12T09:18:00Z">
            <w:rPr>
              <w:highlight w:val="yellow"/>
              <w:rtl/>
            </w:rPr>
          </w:rPrChange>
        </w:rPr>
      </w:pPr>
    </w:p>
    <w:p w14:paraId="257EB6A6" w14:textId="0931C33E" w:rsidR="000971D3" w:rsidRPr="00103DCA" w:rsidRDefault="000971D3" w:rsidP="000971D3">
      <w:pPr>
        <w:rPr>
          <w:rFonts w:ascii="Tahoma" w:hAnsi="Tahoma" w:cs="Tahoma"/>
          <w:sz w:val="20"/>
          <w:szCs w:val="20"/>
          <w:highlight w:val="yellow"/>
          <w:rtl/>
          <w:rPrChange w:id="2343" w:author="רינת אביטל" w:date="2022-05-12T09:18:00Z">
            <w:rPr>
              <w:highlight w:val="yellow"/>
              <w:rtl/>
            </w:rPr>
          </w:rPrChange>
        </w:rPr>
      </w:pPr>
    </w:p>
    <w:p w14:paraId="551BD932" w14:textId="28682B6E" w:rsidR="000971D3" w:rsidRPr="00103DCA" w:rsidRDefault="000971D3" w:rsidP="000971D3">
      <w:pPr>
        <w:rPr>
          <w:rFonts w:ascii="Tahoma" w:hAnsi="Tahoma" w:cs="Tahoma"/>
          <w:sz w:val="20"/>
          <w:szCs w:val="20"/>
          <w:highlight w:val="yellow"/>
          <w:rtl/>
          <w:rPrChange w:id="2344" w:author="רינת אביטל" w:date="2022-05-12T09:18:00Z">
            <w:rPr>
              <w:highlight w:val="yellow"/>
              <w:rtl/>
            </w:rPr>
          </w:rPrChange>
        </w:rPr>
      </w:pPr>
    </w:p>
    <w:p w14:paraId="3F56F3C0" w14:textId="05D1EFF5" w:rsidR="000971D3" w:rsidRPr="00103DCA" w:rsidRDefault="000971D3" w:rsidP="000971D3">
      <w:pPr>
        <w:rPr>
          <w:rFonts w:ascii="Tahoma" w:hAnsi="Tahoma" w:cs="Tahoma"/>
          <w:sz w:val="20"/>
          <w:szCs w:val="20"/>
          <w:highlight w:val="yellow"/>
          <w:rtl/>
          <w:rPrChange w:id="2345" w:author="רינת אביטל" w:date="2022-05-12T09:18:00Z">
            <w:rPr>
              <w:highlight w:val="yellow"/>
              <w:rtl/>
            </w:rPr>
          </w:rPrChange>
        </w:rPr>
      </w:pPr>
    </w:p>
    <w:p w14:paraId="61EF505C" w14:textId="34EAC8C4" w:rsidR="000971D3" w:rsidRPr="00103DCA" w:rsidRDefault="000971D3" w:rsidP="000971D3">
      <w:pPr>
        <w:rPr>
          <w:rFonts w:ascii="Tahoma" w:hAnsi="Tahoma" w:cs="Tahoma"/>
          <w:sz w:val="20"/>
          <w:szCs w:val="20"/>
          <w:highlight w:val="yellow"/>
          <w:rtl/>
          <w:rPrChange w:id="2346" w:author="רינת אביטל" w:date="2022-05-12T09:18:00Z">
            <w:rPr>
              <w:highlight w:val="yellow"/>
              <w:rtl/>
            </w:rPr>
          </w:rPrChange>
        </w:rPr>
      </w:pPr>
    </w:p>
    <w:p w14:paraId="2E24DDE6" w14:textId="57617A19" w:rsidR="000971D3" w:rsidRPr="00103DCA" w:rsidRDefault="000971D3" w:rsidP="000971D3">
      <w:pPr>
        <w:rPr>
          <w:rFonts w:ascii="Tahoma" w:hAnsi="Tahoma" w:cs="Tahoma"/>
          <w:sz w:val="20"/>
          <w:szCs w:val="20"/>
          <w:highlight w:val="yellow"/>
          <w:rtl/>
          <w:rPrChange w:id="2347" w:author="רינת אביטל" w:date="2022-05-12T09:18:00Z">
            <w:rPr>
              <w:highlight w:val="yellow"/>
              <w:rtl/>
            </w:rPr>
          </w:rPrChange>
        </w:rPr>
      </w:pPr>
    </w:p>
    <w:p w14:paraId="5195FE1A" w14:textId="0242104E" w:rsidR="000971D3" w:rsidRPr="00103DCA" w:rsidRDefault="000971D3" w:rsidP="000971D3">
      <w:pPr>
        <w:rPr>
          <w:rFonts w:ascii="Tahoma" w:hAnsi="Tahoma" w:cs="Tahoma"/>
          <w:sz w:val="20"/>
          <w:szCs w:val="20"/>
          <w:highlight w:val="yellow"/>
          <w:rtl/>
          <w:rPrChange w:id="2348" w:author="רינת אביטל" w:date="2022-05-12T09:18:00Z">
            <w:rPr>
              <w:highlight w:val="yellow"/>
              <w:rtl/>
            </w:rPr>
          </w:rPrChange>
        </w:rPr>
      </w:pPr>
    </w:p>
    <w:p w14:paraId="3B78202E" w14:textId="0A776620" w:rsidR="000971D3" w:rsidRPr="00103DCA" w:rsidRDefault="000971D3" w:rsidP="000971D3">
      <w:pPr>
        <w:rPr>
          <w:rFonts w:ascii="Tahoma" w:hAnsi="Tahoma" w:cs="Tahoma"/>
          <w:sz w:val="20"/>
          <w:szCs w:val="20"/>
          <w:highlight w:val="yellow"/>
          <w:rtl/>
          <w:rPrChange w:id="2349" w:author="רינת אביטל" w:date="2022-05-12T09:18:00Z">
            <w:rPr>
              <w:highlight w:val="yellow"/>
              <w:rtl/>
            </w:rPr>
          </w:rPrChange>
        </w:rPr>
      </w:pPr>
    </w:p>
    <w:p w14:paraId="219582D6" w14:textId="53D5BC43" w:rsidR="000971D3" w:rsidRDefault="000971D3" w:rsidP="000971D3">
      <w:pPr>
        <w:rPr>
          <w:ins w:id="2350" w:author="רינת אביטל" w:date="2022-05-12T11:37:00Z"/>
          <w:rFonts w:ascii="Tahoma" w:hAnsi="Tahoma" w:cs="Tahoma"/>
          <w:sz w:val="20"/>
          <w:szCs w:val="20"/>
          <w:highlight w:val="yellow"/>
          <w:rtl/>
        </w:rPr>
      </w:pPr>
    </w:p>
    <w:p w14:paraId="49A42E88" w14:textId="4CE89D5B" w:rsidR="00E0782E" w:rsidRDefault="00E0782E" w:rsidP="000971D3">
      <w:pPr>
        <w:rPr>
          <w:ins w:id="2351" w:author="רינת אביטל" w:date="2022-05-12T11:37:00Z"/>
          <w:rFonts w:ascii="Tahoma" w:hAnsi="Tahoma" w:cs="Tahoma"/>
          <w:sz w:val="20"/>
          <w:szCs w:val="20"/>
          <w:highlight w:val="yellow"/>
          <w:rtl/>
        </w:rPr>
      </w:pPr>
    </w:p>
    <w:p w14:paraId="12E99350" w14:textId="576A8C6A" w:rsidR="00E0782E" w:rsidRDefault="00E0782E" w:rsidP="000971D3">
      <w:pPr>
        <w:rPr>
          <w:ins w:id="2352" w:author="רינת אביטל" w:date="2022-05-12T11:37:00Z"/>
          <w:rFonts w:ascii="Tahoma" w:hAnsi="Tahoma" w:cs="Tahoma"/>
          <w:sz w:val="20"/>
          <w:szCs w:val="20"/>
          <w:highlight w:val="yellow"/>
          <w:rtl/>
        </w:rPr>
      </w:pPr>
    </w:p>
    <w:p w14:paraId="2D99B412" w14:textId="77777777" w:rsidR="00E0782E" w:rsidRPr="00103DCA" w:rsidRDefault="00E0782E" w:rsidP="000971D3">
      <w:pPr>
        <w:rPr>
          <w:rFonts w:ascii="Tahoma" w:hAnsi="Tahoma" w:cs="Tahoma"/>
          <w:sz w:val="20"/>
          <w:szCs w:val="20"/>
          <w:highlight w:val="yellow"/>
          <w:rtl/>
          <w:rPrChange w:id="2353" w:author="רינת אביטל" w:date="2022-05-12T09:18:00Z">
            <w:rPr>
              <w:highlight w:val="yellow"/>
              <w:rtl/>
            </w:rPr>
          </w:rPrChange>
        </w:rPr>
      </w:pPr>
    </w:p>
    <w:p w14:paraId="6E9198AF" w14:textId="65F5ABA9" w:rsidR="0000600C" w:rsidRPr="00103DCA" w:rsidRDefault="0000600C" w:rsidP="0000600C">
      <w:pPr>
        <w:rPr>
          <w:rFonts w:ascii="Tahoma" w:hAnsi="Tahoma" w:cs="Tahoma"/>
          <w:sz w:val="20"/>
          <w:szCs w:val="20"/>
          <w:rtl/>
          <w:rPrChange w:id="2354" w:author="רינת אביטל" w:date="2022-05-12T09:18:00Z">
            <w:rPr>
              <w:rtl/>
            </w:rPr>
          </w:rPrChange>
        </w:rPr>
      </w:pPr>
    </w:p>
    <w:p w14:paraId="1CC76DA7" w14:textId="29C671CB" w:rsidR="00BB73C2" w:rsidRPr="00103DCA" w:rsidDel="00CA19B9" w:rsidRDefault="00BB73C2" w:rsidP="0000600C">
      <w:pPr>
        <w:rPr>
          <w:del w:id="2355" w:author="רינת אביטל" w:date="2022-05-11T23:48:00Z"/>
          <w:rFonts w:ascii="Tahoma" w:hAnsi="Tahoma" w:cs="Tahoma"/>
          <w:sz w:val="20"/>
          <w:szCs w:val="20"/>
          <w:rtl/>
          <w:rPrChange w:id="2356" w:author="רינת אביטל" w:date="2022-05-12T09:18:00Z">
            <w:rPr>
              <w:del w:id="2357" w:author="רינת אביטל" w:date="2022-05-11T23:48:00Z"/>
              <w:rtl/>
            </w:rPr>
          </w:rPrChange>
        </w:rPr>
      </w:pPr>
    </w:p>
    <w:p w14:paraId="3D082F38" w14:textId="0CCA28E7" w:rsidR="00BB73C2" w:rsidRPr="00103DCA" w:rsidDel="00CA19B9" w:rsidRDefault="00BB73C2" w:rsidP="0000600C">
      <w:pPr>
        <w:rPr>
          <w:del w:id="2358" w:author="רינת אביטל" w:date="2022-05-11T23:48:00Z"/>
          <w:rFonts w:ascii="Tahoma" w:hAnsi="Tahoma" w:cs="Tahoma"/>
          <w:sz w:val="20"/>
          <w:szCs w:val="20"/>
          <w:rtl/>
          <w:rPrChange w:id="2359" w:author="רינת אביטל" w:date="2022-05-12T09:18:00Z">
            <w:rPr>
              <w:del w:id="2360" w:author="רינת אביטל" w:date="2022-05-11T23:48:00Z"/>
              <w:rtl/>
            </w:rPr>
          </w:rPrChange>
        </w:rPr>
      </w:pPr>
    </w:p>
    <w:p w14:paraId="428FDEDD" w14:textId="5FD54160" w:rsidR="00BB73C2" w:rsidRPr="00103DCA" w:rsidDel="00CA19B9" w:rsidRDefault="00BB73C2" w:rsidP="0000600C">
      <w:pPr>
        <w:rPr>
          <w:del w:id="2361" w:author="רינת אביטל" w:date="2022-05-11T23:48:00Z"/>
          <w:rFonts w:ascii="Tahoma" w:hAnsi="Tahoma" w:cs="Tahoma"/>
          <w:sz w:val="20"/>
          <w:szCs w:val="20"/>
          <w:rtl/>
          <w:rPrChange w:id="2362" w:author="רינת אביטל" w:date="2022-05-12T09:18:00Z">
            <w:rPr>
              <w:del w:id="2363" w:author="רינת אביטל" w:date="2022-05-11T23:48:00Z"/>
              <w:rtl/>
            </w:rPr>
          </w:rPrChange>
        </w:rPr>
      </w:pPr>
    </w:p>
    <w:p w14:paraId="1339D718" w14:textId="7ACB7D13" w:rsidR="00BB73C2" w:rsidRPr="00103DCA" w:rsidDel="00CA19B9" w:rsidRDefault="00BB73C2" w:rsidP="0000600C">
      <w:pPr>
        <w:rPr>
          <w:del w:id="2364" w:author="רינת אביטל" w:date="2022-05-11T23:48:00Z"/>
          <w:rFonts w:ascii="Tahoma" w:hAnsi="Tahoma" w:cs="Tahoma"/>
          <w:sz w:val="20"/>
          <w:szCs w:val="20"/>
          <w:rtl/>
          <w:rPrChange w:id="2365" w:author="רינת אביטל" w:date="2022-05-12T09:18:00Z">
            <w:rPr>
              <w:del w:id="2366" w:author="רינת אביטל" w:date="2022-05-11T23:48:00Z"/>
              <w:rtl/>
            </w:rPr>
          </w:rPrChange>
        </w:rPr>
      </w:pPr>
    </w:p>
    <w:p w14:paraId="54061F5F" w14:textId="77777777" w:rsidR="00CA19B9" w:rsidRPr="00103DCA" w:rsidDel="00CA19B9" w:rsidRDefault="00CA19B9" w:rsidP="0000600C">
      <w:pPr>
        <w:rPr>
          <w:del w:id="2367" w:author="רינת אביטל" w:date="2022-05-11T23:48:00Z"/>
          <w:rFonts w:ascii="Tahoma" w:hAnsi="Tahoma" w:cs="Tahoma"/>
          <w:sz w:val="20"/>
          <w:szCs w:val="20"/>
          <w:rtl/>
          <w:rPrChange w:id="2368" w:author="רינת אביטל" w:date="2022-05-12T09:18:00Z">
            <w:rPr>
              <w:del w:id="2369" w:author="רינת אביטל" w:date="2022-05-11T23:48:00Z"/>
              <w:rtl/>
            </w:rPr>
          </w:rPrChange>
        </w:rPr>
      </w:pPr>
    </w:p>
    <w:p w14:paraId="4851177B" w14:textId="77777777" w:rsidR="00BB73C2" w:rsidRPr="00103DCA" w:rsidRDefault="00BB73C2" w:rsidP="0000600C">
      <w:pPr>
        <w:rPr>
          <w:rFonts w:ascii="Tahoma" w:hAnsi="Tahoma" w:cs="Tahoma"/>
          <w:sz w:val="20"/>
          <w:szCs w:val="20"/>
          <w:rPrChange w:id="2370" w:author="רינת אביטל" w:date="2022-05-12T09:18:00Z">
            <w:rPr/>
          </w:rPrChange>
        </w:rPr>
      </w:pPr>
    </w:p>
    <w:p w14:paraId="0830A690" w14:textId="36AD6F7A" w:rsidR="0040191B" w:rsidRPr="00103DCA" w:rsidRDefault="0040191B" w:rsidP="00816266">
      <w:pPr>
        <w:pStyle w:val="1"/>
        <w:numPr>
          <w:ilvl w:val="0"/>
          <w:numId w:val="7"/>
        </w:numPr>
        <w:spacing w:line="480" w:lineRule="auto"/>
        <w:jc w:val="center"/>
        <w:rPr>
          <w:rFonts w:ascii="Tahoma" w:hAnsi="Tahoma" w:cs="Tahoma"/>
          <w:b/>
          <w:bCs/>
          <w:color w:val="89D7C3"/>
          <w:sz w:val="40"/>
          <w:szCs w:val="40"/>
          <w:rtl/>
          <w:rPrChange w:id="2371" w:author="רינת אביטל" w:date="2022-05-12T09:18:00Z">
            <w:rPr>
              <w:b/>
              <w:bCs/>
              <w:color w:val="89D7C3"/>
              <w:sz w:val="44"/>
              <w:szCs w:val="44"/>
              <w:rtl/>
            </w:rPr>
          </w:rPrChange>
        </w:rPr>
      </w:pPr>
      <w:bookmarkStart w:id="2372" w:name="_Toc103039603"/>
      <w:r w:rsidRPr="00103DCA">
        <w:rPr>
          <w:rFonts w:ascii="Tahoma" w:hAnsi="Tahoma" w:cs="Tahoma"/>
          <w:b/>
          <w:bCs/>
          <w:color w:val="89D7C3"/>
          <w:sz w:val="40"/>
          <w:szCs w:val="40"/>
          <w:rtl/>
          <w:rPrChange w:id="2373" w:author="רינת אביטל" w:date="2022-05-12T09:18:00Z">
            <w:rPr>
              <w:rFonts w:hint="cs"/>
              <w:b/>
              <w:bCs/>
              <w:color w:val="89D7C3"/>
              <w:sz w:val="44"/>
              <w:szCs w:val="44"/>
              <w:rtl/>
            </w:rPr>
          </w:rPrChange>
        </w:rPr>
        <w:lastRenderedPageBreak/>
        <w:t>ניתוח חלופות מערכתי</w:t>
      </w:r>
      <w:bookmarkEnd w:id="2372"/>
    </w:p>
    <w:p w14:paraId="369A7011" w14:textId="643CF3EB" w:rsidR="0000600C" w:rsidRPr="00103DCA" w:rsidRDefault="0000600C" w:rsidP="0000600C">
      <w:pPr>
        <w:pStyle w:val="a8"/>
        <w:numPr>
          <w:ilvl w:val="0"/>
          <w:numId w:val="18"/>
        </w:numPr>
        <w:rPr>
          <w:rFonts w:ascii="Tahoma" w:hAnsi="Tahoma" w:cs="Tahoma"/>
          <w:sz w:val="20"/>
          <w:szCs w:val="20"/>
          <w:highlight w:val="yellow"/>
          <w:rPrChange w:id="2374" w:author="רינת אביטל" w:date="2022-05-12T09:18:00Z">
            <w:rPr>
              <w:highlight w:val="yellow"/>
            </w:rPr>
          </w:rPrChange>
        </w:rPr>
      </w:pPr>
      <w:r w:rsidRPr="00103DCA">
        <w:rPr>
          <w:rFonts w:ascii="Tahoma" w:hAnsi="Tahoma" w:cs="Tahoma"/>
          <w:sz w:val="20"/>
          <w:szCs w:val="20"/>
          <w:highlight w:val="yellow"/>
          <w:rtl/>
          <w:rPrChange w:id="2375" w:author="רינת אביטל" w:date="2022-05-12T09:18:00Z">
            <w:rPr>
              <w:rFonts w:hint="cs"/>
              <w:highlight w:val="yellow"/>
              <w:rtl/>
            </w:rPr>
          </w:rPrChange>
        </w:rPr>
        <w:t xml:space="preserve">אפשרויות שונות לפתרון הבעיה (לדוגמא, שיבוץ </w:t>
      </w:r>
      <w:r w:rsidRPr="00103DCA">
        <w:rPr>
          <w:rFonts w:ascii="Tahoma" w:hAnsi="Tahoma" w:cs="Tahoma"/>
          <w:sz w:val="20"/>
          <w:szCs w:val="20"/>
          <w:highlight w:val="yellow"/>
          <w:rtl/>
          <w:rPrChange w:id="2376" w:author="רינת אביטל" w:date="2022-05-12T09:18:00Z">
            <w:rPr>
              <w:highlight w:val="yellow"/>
              <w:rtl/>
            </w:rPr>
          </w:rPrChange>
        </w:rPr>
        <w:t>–</w:t>
      </w:r>
      <w:r w:rsidRPr="00103DCA">
        <w:rPr>
          <w:rFonts w:ascii="Tahoma" w:hAnsi="Tahoma" w:cs="Tahoma"/>
          <w:sz w:val="20"/>
          <w:szCs w:val="20"/>
          <w:highlight w:val="yellow"/>
          <w:rtl/>
          <w:rPrChange w:id="2377" w:author="רינת אביטל" w:date="2022-05-12T09:18:00Z">
            <w:rPr>
              <w:rFonts w:hint="cs"/>
              <w:highlight w:val="yellow"/>
              <w:rtl/>
            </w:rPr>
          </w:rPrChange>
        </w:rPr>
        <w:t xml:space="preserve"> באופן ידני, לנסות את כל האפשרויות, להמציא אלגוריתם, לבחור אלגוריתם הונגרי, לבחור אלגוריתם גנטי)</w:t>
      </w:r>
    </w:p>
    <w:p w14:paraId="1166792F" w14:textId="6E4ACBAD" w:rsidR="0000600C" w:rsidRPr="00103DCA" w:rsidRDefault="0000600C" w:rsidP="0000600C">
      <w:pPr>
        <w:pStyle w:val="a8"/>
        <w:numPr>
          <w:ilvl w:val="0"/>
          <w:numId w:val="18"/>
        </w:numPr>
        <w:rPr>
          <w:rFonts w:ascii="Tahoma" w:hAnsi="Tahoma" w:cs="Tahoma"/>
          <w:sz w:val="20"/>
          <w:szCs w:val="20"/>
          <w:highlight w:val="yellow"/>
          <w:rPrChange w:id="2378" w:author="רינת אביטל" w:date="2022-05-12T09:18:00Z">
            <w:rPr>
              <w:highlight w:val="yellow"/>
            </w:rPr>
          </w:rPrChange>
        </w:rPr>
      </w:pPr>
      <w:r w:rsidRPr="00103DCA">
        <w:rPr>
          <w:rFonts w:ascii="Tahoma" w:hAnsi="Tahoma" w:cs="Tahoma"/>
          <w:sz w:val="20"/>
          <w:szCs w:val="20"/>
          <w:highlight w:val="yellow"/>
          <w:rtl/>
          <w:rPrChange w:id="2379" w:author="רינת אביטל" w:date="2022-05-12T09:18:00Z">
            <w:rPr>
              <w:rFonts w:hint="cs"/>
              <w:highlight w:val="yellow"/>
              <w:rtl/>
            </w:rPr>
          </w:rPrChange>
        </w:rPr>
        <w:t>מה בחרת? (משפט 1)</w:t>
      </w:r>
    </w:p>
    <w:p w14:paraId="467490ED" w14:textId="1F5FFFA8" w:rsidR="0000600C" w:rsidRPr="00103DCA" w:rsidRDefault="0000600C" w:rsidP="0000600C">
      <w:pPr>
        <w:rPr>
          <w:rFonts w:ascii="Tahoma" w:hAnsi="Tahoma" w:cs="Tahoma"/>
          <w:sz w:val="20"/>
          <w:szCs w:val="20"/>
          <w:rtl/>
          <w:rPrChange w:id="2380" w:author="רינת אביטל" w:date="2022-05-12T09:18:00Z">
            <w:rPr>
              <w:rtl/>
            </w:rPr>
          </w:rPrChange>
        </w:rPr>
      </w:pPr>
    </w:p>
    <w:p w14:paraId="40DF8EE5" w14:textId="5B79D03D" w:rsidR="000971D3" w:rsidRPr="00103DCA" w:rsidRDefault="000971D3" w:rsidP="0000600C">
      <w:pPr>
        <w:rPr>
          <w:rFonts w:ascii="Tahoma" w:hAnsi="Tahoma" w:cs="Tahoma"/>
          <w:sz w:val="20"/>
          <w:szCs w:val="20"/>
          <w:rtl/>
          <w:rPrChange w:id="2381" w:author="רינת אביטל" w:date="2022-05-12T09:18:00Z">
            <w:rPr>
              <w:rtl/>
            </w:rPr>
          </w:rPrChange>
        </w:rPr>
      </w:pPr>
    </w:p>
    <w:p w14:paraId="6B36A753" w14:textId="71EFE622" w:rsidR="000971D3" w:rsidRPr="00103DCA" w:rsidRDefault="000971D3" w:rsidP="0000600C">
      <w:pPr>
        <w:rPr>
          <w:rFonts w:ascii="Tahoma" w:hAnsi="Tahoma" w:cs="Tahoma"/>
          <w:sz w:val="20"/>
          <w:szCs w:val="20"/>
          <w:rtl/>
          <w:rPrChange w:id="2382" w:author="רינת אביטל" w:date="2022-05-12T09:18:00Z">
            <w:rPr>
              <w:rtl/>
            </w:rPr>
          </w:rPrChange>
        </w:rPr>
      </w:pPr>
    </w:p>
    <w:p w14:paraId="1B5C976C" w14:textId="04348D4F" w:rsidR="000971D3" w:rsidRPr="00103DCA" w:rsidRDefault="000971D3" w:rsidP="0000600C">
      <w:pPr>
        <w:rPr>
          <w:rFonts w:ascii="Tahoma" w:hAnsi="Tahoma" w:cs="Tahoma"/>
          <w:sz w:val="20"/>
          <w:szCs w:val="20"/>
          <w:rtl/>
          <w:rPrChange w:id="2383" w:author="רינת אביטל" w:date="2022-05-12T09:18:00Z">
            <w:rPr>
              <w:rtl/>
            </w:rPr>
          </w:rPrChange>
        </w:rPr>
      </w:pPr>
    </w:p>
    <w:p w14:paraId="6F1DCA4A" w14:textId="75A8D69C" w:rsidR="000971D3" w:rsidRPr="00103DCA" w:rsidRDefault="000971D3" w:rsidP="0000600C">
      <w:pPr>
        <w:rPr>
          <w:rFonts w:ascii="Tahoma" w:hAnsi="Tahoma" w:cs="Tahoma"/>
          <w:sz w:val="20"/>
          <w:szCs w:val="20"/>
          <w:rtl/>
          <w:rPrChange w:id="2384" w:author="רינת אביטל" w:date="2022-05-12T09:18:00Z">
            <w:rPr>
              <w:rtl/>
            </w:rPr>
          </w:rPrChange>
        </w:rPr>
      </w:pPr>
    </w:p>
    <w:p w14:paraId="693E1761" w14:textId="0399EB98" w:rsidR="000971D3" w:rsidRPr="00103DCA" w:rsidRDefault="000971D3" w:rsidP="0000600C">
      <w:pPr>
        <w:rPr>
          <w:rFonts w:ascii="Tahoma" w:hAnsi="Tahoma" w:cs="Tahoma"/>
          <w:sz w:val="20"/>
          <w:szCs w:val="20"/>
          <w:rtl/>
          <w:rPrChange w:id="2385" w:author="רינת אביטל" w:date="2022-05-12T09:18:00Z">
            <w:rPr>
              <w:rtl/>
            </w:rPr>
          </w:rPrChange>
        </w:rPr>
      </w:pPr>
    </w:p>
    <w:p w14:paraId="42EFD2E0" w14:textId="208509A1" w:rsidR="000971D3" w:rsidRPr="00103DCA" w:rsidRDefault="000971D3" w:rsidP="0000600C">
      <w:pPr>
        <w:rPr>
          <w:rFonts w:ascii="Tahoma" w:hAnsi="Tahoma" w:cs="Tahoma"/>
          <w:sz w:val="20"/>
          <w:szCs w:val="20"/>
          <w:rtl/>
          <w:rPrChange w:id="2386" w:author="רינת אביטל" w:date="2022-05-12T09:18:00Z">
            <w:rPr>
              <w:rtl/>
            </w:rPr>
          </w:rPrChange>
        </w:rPr>
      </w:pPr>
    </w:p>
    <w:p w14:paraId="2ACF1871" w14:textId="08387F02" w:rsidR="000971D3" w:rsidRPr="00103DCA" w:rsidRDefault="000971D3" w:rsidP="0000600C">
      <w:pPr>
        <w:rPr>
          <w:rFonts w:ascii="Tahoma" w:hAnsi="Tahoma" w:cs="Tahoma"/>
          <w:sz w:val="20"/>
          <w:szCs w:val="20"/>
          <w:rtl/>
          <w:rPrChange w:id="2387" w:author="רינת אביטל" w:date="2022-05-12T09:18:00Z">
            <w:rPr>
              <w:rtl/>
            </w:rPr>
          </w:rPrChange>
        </w:rPr>
      </w:pPr>
    </w:p>
    <w:p w14:paraId="7A6D2DC4" w14:textId="42B69814" w:rsidR="000971D3" w:rsidRPr="00103DCA" w:rsidRDefault="000971D3" w:rsidP="0000600C">
      <w:pPr>
        <w:rPr>
          <w:rFonts w:ascii="Tahoma" w:hAnsi="Tahoma" w:cs="Tahoma"/>
          <w:sz w:val="20"/>
          <w:szCs w:val="20"/>
          <w:rtl/>
          <w:rPrChange w:id="2388" w:author="רינת אביטל" w:date="2022-05-12T09:18:00Z">
            <w:rPr>
              <w:rtl/>
            </w:rPr>
          </w:rPrChange>
        </w:rPr>
      </w:pPr>
    </w:p>
    <w:p w14:paraId="71F50111" w14:textId="20C99DBD" w:rsidR="000971D3" w:rsidRPr="00103DCA" w:rsidRDefault="000971D3" w:rsidP="0000600C">
      <w:pPr>
        <w:rPr>
          <w:rFonts w:ascii="Tahoma" w:hAnsi="Tahoma" w:cs="Tahoma"/>
          <w:sz w:val="20"/>
          <w:szCs w:val="20"/>
          <w:rtl/>
          <w:rPrChange w:id="2389" w:author="רינת אביטל" w:date="2022-05-12T09:18:00Z">
            <w:rPr>
              <w:rtl/>
            </w:rPr>
          </w:rPrChange>
        </w:rPr>
      </w:pPr>
    </w:p>
    <w:p w14:paraId="71B519C6" w14:textId="74B75C13" w:rsidR="000971D3" w:rsidRPr="00103DCA" w:rsidRDefault="000971D3" w:rsidP="0000600C">
      <w:pPr>
        <w:rPr>
          <w:rFonts w:ascii="Tahoma" w:hAnsi="Tahoma" w:cs="Tahoma"/>
          <w:sz w:val="20"/>
          <w:szCs w:val="20"/>
          <w:rtl/>
          <w:rPrChange w:id="2390" w:author="רינת אביטל" w:date="2022-05-12T09:18:00Z">
            <w:rPr>
              <w:rtl/>
            </w:rPr>
          </w:rPrChange>
        </w:rPr>
      </w:pPr>
    </w:p>
    <w:p w14:paraId="395435D2" w14:textId="51872DCE" w:rsidR="000971D3" w:rsidRPr="00103DCA" w:rsidRDefault="000971D3" w:rsidP="0000600C">
      <w:pPr>
        <w:rPr>
          <w:rFonts w:ascii="Tahoma" w:hAnsi="Tahoma" w:cs="Tahoma"/>
          <w:sz w:val="20"/>
          <w:szCs w:val="20"/>
          <w:rtl/>
          <w:rPrChange w:id="2391" w:author="רינת אביטל" w:date="2022-05-12T09:18:00Z">
            <w:rPr>
              <w:rtl/>
            </w:rPr>
          </w:rPrChange>
        </w:rPr>
      </w:pPr>
    </w:p>
    <w:p w14:paraId="49F50769" w14:textId="2785D034" w:rsidR="000971D3" w:rsidRPr="00103DCA" w:rsidRDefault="000971D3" w:rsidP="0000600C">
      <w:pPr>
        <w:rPr>
          <w:rFonts w:ascii="Tahoma" w:hAnsi="Tahoma" w:cs="Tahoma"/>
          <w:sz w:val="20"/>
          <w:szCs w:val="20"/>
          <w:rtl/>
          <w:rPrChange w:id="2392" w:author="רינת אביטל" w:date="2022-05-12T09:18:00Z">
            <w:rPr>
              <w:rtl/>
            </w:rPr>
          </w:rPrChange>
        </w:rPr>
      </w:pPr>
    </w:p>
    <w:p w14:paraId="53911662" w14:textId="6B9B7922" w:rsidR="000971D3" w:rsidRPr="00103DCA" w:rsidRDefault="000971D3" w:rsidP="0000600C">
      <w:pPr>
        <w:rPr>
          <w:rFonts w:ascii="Tahoma" w:hAnsi="Tahoma" w:cs="Tahoma"/>
          <w:sz w:val="20"/>
          <w:szCs w:val="20"/>
          <w:rtl/>
          <w:rPrChange w:id="2393" w:author="רינת אביטל" w:date="2022-05-12T09:18:00Z">
            <w:rPr>
              <w:rtl/>
            </w:rPr>
          </w:rPrChange>
        </w:rPr>
      </w:pPr>
    </w:p>
    <w:p w14:paraId="4682ED8F" w14:textId="6D13A8CA" w:rsidR="000971D3" w:rsidRPr="00103DCA" w:rsidRDefault="000971D3" w:rsidP="0000600C">
      <w:pPr>
        <w:rPr>
          <w:rFonts w:ascii="Tahoma" w:hAnsi="Tahoma" w:cs="Tahoma"/>
          <w:sz w:val="20"/>
          <w:szCs w:val="20"/>
          <w:rtl/>
          <w:rPrChange w:id="2394" w:author="רינת אביטל" w:date="2022-05-12T09:18:00Z">
            <w:rPr>
              <w:rtl/>
            </w:rPr>
          </w:rPrChange>
        </w:rPr>
      </w:pPr>
    </w:p>
    <w:p w14:paraId="263F4711" w14:textId="65B9ADE3" w:rsidR="000971D3" w:rsidRPr="00103DCA" w:rsidRDefault="000971D3" w:rsidP="0000600C">
      <w:pPr>
        <w:rPr>
          <w:rFonts w:ascii="Tahoma" w:hAnsi="Tahoma" w:cs="Tahoma"/>
          <w:sz w:val="20"/>
          <w:szCs w:val="20"/>
          <w:rtl/>
          <w:rPrChange w:id="2395" w:author="רינת אביטל" w:date="2022-05-12T09:18:00Z">
            <w:rPr>
              <w:rtl/>
            </w:rPr>
          </w:rPrChange>
        </w:rPr>
      </w:pPr>
    </w:p>
    <w:p w14:paraId="1F50CF22" w14:textId="580B60AD" w:rsidR="000971D3" w:rsidRPr="00103DCA" w:rsidRDefault="000971D3" w:rsidP="0000600C">
      <w:pPr>
        <w:rPr>
          <w:rFonts w:ascii="Tahoma" w:hAnsi="Tahoma" w:cs="Tahoma"/>
          <w:sz w:val="20"/>
          <w:szCs w:val="20"/>
          <w:rtl/>
          <w:rPrChange w:id="2396" w:author="רינת אביטל" w:date="2022-05-12T09:18:00Z">
            <w:rPr>
              <w:rtl/>
            </w:rPr>
          </w:rPrChange>
        </w:rPr>
      </w:pPr>
    </w:p>
    <w:p w14:paraId="4788BE97" w14:textId="3D39EDB8" w:rsidR="000971D3" w:rsidRPr="00103DCA" w:rsidRDefault="000971D3" w:rsidP="0000600C">
      <w:pPr>
        <w:rPr>
          <w:rFonts w:ascii="Tahoma" w:hAnsi="Tahoma" w:cs="Tahoma"/>
          <w:sz w:val="20"/>
          <w:szCs w:val="20"/>
          <w:rtl/>
          <w:rPrChange w:id="2397" w:author="רינת אביטל" w:date="2022-05-12T09:18:00Z">
            <w:rPr>
              <w:rtl/>
            </w:rPr>
          </w:rPrChange>
        </w:rPr>
      </w:pPr>
    </w:p>
    <w:p w14:paraId="72619318" w14:textId="7421842E" w:rsidR="000971D3" w:rsidRPr="00103DCA" w:rsidRDefault="000971D3" w:rsidP="0000600C">
      <w:pPr>
        <w:rPr>
          <w:rFonts w:ascii="Tahoma" w:hAnsi="Tahoma" w:cs="Tahoma"/>
          <w:sz w:val="20"/>
          <w:szCs w:val="20"/>
          <w:rtl/>
          <w:rPrChange w:id="2398" w:author="רינת אביטל" w:date="2022-05-12T09:18:00Z">
            <w:rPr>
              <w:rtl/>
            </w:rPr>
          </w:rPrChange>
        </w:rPr>
      </w:pPr>
    </w:p>
    <w:p w14:paraId="44D8DC83" w14:textId="6553BBCB" w:rsidR="000971D3" w:rsidRPr="00103DCA" w:rsidRDefault="000971D3" w:rsidP="0000600C">
      <w:pPr>
        <w:rPr>
          <w:rFonts w:ascii="Tahoma" w:hAnsi="Tahoma" w:cs="Tahoma"/>
          <w:sz w:val="20"/>
          <w:szCs w:val="20"/>
          <w:rtl/>
          <w:rPrChange w:id="2399" w:author="רינת אביטל" w:date="2022-05-12T09:18:00Z">
            <w:rPr>
              <w:rtl/>
            </w:rPr>
          </w:rPrChange>
        </w:rPr>
      </w:pPr>
    </w:p>
    <w:p w14:paraId="58583DA6" w14:textId="67AF5B10" w:rsidR="000971D3" w:rsidRPr="00103DCA" w:rsidRDefault="000971D3" w:rsidP="0000600C">
      <w:pPr>
        <w:rPr>
          <w:rFonts w:ascii="Tahoma" w:hAnsi="Tahoma" w:cs="Tahoma"/>
          <w:sz w:val="20"/>
          <w:szCs w:val="20"/>
          <w:rtl/>
          <w:rPrChange w:id="2400" w:author="רינת אביטל" w:date="2022-05-12T09:18:00Z">
            <w:rPr>
              <w:rtl/>
            </w:rPr>
          </w:rPrChange>
        </w:rPr>
      </w:pPr>
    </w:p>
    <w:p w14:paraId="4D4562CF" w14:textId="1CCF838F" w:rsidR="000971D3" w:rsidRPr="00103DCA" w:rsidRDefault="000971D3" w:rsidP="0000600C">
      <w:pPr>
        <w:rPr>
          <w:rFonts w:ascii="Tahoma" w:hAnsi="Tahoma" w:cs="Tahoma"/>
          <w:sz w:val="20"/>
          <w:szCs w:val="20"/>
          <w:rtl/>
          <w:rPrChange w:id="2401" w:author="רינת אביטל" w:date="2022-05-12T09:18:00Z">
            <w:rPr>
              <w:rtl/>
            </w:rPr>
          </w:rPrChange>
        </w:rPr>
      </w:pPr>
    </w:p>
    <w:p w14:paraId="5FF6C41D" w14:textId="166BDD5D" w:rsidR="000971D3" w:rsidRPr="00103DCA" w:rsidRDefault="000971D3" w:rsidP="0000600C">
      <w:pPr>
        <w:rPr>
          <w:rFonts w:ascii="Tahoma" w:hAnsi="Tahoma" w:cs="Tahoma"/>
          <w:sz w:val="20"/>
          <w:szCs w:val="20"/>
          <w:rtl/>
          <w:rPrChange w:id="2402" w:author="רינת אביטל" w:date="2022-05-12T09:18:00Z">
            <w:rPr>
              <w:rtl/>
            </w:rPr>
          </w:rPrChange>
        </w:rPr>
      </w:pPr>
    </w:p>
    <w:p w14:paraId="4317F840" w14:textId="4524515A" w:rsidR="000971D3" w:rsidRPr="00103DCA" w:rsidRDefault="000971D3" w:rsidP="0000600C">
      <w:pPr>
        <w:rPr>
          <w:rFonts w:ascii="Tahoma" w:hAnsi="Tahoma" w:cs="Tahoma"/>
          <w:sz w:val="20"/>
          <w:szCs w:val="20"/>
          <w:rtl/>
          <w:rPrChange w:id="2403" w:author="רינת אביטל" w:date="2022-05-12T09:18:00Z">
            <w:rPr>
              <w:rtl/>
            </w:rPr>
          </w:rPrChange>
        </w:rPr>
      </w:pPr>
    </w:p>
    <w:p w14:paraId="1D51C170" w14:textId="031B4F9A" w:rsidR="000971D3" w:rsidRPr="00103DCA" w:rsidRDefault="000971D3" w:rsidP="0000600C">
      <w:pPr>
        <w:rPr>
          <w:rFonts w:ascii="Tahoma" w:hAnsi="Tahoma" w:cs="Tahoma"/>
          <w:sz w:val="20"/>
          <w:szCs w:val="20"/>
          <w:rtl/>
          <w:rPrChange w:id="2404" w:author="רינת אביטל" w:date="2022-05-12T09:18:00Z">
            <w:rPr>
              <w:rtl/>
            </w:rPr>
          </w:rPrChange>
        </w:rPr>
      </w:pPr>
    </w:p>
    <w:p w14:paraId="49C98237" w14:textId="00380D19" w:rsidR="000971D3" w:rsidRPr="00103DCA" w:rsidRDefault="000971D3" w:rsidP="0000600C">
      <w:pPr>
        <w:rPr>
          <w:rFonts w:ascii="Tahoma" w:hAnsi="Tahoma" w:cs="Tahoma"/>
          <w:sz w:val="20"/>
          <w:szCs w:val="20"/>
          <w:rtl/>
          <w:rPrChange w:id="2405" w:author="רינת אביטל" w:date="2022-05-12T09:18:00Z">
            <w:rPr>
              <w:rtl/>
            </w:rPr>
          </w:rPrChange>
        </w:rPr>
      </w:pPr>
    </w:p>
    <w:p w14:paraId="015B2FAF" w14:textId="6966713C" w:rsidR="000971D3" w:rsidRPr="00103DCA" w:rsidRDefault="000971D3" w:rsidP="0000600C">
      <w:pPr>
        <w:rPr>
          <w:rFonts w:ascii="Tahoma" w:hAnsi="Tahoma" w:cs="Tahoma"/>
          <w:sz w:val="20"/>
          <w:szCs w:val="20"/>
          <w:rtl/>
          <w:rPrChange w:id="2406" w:author="רינת אביטל" w:date="2022-05-12T09:18:00Z">
            <w:rPr>
              <w:rtl/>
            </w:rPr>
          </w:rPrChange>
        </w:rPr>
      </w:pPr>
    </w:p>
    <w:p w14:paraId="541523D2" w14:textId="77777777" w:rsidR="000971D3" w:rsidRPr="00103DCA" w:rsidRDefault="000971D3" w:rsidP="0000600C">
      <w:pPr>
        <w:rPr>
          <w:rFonts w:ascii="Tahoma" w:hAnsi="Tahoma" w:cs="Tahoma"/>
          <w:sz w:val="20"/>
          <w:szCs w:val="20"/>
          <w:rPrChange w:id="2407" w:author="רינת אביטל" w:date="2022-05-12T09:18:00Z">
            <w:rPr/>
          </w:rPrChange>
        </w:rPr>
      </w:pPr>
    </w:p>
    <w:p w14:paraId="02B7CD87" w14:textId="0DD581D4" w:rsidR="0040191B" w:rsidRPr="00103DCA" w:rsidRDefault="0040191B" w:rsidP="00816266">
      <w:pPr>
        <w:pStyle w:val="1"/>
        <w:numPr>
          <w:ilvl w:val="0"/>
          <w:numId w:val="7"/>
        </w:numPr>
        <w:spacing w:line="480" w:lineRule="auto"/>
        <w:jc w:val="center"/>
        <w:rPr>
          <w:rFonts w:ascii="Tahoma" w:hAnsi="Tahoma" w:cs="Tahoma"/>
          <w:b/>
          <w:bCs/>
          <w:color w:val="89D7C3"/>
          <w:sz w:val="40"/>
          <w:szCs w:val="40"/>
          <w:rtl/>
          <w:rPrChange w:id="2408" w:author="רינת אביטל" w:date="2022-05-12T09:18:00Z">
            <w:rPr>
              <w:b/>
              <w:bCs/>
              <w:color w:val="89D7C3"/>
              <w:sz w:val="44"/>
              <w:szCs w:val="44"/>
              <w:rtl/>
            </w:rPr>
          </w:rPrChange>
        </w:rPr>
      </w:pPr>
      <w:bookmarkStart w:id="2409" w:name="_Toc103039604"/>
      <w:r w:rsidRPr="00103DCA">
        <w:rPr>
          <w:rFonts w:ascii="Tahoma" w:hAnsi="Tahoma" w:cs="Tahoma"/>
          <w:b/>
          <w:bCs/>
          <w:color w:val="89D7C3"/>
          <w:sz w:val="40"/>
          <w:szCs w:val="40"/>
          <w:rtl/>
          <w:rPrChange w:id="2410" w:author="רינת אביטל" w:date="2022-05-12T09:18:00Z">
            <w:rPr>
              <w:rFonts w:hint="cs"/>
              <w:b/>
              <w:bCs/>
              <w:color w:val="89D7C3"/>
              <w:sz w:val="44"/>
              <w:szCs w:val="44"/>
              <w:rtl/>
            </w:rPr>
          </w:rPrChange>
        </w:rPr>
        <w:lastRenderedPageBreak/>
        <w:t>תיאור החלופה הנבחרת והנימוקים לבחירה</w:t>
      </w:r>
      <w:bookmarkEnd w:id="2409"/>
    </w:p>
    <w:p w14:paraId="52E2478E" w14:textId="32C96597" w:rsidR="0000600C" w:rsidRPr="00103DCA" w:rsidRDefault="0000600C" w:rsidP="0000600C">
      <w:pPr>
        <w:pStyle w:val="a8"/>
        <w:numPr>
          <w:ilvl w:val="0"/>
          <w:numId w:val="19"/>
        </w:numPr>
        <w:rPr>
          <w:rFonts w:ascii="Tahoma" w:hAnsi="Tahoma" w:cs="Tahoma"/>
          <w:sz w:val="20"/>
          <w:szCs w:val="20"/>
          <w:highlight w:val="yellow"/>
          <w:rPrChange w:id="2411" w:author="רינת אביטל" w:date="2022-05-12T09:18:00Z">
            <w:rPr>
              <w:highlight w:val="yellow"/>
            </w:rPr>
          </w:rPrChange>
        </w:rPr>
      </w:pPr>
      <w:r w:rsidRPr="00103DCA">
        <w:rPr>
          <w:rFonts w:ascii="Tahoma" w:hAnsi="Tahoma" w:cs="Tahoma"/>
          <w:sz w:val="20"/>
          <w:szCs w:val="20"/>
          <w:highlight w:val="yellow"/>
          <w:rtl/>
          <w:rPrChange w:id="2412" w:author="רינת אביטל" w:date="2022-05-12T09:18:00Z">
            <w:rPr>
              <w:rFonts w:hint="cs"/>
              <w:highlight w:val="yellow"/>
              <w:rtl/>
            </w:rPr>
          </w:rPrChange>
        </w:rPr>
        <w:t>שוב, מה המערכת שפתחת?</w:t>
      </w:r>
    </w:p>
    <w:p w14:paraId="734B2C71" w14:textId="582100AD" w:rsidR="0000600C" w:rsidRPr="00103DCA" w:rsidRDefault="00453021" w:rsidP="0000600C">
      <w:pPr>
        <w:pStyle w:val="a8"/>
        <w:numPr>
          <w:ilvl w:val="0"/>
          <w:numId w:val="19"/>
        </w:numPr>
        <w:rPr>
          <w:rFonts w:ascii="Tahoma" w:hAnsi="Tahoma" w:cs="Tahoma"/>
          <w:sz w:val="20"/>
          <w:szCs w:val="20"/>
          <w:highlight w:val="yellow"/>
          <w:rPrChange w:id="2413" w:author="רינת אביטל" w:date="2022-05-12T09:18:00Z">
            <w:rPr>
              <w:highlight w:val="yellow"/>
            </w:rPr>
          </w:rPrChange>
        </w:rPr>
      </w:pPr>
      <w:r w:rsidRPr="00103DCA">
        <w:rPr>
          <w:rFonts w:ascii="Tahoma" w:hAnsi="Tahoma" w:cs="Tahoma"/>
          <w:sz w:val="20"/>
          <w:szCs w:val="20"/>
          <w:highlight w:val="yellow"/>
          <w:rtl/>
          <w:rPrChange w:id="2414" w:author="רינת אביטל" w:date="2022-05-12T09:18:00Z">
            <w:rPr>
              <w:rFonts w:hint="cs"/>
              <w:highlight w:val="yellow"/>
              <w:rtl/>
            </w:rPr>
          </w:rPrChange>
        </w:rPr>
        <w:t xml:space="preserve">מה עם הרעיונות </w:t>
      </w:r>
      <w:r w:rsidR="00E307F9" w:rsidRPr="00103DCA">
        <w:rPr>
          <w:rFonts w:ascii="Tahoma" w:hAnsi="Tahoma" w:cs="Tahoma"/>
          <w:sz w:val="20"/>
          <w:szCs w:val="20"/>
          <w:highlight w:val="yellow"/>
          <w:rtl/>
          <w:rPrChange w:id="2415" w:author="רינת אביטל" w:date="2022-05-12T09:18:00Z">
            <w:rPr>
              <w:rFonts w:hint="cs"/>
              <w:highlight w:val="yellow"/>
              <w:rtl/>
            </w:rPr>
          </w:rPrChange>
        </w:rPr>
        <w:t xml:space="preserve">האחרים </w:t>
      </w:r>
      <w:r w:rsidRPr="00103DCA">
        <w:rPr>
          <w:rFonts w:ascii="Tahoma" w:hAnsi="Tahoma" w:cs="Tahoma"/>
          <w:sz w:val="20"/>
          <w:szCs w:val="20"/>
          <w:highlight w:val="yellow"/>
          <w:rtl/>
          <w:rPrChange w:id="2416" w:author="רינת אביטל" w:date="2022-05-12T09:18:00Z">
            <w:rPr>
              <w:rFonts w:hint="cs"/>
              <w:highlight w:val="yellow"/>
              <w:rtl/>
            </w:rPr>
          </w:rPrChange>
        </w:rPr>
        <w:t>שהצעת לגבי המערכת שלך?</w:t>
      </w:r>
    </w:p>
    <w:p w14:paraId="4A912821" w14:textId="112FC31F" w:rsidR="004730FF" w:rsidRPr="00103DCA" w:rsidRDefault="00453021" w:rsidP="004730FF">
      <w:pPr>
        <w:pStyle w:val="a8"/>
        <w:numPr>
          <w:ilvl w:val="0"/>
          <w:numId w:val="19"/>
        </w:numPr>
        <w:rPr>
          <w:rFonts w:ascii="Tahoma" w:hAnsi="Tahoma" w:cs="Tahoma"/>
          <w:sz w:val="20"/>
          <w:szCs w:val="20"/>
          <w:highlight w:val="yellow"/>
          <w:rPrChange w:id="2417" w:author="רינת אביטל" w:date="2022-05-12T09:18:00Z">
            <w:rPr>
              <w:highlight w:val="yellow"/>
            </w:rPr>
          </w:rPrChange>
        </w:rPr>
      </w:pPr>
      <w:r w:rsidRPr="00103DCA">
        <w:rPr>
          <w:rFonts w:ascii="Tahoma" w:hAnsi="Tahoma" w:cs="Tahoma"/>
          <w:sz w:val="20"/>
          <w:szCs w:val="20"/>
          <w:highlight w:val="yellow"/>
          <w:rtl/>
          <w:rPrChange w:id="2418" w:author="רינת אביטל" w:date="2022-05-12T09:18:00Z">
            <w:rPr>
              <w:rFonts w:hint="cs"/>
              <w:highlight w:val="yellow"/>
              <w:rtl/>
            </w:rPr>
          </w:rPrChange>
        </w:rPr>
        <w:t>לגבי האלגוריתם שנבחר. כיצד הוא עובד? (מהם הם השלבים שלו, החלקים שלו, ממה מורכב?) (תוכלי</w:t>
      </w:r>
      <w:r w:rsidR="00E307F9" w:rsidRPr="00103DCA">
        <w:rPr>
          <w:rFonts w:ascii="Tahoma" w:hAnsi="Tahoma" w:cs="Tahoma"/>
          <w:sz w:val="20"/>
          <w:szCs w:val="20"/>
          <w:highlight w:val="yellow"/>
          <w:rtl/>
          <w:rPrChange w:id="2419" w:author="רינת אביטל" w:date="2022-05-12T09:18:00Z">
            <w:rPr>
              <w:rFonts w:hint="cs"/>
              <w:highlight w:val="yellow"/>
              <w:rtl/>
            </w:rPr>
          </w:rPrChange>
        </w:rPr>
        <w:t xml:space="preserve"> לתת</w:t>
      </w:r>
      <w:r w:rsidRPr="00103DCA">
        <w:rPr>
          <w:rFonts w:ascii="Tahoma" w:hAnsi="Tahoma" w:cs="Tahoma"/>
          <w:sz w:val="20"/>
          <w:szCs w:val="20"/>
          <w:highlight w:val="yellow"/>
          <w:rtl/>
          <w:rPrChange w:id="2420" w:author="רינת אביטל" w:date="2022-05-12T09:18:00Z">
            <w:rPr>
              <w:rFonts w:hint="cs"/>
              <w:highlight w:val="yellow"/>
              <w:rtl/>
            </w:rPr>
          </w:rPrChange>
        </w:rPr>
        <w:t xml:space="preserve"> דוגמאות והמחשה ע''י תמונות)</w:t>
      </w:r>
    </w:p>
    <w:p w14:paraId="4364C6E5" w14:textId="21B20982" w:rsidR="004730FF" w:rsidRPr="00103DCA" w:rsidRDefault="004730FF" w:rsidP="004730FF">
      <w:pPr>
        <w:bidi w:val="0"/>
        <w:rPr>
          <w:rFonts w:ascii="Tahoma" w:hAnsi="Tahoma" w:cs="Tahoma"/>
          <w:sz w:val="20"/>
          <w:szCs w:val="20"/>
          <w:rPrChange w:id="2421" w:author="רינת אביטל" w:date="2022-05-12T09:18:00Z">
            <w:rPr/>
          </w:rPrChange>
        </w:rPr>
      </w:pPr>
      <w:r w:rsidRPr="00103DCA">
        <w:rPr>
          <w:rFonts w:ascii="Tahoma" w:hAnsi="Tahoma" w:cs="Tahoma"/>
          <w:sz w:val="20"/>
          <w:szCs w:val="20"/>
          <w:rPrChange w:id="2422" w:author="רינת אביטל" w:date="2022-05-12T09:18:00Z">
            <w:rPr/>
          </w:rPrChange>
        </w:rPr>
        <w:br w:type="page"/>
      </w:r>
    </w:p>
    <w:p w14:paraId="423D2DBC" w14:textId="77777777" w:rsidR="004730FF" w:rsidRPr="00103DCA" w:rsidRDefault="004730FF" w:rsidP="00816266">
      <w:pPr>
        <w:pStyle w:val="1"/>
        <w:numPr>
          <w:ilvl w:val="0"/>
          <w:numId w:val="7"/>
        </w:numPr>
        <w:spacing w:line="480" w:lineRule="auto"/>
        <w:jc w:val="center"/>
        <w:rPr>
          <w:rFonts w:ascii="Tahoma" w:hAnsi="Tahoma" w:cs="Tahoma"/>
          <w:b/>
          <w:bCs/>
          <w:color w:val="89D7C3"/>
          <w:sz w:val="40"/>
          <w:szCs w:val="40"/>
          <w:rPrChange w:id="2423" w:author="רינת אביטל" w:date="2022-05-12T09:18:00Z">
            <w:rPr>
              <w:b/>
              <w:bCs/>
              <w:color w:val="89D7C3"/>
              <w:sz w:val="44"/>
              <w:szCs w:val="44"/>
            </w:rPr>
          </w:rPrChange>
        </w:rPr>
      </w:pPr>
      <w:bookmarkStart w:id="2424" w:name="_Toc103039605"/>
      <w:r w:rsidRPr="00103DCA">
        <w:rPr>
          <w:rFonts w:ascii="Tahoma" w:hAnsi="Tahoma" w:cs="Tahoma"/>
          <w:b/>
          <w:bCs/>
          <w:color w:val="89D7C3"/>
          <w:sz w:val="40"/>
          <w:szCs w:val="40"/>
          <w:rtl/>
          <w:rPrChange w:id="2425" w:author="רינת אביטל" w:date="2022-05-12T09:18:00Z">
            <w:rPr>
              <w:rFonts w:hint="cs"/>
              <w:b/>
              <w:bCs/>
              <w:color w:val="89D7C3"/>
              <w:sz w:val="44"/>
              <w:szCs w:val="44"/>
              <w:rtl/>
            </w:rPr>
          </w:rPrChange>
        </w:rPr>
        <w:lastRenderedPageBreak/>
        <w:t>אפיון המערכת</w:t>
      </w:r>
      <w:bookmarkEnd w:id="2424"/>
    </w:p>
    <w:p w14:paraId="2A0E785A" w14:textId="139B5757" w:rsidR="004730FF" w:rsidRPr="00103DCA" w:rsidRDefault="004730FF" w:rsidP="004730FF">
      <w:pPr>
        <w:rPr>
          <w:rFonts w:ascii="Tahoma" w:hAnsi="Tahoma" w:cs="Tahoma"/>
          <w:b/>
          <w:bCs/>
          <w:sz w:val="20"/>
          <w:szCs w:val="20"/>
          <w:rPrChange w:id="2426" w:author="רינת אביטל" w:date="2022-05-12T09:18:00Z">
            <w:rPr>
              <w:b/>
              <w:bCs/>
            </w:rPr>
          </w:rPrChange>
        </w:rPr>
      </w:pPr>
      <w:r w:rsidRPr="00103DCA">
        <w:rPr>
          <w:rFonts w:ascii="Tahoma" w:hAnsi="Tahoma" w:cs="Tahoma"/>
          <w:b/>
          <w:bCs/>
          <w:sz w:val="20"/>
          <w:szCs w:val="20"/>
          <w:rtl/>
          <w:rPrChange w:id="2427" w:author="רינת אביטל" w:date="2022-05-12T09:18:00Z">
            <w:rPr>
              <w:rFonts w:hint="cs"/>
              <w:b/>
              <w:bCs/>
              <w:rtl/>
            </w:rPr>
          </w:rPrChange>
        </w:rPr>
        <w:t>סביבת פיתוח</w:t>
      </w:r>
      <w:r w:rsidRPr="00103DCA">
        <w:rPr>
          <w:rFonts w:ascii="Tahoma" w:eastAsia="Arial" w:hAnsi="Tahoma" w:cs="Tahoma"/>
          <w:b/>
          <w:bCs/>
          <w:sz w:val="20"/>
          <w:szCs w:val="20"/>
          <w:rtl/>
          <w:rPrChange w:id="2428" w:author="רינת אביטל" w:date="2022-05-12T09:18:00Z">
            <w:rPr>
              <w:rFonts w:ascii="Arial" w:eastAsia="Arial" w:hAnsi="Arial" w:cs="Arial"/>
              <w:b/>
              <w:bCs/>
              <w:rtl/>
            </w:rPr>
          </w:rPrChange>
        </w:rPr>
        <w:t xml:space="preserve"> </w:t>
      </w:r>
      <w:r w:rsidRPr="00103DCA">
        <w:rPr>
          <w:rFonts w:ascii="Tahoma" w:eastAsia="Arial" w:hAnsi="Tahoma" w:cs="Tahoma"/>
          <w:b/>
          <w:bCs/>
          <w:sz w:val="20"/>
          <w:szCs w:val="20"/>
          <w:rtl/>
          <w:rPrChange w:id="2429" w:author="רינת אביטל" w:date="2022-05-12T09:18:00Z">
            <w:rPr>
              <w:rFonts w:ascii="Arial" w:eastAsia="Arial" w:hAnsi="Arial" w:cs="Arial" w:hint="cs"/>
              <w:b/>
              <w:bCs/>
              <w:rtl/>
            </w:rPr>
          </w:rPrChange>
        </w:rPr>
        <w:t>:</w:t>
      </w:r>
    </w:p>
    <w:p w14:paraId="082BE4CC" w14:textId="62517F65" w:rsidR="004730FF" w:rsidRPr="00103DCA" w:rsidRDefault="004730FF" w:rsidP="004730FF">
      <w:pPr>
        <w:spacing w:after="0" w:line="359" w:lineRule="auto"/>
        <w:ind w:left="368" w:right="6121" w:hanging="10"/>
        <w:rPr>
          <w:rFonts w:ascii="Tahoma" w:hAnsi="Tahoma" w:cs="Tahoma"/>
          <w:sz w:val="20"/>
          <w:szCs w:val="20"/>
          <w:rPrChange w:id="2430" w:author="רינת אביטל" w:date="2022-05-12T09:18:00Z">
            <w:rPr/>
          </w:rPrChange>
        </w:rPr>
      </w:pPr>
      <w:r w:rsidRPr="00103DCA">
        <w:rPr>
          <w:rFonts w:ascii="Tahoma" w:eastAsia="Calibri" w:hAnsi="Tahoma" w:cs="Tahoma"/>
          <w:sz w:val="20"/>
          <w:szCs w:val="20"/>
          <w:rtl/>
          <w:rPrChange w:id="2431" w:author="רינת אביטל" w:date="2022-05-12T09:18:00Z">
            <w:rPr>
              <w:rFonts w:ascii="Calibri" w:eastAsia="Calibri" w:hAnsi="Calibri" w:cs="Calibri"/>
              <w:rtl/>
            </w:rPr>
          </w:rPrChange>
        </w:rPr>
        <w:t>חומרה</w:t>
      </w:r>
      <w:r w:rsidRPr="00103DCA">
        <w:rPr>
          <w:rFonts w:ascii="Tahoma" w:eastAsia="Arial" w:hAnsi="Tahoma" w:cs="Tahoma"/>
          <w:sz w:val="20"/>
          <w:szCs w:val="20"/>
          <w:rtl/>
          <w:rPrChange w:id="2432" w:author="רינת אביטל" w:date="2022-05-12T09:18:00Z">
            <w:rPr>
              <w:rFonts w:ascii="Arial" w:eastAsia="Arial" w:hAnsi="Arial" w:cs="Arial"/>
              <w:rtl/>
            </w:rPr>
          </w:rPrChange>
        </w:rPr>
        <w:t>:</w:t>
      </w:r>
      <w:r w:rsidRPr="00103DCA">
        <w:rPr>
          <w:rFonts w:ascii="Tahoma" w:eastAsia="Calibri" w:hAnsi="Tahoma" w:cs="Tahoma"/>
          <w:sz w:val="20"/>
          <w:szCs w:val="20"/>
          <w:rtl/>
          <w:rPrChange w:id="2433" w:author="רינת אביטל" w:date="2022-05-12T09:18:00Z">
            <w:rPr>
              <w:rFonts w:ascii="Calibri" w:eastAsia="Calibri" w:hAnsi="Calibri" w:cs="Calibri"/>
              <w:rtl/>
            </w:rPr>
          </w:rPrChange>
        </w:rPr>
        <w:t xml:space="preserve"> מעבד </w:t>
      </w:r>
      <w:r w:rsidRPr="00103DCA">
        <w:rPr>
          <w:rFonts w:ascii="Tahoma" w:eastAsia="Calibri" w:hAnsi="Tahoma" w:cs="Tahoma"/>
          <w:sz w:val="20"/>
          <w:szCs w:val="20"/>
          <w:rPrChange w:id="2434" w:author="רינת אביטל" w:date="2022-05-12T09:18:00Z">
            <w:rPr>
              <w:rFonts w:ascii="Calibri" w:eastAsia="Calibri" w:hAnsi="Calibri" w:cs="Calibri"/>
            </w:rPr>
          </w:rPrChange>
        </w:rPr>
        <w:t>RAM 32GB   i7</w:t>
      </w:r>
      <w:r w:rsidRPr="00103DCA">
        <w:rPr>
          <w:rFonts w:ascii="Tahoma" w:eastAsia="Arial" w:hAnsi="Tahoma" w:cs="Tahoma"/>
          <w:sz w:val="20"/>
          <w:szCs w:val="20"/>
          <w:rtl/>
          <w:rPrChange w:id="2435" w:author="רינת אביטל" w:date="2022-05-12T09:18:00Z">
            <w:rPr>
              <w:rFonts w:ascii="Arial" w:eastAsia="Arial" w:hAnsi="Arial" w:cs="Arial"/>
              <w:rtl/>
            </w:rPr>
          </w:rPrChange>
        </w:rPr>
        <w:t xml:space="preserve"> </w:t>
      </w:r>
      <w:r w:rsidRPr="00103DCA">
        <w:rPr>
          <w:rFonts w:ascii="Tahoma" w:eastAsia="Calibri" w:hAnsi="Tahoma" w:cs="Tahoma"/>
          <w:sz w:val="20"/>
          <w:szCs w:val="20"/>
          <w:rtl/>
          <w:rPrChange w:id="2436" w:author="רינת אביטל" w:date="2022-05-12T09:18:00Z">
            <w:rPr>
              <w:rFonts w:ascii="Calibri" w:eastAsia="Calibri" w:hAnsi="Calibri" w:cs="Calibri"/>
              <w:rtl/>
            </w:rPr>
          </w:rPrChange>
        </w:rPr>
        <w:t xml:space="preserve">עמדת פיתוח: מחשב </w:t>
      </w:r>
      <w:r w:rsidRPr="00103DCA">
        <w:rPr>
          <w:rFonts w:ascii="Tahoma" w:eastAsia="Calibri" w:hAnsi="Tahoma" w:cs="Tahoma"/>
          <w:sz w:val="20"/>
          <w:szCs w:val="20"/>
          <w:rPrChange w:id="2437" w:author="רינת אביטל" w:date="2022-05-12T09:18:00Z">
            <w:rPr>
              <w:rFonts w:ascii="Calibri" w:eastAsia="Calibri" w:hAnsi="Calibri" w:cs="Calibri"/>
            </w:rPr>
          </w:rPrChange>
        </w:rPr>
        <w:t>Lenovo</w:t>
      </w:r>
      <w:r w:rsidRPr="00103DCA">
        <w:rPr>
          <w:rFonts w:ascii="Tahoma" w:eastAsia="Calibri" w:hAnsi="Tahoma" w:cs="Tahoma"/>
          <w:sz w:val="20"/>
          <w:szCs w:val="20"/>
          <w:rtl/>
          <w:rPrChange w:id="2438" w:author="רינת אביטל" w:date="2022-05-12T09:18:00Z">
            <w:rPr>
              <w:rFonts w:ascii="Calibri" w:eastAsia="Calibri" w:hAnsi="Calibri" w:cs="Calibri"/>
              <w:rtl/>
            </w:rPr>
          </w:rPrChange>
        </w:rPr>
        <w:t xml:space="preserve"> מערכת ההפעלה: </w:t>
      </w:r>
      <w:r w:rsidRPr="00103DCA">
        <w:rPr>
          <w:rFonts w:ascii="Tahoma" w:eastAsia="Calibri" w:hAnsi="Tahoma" w:cs="Tahoma"/>
          <w:sz w:val="20"/>
          <w:szCs w:val="20"/>
          <w:rPrChange w:id="2439" w:author="רינת אביטל" w:date="2022-05-12T09:18:00Z">
            <w:rPr>
              <w:rFonts w:ascii="Calibri" w:eastAsia="Calibri" w:hAnsi="Calibri" w:cs="Calibri"/>
            </w:rPr>
          </w:rPrChange>
        </w:rPr>
        <w:t>10</w:t>
      </w:r>
      <w:r w:rsidRPr="00103DCA">
        <w:rPr>
          <w:rFonts w:ascii="Tahoma" w:eastAsia="Calibri" w:hAnsi="Tahoma" w:cs="Tahoma"/>
          <w:sz w:val="20"/>
          <w:szCs w:val="20"/>
          <w:rtl/>
          <w:rPrChange w:id="2440" w:author="רינת אביטל" w:date="2022-05-12T09:18:00Z">
            <w:rPr>
              <w:rFonts w:ascii="Calibri" w:eastAsia="Calibri" w:hAnsi="Calibri" w:cs="Calibri"/>
              <w:rtl/>
            </w:rPr>
          </w:rPrChange>
        </w:rPr>
        <w:t xml:space="preserve"> </w:t>
      </w:r>
      <w:r w:rsidRPr="00103DCA">
        <w:rPr>
          <w:rFonts w:ascii="Tahoma" w:eastAsia="Calibri" w:hAnsi="Tahoma" w:cs="Tahoma"/>
          <w:sz w:val="20"/>
          <w:szCs w:val="20"/>
          <w:rPrChange w:id="2441" w:author="רינת אביטל" w:date="2022-05-12T09:18:00Z">
            <w:rPr>
              <w:rFonts w:ascii="Calibri" w:eastAsia="Calibri" w:hAnsi="Calibri" w:cs="Calibri"/>
            </w:rPr>
          </w:rPrChange>
        </w:rPr>
        <w:t>Windows</w:t>
      </w:r>
      <w:r w:rsidRPr="00103DCA">
        <w:rPr>
          <w:rFonts w:ascii="Tahoma" w:eastAsia="Calibri" w:hAnsi="Tahoma" w:cs="Tahoma"/>
          <w:sz w:val="20"/>
          <w:szCs w:val="20"/>
          <w:rtl/>
          <w:rPrChange w:id="2442" w:author="רינת אביטל" w:date="2022-05-12T09:18:00Z">
            <w:rPr>
              <w:rFonts w:ascii="Calibri" w:eastAsia="Calibri" w:hAnsi="Calibri" w:cs="Calibri"/>
              <w:rtl/>
            </w:rPr>
          </w:rPrChange>
        </w:rPr>
        <w:t xml:space="preserve"> </w:t>
      </w:r>
    </w:p>
    <w:p w14:paraId="16F52042" w14:textId="3BDA37F9" w:rsidR="004730FF" w:rsidRPr="00103DCA" w:rsidRDefault="004730FF" w:rsidP="004730FF">
      <w:pPr>
        <w:spacing w:after="112"/>
        <w:ind w:left="415" w:hanging="10"/>
        <w:rPr>
          <w:rFonts w:ascii="Tahoma" w:hAnsi="Tahoma" w:cs="Tahoma"/>
          <w:sz w:val="20"/>
          <w:szCs w:val="20"/>
          <w:rPrChange w:id="2443" w:author="רינת אביטל" w:date="2022-05-12T09:18:00Z">
            <w:rPr/>
          </w:rPrChange>
        </w:rPr>
      </w:pPr>
      <w:r w:rsidRPr="00103DCA">
        <w:rPr>
          <w:rFonts w:ascii="Tahoma" w:eastAsia="Calibri" w:hAnsi="Tahoma" w:cs="Tahoma"/>
          <w:sz w:val="20"/>
          <w:szCs w:val="20"/>
          <w:rtl/>
          <w:rPrChange w:id="2444" w:author="רינת אביטל" w:date="2022-05-12T09:18:00Z">
            <w:rPr>
              <w:rFonts w:ascii="Calibri" w:eastAsia="Calibri" w:hAnsi="Calibri" w:cs="Calibri"/>
              <w:rtl/>
            </w:rPr>
          </w:rPrChange>
        </w:rPr>
        <w:t>שפות תוכנה: #</w:t>
      </w:r>
      <w:r w:rsidRPr="00103DCA">
        <w:rPr>
          <w:rFonts w:ascii="Tahoma" w:eastAsia="Calibri" w:hAnsi="Tahoma" w:cs="Tahoma"/>
          <w:sz w:val="20"/>
          <w:szCs w:val="20"/>
          <w:rPrChange w:id="2445" w:author="רינת אביטל" w:date="2022-05-12T09:18:00Z">
            <w:rPr>
              <w:rFonts w:ascii="Calibri" w:eastAsia="Calibri" w:hAnsi="Calibri" w:cs="Calibri"/>
            </w:rPr>
          </w:rPrChange>
        </w:rPr>
        <w:t>C</w:t>
      </w:r>
      <w:r w:rsidRPr="00103DCA">
        <w:rPr>
          <w:rFonts w:ascii="Tahoma" w:eastAsia="Calibri" w:hAnsi="Tahoma" w:cs="Tahoma"/>
          <w:sz w:val="20"/>
          <w:szCs w:val="20"/>
          <w:rtl/>
          <w:rPrChange w:id="2446" w:author="רינת אביטל" w:date="2022-05-12T09:18:00Z">
            <w:rPr>
              <w:rFonts w:ascii="Calibri" w:eastAsia="Calibri" w:hAnsi="Calibri" w:cs="Calibri"/>
              <w:rtl/>
            </w:rPr>
          </w:rPrChange>
        </w:rPr>
        <w:t xml:space="preserve"> , תוך שימוש בטכנולוגית </w:t>
      </w:r>
      <w:r w:rsidRPr="00103DCA">
        <w:rPr>
          <w:rFonts w:ascii="Tahoma" w:eastAsia="Calibri" w:hAnsi="Tahoma" w:cs="Tahoma"/>
          <w:sz w:val="20"/>
          <w:szCs w:val="20"/>
          <w:rPrChange w:id="2447" w:author="רינת אביטל" w:date="2022-05-12T09:18:00Z">
            <w:rPr>
              <w:rFonts w:ascii="Calibri" w:eastAsia="Calibri" w:hAnsi="Calibri" w:cs="Calibri"/>
            </w:rPr>
          </w:rPrChange>
        </w:rPr>
        <w:t>WebApi</w:t>
      </w:r>
      <w:r w:rsidRPr="00103DCA">
        <w:rPr>
          <w:rFonts w:ascii="Tahoma" w:eastAsia="Calibri" w:hAnsi="Tahoma" w:cs="Tahoma"/>
          <w:sz w:val="20"/>
          <w:szCs w:val="20"/>
          <w:rtl/>
          <w:rPrChange w:id="2448" w:author="רינת אביטל" w:date="2022-05-12T09:18:00Z">
            <w:rPr>
              <w:rFonts w:ascii="Calibri" w:eastAsia="Calibri" w:hAnsi="Calibri" w:cs="Calibri"/>
              <w:rtl/>
            </w:rPr>
          </w:rPrChange>
        </w:rPr>
        <w:t xml:space="preserve">, אנגולר . </w:t>
      </w:r>
    </w:p>
    <w:p w14:paraId="54E335A7" w14:textId="77777777" w:rsidR="004730FF" w:rsidRPr="00103DCA" w:rsidRDefault="004730FF" w:rsidP="004730FF">
      <w:pPr>
        <w:spacing w:after="107" w:line="265" w:lineRule="auto"/>
        <w:ind w:left="10" w:right="419" w:hanging="10"/>
        <w:rPr>
          <w:rFonts w:ascii="Tahoma" w:hAnsi="Tahoma" w:cs="Tahoma"/>
          <w:sz w:val="20"/>
          <w:szCs w:val="20"/>
          <w:rtl/>
          <w:rPrChange w:id="2449" w:author="רינת אביטל" w:date="2022-05-12T09:18:00Z">
            <w:rPr>
              <w:rtl/>
            </w:rPr>
          </w:rPrChange>
        </w:rPr>
      </w:pPr>
      <w:r w:rsidRPr="00103DCA">
        <w:rPr>
          <w:rFonts w:ascii="Tahoma" w:eastAsia="Calibri" w:hAnsi="Tahoma" w:cs="Tahoma"/>
          <w:sz w:val="20"/>
          <w:szCs w:val="20"/>
          <w:rPrChange w:id="2450" w:author="רינת אביטל" w:date="2022-05-12T09:18:00Z">
            <w:rPr>
              <w:rFonts w:ascii="Calibri" w:eastAsia="Calibri" w:hAnsi="Calibri" w:cs="Calibri"/>
            </w:rPr>
          </w:rPrChange>
        </w:rPr>
        <w:t xml:space="preserve">        </w:t>
      </w:r>
      <w:r w:rsidRPr="00103DCA">
        <w:rPr>
          <w:rFonts w:ascii="Tahoma" w:eastAsia="Calibri" w:hAnsi="Tahoma" w:cs="Tahoma"/>
          <w:sz w:val="20"/>
          <w:szCs w:val="20"/>
          <w:rtl/>
          <w:rPrChange w:id="2451" w:author="רינת אביטל" w:date="2022-05-12T09:18:00Z">
            <w:rPr>
              <w:rFonts w:ascii="Calibri" w:eastAsia="Calibri" w:hAnsi="Calibri" w:cs="Calibri"/>
              <w:rtl/>
            </w:rPr>
          </w:rPrChange>
        </w:rPr>
        <w:t>כלי תוכנה לפיתוח המערכת</w:t>
      </w:r>
      <w:r w:rsidRPr="00103DCA">
        <w:rPr>
          <w:rFonts w:ascii="Tahoma" w:eastAsia="Calibri" w:hAnsi="Tahoma" w:cs="Tahoma"/>
          <w:sz w:val="20"/>
          <w:szCs w:val="20"/>
          <w:rtl/>
          <w:rPrChange w:id="2452" w:author="רינת אביטל" w:date="2022-05-12T09:18:00Z">
            <w:rPr>
              <w:rFonts w:ascii="Calibri" w:eastAsia="Calibri" w:hAnsi="Calibri" w:cs="Calibri" w:hint="cs"/>
              <w:rtl/>
            </w:rPr>
          </w:rPrChange>
        </w:rPr>
        <w:t xml:space="preserve">: </w:t>
      </w:r>
      <w:r w:rsidRPr="00103DCA">
        <w:rPr>
          <w:rFonts w:ascii="Tahoma" w:eastAsia="Calibri" w:hAnsi="Tahoma" w:cs="Tahoma"/>
          <w:sz w:val="20"/>
          <w:szCs w:val="20"/>
          <w:rPrChange w:id="2453" w:author="רינת אביטל" w:date="2022-05-12T09:18:00Z">
            <w:rPr>
              <w:rFonts w:ascii="Calibri" w:eastAsia="Calibri" w:hAnsi="Calibri" w:cs="Calibri"/>
            </w:rPr>
          </w:rPrChange>
        </w:rPr>
        <w:t>.Microsoft Visual Studio2019, vs code:</w:t>
      </w:r>
    </w:p>
    <w:p w14:paraId="2B8E31EB" w14:textId="17724E30" w:rsidR="004730FF" w:rsidRPr="00103DCA" w:rsidRDefault="004730FF" w:rsidP="004730FF">
      <w:pPr>
        <w:spacing w:after="35" w:line="359" w:lineRule="auto"/>
        <w:ind w:left="368" w:right="6510" w:hanging="10"/>
        <w:rPr>
          <w:rFonts w:ascii="Tahoma" w:hAnsi="Tahoma" w:cs="Tahoma"/>
          <w:sz w:val="20"/>
          <w:szCs w:val="20"/>
          <w:rPrChange w:id="2454" w:author="רינת אביטל" w:date="2022-05-12T09:18:00Z">
            <w:rPr/>
          </w:rPrChange>
        </w:rPr>
      </w:pPr>
      <w:r w:rsidRPr="00103DCA">
        <w:rPr>
          <w:rFonts w:ascii="Tahoma" w:eastAsia="Calibri" w:hAnsi="Tahoma" w:cs="Tahoma"/>
          <w:sz w:val="20"/>
          <w:szCs w:val="20"/>
          <w:rtl/>
          <w:rPrChange w:id="2455" w:author="רינת אביטל" w:date="2022-05-12T09:18:00Z">
            <w:rPr>
              <w:rFonts w:ascii="Calibri" w:eastAsia="Calibri" w:hAnsi="Calibri" w:cs="Calibri"/>
              <w:rtl/>
            </w:rPr>
          </w:rPrChange>
        </w:rPr>
        <w:t>מסד נתונים:.</w:t>
      </w:r>
      <w:r w:rsidR="00A729AA" w:rsidRPr="00103DCA">
        <w:rPr>
          <w:rFonts w:ascii="Tahoma" w:eastAsia="Calibri" w:hAnsi="Tahoma" w:cs="Tahoma"/>
          <w:sz w:val="20"/>
          <w:szCs w:val="20"/>
          <w:rPrChange w:id="2456" w:author="רינת אביטל" w:date="2022-05-12T09:18:00Z">
            <w:rPr>
              <w:rFonts w:ascii="Calibri" w:eastAsia="Calibri" w:hAnsi="Calibri" w:cs="Calibri"/>
            </w:rPr>
          </w:rPrChange>
        </w:rPr>
        <w:t>mongoD</w:t>
      </w:r>
      <w:r w:rsidRPr="00103DCA">
        <w:rPr>
          <w:rFonts w:ascii="Tahoma" w:eastAsia="Calibri" w:hAnsi="Tahoma" w:cs="Tahoma"/>
          <w:sz w:val="20"/>
          <w:szCs w:val="20"/>
          <w:rtl/>
          <w:rPrChange w:id="2457" w:author="רינת אביטל" w:date="2022-05-12T09:18:00Z">
            <w:rPr>
              <w:rFonts w:ascii="Calibri" w:eastAsia="Calibri" w:hAnsi="Calibri" w:cs="Calibri"/>
              <w:rtl/>
            </w:rPr>
          </w:rPrChange>
        </w:rPr>
        <w:t xml:space="preserve">עמדת משתמש מינימאלית : </w:t>
      </w:r>
    </w:p>
    <w:p w14:paraId="091DCD94" w14:textId="77777777" w:rsidR="004730FF" w:rsidRPr="00103DCA" w:rsidRDefault="004730FF" w:rsidP="004730FF">
      <w:pPr>
        <w:numPr>
          <w:ilvl w:val="1"/>
          <w:numId w:val="20"/>
        </w:numPr>
        <w:spacing w:after="35" w:line="359" w:lineRule="auto"/>
        <w:ind w:left="719" w:right="778" w:hanging="361"/>
        <w:rPr>
          <w:rFonts w:ascii="Tahoma" w:hAnsi="Tahoma" w:cs="Tahoma"/>
          <w:sz w:val="20"/>
          <w:szCs w:val="20"/>
          <w:rPrChange w:id="2458" w:author="רינת אביטל" w:date="2022-05-12T09:18:00Z">
            <w:rPr/>
          </w:rPrChange>
        </w:rPr>
      </w:pPr>
      <w:r w:rsidRPr="00103DCA">
        <w:rPr>
          <w:rFonts w:ascii="Tahoma" w:eastAsia="Calibri" w:hAnsi="Tahoma" w:cs="Tahoma"/>
          <w:sz w:val="20"/>
          <w:szCs w:val="20"/>
          <w:rtl/>
          <w:rPrChange w:id="2459" w:author="רינת אביטל" w:date="2022-05-12T09:18:00Z">
            <w:rPr>
              <w:rFonts w:ascii="Calibri" w:eastAsia="Calibri" w:hAnsi="Calibri" w:cs="Calibri"/>
              <w:rtl/>
            </w:rPr>
          </w:rPrChange>
        </w:rPr>
        <w:t>חומרה: מעבד</w:t>
      </w:r>
      <w:r w:rsidRPr="00103DCA">
        <w:rPr>
          <w:rFonts w:ascii="Tahoma" w:eastAsia="Calibri" w:hAnsi="Tahoma" w:cs="Tahoma"/>
          <w:sz w:val="20"/>
          <w:szCs w:val="20"/>
          <w:rPrChange w:id="2460" w:author="רינת אביטל" w:date="2022-05-12T09:18:00Z">
            <w:rPr>
              <w:rFonts w:ascii="Calibri" w:eastAsia="Calibri" w:hAnsi="Calibri" w:cs="Calibri"/>
            </w:rPr>
          </w:rPrChange>
        </w:rPr>
        <w:t>RAM 4GB i5</w:t>
      </w:r>
      <w:r w:rsidRPr="00103DCA">
        <w:rPr>
          <w:rFonts w:ascii="Tahoma" w:eastAsia="Calibri" w:hAnsi="Tahoma" w:cs="Tahoma"/>
          <w:sz w:val="20"/>
          <w:szCs w:val="20"/>
          <w:rtl/>
          <w:rPrChange w:id="2461" w:author="רינת אביטל" w:date="2022-05-12T09:18:00Z">
            <w:rPr>
              <w:rFonts w:ascii="Calibri" w:eastAsia="Calibri" w:hAnsi="Calibri" w:cs="Calibri"/>
              <w:rtl/>
            </w:rPr>
          </w:rPrChange>
        </w:rPr>
        <w:t xml:space="preserve"> . </w:t>
      </w:r>
    </w:p>
    <w:p w14:paraId="57646C00" w14:textId="0A6C8E7E" w:rsidR="004730FF" w:rsidRPr="00103DCA" w:rsidRDefault="004730FF" w:rsidP="004730FF">
      <w:pPr>
        <w:spacing w:after="35" w:line="359" w:lineRule="auto"/>
        <w:ind w:left="358" w:right="778"/>
        <w:rPr>
          <w:rFonts w:ascii="Tahoma" w:hAnsi="Tahoma" w:cs="Tahoma"/>
          <w:sz w:val="20"/>
          <w:szCs w:val="20"/>
          <w:rPrChange w:id="2462" w:author="רינת אביטל" w:date="2022-05-12T09:18:00Z">
            <w:rPr/>
          </w:rPrChange>
        </w:rPr>
      </w:pPr>
      <w:r w:rsidRPr="00103DCA">
        <w:rPr>
          <w:rFonts w:ascii="Tahoma" w:eastAsia="Courier New" w:hAnsi="Tahoma" w:cs="Tahoma"/>
          <w:sz w:val="20"/>
          <w:szCs w:val="20"/>
          <w:rtl/>
          <w:rPrChange w:id="2463" w:author="רינת אביטל" w:date="2022-05-12T09:18:00Z">
            <w:rPr>
              <w:rFonts w:ascii="Courier New" w:eastAsia="Courier New" w:hAnsi="Courier New" w:cs="Courier New"/>
              <w:rtl/>
            </w:rPr>
          </w:rPrChange>
        </w:rPr>
        <w:t>o</w:t>
      </w:r>
      <w:r w:rsidRPr="00103DCA">
        <w:rPr>
          <w:rFonts w:ascii="Tahoma" w:eastAsia="Arial" w:hAnsi="Tahoma" w:cs="Tahoma"/>
          <w:sz w:val="20"/>
          <w:szCs w:val="20"/>
          <w:rtl/>
          <w:rPrChange w:id="2464" w:author="רינת אביטל" w:date="2022-05-12T09:18:00Z">
            <w:rPr>
              <w:rFonts w:ascii="Arial" w:eastAsia="Arial" w:hAnsi="Arial" w:cs="Arial"/>
              <w:rtl/>
            </w:rPr>
          </w:rPrChange>
        </w:rPr>
        <w:t xml:space="preserve"> </w:t>
      </w:r>
      <w:r w:rsidRPr="00103DCA">
        <w:rPr>
          <w:rFonts w:ascii="Tahoma" w:eastAsia="Calibri" w:hAnsi="Tahoma" w:cs="Tahoma"/>
          <w:sz w:val="20"/>
          <w:szCs w:val="20"/>
          <w:rtl/>
          <w:rPrChange w:id="2465" w:author="רינת אביטל" w:date="2022-05-12T09:18:00Z">
            <w:rPr>
              <w:rFonts w:ascii="Calibri" w:eastAsia="Calibri" w:hAnsi="Calibri" w:cs="Calibri"/>
              <w:rtl/>
            </w:rPr>
          </w:rPrChange>
        </w:rPr>
        <w:t xml:space="preserve">מערכת ההפעלה:  </w:t>
      </w:r>
      <w:r w:rsidRPr="00103DCA">
        <w:rPr>
          <w:rFonts w:ascii="Tahoma" w:eastAsia="Calibri" w:hAnsi="Tahoma" w:cs="Tahoma"/>
          <w:sz w:val="20"/>
          <w:szCs w:val="20"/>
          <w:rPrChange w:id="2466" w:author="רינת אביטל" w:date="2022-05-12T09:18:00Z">
            <w:rPr>
              <w:rFonts w:ascii="Calibri" w:eastAsia="Calibri" w:hAnsi="Calibri" w:cs="Calibri"/>
            </w:rPr>
          </w:rPrChange>
        </w:rPr>
        <w:t>Windows 7</w:t>
      </w:r>
      <w:r w:rsidR="004F699B" w:rsidRPr="00103DCA">
        <w:rPr>
          <w:rFonts w:ascii="Tahoma" w:eastAsia="Calibri" w:hAnsi="Tahoma" w:cs="Tahoma"/>
          <w:sz w:val="20"/>
          <w:szCs w:val="20"/>
          <w:rtl/>
          <w:rPrChange w:id="2467" w:author="רינת אביטל" w:date="2022-05-12T09:18:00Z">
            <w:rPr>
              <w:rFonts w:ascii="Calibri" w:eastAsia="Calibri" w:hAnsi="Calibri" w:cs="Calibri" w:hint="cs"/>
              <w:rtl/>
            </w:rPr>
          </w:rPrChange>
        </w:rPr>
        <w:t xml:space="preserve"> </w:t>
      </w:r>
      <w:r w:rsidRPr="00103DCA">
        <w:rPr>
          <w:rFonts w:ascii="Tahoma" w:eastAsia="Calibri" w:hAnsi="Tahoma" w:cs="Tahoma"/>
          <w:sz w:val="20"/>
          <w:szCs w:val="20"/>
          <w:rtl/>
          <w:rPrChange w:id="2468" w:author="רינת אביטל" w:date="2022-05-12T09:18:00Z">
            <w:rPr>
              <w:rFonts w:ascii="Calibri" w:eastAsia="Calibri" w:hAnsi="Calibri" w:cs="Calibri"/>
              <w:rtl/>
            </w:rPr>
          </w:rPrChange>
        </w:rPr>
        <w:t xml:space="preserve">ומעלה. </w:t>
      </w:r>
    </w:p>
    <w:p w14:paraId="42900F8C" w14:textId="77777777" w:rsidR="004730FF" w:rsidRPr="00103DCA" w:rsidRDefault="004730FF" w:rsidP="004730FF">
      <w:pPr>
        <w:numPr>
          <w:ilvl w:val="1"/>
          <w:numId w:val="20"/>
        </w:numPr>
        <w:spacing w:after="154"/>
        <w:ind w:left="719" w:right="778" w:hanging="361"/>
        <w:rPr>
          <w:rFonts w:ascii="Tahoma" w:hAnsi="Tahoma" w:cs="Tahoma"/>
          <w:sz w:val="20"/>
          <w:szCs w:val="20"/>
          <w:rPrChange w:id="2469" w:author="רינת אביטל" w:date="2022-05-12T09:18:00Z">
            <w:rPr/>
          </w:rPrChange>
        </w:rPr>
      </w:pPr>
      <w:r w:rsidRPr="00103DCA">
        <w:rPr>
          <w:rFonts w:ascii="Tahoma" w:eastAsia="Calibri" w:hAnsi="Tahoma" w:cs="Tahoma"/>
          <w:sz w:val="20"/>
          <w:szCs w:val="20"/>
          <w:rtl/>
          <w:rPrChange w:id="2470" w:author="רינת אביטל" w:date="2022-05-12T09:18:00Z">
            <w:rPr>
              <w:rFonts w:ascii="Calibri" w:eastAsia="Calibri" w:hAnsi="Calibri" w:cs="Calibri"/>
              <w:rtl/>
            </w:rPr>
          </w:rPrChange>
        </w:rPr>
        <w:t xml:space="preserve">חיבור לרש ת: נדרש . </w:t>
      </w:r>
    </w:p>
    <w:p w14:paraId="2BB135A4" w14:textId="2DFFB509" w:rsidR="004730FF" w:rsidRPr="00103DCA" w:rsidRDefault="004F699B" w:rsidP="004730FF">
      <w:pPr>
        <w:numPr>
          <w:ilvl w:val="1"/>
          <w:numId w:val="20"/>
        </w:numPr>
        <w:spacing w:after="167"/>
        <w:ind w:left="719" w:right="778" w:hanging="361"/>
        <w:rPr>
          <w:rFonts w:ascii="Tahoma" w:hAnsi="Tahoma" w:cs="Tahoma"/>
          <w:sz w:val="20"/>
          <w:szCs w:val="20"/>
          <w:rPrChange w:id="2471" w:author="רינת אביטל" w:date="2022-05-12T09:18:00Z">
            <w:rPr/>
          </w:rPrChange>
        </w:rPr>
      </w:pPr>
      <w:r w:rsidRPr="00103DCA">
        <w:rPr>
          <w:rFonts w:ascii="Tahoma" w:eastAsia="Calibri" w:hAnsi="Tahoma" w:cs="Tahoma"/>
          <w:sz w:val="20"/>
          <w:szCs w:val="20"/>
          <w:rPrChange w:id="2472" w:author="רינת אביטל" w:date="2022-05-12T09:18:00Z">
            <w:rPr>
              <w:rFonts w:ascii="Calibri" w:eastAsia="Calibri" w:hAnsi="Calibri" w:cs="Calibri"/>
            </w:rPr>
          </w:rPrChange>
        </w:rPr>
        <w:t>Chrom</w:t>
      </w:r>
      <w:r w:rsidRPr="00103DCA">
        <w:rPr>
          <w:rFonts w:ascii="Tahoma" w:eastAsia="Calibri" w:hAnsi="Tahoma" w:cs="Tahoma"/>
          <w:sz w:val="20"/>
          <w:szCs w:val="20"/>
          <w:rtl/>
          <w:rPrChange w:id="2473" w:author="רינת אביטל" w:date="2022-05-12T09:18:00Z">
            <w:rPr>
              <w:rFonts w:ascii="Calibri" w:eastAsia="Calibri" w:hAnsi="Calibri" w:cs="Calibri" w:hint="cs"/>
              <w:rtl/>
            </w:rPr>
          </w:rPrChange>
        </w:rPr>
        <w:t xml:space="preserve">: </w:t>
      </w:r>
      <w:r w:rsidR="004730FF" w:rsidRPr="00103DCA">
        <w:rPr>
          <w:rFonts w:ascii="Tahoma" w:eastAsia="Calibri" w:hAnsi="Tahoma" w:cs="Tahoma"/>
          <w:sz w:val="20"/>
          <w:szCs w:val="20"/>
          <w:rtl/>
          <w:rPrChange w:id="2474" w:author="רינת אביטל" w:date="2022-05-12T09:18:00Z">
            <w:rPr>
              <w:rFonts w:ascii="Calibri" w:eastAsia="Calibri" w:hAnsi="Calibri" w:cs="Calibri"/>
              <w:rtl/>
            </w:rPr>
          </w:rPrChange>
        </w:rPr>
        <w:t>תוכנות</w:t>
      </w:r>
    </w:p>
    <w:p w14:paraId="2A1606C5" w14:textId="77777777" w:rsidR="004730FF" w:rsidRPr="00103DCA" w:rsidRDefault="004730FF" w:rsidP="004730FF">
      <w:pPr>
        <w:rPr>
          <w:rFonts w:ascii="Tahoma" w:hAnsi="Tahoma" w:cs="Tahoma"/>
          <w:sz w:val="20"/>
          <w:szCs w:val="20"/>
          <w:rPrChange w:id="2475" w:author="רינת אביטל" w:date="2022-05-12T09:18:00Z">
            <w:rPr/>
          </w:rPrChange>
        </w:rPr>
      </w:pPr>
    </w:p>
    <w:p w14:paraId="06C67782" w14:textId="37DE30BA" w:rsidR="0040191B" w:rsidRPr="00103DCA" w:rsidRDefault="0040191B" w:rsidP="00816266">
      <w:pPr>
        <w:pStyle w:val="2"/>
        <w:numPr>
          <w:ilvl w:val="1"/>
          <w:numId w:val="7"/>
        </w:numPr>
        <w:spacing w:line="360" w:lineRule="auto"/>
        <w:rPr>
          <w:rFonts w:ascii="Tahoma" w:hAnsi="Tahoma" w:cs="Tahoma"/>
          <w:b/>
          <w:bCs/>
          <w:color w:val="89D7C3"/>
          <w:sz w:val="36"/>
          <w:szCs w:val="36"/>
          <w:rtl/>
          <w:rPrChange w:id="2476" w:author="רינת אביטל" w:date="2022-05-12T09:18:00Z">
            <w:rPr>
              <w:b/>
              <w:bCs/>
              <w:color w:val="89D7C3"/>
              <w:sz w:val="40"/>
              <w:szCs w:val="40"/>
              <w:rtl/>
            </w:rPr>
          </w:rPrChange>
        </w:rPr>
      </w:pPr>
      <w:bookmarkStart w:id="2477" w:name="_Toc103039606"/>
      <w:r w:rsidRPr="00103DCA">
        <w:rPr>
          <w:rFonts w:ascii="Tahoma" w:hAnsi="Tahoma" w:cs="Tahoma"/>
          <w:b/>
          <w:bCs/>
          <w:color w:val="89D7C3"/>
          <w:sz w:val="36"/>
          <w:szCs w:val="36"/>
          <w:rtl/>
          <w:rPrChange w:id="2478" w:author="רינת אביטל" w:date="2022-05-12T09:18:00Z">
            <w:rPr>
              <w:rFonts w:hint="cs"/>
              <w:b/>
              <w:bCs/>
              <w:color w:val="89D7C3"/>
              <w:sz w:val="40"/>
              <w:szCs w:val="40"/>
              <w:rtl/>
            </w:rPr>
          </w:rPrChange>
        </w:rPr>
        <w:t>ניתוח דרישות המערכת</w:t>
      </w:r>
      <w:bookmarkEnd w:id="2477"/>
    </w:p>
    <w:p w14:paraId="113AA316" w14:textId="4B36A2A5" w:rsidR="004730FF" w:rsidRPr="00103DCA" w:rsidRDefault="004730FF" w:rsidP="004730FF">
      <w:pPr>
        <w:spacing w:after="140" w:line="265" w:lineRule="auto"/>
        <w:ind w:left="1141" w:right="179"/>
        <w:rPr>
          <w:rFonts w:ascii="Tahoma" w:hAnsi="Tahoma" w:cs="Tahoma"/>
          <w:b/>
          <w:bCs/>
          <w:sz w:val="24"/>
          <w:szCs w:val="24"/>
          <w:rtl/>
          <w:rPrChange w:id="2479" w:author="רינת אביטל" w:date="2022-05-12T09:18:00Z">
            <w:rPr>
              <w:b/>
              <w:bCs/>
              <w:sz w:val="28"/>
              <w:szCs w:val="28"/>
              <w:rtl/>
            </w:rPr>
          </w:rPrChange>
        </w:rPr>
      </w:pPr>
      <w:r w:rsidRPr="00103DCA">
        <w:rPr>
          <w:rFonts w:ascii="Tahoma" w:hAnsi="Tahoma" w:cs="Tahoma"/>
          <w:b/>
          <w:bCs/>
          <w:sz w:val="24"/>
          <w:szCs w:val="24"/>
          <w:rtl/>
          <w:rPrChange w:id="2480" w:author="רינת אביטל" w:date="2022-05-12T09:18:00Z">
            <w:rPr>
              <w:rFonts w:hint="cs"/>
              <w:b/>
              <w:bCs/>
              <w:sz w:val="28"/>
              <w:szCs w:val="28"/>
              <w:rtl/>
            </w:rPr>
          </w:rPrChange>
        </w:rPr>
        <w:t>דרישות בהן המערכת צריכה לעמוד:</w:t>
      </w:r>
    </w:p>
    <w:p w14:paraId="0A0A5F3F" w14:textId="1B8043C2" w:rsidR="0044140F" w:rsidRPr="00A612A8" w:rsidRDefault="0044140F" w:rsidP="00A612A8">
      <w:pPr>
        <w:pStyle w:val="a8"/>
        <w:numPr>
          <w:ilvl w:val="0"/>
          <w:numId w:val="46"/>
        </w:numPr>
        <w:spacing w:after="140" w:line="360" w:lineRule="auto"/>
        <w:ind w:right="179"/>
        <w:rPr>
          <w:rFonts w:ascii="Tahoma" w:hAnsi="Tahoma" w:cs="Tahoma"/>
          <w:b/>
          <w:bCs/>
          <w:rPrChange w:id="2481" w:author="רינת אביטל" w:date="2022-05-12T11:43:00Z">
            <w:rPr>
              <w:b/>
              <w:bCs/>
              <w:sz w:val="28"/>
              <w:szCs w:val="28"/>
            </w:rPr>
          </w:rPrChange>
        </w:rPr>
        <w:pPrChange w:id="2482" w:author="רינת אביטל" w:date="2022-05-12T11:43:00Z">
          <w:pPr>
            <w:pStyle w:val="a8"/>
            <w:numPr>
              <w:numId w:val="46"/>
            </w:numPr>
            <w:spacing w:after="140" w:line="265" w:lineRule="auto"/>
            <w:ind w:left="1861" w:right="179" w:hanging="360"/>
          </w:pPr>
        </w:pPrChange>
      </w:pPr>
      <w:r w:rsidRPr="00A612A8">
        <w:rPr>
          <w:rFonts w:ascii="Tahoma" w:eastAsia="Arial" w:hAnsi="Tahoma" w:cs="Tahoma"/>
          <w:rtl/>
          <w:rPrChange w:id="2483" w:author="רינת אביטל" w:date="2022-05-12T11:43:00Z">
            <w:rPr>
              <w:rFonts w:ascii="Arial" w:eastAsia="Arial" w:hAnsi="Arial" w:cs="Arial"/>
              <w:sz w:val="28"/>
              <w:szCs w:val="28"/>
              <w:rtl/>
            </w:rPr>
          </w:rPrChange>
        </w:rPr>
        <w:t>כתיבה בסטנדרטים מקצועיים</w:t>
      </w:r>
      <w:r w:rsidRPr="00A612A8">
        <w:rPr>
          <w:rFonts w:ascii="Tahoma" w:hAnsi="Tahoma" w:cs="Tahoma"/>
          <w:b/>
          <w:bCs/>
          <w:rtl/>
          <w:rPrChange w:id="2484" w:author="רינת אביטל" w:date="2022-05-12T11:43:00Z">
            <w:rPr>
              <w:rFonts w:hint="cs"/>
              <w:b/>
              <w:bCs/>
              <w:sz w:val="28"/>
              <w:szCs w:val="28"/>
              <w:rtl/>
            </w:rPr>
          </w:rPrChange>
        </w:rPr>
        <w:t>.</w:t>
      </w:r>
    </w:p>
    <w:p w14:paraId="22B4286C" w14:textId="502DE37A" w:rsidR="0044140F" w:rsidRPr="00A612A8" w:rsidRDefault="0044140F" w:rsidP="00A612A8">
      <w:pPr>
        <w:pStyle w:val="a8"/>
        <w:numPr>
          <w:ilvl w:val="0"/>
          <w:numId w:val="46"/>
        </w:numPr>
        <w:spacing w:after="140" w:line="360" w:lineRule="auto"/>
        <w:ind w:right="179"/>
        <w:rPr>
          <w:rFonts w:ascii="Tahoma" w:hAnsi="Tahoma" w:cs="Tahoma"/>
          <w:b/>
          <w:bCs/>
          <w:rPrChange w:id="2485" w:author="רינת אביטל" w:date="2022-05-12T11:43:00Z">
            <w:rPr>
              <w:b/>
              <w:bCs/>
              <w:sz w:val="28"/>
              <w:szCs w:val="28"/>
            </w:rPr>
          </w:rPrChange>
        </w:rPr>
        <w:pPrChange w:id="2486" w:author="רינת אביטל" w:date="2022-05-12T11:43:00Z">
          <w:pPr>
            <w:pStyle w:val="a8"/>
            <w:numPr>
              <w:numId w:val="46"/>
            </w:numPr>
            <w:spacing w:after="140" w:line="265" w:lineRule="auto"/>
            <w:ind w:left="1861" w:right="179" w:hanging="360"/>
          </w:pPr>
        </w:pPrChange>
      </w:pPr>
      <w:r w:rsidRPr="00A612A8">
        <w:rPr>
          <w:rFonts w:ascii="Tahoma" w:eastAsia="Arial" w:hAnsi="Tahoma" w:cs="Tahoma"/>
          <w:rtl/>
          <w:rPrChange w:id="2487" w:author="רינת אביטל" w:date="2022-05-12T11:43:00Z">
            <w:rPr>
              <w:rFonts w:ascii="Arial" w:eastAsia="Arial" w:hAnsi="Arial" w:cs="Arial"/>
              <w:sz w:val="28"/>
              <w:szCs w:val="28"/>
              <w:rtl/>
            </w:rPr>
          </w:rPrChange>
        </w:rPr>
        <w:t xml:space="preserve">מחשוב השרות ללקוח.  </w:t>
      </w:r>
    </w:p>
    <w:p w14:paraId="6634DBBA" w14:textId="77777777" w:rsidR="0044140F" w:rsidRPr="00A612A8" w:rsidRDefault="0044140F" w:rsidP="00A612A8">
      <w:pPr>
        <w:pStyle w:val="a8"/>
        <w:numPr>
          <w:ilvl w:val="0"/>
          <w:numId w:val="46"/>
        </w:numPr>
        <w:spacing w:after="140" w:line="360" w:lineRule="auto"/>
        <w:ind w:right="179"/>
        <w:rPr>
          <w:rFonts w:ascii="Tahoma" w:hAnsi="Tahoma" w:cs="Tahoma"/>
          <w:rPrChange w:id="2488" w:author="רינת אביטל" w:date="2022-05-12T11:43:00Z">
            <w:rPr>
              <w:sz w:val="28"/>
              <w:szCs w:val="28"/>
            </w:rPr>
          </w:rPrChange>
        </w:rPr>
        <w:pPrChange w:id="2489" w:author="רינת אביטל" w:date="2022-05-12T11:43:00Z">
          <w:pPr>
            <w:pStyle w:val="a8"/>
            <w:numPr>
              <w:numId w:val="46"/>
            </w:numPr>
            <w:spacing w:after="140" w:line="265" w:lineRule="auto"/>
            <w:ind w:left="1861" w:right="179" w:hanging="360"/>
          </w:pPr>
        </w:pPrChange>
      </w:pPr>
      <w:r w:rsidRPr="00A612A8">
        <w:rPr>
          <w:rFonts w:ascii="Tahoma" w:eastAsia="Arial" w:hAnsi="Tahoma" w:cs="Tahoma"/>
          <w:rtl/>
          <w:rPrChange w:id="2490" w:author="רינת אביטל" w:date="2022-05-12T11:43:00Z">
            <w:rPr>
              <w:rFonts w:ascii="Arial" w:eastAsia="Arial" w:hAnsi="Arial" w:cs="Arial"/>
              <w:sz w:val="28"/>
              <w:szCs w:val="28"/>
              <w:rtl/>
            </w:rPr>
          </w:rPrChange>
        </w:rPr>
        <w:t xml:space="preserve">כתיבת הקוד בסיבוכיות היעילה ביותר.  </w:t>
      </w:r>
    </w:p>
    <w:p w14:paraId="18716432" w14:textId="77777777" w:rsidR="0044140F" w:rsidRPr="00A612A8" w:rsidRDefault="0044140F" w:rsidP="00A612A8">
      <w:pPr>
        <w:pStyle w:val="a8"/>
        <w:numPr>
          <w:ilvl w:val="0"/>
          <w:numId w:val="46"/>
        </w:numPr>
        <w:spacing w:after="140" w:line="360" w:lineRule="auto"/>
        <w:ind w:right="179"/>
        <w:rPr>
          <w:rFonts w:ascii="Tahoma" w:hAnsi="Tahoma" w:cs="Tahoma"/>
          <w:rPrChange w:id="2491" w:author="רינת אביטל" w:date="2022-05-12T11:43:00Z">
            <w:rPr>
              <w:sz w:val="28"/>
              <w:szCs w:val="28"/>
            </w:rPr>
          </w:rPrChange>
        </w:rPr>
        <w:pPrChange w:id="2492" w:author="רינת אביטל" w:date="2022-05-12T11:43:00Z">
          <w:pPr>
            <w:pStyle w:val="a8"/>
            <w:numPr>
              <w:numId w:val="46"/>
            </w:numPr>
            <w:spacing w:after="140" w:line="265" w:lineRule="auto"/>
            <w:ind w:left="1861" w:right="179" w:hanging="360"/>
          </w:pPr>
        </w:pPrChange>
      </w:pPr>
      <w:r w:rsidRPr="00A612A8">
        <w:rPr>
          <w:rFonts w:ascii="Tahoma" w:eastAsia="Arial" w:hAnsi="Tahoma" w:cs="Tahoma"/>
          <w:rtl/>
          <w:rPrChange w:id="2493" w:author="רינת אביטל" w:date="2022-05-12T11:43:00Z">
            <w:rPr>
              <w:rFonts w:ascii="Arial" w:eastAsia="Arial" w:hAnsi="Arial" w:cs="Arial"/>
              <w:sz w:val="28"/>
              <w:szCs w:val="28"/>
              <w:rtl/>
            </w:rPr>
          </w:rPrChange>
        </w:rPr>
        <w:t xml:space="preserve">ממשק נוח וידידותי למשתמש.  </w:t>
      </w:r>
    </w:p>
    <w:p w14:paraId="0B7C9FC2" w14:textId="2C0FA9CA" w:rsidR="0044140F" w:rsidRPr="00A612A8" w:rsidRDefault="0044140F" w:rsidP="00A612A8">
      <w:pPr>
        <w:pStyle w:val="a8"/>
        <w:numPr>
          <w:ilvl w:val="0"/>
          <w:numId w:val="46"/>
        </w:numPr>
        <w:spacing w:after="140" w:line="360" w:lineRule="auto"/>
        <w:ind w:right="179"/>
        <w:rPr>
          <w:rFonts w:ascii="Tahoma" w:hAnsi="Tahoma" w:cs="Tahoma"/>
          <w:b/>
          <w:bCs/>
          <w:rPrChange w:id="2494" w:author="רינת אביטל" w:date="2022-05-12T11:43:00Z">
            <w:rPr>
              <w:b/>
              <w:bCs/>
              <w:sz w:val="28"/>
              <w:szCs w:val="28"/>
            </w:rPr>
          </w:rPrChange>
        </w:rPr>
        <w:pPrChange w:id="2495" w:author="רינת אביטל" w:date="2022-05-12T11:43:00Z">
          <w:pPr>
            <w:pStyle w:val="a8"/>
            <w:numPr>
              <w:numId w:val="46"/>
            </w:numPr>
            <w:spacing w:after="140" w:line="265" w:lineRule="auto"/>
            <w:ind w:left="1861" w:right="179" w:hanging="360"/>
          </w:pPr>
        </w:pPrChange>
      </w:pPr>
      <w:r w:rsidRPr="00A612A8">
        <w:rPr>
          <w:rFonts w:ascii="Tahoma" w:eastAsia="Arial" w:hAnsi="Tahoma" w:cs="Tahoma"/>
          <w:rtl/>
          <w:rPrChange w:id="2496" w:author="רינת אביטל" w:date="2022-05-12T11:43:00Z">
            <w:rPr>
              <w:rFonts w:ascii="Arial" w:eastAsia="Arial" w:hAnsi="Arial" w:cs="Arial"/>
              <w:sz w:val="28"/>
              <w:szCs w:val="28"/>
              <w:rtl/>
            </w:rPr>
          </w:rPrChange>
        </w:rPr>
        <w:t xml:space="preserve">תגובה מהירה ככל שניתן למשתמש.  </w:t>
      </w:r>
    </w:p>
    <w:p w14:paraId="1731A8F5" w14:textId="7C5E8E7F" w:rsidR="0040191B" w:rsidRPr="00103DCA" w:rsidDel="00A612A8" w:rsidRDefault="0040191B" w:rsidP="00816266">
      <w:pPr>
        <w:pStyle w:val="2"/>
        <w:numPr>
          <w:ilvl w:val="1"/>
          <w:numId w:val="7"/>
        </w:numPr>
        <w:spacing w:line="360" w:lineRule="auto"/>
        <w:rPr>
          <w:del w:id="2497" w:author="רינת אביטל" w:date="2022-05-12T11:42:00Z"/>
          <w:rFonts w:ascii="Tahoma" w:hAnsi="Tahoma" w:cs="Tahoma"/>
          <w:b/>
          <w:bCs/>
          <w:sz w:val="36"/>
          <w:szCs w:val="36"/>
          <w:rtl/>
          <w:rPrChange w:id="2498" w:author="רינת אביטל" w:date="2022-05-12T09:18:00Z">
            <w:rPr>
              <w:del w:id="2499" w:author="רינת אביטל" w:date="2022-05-12T11:42:00Z"/>
              <w:b/>
              <w:bCs/>
              <w:sz w:val="40"/>
              <w:szCs w:val="40"/>
              <w:rtl/>
            </w:rPr>
          </w:rPrChange>
        </w:rPr>
      </w:pPr>
      <w:bookmarkStart w:id="2500" w:name="_Toc103039607"/>
      <w:r w:rsidRPr="00103DCA">
        <w:rPr>
          <w:rFonts w:ascii="Tahoma" w:hAnsi="Tahoma" w:cs="Tahoma"/>
          <w:b/>
          <w:bCs/>
          <w:color w:val="89D7C3"/>
          <w:sz w:val="36"/>
          <w:szCs w:val="36"/>
          <w:rtl/>
          <w:rPrChange w:id="2501" w:author="רינת אביטל" w:date="2022-05-12T09:18:00Z">
            <w:rPr>
              <w:rFonts w:hint="cs"/>
              <w:b/>
              <w:bCs/>
              <w:color w:val="89D7C3"/>
              <w:sz w:val="40"/>
              <w:szCs w:val="40"/>
              <w:rtl/>
            </w:rPr>
          </w:rPrChange>
        </w:rPr>
        <w:t>מודול המערכת</w:t>
      </w:r>
      <w:bookmarkEnd w:id="2500"/>
    </w:p>
    <w:p w14:paraId="1D4569D6" w14:textId="2F62E9AB" w:rsidR="004730FF" w:rsidRPr="00A612A8" w:rsidRDefault="00BB73C2" w:rsidP="00A612A8">
      <w:pPr>
        <w:pStyle w:val="2"/>
        <w:numPr>
          <w:ilvl w:val="1"/>
          <w:numId w:val="7"/>
        </w:numPr>
        <w:spacing w:line="360" w:lineRule="auto"/>
        <w:rPr>
          <w:rFonts w:ascii="Tahoma" w:hAnsi="Tahoma" w:cs="Tahoma" w:hint="cs"/>
          <w:sz w:val="20"/>
          <w:szCs w:val="20"/>
          <w:rtl/>
          <w:rPrChange w:id="2502" w:author="רינת אביטל" w:date="2022-05-12T11:42:00Z">
            <w:rPr/>
          </w:rPrChange>
        </w:rPr>
        <w:pPrChange w:id="2503" w:author="רינת אביטל" w:date="2022-05-12T11:42:00Z">
          <w:pPr>
            <w:pStyle w:val="a8"/>
            <w:numPr>
              <w:numId w:val="23"/>
            </w:numPr>
            <w:spacing w:after="155" w:line="268" w:lineRule="auto"/>
            <w:ind w:left="1512" w:right="2057" w:hanging="360"/>
            <w:jc w:val="both"/>
          </w:pPr>
        </w:pPrChange>
      </w:pPr>
      <w:del w:id="2504" w:author="רינת אביטל" w:date="2022-05-12T11:41:00Z">
        <w:r w:rsidRPr="00A612A8" w:rsidDel="00A612A8">
          <w:rPr>
            <w:rFonts w:ascii="Tahoma" w:eastAsia="Arial" w:hAnsi="Tahoma" w:cs="Tahoma"/>
            <w:sz w:val="20"/>
            <w:szCs w:val="20"/>
            <w:rtl/>
            <w:rPrChange w:id="2505" w:author="רינת אביטל" w:date="2022-05-12T11:42:00Z">
              <w:rPr>
                <w:rFonts w:ascii="Arial" w:eastAsia="Arial" w:hAnsi="Arial" w:cs="Arial" w:hint="cs"/>
                <w:rtl/>
              </w:rPr>
            </w:rPrChange>
          </w:rPr>
          <w:delText>קרו</w:delText>
        </w:r>
      </w:del>
    </w:p>
    <w:p w14:paraId="0AF9F709" w14:textId="2A9020D7" w:rsidR="004730FF" w:rsidRPr="00A612A8" w:rsidDel="00E54951" w:rsidRDefault="004730FF" w:rsidP="00E54951">
      <w:pPr>
        <w:pStyle w:val="a8"/>
        <w:numPr>
          <w:ilvl w:val="0"/>
          <w:numId w:val="23"/>
        </w:numPr>
        <w:spacing w:after="155" w:line="268" w:lineRule="auto"/>
        <w:ind w:right="2057"/>
        <w:rPr>
          <w:del w:id="2506" w:author="רינת אביטל" w:date="2022-05-12T11:44:00Z"/>
          <w:rFonts w:ascii="Tahoma" w:hAnsi="Tahoma" w:cs="Tahoma"/>
          <w:rPrChange w:id="2507" w:author="רינת אביטל" w:date="2022-05-12T11:42:00Z">
            <w:rPr>
              <w:del w:id="2508" w:author="רינת אביטל" w:date="2022-05-12T11:44:00Z"/>
            </w:rPr>
          </w:rPrChange>
        </w:rPr>
        <w:pPrChange w:id="2509" w:author="רינת אביטל" w:date="2022-05-12T11:45:00Z">
          <w:pPr>
            <w:pStyle w:val="a8"/>
            <w:numPr>
              <w:numId w:val="23"/>
            </w:numPr>
            <w:spacing w:after="155" w:line="268" w:lineRule="auto"/>
            <w:ind w:left="1512" w:right="2057" w:hanging="360"/>
            <w:jc w:val="both"/>
          </w:pPr>
        </w:pPrChange>
      </w:pPr>
      <w:del w:id="2510" w:author="רינת אביטל" w:date="2022-05-12T11:44:00Z">
        <w:r w:rsidRPr="00A612A8" w:rsidDel="00E54951">
          <w:rPr>
            <w:rFonts w:ascii="Tahoma" w:eastAsia="Arial" w:hAnsi="Tahoma" w:cs="Tahoma"/>
            <w:rtl/>
            <w:rPrChange w:id="2511" w:author="רינת אביטל" w:date="2022-05-12T11:42:00Z">
              <w:rPr>
                <w:rFonts w:ascii="Arial" w:eastAsia="Arial" w:hAnsi="Arial" w:cs="Arial"/>
                <w:rtl/>
              </w:rPr>
            </w:rPrChange>
          </w:rPr>
          <w:delText xml:space="preserve">קריאת הקובץ שהועלה והזנת הנתונים בדאטה בייס, וכן הצגתם ללקוח.  </w:delText>
        </w:r>
      </w:del>
    </w:p>
    <w:p w14:paraId="3286C1E7" w14:textId="7D4AD9BC" w:rsidR="004730FF" w:rsidRPr="00A612A8" w:rsidDel="00A612A8" w:rsidRDefault="004730FF" w:rsidP="00E54951">
      <w:pPr>
        <w:pStyle w:val="a8"/>
        <w:numPr>
          <w:ilvl w:val="0"/>
          <w:numId w:val="23"/>
        </w:numPr>
        <w:spacing w:after="155" w:line="268" w:lineRule="auto"/>
        <w:ind w:right="2057"/>
        <w:rPr>
          <w:del w:id="2512" w:author="רינת אביטל" w:date="2022-05-12T11:41:00Z"/>
          <w:rFonts w:ascii="Tahoma" w:hAnsi="Tahoma" w:cs="Tahoma"/>
          <w:rPrChange w:id="2513" w:author="רינת אביטל" w:date="2022-05-12T11:42:00Z">
            <w:rPr>
              <w:del w:id="2514" w:author="רינת אביטל" w:date="2022-05-12T11:41:00Z"/>
            </w:rPr>
          </w:rPrChange>
        </w:rPr>
        <w:pPrChange w:id="2515" w:author="רינת אביטל" w:date="2022-05-12T11:45:00Z">
          <w:pPr>
            <w:pStyle w:val="a8"/>
            <w:numPr>
              <w:numId w:val="23"/>
            </w:numPr>
            <w:spacing w:after="155" w:line="268" w:lineRule="auto"/>
            <w:ind w:left="1512" w:right="2057" w:hanging="360"/>
            <w:jc w:val="both"/>
          </w:pPr>
        </w:pPrChange>
      </w:pPr>
      <w:del w:id="2516" w:author="רינת אביטל" w:date="2022-05-12T11:41:00Z">
        <w:r w:rsidRPr="00A612A8" w:rsidDel="00A612A8">
          <w:rPr>
            <w:rFonts w:ascii="Tahoma" w:eastAsia="Arial" w:hAnsi="Tahoma" w:cs="Tahoma"/>
            <w:rtl/>
            <w:rPrChange w:id="2517" w:author="רינת אביטל" w:date="2022-05-12T11:42:00Z">
              <w:rPr>
                <w:rFonts w:ascii="Arial" w:eastAsia="Arial" w:hAnsi="Arial" w:cs="Arial"/>
                <w:rtl/>
              </w:rPr>
            </w:rPrChange>
          </w:rPr>
          <w:delText xml:space="preserve">הזנת נתונים נוספים לתלמידים ע"י המשתמש.  </w:delText>
        </w:r>
      </w:del>
    </w:p>
    <w:p w14:paraId="76C98625" w14:textId="1DE14552" w:rsidR="004730FF" w:rsidRPr="00A612A8" w:rsidDel="00A612A8" w:rsidRDefault="004730FF" w:rsidP="00E54951">
      <w:pPr>
        <w:pStyle w:val="a8"/>
        <w:numPr>
          <w:ilvl w:val="0"/>
          <w:numId w:val="23"/>
        </w:numPr>
        <w:spacing w:after="140" w:line="265" w:lineRule="auto"/>
        <w:ind w:right="2057"/>
        <w:rPr>
          <w:del w:id="2518" w:author="רינת אביטל" w:date="2022-05-12T11:41:00Z"/>
          <w:rFonts w:ascii="Tahoma" w:hAnsi="Tahoma" w:cs="Tahoma"/>
          <w:rPrChange w:id="2519" w:author="רינת אביטל" w:date="2022-05-12T11:42:00Z">
            <w:rPr>
              <w:del w:id="2520" w:author="רינת אביטל" w:date="2022-05-12T11:41:00Z"/>
            </w:rPr>
          </w:rPrChange>
        </w:rPr>
        <w:pPrChange w:id="2521" w:author="רינת אביטל" w:date="2022-05-12T11:45:00Z">
          <w:pPr>
            <w:pStyle w:val="a8"/>
            <w:numPr>
              <w:numId w:val="23"/>
            </w:numPr>
            <w:spacing w:after="140" w:line="265" w:lineRule="auto"/>
            <w:ind w:left="1512" w:right="2057" w:hanging="360"/>
            <w:jc w:val="both"/>
          </w:pPr>
        </w:pPrChange>
      </w:pPr>
      <w:del w:id="2522" w:author="רינת אביטל" w:date="2022-05-12T11:41:00Z">
        <w:r w:rsidRPr="00A612A8" w:rsidDel="00A612A8">
          <w:rPr>
            <w:rFonts w:ascii="Tahoma" w:eastAsia="Arial" w:hAnsi="Tahoma" w:cs="Tahoma"/>
            <w:rtl/>
            <w:rPrChange w:id="2523" w:author="רינת אביטל" w:date="2022-05-12T11:42:00Z">
              <w:rPr>
                <w:rFonts w:ascii="Arial" w:eastAsia="Arial" w:hAnsi="Arial" w:cs="Arial"/>
                <w:rtl/>
              </w:rPr>
            </w:rPrChange>
          </w:rPr>
          <w:delText xml:space="preserve">קריאה למערכת לביצוע שיבוץ. </w:delText>
        </w:r>
      </w:del>
    </w:p>
    <w:p w14:paraId="2D3C30CB" w14:textId="319F38AD" w:rsidR="00A612A8" w:rsidRPr="00A612A8" w:rsidRDefault="004730FF" w:rsidP="00E54951">
      <w:pPr>
        <w:numPr>
          <w:ilvl w:val="0"/>
          <w:numId w:val="23"/>
        </w:numPr>
        <w:spacing w:after="1" w:line="412" w:lineRule="auto"/>
        <w:ind w:right="2057"/>
        <w:rPr>
          <w:ins w:id="2524" w:author="רינת אביטל" w:date="2022-05-12T11:44:00Z"/>
          <w:rFonts w:ascii="Tahoma" w:hAnsi="Tahoma" w:cs="Tahoma"/>
          <w:rPrChange w:id="2525" w:author="רינת אביטל" w:date="2022-05-12T11:44:00Z">
            <w:rPr>
              <w:ins w:id="2526" w:author="רינת אביטל" w:date="2022-05-12T11:44:00Z"/>
              <w:rFonts w:ascii="Tahoma" w:eastAsia="Arial" w:hAnsi="Tahoma" w:cs="Tahoma"/>
              <w:rtl/>
            </w:rPr>
          </w:rPrChange>
        </w:rPr>
        <w:pPrChange w:id="2527" w:author="רינת אביטל" w:date="2022-05-12T11:45:00Z">
          <w:pPr>
            <w:numPr>
              <w:numId w:val="23"/>
            </w:numPr>
            <w:spacing w:after="155" w:line="268" w:lineRule="auto"/>
            <w:ind w:left="1512" w:right="2057" w:hanging="360"/>
            <w:jc w:val="both"/>
          </w:pPr>
        </w:pPrChange>
      </w:pPr>
      <w:del w:id="2528" w:author="רינת אביטל" w:date="2022-05-12T11:40:00Z">
        <w:r w:rsidRPr="00A612A8" w:rsidDel="00A612A8">
          <w:rPr>
            <w:rFonts w:ascii="Tahoma" w:eastAsia="Arial" w:hAnsi="Tahoma" w:cs="Tahoma"/>
            <w:rtl/>
            <w:rPrChange w:id="2529" w:author="רינת אביטל" w:date="2022-05-12T11:42:00Z">
              <w:rPr>
                <w:rFonts w:ascii="Arial" w:eastAsia="Arial" w:hAnsi="Arial" w:cs="Arial"/>
                <w:rtl/>
              </w:rPr>
            </w:rPrChange>
          </w:rPr>
          <w:delText>מציאת השיבוץ האופטימלי ככל שניתן ע"י האלגוריתם</w:delText>
        </w:r>
      </w:del>
      <w:ins w:id="2530" w:author="רינת אביטל" w:date="2022-05-12T11:44:00Z">
        <w:r w:rsidR="00A612A8" w:rsidRPr="00A612A8">
          <w:rPr>
            <w:rFonts w:ascii="Tahoma" w:eastAsia="Arial" w:hAnsi="Tahoma" w:cs="Tahoma"/>
            <w:rtl/>
          </w:rPr>
          <w:t xml:space="preserve"> </w:t>
        </w:r>
        <w:r w:rsidR="00A612A8" w:rsidRPr="00F2481D">
          <w:rPr>
            <w:rFonts w:ascii="Tahoma" w:eastAsia="Arial" w:hAnsi="Tahoma" w:cs="Tahoma"/>
            <w:rtl/>
          </w:rPr>
          <w:t xml:space="preserve">הזנת פרטי </w:t>
        </w:r>
        <w:r w:rsidR="00A612A8" w:rsidRPr="00F2481D">
          <w:rPr>
            <w:rFonts w:ascii="Tahoma" w:eastAsia="Arial" w:hAnsi="Tahoma" w:cs="Tahoma" w:hint="cs"/>
            <w:rtl/>
          </w:rPr>
          <w:t xml:space="preserve">המשתמש והמשוואה </w:t>
        </w:r>
        <w:r w:rsidR="00A612A8" w:rsidRPr="00F2481D">
          <w:rPr>
            <w:rFonts w:ascii="Tahoma" w:eastAsia="Arial" w:hAnsi="Tahoma" w:cs="Tahoma"/>
            <w:rtl/>
          </w:rPr>
          <w:t xml:space="preserve"> </w:t>
        </w:r>
        <w:r w:rsidR="00A612A8" w:rsidRPr="00F2481D">
          <w:rPr>
            <w:rFonts w:ascii="Tahoma" w:eastAsia="Arial" w:hAnsi="Tahoma" w:cs="Tahoma"/>
            <w:rtl/>
          </w:rPr>
          <w:t>בדאטה בייס</w:t>
        </w:r>
      </w:ins>
      <w:ins w:id="2531" w:author="רינת אביטל" w:date="2022-05-12T11:47:00Z">
        <w:r w:rsidR="00E54951">
          <w:rPr>
            <w:rFonts w:ascii="Tahoma" w:eastAsia="Arial" w:hAnsi="Tahoma" w:cs="Tahoma" w:hint="cs"/>
            <w:rtl/>
          </w:rPr>
          <w:t>.</w:t>
        </w:r>
      </w:ins>
      <w:del w:id="2532" w:author="רינת אביטל" w:date="2022-05-12T11:44:00Z">
        <w:r w:rsidRPr="00A612A8" w:rsidDel="00A612A8">
          <w:rPr>
            <w:rFonts w:ascii="Tahoma" w:eastAsia="Arial" w:hAnsi="Tahoma" w:cs="Tahoma"/>
            <w:rtl/>
            <w:rPrChange w:id="2533" w:author="רינת אביטל" w:date="2022-05-12T11:44:00Z">
              <w:rPr>
                <w:rFonts w:ascii="Arial" w:eastAsia="Arial" w:hAnsi="Arial" w:cs="Arial"/>
                <w:rtl/>
              </w:rPr>
            </w:rPrChange>
          </w:rPr>
          <w:delText>.</w:delText>
        </w:r>
      </w:del>
    </w:p>
    <w:p w14:paraId="118C945C" w14:textId="77777777" w:rsidR="00E54951" w:rsidRPr="00E54951" w:rsidRDefault="00A612A8" w:rsidP="00E54951">
      <w:pPr>
        <w:numPr>
          <w:ilvl w:val="0"/>
          <w:numId w:val="23"/>
        </w:numPr>
        <w:spacing w:after="155" w:line="268" w:lineRule="auto"/>
        <w:ind w:right="567"/>
        <w:rPr>
          <w:ins w:id="2534" w:author="רינת אביטל" w:date="2022-05-12T11:45:00Z"/>
          <w:rFonts w:ascii="Tahoma" w:hAnsi="Tahoma" w:cs="Tahoma"/>
          <w:rPrChange w:id="2535" w:author="רינת אביטל" w:date="2022-05-12T11:45:00Z">
            <w:rPr>
              <w:ins w:id="2536" w:author="רינת אביטל" w:date="2022-05-12T11:45:00Z"/>
              <w:rFonts w:ascii="Tahoma" w:eastAsia="Arial" w:hAnsi="Tahoma" w:cs="Tahoma"/>
              <w:rtl/>
            </w:rPr>
          </w:rPrChange>
        </w:rPr>
      </w:pPr>
      <w:ins w:id="2537" w:author="רינת אביטל" w:date="2022-05-12T11:44:00Z">
        <w:r w:rsidRPr="00F2481D">
          <w:rPr>
            <w:rFonts w:ascii="Tahoma" w:eastAsia="Arial" w:hAnsi="Tahoma" w:cs="Tahoma" w:hint="cs"/>
            <w:rtl/>
          </w:rPr>
          <w:t xml:space="preserve">פתירת המשוואה והצגתה </w:t>
        </w:r>
        <w:r w:rsidR="00E54951">
          <w:rPr>
            <w:rFonts w:ascii="Tahoma" w:eastAsia="Arial" w:hAnsi="Tahoma" w:cs="Tahoma" w:hint="cs"/>
            <w:rtl/>
          </w:rPr>
          <w:t>ויז</w:t>
        </w:r>
      </w:ins>
      <w:ins w:id="2538" w:author="רינת אביטל" w:date="2022-05-12T11:45:00Z">
        <w:r w:rsidR="00E54951">
          <w:rPr>
            <w:rFonts w:ascii="Tahoma" w:eastAsia="Arial" w:hAnsi="Tahoma" w:cs="Tahoma" w:hint="cs"/>
            <w:rtl/>
          </w:rPr>
          <w:t xml:space="preserve">ואלית </w:t>
        </w:r>
      </w:ins>
      <w:ins w:id="2539" w:author="רינת אביטל" w:date="2022-05-12T11:44:00Z">
        <w:r w:rsidRPr="00F2481D">
          <w:rPr>
            <w:rFonts w:ascii="Tahoma" w:eastAsia="Arial" w:hAnsi="Tahoma" w:cs="Tahoma" w:hint="cs"/>
            <w:rtl/>
          </w:rPr>
          <w:t>ע"</w:t>
        </w:r>
      </w:ins>
      <w:ins w:id="2540" w:author="רינת אביטל" w:date="2022-05-12T11:45:00Z">
        <w:r w:rsidR="00E54951">
          <w:rPr>
            <w:rFonts w:ascii="Tahoma" w:eastAsia="Arial" w:hAnsi="Tahoma" w:cs="Tahoma" w:hint="cs"/>
            <w:rtl/>
          </w:rPr>
          <w:t xml:space="preserve">י </w:t>
        </w:r>
      </w:ins>
      <w:ins w:id="2541" w:author="רינת אביטל" w:date="2022-05-12T11:44:00Z">
        <w:r w:rsidRPr="00F2481D">
          <w:rPr>
            <w:rFonts w:ascii="Tahoma" w:eastAsia="Arial" w:hAnsi="Tahoma" w:cs="Tahoma" w:hint="cs"/>
            <w:rtl/>
          </w:rPr>
          <w:t>האלגוריתם</w:t>
        </w:r>
        <w:r w:rsidRPr="00F2481D">
          <w:rPr>
            <w:rFonts w:ascii="Tahoma" w:eastAsia="Arial" w:hAnsi="Tahoma" w:cs="Tahoma"/>
            <w:rtl/>
          </w:rPr>
          <w:t xml:space="preserve">.  </w:t>
        </w:r>
      </w:ins>
      <w:r w:rsidR="004730FF" w:rsidRPr="00A612A8">
        <w:rPr>
          <w:rFonts w:ascii="Tahoma" w:eastAsia="Arial" w:hAnsi="Tahoma" w:cs="Tahoma"/>
          <w:rtl/>
          <w:rPrChange w:id="2542" w:author="רינת אביטל" w:date="2022-05-12T11:44:00Z">
            <w:rPr>
              <w:rFonts w:ascii="Arial" w:eastAsia="Arial" w:hAnsi="Arial" w:cs="Arial"/>
              <w:rtl/>
            </w:rPr>
          </w:rPrChange>
        </w:rPr>
        <w:t xml:space="preserve"> </w:t>
      </w:r>
    </w:p>
    <w:p w14:paraId="7A40C546" w14:textId="0E8440A9" w:rsidR="004730FF" w:rsidRDefault="00E54951" w:rsidP="00E54951">
      <w:pPr>
        <w:numPr>
          <w:ilvl w:val="0"/>
          <w:numId w:val="23"/>
        </w:numPr>
        <w:spacing w:after="155" w:line="268" w:lineRule="auto"/>
        <w:ind w:right="567"/>
        <w:rPr>
          <w:ins w:id="2543" w:author="רינת אביטל" w:date="2022-05-12T11:46:00Z"/>
          <w:rFonts w:ascii="Tahoma" w:hAnsi="Tahoma" w:cs="Tahoma"/>
        </w:rPr>
      </w:pPr>
      <w:ins w:id="2544" w:author="רינת אביטל" w:date="2022-05-12T11:45:00Z">
        <w:r>
          <w:rPr>
            <w:rFonts w:ascii="Tahoma" w:eastAsia="Arial" w:hAnsi="Tahoma" w:cs="Tahoma" w:hint="cs"/>
            <w:rtl/>
          </w:rPr>
          <w:t xml:space="preserve">אפשרות לפעולות נוספות </w:t>
        </w:r>
      </w:ins>
      <w:ins w:id="2545" w:author="רינת אביטל" w:date="2022-05-12T11:46:00Z">
        <w:r>
          <w:rPr>
            <w:rFonts w:ascii="Tahoma" w:eastAsia="Arial" w:hAnsi="Tahoma" w:cs="Tahoma" w:hint="cs"/>
            <w:rtl/>
          </w:rPr>
          <w:t>הניתנות על המשוואה.</w:t>
        </w:r>
      </w:ins>
      <w:r w:rsidR="004730FF" w:rsidRPr="00A612A8">
        <w:rPr>
          <w:rFonts w:ascii="Tahoma" w:eastAsia="Arial" w:hAnsi="Tahoma" w:cs="Tahoma"/>
          <w:rtl/>
          <w:rPrChange w:id="2546" w:author="רינת אביטל" w:date="2022-05-12T11:44:00Z">
            <w:rPr>
              <w:rFonts w:ascii="Arial" w:eastAsia="Arial" w:hAnsi="Arial" w:cs="Arial"/>
              <w:rtl/>
            </w:rPr>
          </w:rPrChange>
        </w:rPr>
        <w:t xml:space="preserve"> </w:t>
      </w:r>
    </w:p>
    <w:p w14:paraId="02B147A0" w14:textId="21141CC3" w:rsidR="00E54951" w:rsidRPr="00A612A8" w:rsidRDefault="00E54951" w:rsidP="00E54951">
      <w:pPr>
        <w:numPr>
          <w:ilvl w:val="0"/>
          <w:numId w:val="23"/>
        </w:numPr>
        <w:spacing w:after="155" w:line="268" w:lineRule="auto"/>
        <w:ind w:right="567"/>
        <w:rPr>
          <w:rFonts w:ascii="Tahoma" w:hAnsi="Tahoma" w:cs="Tahoma"/>
          <w:rPrChange w:id="2547" w:author="רינת אביטל" w:date="2022-05-12T11:44:00Z">
            <w:rPr/>
          </w:rPrChange>
        </w:rPr>
        <w:pPrChange w:id="2548" w:author="רינת אביטל" w:date="2022-05-12T11:45:00Z">
          <w:pPr>
            <w:numPr>
              <w:numId w:val="23"/>
            </w:numPr>
            <w:spacing w:after="155" w:line="268" w:lineRule="auto"/>
            <w:ind w:left="1512" w:right="2057" w:hanging="360"/>
            <w:jc w:val="both"/>
          </w:pPr>
        </w:pPrChange>
      </w:pPr>
      <w:ins w:id="2549" w:author="רינת אביטל" w:date="2022-05-12T11:47:00Z">
        <w:r>
          <w:rPr>
            <w:rFonts w:ascii="Tahoma" w:hAnsi="Tahoma" w:cs="Tahoma" w:hint="cs"/>
            <w:rtl/>
          </w:rPr>
          <w:t>הכנסת המשוואה לרשימת ההיסטורי</w:t>
        </w:r>
        <w:r>
          <w:rPr>
            <w:rFonts w:ascii="Tahoma" w:hAnsi="Tahoma" w:cs="Tahoma" w:hint="eastAsia"/>
            <w:rtl/>
          </w:rPr>
          <w:t>ה</w:t>
        </w:r>
        <w:r>
          <w:rPr>
            <w:rFonts w:ascii="Tahoma" w:hAnsi="Tahoma" w:cs="Tahoma" w:hint="cs"/>
            <w:rtl/>
          </w:rPr>
          <w:t xml:space="preserve"> של המשתמש.</w:t>
        </w:r>
      </w:ins>
    </w:p>
    <w:p w14:paraId="5EBC47DF" w14:textId="7F18FFF9" w:rsidR="004730FF" w:rsidRPr="00A612A8" w:rsidDel="00A612A8" w:rsidRDefault="004730FF" w:rsidP="00E54951">
      <w:pPr>
        <w:numPr>
          <w:ilvl w:val="0"/>
          <w:numId w:val="23"/>
        </w:numPr>
        <w:spacing w:after="1" w:line="412" w:lineRule="auto"/>
        <w:ind w:right="2057"/>
        <w:rPr>
          <w:del w:id="2550" w:author="רינת אביטל" w:date="2022-05-12T11:44:00Z"/>
          <w:rFonts w:ascii="Tahoma" w:hAnsi="Tahoma" w:cs="Tahoma"/>
          <w:rPrChange w:id="2551" w:author="רינת אביטל" w:date="2022-05-12T11:42:00Z">
            <w:rPr>
              <w:del w:id="2552" w:author="רינת אביטל" w:date="2022-05-12T11:44:00Z"/>
            </w:rPr>
          </w:rPrChange>
        </w:rPr>
        <w:pPrChange w:id="2553" w:author="רינת אביטל" w:date="2022-05-12T11:45:00Z">
          <w:pPr>
            <w:numPr>
              <w:numId w:val="23"/>
            </w:numPr>
            <w:spacing w:after="1" w:line="412" w:lineRule="auto"/>
            <w:ind w:left="1512" w:right="2057" w:hanging="360"/>
            <w:jc w:val="both"/>
          </w:pPr>
        </w:pPrChange>
      </w:pPr>
      <w:del w:id="2554" w:author="רינת אביטל" w:date="2022-05-12T11:44:00Z">
        <w:r w:rsidRPr="00A612A8" w:rsidDel="00A612A8">
          <w:rPr>
            <w:rFonts w:ascii="Tahoma" w:eastAsia="Arial" w:hAnsi="Tahoma" w:cs="Tahoma"/>
            <w:rtl/>
            <w:rPrChange w:id="2555" w:author="רינת אביטל" w:date="2022-05-12T11:42:00Z">
              <w:rPr>
                <w:rFonts w:ascii="Arial" w:eastAsia="Arial" w:hAnsi="Arial" w:cs="Arial"/>
                <w:rtl/>
              </w:rPr>
            </w:rPrChange>
          </w:rPr>
          <w:delText xml:space="preserve">הזנת פרטי </w:delText>
        </w:r>
      </w:del>
      <w:del w:id="2556" w:author="רינת אביטל" w:date="2022-05-12T11:39:00Z">
        <w:r w:rsidRPr="00A612A8" w:rsidDel="00A612A8">
          <w:rPr>
            <w:rFonts w:ascii="Tahoma" w:eastAsia="Arial" w:hAnsi="Tahoma" w:cs="Tahoma"/>
            <w:rtl/>
            <w:rPrChange w:id="2557" w:author="רינת אביטל" w:date="2022-05-12T11:42:00Z">
              <w:rPr>
                <w:rFonts w:ascii="Arial" w:eastAsia="Arial" w:hAnsi="Arial" w:cs="Arial"/>
                <w:rtl/>
              </w:rPr>
            </w:rPrChange>
          </w:rPr>
          <w:delText xml:space="preserve">השיבוץ </w:delText>
        </w:r>
      </w:del>
      <w:del w:id="2558" w:author="רינת אביטל" w:date="2022-05-12T11:44:00Z">
        <w:r w:rsidRPr="00A612A8" w:rsidDel="00A612A8">
          <w:rPr>
            <w:rFonts w:ascii="Tahoma" w:eastAsia="Arial" w:hAnsi="Tahoma" w:cs="Tahoma"/>
            <w:rtl/>
            <w:rPrChange w:id="2559" w:author="רינת אביטל" w:date="2022-05-12T11:42:00Z">
              <w:rPr>
                <w:rFonts w:ascii="Arial" w:eastAsia="Arial" w:hAnsi="Arial" w:cs="Arial"/>
                <w:rtl/>
              </w:rPr>
            </w:rPrChange>
          </w:rPr>
          <w:delText xml:space="preserve">בדאטה בייס </w:delText>
        </w:r>
      </w:del>
    </w:p>
    <w:p w14:paraId="21DD1168" w14:textId="6EA4CC23" w:rsidR="004730FF" w:rsidRPr="00A612A8" w:rsidDel="00E54951" w:rsidRDefault="004730FF" w:rsidP="00E54951">
      <w:pPr>
        <w:numPr>
          <w:ilvl w:val="0"/>
          <w:numId w:val="23"/>
        </w:numPr>
        <w:spacing w:after="1" w:line="412" w:lineRule="auto"/>
        <w:ind w:right="2057"/>
        <w:rPr>
          <w:del w:id="2560" w:author="רינת אביטל" w:date="2022-05-12T11:45:00Z"/>
          <w:rFonts w:ascii="Tahoma" w:hAnsi="Tahoma" w:cs="Tahoma"/>
          <w:rPrChange w:id="2561" w:author="רינת אביטל" w:date="2022-05-12T11:42:00Z">
            <w:rPr>
              <w:del w:id="2562" w:author="רינת אביטל" w:date="2022-05-12T11:45:00Z"/>
            </w:rPr>
          </w:rPrChange>
        </w:rPr>
        <w:pPrChange w:id="2563" w:author="רינת אביטל" w:date="2022-05-12T11:45:00Z">
          <w:pPr>
            <w:numPr>
              <w:numId w:val="23"/>
            </w:numPr>
            <w:spacing w:after="1" w:line="412" w:lineRule="auto"/>
            <w:ind w:left="1512" w:right="2057" w:hanging="360"/>
            <w:jc w:val="both"/>
          </w:pPr>
        </w:pPrChange>
      </w:pPr>
      <w:del w:id="2564" w:author="רינת אביטל" w:date="2022-05-12T11:43:00Z">
        <w:r w:rsidRPr="00A612A8" w:rsidDel="00A612A8">
          <w:rPr>
            <w:rFonts w:ascii="Tahoma" w:eastAsia="Arial" w:hAnsi="Tahoma" w:cs="Tahoma"/>
            <w:rtl/>
            <w:rPrChange w:id="2565" w:author="רינת אביטל" w:date="2022-05-12T11:42:00Z">
              <w:rPr>
                <w:rFonts w:ascii="Arial" w:eastAsia="Arial" w:hAnsi="Arial" w:cs="Arial"/>
                <w:rtl/>
              </w:rPr>
            </w:rPrChange>
          </w:rPr>
          <w:delText xml:space="preserve"> </w:delText>
        </w:r>
      </w:del>
      <w:del w:id="2566" w:author="רינת אביטל" w:date="2022-05-12T11:45:00Z">
        <w:r w:rsidRPr="00A612A8" w:rsidDel="00E54951">
          <w:rPr>
            <w:rFonts w:ascii="Tahoma" w:eastAsia="Arial" w:hAnsi="Tahoma" w:cs="Tahoma"/>
            <w:rtl/>
            <w:rPrChange w:id="2567" w:author="רינת אביטל" w:date="2022-05-12T11:42:00Z">
              <w:rPr>
                <w:rFonts w:ascii="Arial" w:eastAsia="Arial" w:hAnsi="Arial" w:cs="Arial"/>
                <w:rtl/>
              </w:rPr>
            </w:rPrChange>
          </w:rPr>
          <w:delText xml:space="preserve">הצגת פרטי השיבוץ ללקוח.  </w:delText>
        </w:r>
      </w:del>
    </w:p>
    <w:p w14:paraId="3A4B6A7B" w14:textId="7E691D22" w:rsidR="004730FF" w:rsidRPr="00A612A8" w:rsidDel="00E54951" w:rsidRDefault="004730FF" w:rsidP="00E54951">
      <w:pPr>
        <w:pStyle w:val="a8"/>
        <w:numPr>
          <w:ilvl w:val="0"/>
          <w:numId w:val="23"/>
        </w:numPr>
        <w:spacing w:after="140" w:line="265" w:lineRule="auto"/>
        <w:ind w:right="2057"/>
        <w:rPr>
          <w:del w:id="2568" w:author="רינת אביטל" w:date="2022-05-12T11:46:00Z"/>
          <w:rFonts w:ascii="Tahoma" w:hAnsi="Tahoma" w:cs="Tahoma"/>
          <w:rPrChange w:id="2569" w:author="רינת אביטל" w:date="2022-05-12T11:42:00Z">
            <w:rPr>
              <w:del w:id="2570" w:author="רינת אביטל" w:date="2022-05-12T11:46:00Z"/>
            </w:rPr>
          </w:rPrChange>
        </w:rPr>
        <w:pPrChange w:id="2571" w:author="רינת אביטל" w:date="2022-05-12T11:45:00Z">
          <w:pPr>
            <w:pStyle w:val="a8"/>
            <w:numPr>
              <w:numId w:val="23"/>
            </w:numPr>
            <w:spacing w:after="140" w:line="265" w:lineRule="auto"/>
            <w:ind w:left="1512" w:right="2057" w:hanging="360"/>
            <w:jc w:val="both"/>
          </w:pPr>
        </w:pPrChange>
      </w:pPr>
      <w:del w:id="2572" w:author="רינת אביטל" w:date="2022-05-12T11:46:00Z">
        <w:r w:rsidRPr="00A612A8" w:rsidDel="00E54951">
          <w:rPr>
            <w:rFonts w:ascii="Tahoma" w:eastAsia="Arial" w:hAnsi="Tahoma" w:cs="Tahoma"/>
            <w:rtl/>
            <w:rPrChange w:id="2573" w:author="רינת אביטל" w:date="2022-05-12T11:42:00Z">
              <w:rPr>
                <w:rFonts w:ascii="Arial" w:eastAsia="Arial" w:hAnsi="Arial" w:cs="Arial"/>
                <w:rtl/>
              </w:rPr>
            </w:rPrChange>
          </w:rPr>
          <w:delText>שליחת מייל ללקוח עם השיבוץ הסופי</w:delText>
        </w:r>
      </w:del>
    </w:p>
    <w:p w14:paraId="528D9978" w14:textId="77777777" w:rsidR="004730FF" w:rsidRPr="00103DCA" w:rsidRDefault="004730FF" w:rsidP="004730FF">
      <w:pPr>
        <w:rPr>
          <w:rFonts w:ascii="Tahoma" w:hAnsi="Tahoma" w:cs="Tahoma"/>
          <w:sz w:val="20"/>
          <w:szCs w:val="20"/>
          <w:rPrChange w:id="2574" w:author="רינת אביטל" w:date="2022-05-12T09:18:00Z">
            <w:rPr/>
          </w:rPrChange>
        </w:rPr>
      </w:pPr>
    </w:p>
    <w:p w14:paraId="22A40BE2" w14:textId="09C0C41A" w:rsidR="0040191B" w:rsidRPr="00103DCA" w:rsidRDefault="0040191B" w:rsidP="00816266">
      <w:pPr>
        <w:pStyle w:val="2"/>
        <w:numPr>
          <w:ilvl w:val="1"/>
          <w:numId w:val="7"/>
        </w:numPr>
        <w:spacing w:line="360" w:lineRule="auto"/>
        <w:rPr>
          <w:rFonts w:ascii="Tahoma" w:hAnsi="Tahoma" w:cs="Tahoma"/>
          <w:b/>
          <w:bCs/>
          <w:color w:val="89D7C3"/>
          <w:sz w:val="36"/>
          <w:szCs w:val="36"/>
          <w:rtl/>
          <w:rPrChange w:id="2575" w:author="רינת אביטל" w:date="2022-05-12T09:18:00Z">
            <w:rPr>
              <w:b/>
              <w:bCs/>
              <w:color w:val="89D7C3"/>
              <w:sz w:val="40"/>
              <w:szCs w:val="40"/>
              <w:rtl/>
            </w:rPr>
          </w:rPrChange>
        </w:rPr>
      </w:pPr>
      <w:bookmarkStart w:id="2576" w:name="_Toc103039608"/>
      <w:r w:rsidRPr="00103DCA">
        <w:rPr>
          <w:rFonts w:ascii="Tahoma" w:hAnsi="Tahoma" w:cs="Tahoma"/>
          <w:b/>
          <w:bCs/>
          <w:color w:val="89D7C3"/>
          <w:sz w:val="36"/>
          <w:szCs w:val="36"/>
          <w:rtl/>
          <w:rPrChange w:id="2577" w:author="רינת אביטל" w:date="2022-05-12T09:18:00Z">
            <w:rPr>
              <w:rFonts w:hint="cs"/>
              <w:b/>
              <w:bCs/>
              <w:color w:val="89D7C3"/>
              <w:sz w:val="40"/>
              <w:szCs w:val="40"/>
              <w:rtl/>
            </w:rPr>
          </w:rPrChange>
        </w:rPr>
        <w:lastRenderedPageBreak/>
        <w:t>אפיון פונקציונאלי</w:t>
      </w:r>
      <w:bookmarkEnd w:id="2576"/>
    </w:p>
    <w:p w14:paraId="432FE2A6" w14:textId="7EEF42CF" w:rsidR="004730FF" w:rsidRPr="00103DCA" w:rsidRDefault="004730FF" w:rsidP="004730FF">
      <w:pPr>
        <w:ind w:left="1440"/>
        <w:rPr>
          <w:rFonts w:ascii="Tahoma" w:hAnsi="Tahoma" w:cs="Tahoma"/>
          <w:sz w:val="20"/>
          <w:szCs w:val="20"/>
          <w:rtl/>
          <w:rPrChange w:id="2578" w:author="רינת אביטל" w:date="2022-05-12T09:18:00Z">
            <w:rPr>
              <w:rtl/>
            </w:rPr>
          </w:rPrChange>
        </w:rPr>
      </w:pPr>
      <w:r w:rsidRPr="00103DCA">
        <w:rPr>
          <w:rFonts w:ascii="Tahoma" w:hAnsi="Tahoma" w:cs="Tahoma"/>
          <w:sz w:val="20"/>
          <w:szCs w:val="20"/>
          <w:rtl/>
          <w:rPrChange w:id="2579" w:author="רינת אביטל" w:date="2022-05-12T09:18:00Z">
            <w:rPr>
              <w:rFonts w:hint="cs"/>
              <w:rtl/>
            </w:rPr>
          </w:rPrChange>
        </w:rPr>
        <w:t>(פירוט פונקציות עיקריות ותפקידן)</w:t>
      </w:r>
    </w:p>
    <w:p w14:paraId="0A493701" w14:textId="3937616D" w:rsidR="004730FF" w:rsidRPr="00103DCA" w:rsidRDefault="004730FF" w:rsidP="004730FF">
      <w:pPr>
        <w:ind w:left="1440"/>
        <w:rPr>
          <w:rFonts w:ascii="Tahoma" w:hAnsi="Tahoma" w:cs="Tahoma"/>
          <w:sz w:val="20"/>
          <w:szCs w:val="20"/>
          <w:rtl/>
          <w:rPrChange w:id="2580" w:author="רינת אביטל" w:date="2022-05-12T09:18:00Z">
            <w:rPr>
              <w:rtl/>
            </w:rPr>
          </w:rPrChange>
        </w:rPr>
      </w:pPr>
      <w:r w:rsidRPr="00103DCA">
        <w:rPr>
          <w:rFonts w:ascii="Tahoma" w:hAnsi="Tahoma" w:cs="Tahoma"/>
          <w:sz w:val="20"/>
          <w:szCs w:val="20"/>
          <w:rPrChange w:id="2581" w:author="רינת אביטל" w:date="2022-05-12T09:18:00Z">
            <w:rPr>
              <w:rFonts w:hint="cs"/>
            </w:rPr>
          </w:rPrChange>
        </w:rPr>
        <w:t>M</w:t>
      </w:r>
      <w:r w:rsidRPr="00103DCA">
        <w:rPr>
          <w:rFonts w:ascii="Tahoma" w:hAnsi="Tahoma" w:cs="Tahoma"/>
          <w:sz w:val="20"/>
          <w:szCs w:val="20"/>
          <w:rPrChange w:id="2582" w:author="רינת אביטל" w:date="2022-05-12T09:18:00Z">
            <w:rPr/>
          </w:rPrChange>
        </w:rPr>
        <w:t>yFunc1</w:t>
      </w:r>
      <w:r w:rsidRPr="00103DCA">
        <w:rPr>
          <w:rFonts w:ascii="Tahoma" w:hAnsi="Tahoma" w:cs="Tahoma"/>
          <w:sz w:val="20"/>
          <w:szCs w:val="20"/>
          <w:rtl/>
          <w:rPrChange w:id="2583" w:author="רינת אביטל" w:date="2022-05-12T09:18:00Z">
            <w:rPr>
              <w:rFonts w:hint="cs"/>
              <w:rtl/>
            </w:rPr>
          </w:rPrChange>
        </w:rPr>
        <w:t xml:space="preserve"> </w:t>
      </w:r>
      <w:r w:rsidRPr="00103DCA">
        <w:rPr>
          <w:rFonts w:ascii="Tahoma" w:hAnsi="Tahoma" w:cs="Tahoma"/>
          <w:sz w:val="20"/>
          <w:szCs w:val="20"/>
          <w:rtl/>
          <w:rPrChange w:id="2584" w:author="רינת אביטל" w:date="2022-05-12T09:18:00Z">
            <w:rPr>
              <w:rtl/>
            </w:rPr>
          </w:rPrChange>
        </w:rPr>
        <w:t>–</w:t>
      </w:r>
      <w:r w:rsidRPr="00103DCA">
        <w:rPr>
          <w:rFonts w:ascii="Tahoma" w:hAnsi="Tahoma" w:cs="Tahoma"/>
          <w:sz w:val="20"/>
          <w:szCs w:val="20"/>
          <w:rtl/>
          <w:rPrChange w:id="2585" w:author="רינת אביטל" w:date="2022-05-12T09:18:00Z">
            <w:rPr>
              <w:rFonts w:hint="cs"/>
              <w:rtl/>
            </w:rPr>
          </w:rPrChange>
        </w:rPr>
        <w:t xml:space="preserve"> הפונקציה מבצעת....</w:t>
      </w:r>
    </w:p>
    <w:p w14:paraId="5BC690B6" w14:textId="6142D457" w:rsidR="004730FF" w:rsidRPr="00103DCA" w:rsidRDefault="004730FF" w:rsidP="004730FF">
      <w:pPr>
        <w:ind w:left="1440"/>
        <w:rPr>
          <w:rFonts w:ascii="Tahoma" w:hAnsi="Tahoma" w:cs="Tahoma"/>
          <w:sz w:val="20"/>
          <w:szCs w:val="20"/>
          <w:rtl/>
          <w:rPrChange w:id="2586" w:author="רינת אביטל" w:date="2022-05-12T09:18:00Z">
            <w:rPr>
              <w:rtl/>
            </w:rPr>
          </w:rPrChange>
        </w:rPr>
      </w:pPr>
      <w:r w:rsidRPr="00103DCA">
        <w:rPr>
          <w:rFonts w:ascii="Tahoma" w:hAnsi="Tahoma" w:cs="Tahoma"/>
          <w:sz w:val="20"/>
          <w:szCs w:val="20"/>
          <w:rPrChange w:id="2587" w:author="רינת אביטל" w:date="2022-05-12T09:18:00Z">
            <w:rPr/>
          </w:rPrChange>
        </w:rPr>
        <w:t>MyFunc2</w:t>
      </w:r>
      <w:r w:rsidRPr="00103DCA">
        <w:rPr>
          <w:rFonts w:ascii="Tahoma" w:hAnsi="Tahoma" w:cs="Tahoma"/>
          <w:sz w:val="20"/>
          <w:szCs w:val="20"/>
          <w:rtl/>
          <w:rPrChange w:id="2588" w:author="רינת אביטל" w:date="2022-05-12T09:18:00Z">
            <w:rPr>
              <w:rFonts w:hint="cs"/>
              <w:rtl/>
            </w:rPr>
          </w:rPrChange>
        </w:rPr>
        <w:t xml:space="preserve"> </w:t>
      </w:r>
      <w:r w:rsidRPr="00103DCA">
        <w:rPr>
          <w:rFonts w:ascii="Tahoma" w:hAnsi="Tahoma" w:cs="Tahoma"/>
          <w:sz w:val="20"/>
          <w:szCs w:val="20"/>
          <w:rtl/>
          <w:rPrChange w:id="2589" w:author="רינת אביטל" w:date="2022-05-12T09:18:00Z">
            <w:rPr>
              <w:rtl/>
            </w:rPr>
          </w:rPrChange>
        </w:rPr>
        <w:t>–</w:t>
      </w:r>
      <w:r w:rsidRPr="00103DCA">
        <w:rPr>
          <w:rFonts w:ascii="Tahoma" w:hAnsi="Tahoma" w:cs="Tahoma"/>
          <w:sz w:val="20"/>
          <w:szCs w:val="20"/>
          <w:rtl/>
          <w:rPrChange w:id="2590" w:author="רינת אביטל" w:date="2022-05-12T09:18:00Z">
            <w:rPr>
              <w:rFonts w:hint="cs"/>
              <w:rtl/>
            </w:rPr>
          </w:rPrChange>
        </w:rPr>
        <w:t xml:space="preserve"> הפונקציה מסננת את...</w:t>
      </w:r>
    </w:p>
    <w:p w14:paraId="5BD8E75E" w14:textId="2372787D" w:rsidR="0095619B" w:rsidRDefault="0095619B" w:rsidP="004730FF">
      <w:pPr>
        <w:ind w:left="1440"/>
        <w:rPr>
          <w:ins w:id="2591" w:author="רינת אביטל" w:date="2022-05-12T11:48:00Z"/>
          <w:rFonts w:ascii="Tahoma" w:hAnsi="Tahoma" w:cs="Tahoma"/>
          <w:sz w:val="20"/>
          <w:szCs w:val="20"/>
          <w:rtl/>
        </w:rPr>
      </w:pPr>
    </w:p>
    <w:p w14:paraId="79850ED3" w14:textId="19D9D4B8" w:rsidR="00E54951" w:rsidRDefault="00E54951" w:rsidP="004730FF">
      <w:pPr>
        <w:ind w:left="1440"/>
        <w:rPr>
          <w:ins w:id="2592" w:author="רינת אביטל" w:date="2022-05-12T11:48:00Z"/>
          <w:rFonts w:ascii="Tahoma" w:hAnsi="Tahoma" w:cs="Tahoma"/>
          <w:sz w:val="20"/>
          <w:szCs w:val="20"/>
          <w:rtl/>
        </w:rPr>
      </w:pPr>
    </w:p>
    <w:p w14:paraId="54C2527C" w14:textId="47EB063A" w:rsidR="00E54951" w:rsidRDefault="00E54951" w:rsidP="004730FF">
      <w:pPr>
        <w:ind w:left="1440"/>
        <w:rPr>
          <w:ins w:id="2593" w:author="רינת אביטל" w:date="2022-05-12T11:48:00Z"/>
          <w:rFonts w:ascii="Tahoma" w:hAnsi="Tahoma" w:cs="Tahoma"/>
          <w:sz w:val="20"/>
          <w:szCs w:val="20"/>
          <w:rtl/>
        </w:rPr>
      </w:pPr>
    </w:p>
    <w:p w14:paraId="1E5AB58A" w14:textId="7FD4974C" w:rsidR="00E54951" w:rsidRDefault="00E54951" w:rsidP="004730FF">
      <w:pPr>
        <w:ind w:left="1440"/>
        <w:rPr>
          <w:ins w:id="2594" w:author="רינת אביטל" w:date="2022-05-12T11:48:00Z"/>
          <w:rFonts w:ascii="Tahoma" w:hAnsi="Tahoma" w:cs="Tahoma"/>
          <w:sz w:val="20"/>
          <w:szCs w:val="20"/>
          <w:rtl/>
        </w:rPr>
      </w:pPr>
    </w:p>
    <w:p w14:paraId="19BD4A81" w14:textId="3B755699" w:rsidR="00E54951" w:rsidRDefault="00E54951" w:rsidP="004730FF">
      <w:pPr>
        <w:ind w:left="1440"/>
        <w:rPr>
          <w:ins w:id="2595" w:author="רינת אביטל" w:date="2022-05-12T11:48:00Z"/>
          <w:rFonts w:ascii="Tahoma" w:hAnsi="Tahoma" w:cs="Tahoma"/>
          <w:sz w:val="20"/>
          <w:szCs w:val="20"/>
          <w:rtl/>
        </w:rPr>
      </w:pPr>
    </w:p>
    <w:p w14:paraId="1F880187" w14:textId="6949F2F0" w:rsidR="00E54951" w:rsidRDefault="00E54951" w:rsidP="004730FF">
      <w:pPr>
        <w:ind w:left="1440"/>
        <w:rPr>
          <w:ins w:id="2596" w:author="רינת אביטל" w:date="2022-05-12T11:48:00Z"/>
          <w:rFonts w:ascii="Tahoma" w:hAnsi="Tahoma" w:cs="Tahoma"/>
          <w:sz w:val="20"/>
          <w:szCs w:val="20"/>
          <w:rtl/>
        </w:rPr>
      </w:pPr>
    </w:p>
    <w:p w14:paraId="54F9DE9E" w14:textId="3950A301" w:rsidR="00E54951" w:rsidRDefault="00E54951" w:rsidP="004730FF">
      <w:pPr>
        <w:ind w:left="1440"/>
        <w:rPr>
          <w:ins w:id="2597" w:author="רינת אביטל" w:date="2022-05-12T11:48:00Z"/>
          <w:rFonts w:ascii="Tahoma" w:hAnsi="Tahoma" w:cs="Tahoma"/>
          <w:sz w:val="20"/>
          <w:szCs w:val="20"/>
          <w:rtl/>
        </w:rPr>
      </w:pPr>
    </w:p>
    <w:p w14:paraId="658A41FD" w14:textId="4BFD9189" w:rsidR="00E54951" w:rsidRDefault="00E54951" w:rsidP="004730FF">
      <w:pPr>
        <w:ind w:left="1440"/>
        <w:rPr>
          <w:ins w:id="2598" w:author="רינת אביטל" w:date="2022-05-12T11:48:00Z"/>
          <w:rFonts w:ascii="Tahoma" w:hAnsi="Tahoma" w:cs="Tahoma"/>
          <w:sz w:val="20"/>
          <w:szCs w:val="20"/>
          <w:rtl/>
        </w:rPr>
      </w:pPr>
    </w:p>
    <w:p w14:paraId="59C5168D" w14:textId="33320D0B" w:rsidR="00E54951" w:rsidRDefault="00E54951" w:rsidP="004730FF">
      <w:pPr>
        <w:ind w:left="1440"/>
        <w:rPr>
          <w:ins w:id="2599" w:author="רינת אביטל" w:date="2022-05-12T11:48:00Z"/>
          <w:rFonts w:ascii="Tahoma" w:hAnsi="Tahoma" w:cs="Tahoma"/>
          <w:sz w:val="20"/>
          <w:szCs w:val="20"/>
          <w:rtl/>
        </w:rPr>
      </w:pPr>
    </w:p>
    <w:p w14:paraId="222B2967" w14:textId="7E65FE15" w:rsidR="00E54951" w:rsidRDefault="00E54951" w:rsidP="004730FF">
      <w:pPr>
        <w:ind w:left="1440"/>
        <w:rPr>
          <w:ins w:id="2600" w:author="רינת אביטל" w:date="2022-05-12T11:48:00Z"/>
          <w:rFonts w:ascii="Tahoma" w:hAnsi="Tahoma" w:cs="Tahoma"/>
          <w:sz w:val="20"/>
          <w:szCs w:val="20"/>
          <w:rtl/>
        </w:rPr>
      </w:pPr>
    </w:p>
    <w:p w14:paraId="29D16158" w14:textId="409C4C44" w:rsidR="00E54951" w:rsidRDefault="00E54951" w:rsidP="004730FF">
      <w:pPr>
        <w:ind w:left="1440"/>
        <w:rPr>
          <w:ins w:id="2601" w:author="רינת אביטל" w:date="2022-05-12T11:48:00Z"/>
          <w:rFonts w:ascii="Tahoma" w:hAnsi="Tahoma" w:cs="Tahoma"/>
          <w:sz w:val="20"/>
          <w:szCs w:val="20"/>
          <w:rtl/>
        </w:rPr>
      </w:pPr>
    </w:p>
    <w:p w14:paraId="47269323" w14:textId="115C8766" w:rsidR="00E54951" w:rsidRDefault="00E54951" w:rsidP="004730FF">
      <w:pPr>
        <w:ind w:left="1440"/>
        <w:rPr>
          <w:ins w:id="2602" w:author="רינת אביטל" w:date="2022-05-12T11:48:00Z"/>
          <w:rFonts w:ascii="Tahoma" w:hAnsi="Tahoma" w:cs="Tahoma"/>
          <w:sz w:val="20"/>
          <w:szCs w:val="20"/>
          <w:rtl/>
        </w:rPr>
      </w:pPr>
    </w:p>
    <w:p w14:paraId="25C314B8" w14:textId="379BD0D1" w:rsidR="00E54951" w:rsidRDefault="00E54951" w:rsidP="004730FF">
      <w:pPr>
        <w:ind w:left="1440"/>
        <w:rPr>
          <w:ins w:id="2603" w:author="רינת אביטל" w:date="2022-05-12T11:48:00Z"/>
          <w:rFonts w:ascii="Tahoma" w:hAnsi="Tahoma" w:cs="Tahoma"/>
          <w:sz w:val="20"/>
          <w:szCs w:val="20"/>
          <w:rtl/>
        </w:rPr>
      </w:pPr>
    </w:p>
    <w:p w14:paraId="6FA6A608" w14:textId="03845077" w:rsidR="00E54951" w:rsidRDefault="00E54951" w:rsidP="004730FF">
      <w:pPr>
        <w:ind w:left="1440"/>
        <w:rPr>
          <w:ins w:id="2604" w:author="רינת אביטל" w:date="2022-05-12T11:48:00Z"/>
          <w:rFonts w:ascii="Tahoma" w:hAnsi="Tahoma" w:cs="Tahoma"/>
          <w:sz w:val="20"/>
          <w:szCs w:val="20"/>
          <w:rtl/>
        </w:rPr>
      </w:pPr>
    </w:p>
    <w:p w14:paraId="060F9557" w14:textId="40890F0F" w:rsidR="00E54951" w:rsidRDefault="00E54951" w:rsidP="004730FF">
      <w:pPr>
        <w:ind w:left="1440"/>
        <w:rPr>
          <w:ins w:id="2605" w:author="רינת אביטל" w:date="2022-05-12T11:48:00Z"/>
          <w:rFonts w:ascii="Tahoma" w:hAnsi="Tahoma" w:cs="Tahoma"/>
          <w:sz w:val="20"/>
          <w:szCs w:val="20"/>
          <w:rtl/>
        </w:rPr>
      </w:pPr>
    </w:p>
    <w:p w14:paraId="65138132" w14:textId="03412EEB" w:rsidR="00E54951" w:rsidRDefault="00E54951" w:rsidP="004730FF">
      <w:pPr>
        <w:ind w:left="1440"/>
        <w:rPr>
          <w:ins w:id="2606" w:author="רינת אביטל" w:date="2022-05-12T11:48:00Z"/>
          <w:rFonts w:ascii="Tahoma" w:hAnsi="Tahoma" w:cs="Tahoma"/>
          <w:sz w:val="20"/>
          <w:szCs w:val="20"/>
          <w:rtl/>
        </w:rPr>
      </w:pPr>
    </w:p>
    <w:p w14:paraId="76B1A5CA" w14:textId="151DCC5C" w:rsidR="00E54951" w:rsidRDefault="00E54951" w:rsidP="004730FF">
      <w:pPr>
        <w:ind w:left="1440"/>
        <w:rPr>
          <w:ins w:id="2607" w:author="רינת אביטל" w:date="2022-05-12T11:48:00Z"/>
          <w:rFonts w:ascii="Tahoma" w:hAnsi="Tahoma" w:cs="Tahoma"/>
          <w:sz w:val="20"/>
          <w:szCs w:val="20"/>
          <w:rtl/>
        </w:rPr>
      </w:pPr>
    </w:p>
    <w:p w14:paraId="3335941A" w14:textId="258DD9B6" w:rsidR="00E54951" w:rsidRDefault="00E54951" w:rsidP="004730FF">
      <w:pPr>
        <w:ind w:left="1440"/>
        <w:rPr>
          <w:ins w:id="2608" w:author="רינת אביטל" w:date="2022-05-12T12:55:00Z"/>
          <w:rFonts w:ascii="Tahoma" w:hAnsi="Tahoma" w:cs="Tahoma"/>
          <w:sz w:val="20"/>
          <w:szCs w:val="20"/>
          <w:rtl/>
        </w:rPr>
      </w:pPr>
    </w:p>
    <w:p w14:paraId="4DE5DD81" w14:textId="77777777" w:rsidR="00A570A1" w:rsidRDefault="00A570A1" w:rsidP="004730FF">
      <w:pPr>
        <w:ind w:left="1440"/>
        <w:rPr>
          <w:ins w:id="2609" w:author="רינת אביטל" w:date="2022-05-12T11:48:00Z"/>
          <w:rFonts w:ascii="Tahoma" w:hAnsi="Tahoma" w:cs="Tahoma" w:hint="cs"/>
          <w:sz w:val="20"/>
          <w:szCs w:val="20"/>
          <w:rtl/>
        </w:rPr>
      </w:pPr>
    </w:p>
    <w:p w14:paraId="7AD4B44D" w14:textId="65EBDFAA" w:rsidR="00E54951" w:rsidRDefault="00E54951" w:rsidP="004730FF">
      <w:pPr>
        <w:ind w:left="1440"/>
        <w:rPr>
          <w:ins w:id="2610" w:author="רינת אביטל" w:date="2022-05-12T11:48:00Z"/>
          <w:rFonts w:ascii="Tahoma" w:hAnsi="Tahoma" w:cs="Tahoma"/>
          <w:sz w:val="20"/>
          <w:szCs w:val="20"/>
          <w:rtl/>
        </w:rPr>
      </w:pPr>
    </w:p>
    <w:p w14:paraId="24F075B2" w14:textId="0C9EE31A" w:rsidR="00E54951" w:rsidRDefault="00E54951" w:rsidP="004730FF">
      <w:pPr>
        <w:ind w:left="1440"/>
        <w:rPr>
          <w:ins w:id="2611" w:author="רינת אביטל" w:date="2022-05-12T11:48:00Z"/>
          <w:rFonts w:ascii="Tahoma" w:hAnsi="Tahoma" w:cs="Tahoma"/>
          <w:sz w:val="20"/>
          <w:szCs w:val="20"/>
          <w:rtl/>
        </w:rPr>
      </w:pPr>
    </w:p>
    <w:p w14:paraId="467B0F9F" w14:textId="1038B553" w:rsidR="00E54951" w:rsidRDefault="00E54951" w:rsidP="004730FF">
      <w:pPr>
        <w:ind w:left="1440"/>
        <w:rPr>
          <w:ins w:id="2612" w:author="רינת אביטל" w:date="2022-05-12T11:48:00Z"/>
          <w:rFonts w:ascii="Tahoma" w:hAnsi="Tahoma" w:cs="Tahoma"/>
          <w:sz w:val="20"/>
          <w:szCs w:val="20"/>
          <w:rtl/>
        </w:rPr>
      </w:pPr>
    </w:p>
    <w:p w14:paraId="6A90E3CD" w14:textId="49A79F35" w:rsidR="00E54951" w:rsidRDefault="00E54951" w:rsidP="004730FF">
      <w:pPr>
        <w:ind w:left="1440"/>
        <w:rPr>
          <w:ins w:id="2613" w:author="רינת אביטל" w:date="2022-05-12T11:48:00Z"/>
          <w:rFonts w:ascii="Tahoma" w:hAnsi="Tahoma" w:cs="Tahoma"/>
          <w:sz w:val="20"/>
          <w:szCs w:val="20"/>
          <w:rtl/>
        </w:rPr>
      </w:pPr>
    </w:p>
    <w:p w14:paraId="3E93A03A" w14:textId="595CB8BA" w:rsidR="00E54951" w:rsidRDefault="00E54951" w:rsidP="004730FF">
      <w:pPr>
        <w:ind w:left="1440"/>
        <w:rPr>
          <w:ins w:id="2614" w:author="רינת אביטל" w:date="2022-05-12T11:48:00Z"/>
          <w:rFonts w:ascii="Tahoma" w:hAnsi="Tahoma" w:cs="Tahoma"/>
          <w:sz w:val="20"/>
          <w:szCs w:val="20"/>
          <w:rtl/>
        </w:rPr>
      </w:pPr>
    </w:p>
    <w:p w14:paraId="5527942E" w14:textId="1185B4EC" w:rsidR="00E54951" w:rsidRDefault="00E54951" w:rsidP="004730FF">
      <w:pPr>
        <w:ind w:left="1440"/>
        <w:rPr>
          <w:ins w:id="2615" w:author="רינת אביטל" w:date="2022-05-12T11:48:00Z"/>
          <w:rFonts w:ascii="Tahoma" w:hAnsi="Tahoma" w:cs="Tahoma"/>
          <w:sz w:val="20"/>
          <w:szCs w:val="20"/>
          <w:rtl/>
        </w:rPr>
      </w:pPr>
    </w:p>
    <w:p w14:paraId="517A8D09" w14:textId="77777777" w:rsidR="00E54951" w:rsidRPr="00103DCA" w:rsidRDefault="00E54951" w:rsidP="004730FF">
      <w:pPr>
        <w:ind w:left="1440"/>
        <w:rPr>
          <w:rFonts w:ascii="Tahoma" w:hAnsi="Tahoma" w:cs="Tahoma"/>
          <w:sz w:val="20"/>
          <w:szCs w:val="20"/>
          <w:rtl/>
          <w:rPrChange w:id="2616" w:author="רינת אביטל" w:date="2022-05-12T09:18:00Z">
            <w:rPr>
              <w:rtl/>
            </w:rPr>
          </w:rPrChange>
        </w:rPr>
      </w:pPr>
    </w:p>
    <w:p w14:paraId="71AC8E34" w14:textId="63ECB9EE" w:rsidR="00A729AA" w:rsidRPr="00103DCA" w:rsidRDefault="0040191B" w:rsidP="00816266">
      <w:pPr>
        <w:pStyle w:val="2"/>
        <w:numPr>
          <w:ilvl w:val="1"/>
          <w:numId w:val="7"/>
        </w:numPr>
        <w:spacing w:line="360" w:lineRule="auto"/>
        <w:rPr>
          <w:rFonts w:ascii="Tahoma" w:hAnsi="Tahoma" w:cs="Tahoma"/>
          <w:b/>
          <w:bCs/>
          <w:color w:val="89D7C3"/>
          <w:sz w:val="36"/>
          <w:szCs w:val="36"/>
          <w:rtl/>
          <w:rPrChange w:id="2617" w:author="רינת אביטל" w:date="2022-05-12T09:18:00Z">
            <w:rPr>
              <w:b/>
              <w:bCs/>
              <w:color w:val="89D7C3"/>
              <w:sz w:val="40"/>
              <w:szCs w:val="40"/>
              <w:rtl/>
            </w:rPr>
          </w:rPrChange>
        </w:rPr>
      </w:pPr>
      <w:bookmarkStart w:id="2618" w:name="_Toc103039609"/>
      <w:r w:rsidRPr="00103DCA">
        <w:rPr>
          <w:rFonts w:ascii="Tahoma" w:hAnsi="Tahoma" w:cs="Tahoma"/>
          <w:b/>
          <w:bCs/>
          <w:color w:val="89D7C3"/>
          <w:sz w:val="36"/>
          <w:szCs w:val="36"/>
          <w:rtl/>
          <w:rPrChange w:id="2619" w:author="רינת אביטל" w:date="2022-05-12T09:18:00Z">
            <w:rPr>
              <w:rFonts w:hint="cs"/>
              <w:b/>
              <w:bCs/>
              <w:color w:val="89D7C3"/>
              <w:sz w:val="40"/>
              <w:szCs w:val="40"/>
              <w:rtl/>
            </w:rPr>
          </w:rPrChange>
        </w:rPr>
        <w:lastRenderedPageBreak/>
        <w:t>ביצועים עיקריים</w:t>
      </w:r>
      <w:bookmarkEnd w:id="2618"/>
    </w:p>
    <w:p w14:paraId="61FEA2BA" w14:textId="77777777" w:rsidR="00A729AA" w:rsidRPr="00103DCA" w:rsidRDefault="00A729AA" w:rsidP="00A729AA">
      <w:pPr>
        <w:rPr>
          <w:rFonts w:ascii="Tahoma" w:hAnsi="Tahoma" w:cs="Tahoma"/>
          <w:sz w:val="24"/>
          <w:szCs w:val="24"/>
          <w:rtl/>
          <w:rPrChange w:id="2620" w:author="רינת אביטל" w:date="2022-05-12T09:18:00Z">
            <w:rPr>
              <w:sz w:val="28"/>
              <w:szCs w:val="28"/>
              <w:rtl/>
            </w:rPr>
          </w:rPrChange>
        </w:rPr>
      </w:pPr>
      <w:r w:rsidRPr="00103DCA">
        <w:rPr>
          <w:rFonts w:ascii="Tahoma" w:hAnsi="Tahoma" w:cs="Tahoma"/>
          <w:sz w:val="24"/>
          <w:szCs w:val="24"/>
          <w:rtl/>
          <w:rPrChange w:id="2621" w:author="רינת אביטל" w:date="2022-05-12T09:18:00Z">
            <w:rPr>
              <w:rFonts w:hint="cs"/>
              <w:sz w:val="28"/>
              <w:szCs w:val="28"/>
              <w:rtl/>
            </w:rPr>
          </w:rPrChange>
        </w:rPr>
        <w:t xml:space="preserve">משתמש יכול ליצור לעצמו חשבון ובו הוא יוצר הגנה על עצמו במקרה של היעדרות חלילה. </w:t>
      </w:r>
    </w:p>
    <w:p w14:paraId="4D3A2F67" w14:textId="4C39621A" w:rsidR="00B566BE" w:rsidRPr="00103DCA" w:rsidRDefault="00A729AA" w:rsidP="00B566BE">
      <w:pPr>
        <w:rPr>
          <w:rFonts w:ascii="Tahoma" w:hAnsi="Tahoma" w:cs="Tahoma"/>
          <w:sz w:val="24"/>
          <w:szCs w:val="24"/>
          <w:rtl/>
          <w:rPrChange w:id="2622" w:author="רינת אביטל" w:date="2022-05-12T09:18:00Z">
            <w:rPr>
              <w:sz w:val="28"/>
              <w:szCs w:val="28"/>
              <w:rtl/>
            </w:rPr>
          </w:rPrChange>
        </w:rPr>
      </w:pPr>
      <w:r w:rsidRPr="00103DCA">
        <w:rPr>
          <w:rFonts w:ascii="Tahoma" w:hAnsi="Tahoma" w:cs="Tahoma"/>
          <w:sz w:val="24"/>
          <w:szCs w:val="24"/>
          <w:rtl/>
          <w:rPrChange w:id="2623" w:author="רינת אביטל" w:date="2022-05-12T09:18:00Z">
            <w:rPr>
              <w:rFonts w:hint="cs"/>
              <w:sz w:val="28"/>
              <w:szCs w:val="28"/>
              <w:rtl/>
            </w:rPr>
          </w:rPrChange>
        </w:rPr>
        <w:t>המשתמש מזין את פרטיו האישיים כנדרש ומעלה תמונה עדכנית שלו למקרה הצורך.</w:t>
      </w:r>
      <w:r w:rsidR="00B566BE" w:rsidRPr="00103DCA">
        <w:rPr>
          <w:rFonts w:ascii="Tahoma" w:hAnsi="Tahoma" w:cs="Tahoma"/>
          <w:sz w:val="24"/>
          <w:szCs w:val="24"/>
          <w:rtl/>
          <w:rPrChange w:id="2624" w:author="רינת אביטל" w:date="2022-05-12T09:18:00Z">
            <w:rPr>
              <w:rFonts w:hint="cs"/>
              <w:sz w:val="28"/>
              <w:szCs w:val="28"/>
              <w:rtl/>
            </w:rPr>
          </w:rPrChange>
        </w:rPr>
        <w:t xml:space="preserve"> </w:t>
      </w:r>
    </w:p>
    <w:p w14:paraId="5075578F" w14:textId="74C44281" w:rsidR="00B566BE" w:rsidRPr="00103DCA" w:rsidRDefault="00B566BE" w:rsidP="00B566BE">
      <w:pPr>
        <w:rPr>
          <w:rFonts w:ascii="Tahoma" w:hAnsi="Tahoma" w:cs="Tahoma"/>
          <w:sz w:val="24"/>
          <w:szCs w:val="24"/>
          <w:rtl/>
          <w:rPrChange w:id="2625" w:author="רינת אביטל" w:date="2022-05-12T09:18:00Z">
            <w:rPr>
              <w:sz w:val="28"/>
              <w:szCs w:val="28"/>
              <w:rtl/>
            </w:rPr>
          </w:rPrChange>
        </w:rPr>
      </w:pPr>
      <w:r w:rsidRPr="00103DCA">
        <w:rPr>
          <w:rFonts w:ascii="Tahoma" w:hAnsi="Tahoma" w:cs="Tahoma"/>
          <w:sz w:val="24"/>
          <w:szCs w:val="24"/>
          <w:rtl/>
          <w:rPrChange w:id="2626" w:author="רינת אביטל" w:date="2022-05-12T09:18:00Z">
            <w:rPr>
              <w:rFonts w:hint="cs"/>
              <w:sz w:val="28"/>
              <w:szCs w:val="28"/>
              <w:rtl/>
            </w:rPr>
          </w:rPrChange>
        </w:rPr>
        <w:t>כאשר נמצא ילד קטן לבדו, אדם מבוגר ללא זהות או חולה בבית החולים חסר הכרה יש לצלמו ולהעלות את התמונה ל</w:t>
      </w:r>
      <w:r w:rsidR="009C3FAE" w:rsidRPr="00103DCA">
        <w:rPr>
          <w:rFonts w:ascii="Tahoma" w:hAnsi="Tahoma" w:cs="Tahoma"/>
          <w:sz w:val="24"/>
          <w:szCs w:val="24"/>
          <w:rPrChange w:id="2627" w:author="רינת אביטל" w:date="2022-05-12T09:18:00Z">
            <w:rPr>
              <w:sz w:val="28"/>
              <w:szCs w:val="28"/>
            </w:rPr>
          </w:rPrChange>
        </w:rPr>
        <w:t>Relatiive</w:t>
      </w:r>
      <w:r w:rsidR="000008B7" w:rsidRPr="00103DCA">
        <w:rPr>
          <w:rFonts w:ascii="Tahoma" w:hAnsi="Tahoma" w:cs="Tahoma"/>
          <w:sz w:val="24"/>
          <w:szCs w:val="24"/>
          <w:rPrChange w:id="2628" w:author="רינת אביטל" w:date="2022-05-12T09:18:00Z">
            <w:rPr>
              <w:sz w:val="28"/>
              <w:szCs w:val="28"/>
            </w:rPr>
          </w:rPrChange>
        </w:rPr>
        <w:t xml:space="preserve"> - </w:t>
      </w:r>
      <w:r w:rsidR="009C3FAE" w:rsidRPr="00103DCA">
        <w:rPr>
          <w:rFonts w:ascii="Tahoma" w:hAnsi="Tahoma" w:cs="Tahoma"/>
          <w:sz w:val="24"/>
          <w:szCs w:val="24"/>
          <w:rtl/>
          <w:rPrChange w:id="2629" w:author="רינת אביטל" w:date="2022-05-12T09:18:00Z">
            <w:rPr>
              <w:rFonts w:hint="cs"/>
              <w:sz w:val="28"/>
              <w:szCs w:val="28"/>
              <w:rtl/>
            </w:rPr>
          </w:rPrChange>
        </w:rPr>
        <w:t xml:space="preserve"> ויש סיכוי שאם הוא מוגן באפליקציה תמצא התאמה ותתברר זהותו.</w:t>
      </w:r>
    </w:p>
    <w:p w14:paraId="5E14BF79" w14:textId="3B733161" w:rsidR="00B566BE" w:rsidRPr="00103DCA" w:rsidRDefault="00B566BE" w:rsidP="00B566BE">
      <w:pPr>
        <w:rPr>
          <w:rFonts w:ascii="Tahoma" w:hAnsi="Tahoma" w:cs="Tahoma"/>
          <w:sz w:val="24"/>
          <w:szCs w:val="24"/>
          <w:rtl/>
          <w:rPrChange w:id="2630" w:author="רינת אביטל" w:date="2022-05-12T09:18:00Z">
            <w:rPr>
              <w:sz w:val="28"/>
              <w:szCs w:val="28"/>
              <w:rtl/>
            </w:rPr>
          </w:rPrChange>
        </w:rPr>
      </w:pPr>
      <w:r w:rsidRPr="00103DCA">
        <w:rPr>
          <w:rFonts w:ascii="Tahoma" w:hAnsi="Tahoma" w:cs="Tahoma"/>
          <w:sz w:val="24"/>
          <w:szCs w:val="24"/>
          <w:rtl/>
          <w:rPrChange w:id="2631" w:author="רינת אביטל" w:date="2022-05-12T09:18:00Z">
            <w:rPr>
              <w:rFonts w:hint="cs"/>
              <w:sz w:val="28"/>
              <w:szCs w:val="28"/>
              <w:rtl/>
            </w:rPr>
          </w:rPrChange>
        </w:rPr>
        <w:t>ישנה אפשרות נוספת למציאת אבודים גם אם אין להם חשבון באפליקציה ואין עליהם הגנה: במקרה של היעדרות בני המשפחה או קרובים רוצים לאתר את הנעדר, הם יכולים להעלות תמונות של הנעדר בזמן אמת ולנסות לבדוק אולי מישהו מצא את הנעדר וצילם אותו וכך תימצא התאמה.</w:t>
      </w:r>
    </w:p>
    <w:p w14:paraId="6E221C2D" w14:textId="74A4B190" w:rsidR="004730FF" w:rsidRDefault="004730FF" w:rsidP="004730FF">
      <w:pPr>
        <w:ind w:left="1440"/>
        <w:rPr>
          <w:ins w:id="2632" w:author="רינת אביטל" w:date="2022-05-12T11:48:00Z"/>
          <w:rFonts w:ascii="Tahoma" w:hAnsi="Tahoma" w:cs="Tahoma"/>
          <w:sz w:val="20"/>
          <w:szCs w:val="20"/>
          <w:rtl/>
        </w:rPr>
      </w:pPr>
    </w:p>
    <w:p w14:paraId="6D3CD36D" w14:textId="79182BD7" w:rsidR="00E54951" w:rsidRDefault="00E54951" w:rsidP="004730FF">
      <w:pPr>
        <w:ind w:left="1440"/>
        <w:rPr>
          <w:ins w:id="2633" w:author="רינת אביטל" w:date="2022-05-12T11:48:00Z"/>
          <w:rFonts w:ascii="Tahoma" w:hAnsi="Tahoma" w:cs="Tahoma"/>
          <w:sz w:val="20"/>
          <w:szCs w:val="20"/>
          <w:rtl/>
        </w:rPr>
      </w:pPr>
    </w:p>
    <w:p w14:paraId="2F56E133" w14:textId="6F9F8728" w:rsidR="00E54951" w:rsidRDefault="00E54951" w:rsidP="004730FF">
      <w:pPr>
        <w:ind w:left="1440"/>
        <w:rPr>
          <w:ins w:id="2634" w:author="רינת אביטל" w:date="2022-05-12T11:48:00Z"/>
          <w:rFonts w:ascii="Tahoma" w:hAnsi="Tahoma" w:cs="Tahoma"/>
          <w:sz w:val="20"/>
          <w:szCs w:val="20"/>
          <w:rtl/>
        </w:rPr>
      </w:pPr>
    </w:p>
    <w:p w14:paraId="56110B88" w14:textId="76934119" w:rsidR="00E54951" w:rsidRDefault="00E54951" w:rsidP="004730FF">
      <w:pPr>
        <w:ind w:left="1440"/>
        <w:rPr>
          <w:ins w:id="2635" w:author="רינת אביטל" w:date="2022-05-12T11:48:00Z"/>
          <w:rFonts w:ascii="Tahoma" w:hAnsi="Tahoma" w:cs="Tahoma"/>
          <w:sz w:val="20"/>
          <w:szCs w:val="20"/>
          <w:rtl/>
        </w:rPr>
      </w:pPr>
    </w:p>
    <w:p w14:paraId="0A35662E" w14:textId="1D0A6E63" w:rsidR="00E54951" w:rsidRDefault="00E54951" w:rsidP="004730FF">
      <w:pPr>
        <w:ind w:left="1440"/>
        <w:rPr>
          <w:ins w:id="2636" w:author="רינת אביטל" w:date="2022-05-12T11:48:00Z"/>
          <w:rFonts w:ascii="Tahoma" w:hAnsi="Tahoma" w:cs="Tahoma"/>
          <w:sz w:val="20"/>
          <w:szCs w:val="20"/>
          <w:rtl/>
        </w:rPr>
      </w:pPr>
    </w:p>
    <w:p w14:paraId="3439A08F" w14:textId="5DADA30E" w:rsidR="00E54951" w:rsidRDefault="00E54951" w:rsidP="004730FF">
      <w:pPr>
        <w:ind w:left="1440"/>
        <w:rPr>
          <w:ins w:id="2637" w:author="רינת אביטל" w:date="2022-05-12T11:48:00Z"/>
          <w:rFonts w:ascii="Tahoma" w:hAnsi="Tahoma" w:cs="Tahoma"/>
          <w:sz w:val="20"/>
          <w:szCs w:val="20"/>
          <w:rtl/>
        </w:rPr>
      </w:pPr>
    </w:p>
    <w:p w14:paraId="695531CA" w14:textId="08093981" w:rsidR="00E54951" w:rsidRDefault="00E54951" w:rsidP="004730FF">
      <w:pPr>
        <w:ind w:left="1440"/>
        <w:rPr>
          <w:ins w:id="2638" w:author="רינת אביטל" w:date="2022-05-12T11:48:00Z"/>
          <w:rFonts w:ascii="Tahoma" w:hAnsi="Tahoma" w:cs="Tahoma"/>
          <w:sz w:val="20"/>
          <w:szCs w:val="20"/>
          <w:rtl/>
        </w:rPr>
      </w:pPr>
    </w:p>
    <w:p w14:paraId="64EFB086" w14:textId="086B9CF9" w:rsidR="00E54951" w:rsidRDefault="00E54951" w:rsidP="004730FF">
      <w:pPr>
        <w:ind w:left="1440"/>
        <w:rPr>
          <w:ins w:id="2639" w:author="רינת אביטל" w:date="2022-05-12T11:48:00Z"/>
          <w:rFonts w:ascii="Tahoma" w:hAnsi="Tahoma" w:cs="Tahoma"/>
          <w:sz w:val="20"/>
          <w:szCs w:val="20"/>
          <w:rtl/>
        </w:rPr>
      </w:pPr>
    </w:p>
    <w:p w14:paraId="649D5092" w14:textId="6EEC8A7A" w:rsidR="00E54951" w:rsidRDefault="00E54951" w:rsidP="004730FF">
      <w:pPr>
        <w:ind w:left="1440"/>
        <w:rPr>
          <w:ins w:id="2640" w:author="רינת אביטל" w:date="2022-05-12T11:48:00Z"/>
          <w:rFonts w:ascii="Tahoma" w:hAnsi="Tahoma" w:cs="Tahoma"/>
          <w:sz w:val="20"/>
          <w:szCs w:val="20"/>
          <w:rtl/>
        </w:rPr>
      </w:pPr>
    </w:p>
    <w:p w14:paraId="03895300" w14:textId="375CD806" w:rsidR="00E54951" w:rsidRDefault="00E54951" w:rsidP="004730FF">
      <w:pPr>
        <w:ind w:left="1440"/>
        <w:rPr>
          <w:ins w:id="2641" w:author="רינת אביטל" w:date="2022-05-12T11:48:00Z"/>
          <w:rFonts w:ascii="Tahoma" w:hAnsi="Tahoma" w:cs="Tahoma"/>
          <w:sz w:val="20"/>
          <w:szCs w:val="20"/>
          <w:rtl/>
        </w:rPr>
      </w:pPr>
    </w:p>
    <w:p w14:paraId="7FD81FBD" w14:textId="03C9ADB3" w:rsidR="00E54951" w:rsidRDefault="00E54951" w:rsidP="004730FF">
      <w:pPr>
        <w:ind w:left="1440"/>
        <w:rPr>
          <w:ins w:id="2642" w:author="רינת אביטל" w:date="2022-05-12T11:48:00Z"/>
          <w:rFonts w:ascii="Tahoma" w:hAnsi="Tahoma" w:cs="Tahoma"/>
          <w:sz w:val="20"/>
          <w:szCs w:val="20"/>
          <w:rtl/>
        </w:rPr>
      </w:pPr>
    </w:p>
    <w:p w14:paraId="6B1963FF" w14:textId="55A6D2AC" w:rsidR="00E54951" w:rsidRDefault="00E54951" w:rsidP="004730FF">
      <w:pPr>
        <w:ind w:left="1440"/>
        <w:rPr>
          <w:ins w:id="2643" w:author="רינת אביטל" w:date="2022-05-12T11:48:00Z"/>
          <w:rFonts w:ascii="Tahoma" w:hAnsi="Tahoma" w:cs="Tahoma"/>
          <w:sz w:val="20"/>
          <w:szCs w:val="20"/>
          <w:rtl/>
        </w:rPr>
      </w:pPr>
    </w:p>
    <w:p w14:paraId="7BECF483" w14:textId="0DD843A0" w:rsidR="00E54951" w:rsidRDefault="00E54951" w:rsidP="004730FF">
      <w:pPr>
        <w:ind w:left="1440"/>
        <w:rPr>
          <w:ins w:id="2644" w:author="רינת אביטל" w:date="2022-05-12T11:48:00Z"/>
          <w:rFonts w:ascii="Tahoma" w:hAnsi="Tahoma" w:cs="Tahoma"/>
          <w:sz w:val="20"/>
          <w:szCs w:val="20"/>
          <w:rtl/>
        </w:rPr>
      </w:pPr>
    </w:p>
    <w:p w14:paraId="3CA705A6" w14:textId="13AF68DB" w:rsidR="00E54951" w:rsidRDefault="00E54951" w:rsidP="004730FF">
      <w:pPr>
        <w:ind w:left="1440"/>
        <w:rPr>
          <w:ins w:id="2645" w:author="רינת אביטל" w:date="2022-05-12T11:48:00Z"/>
          <w:rFonts w:ascii="Tahoma" w:hAnsi="Tahoma" w:cs="Tahoma"/>
          <w:sz w:val="20"/>
          <w:szCs w:val="20"/>
          <w:rtl/>
        </w:rPr>
      </w:pPr>
    </w:p>
    <w:p w14:paraId="4B56464A" w14:textId="4250CDDD" w:rsidR="00E54951" w:rsidRDefault="00E54951" w:rsidP="004730FF">
      <w:pPr>
        <w:ind w:left="1440"/>
        <w:rPr>
          <w:ins w:id="2646" w:author="רינת אביטל" w:date="2022-05-12T11:48:00Z"/>
          <w:rFonts w:ascii="Tahoma" w:hAnsi="Tahoma" w:cs="Tahoma"/>
          <w:sz w:val="20"/>
          <w:szCs w:val="20"/>
          <w:rtl/>
        </w:rPr>
      </w:pPr>
    </w:p>
    <w:p w14:paraId="30F67C84" w14:textId="2F08502B" w:rsidR="00E54951" w:rsidRDefault="00E54951" w:rsidP="004730FF">
      <w:pPr>
        <w:ind w:left="1440"/>
        <w:rPr>
          <w:ins w:id="2647" w:author="רינת אביטל" w:date="2022-05-12T11:48:00Z"/>
          <w:rFonts w:ascii="Tahoma" w:hAnsi="Tahoma" w:cs="Tahoma"/>
          <w:sz w:val="20"/>
          <w:szCs w:val="20"/>
          <w:rtl/>
        </w:rPr>
      </w:pPr>
    </w:p>
    <w:p w14:paraId="6CF85803" w14:textId="32A98A3F" w:rsidR="00E54951" w:rsidRDefault="00E54951" w:rsidP="004730FF">
      <w:pPr>
        <w:ind w:left="1440"/>
        <w:rPr>
          <w:ins w:id="2648" w:author="רינת אביטל" w:date="2022-05-12T11:48:00Z"/>
          <w:rFonts w:ascii="Tahoma" w:hAnsi="Tahoma" w:cs="Tahoma"/>
          <w:sz w:val="20"/>
          <w:szCs w:val="20"/>
          <w:rtl/>
        </w:rPr>
      </w:pPr>
    </w:p>
    <w:p w14:paraId="2D297305" w14:textId="77777777" w:rsidR="00E54951" w:rsidRDefault="00E54951" w:rsidP="004730FF">
      <w:pPr>
        <w:ind w:left="1440"/>
        <w:rPr>
          <w:ins w:id="2649" w:author="רינת אביטל" w:date="2022-05-12T11:48:00Z"/>
          <w:rFonts w:ascii="Tahoma" w:hAnsi="Tahoma" w:cs="Tahoma"/>
          <w:sz w:val="20"/>
          <w:szCs w:val="20"/>
          <w:rtl/>
        </w:rPr>
      </w:pPr>
    </w:p>
    <w:p w14:paraId="6B74A658" w14:textId="7FDA9D3A" w:rsidR="00E54951" w:rsidRDefault="00E54951" w:rsidP="004730FF">
      <w:pPr>
        <w:ind w:left="1440"/>
        <w:rPr>
          <w:ins w:id="2650" w:author="רינת אביטל" w:date="2022-05-12T11:48:00Z"/>
          <w:rFonts w:ascii="Tahoma" w:hAnsi="Tahoma" w:cs="Tahoma"/>
          <w:sz w:val="20"/>
          <w:szCs w:val="20"/>
          <w:rtl/>
        </w:rPr>
      </w:pPr>
    </w:p>
    <w:p w14:paraId="00CEB748" w14:textId="77777777" w:rsidR="00E54951" w:rsidRPr="00103DCA" w:rsidRDefault="00E54951" w:rsidP="004730FF">
      <w:pPr>
        <w:ind w:left="1440"/>
        <w:rPr>
          <w:rFonts w:ascii="Tahoma" w:hAnsi="Tahoma" w:cs="Tahoma"/>
          <w:sz w:val="20"/>
          <w:szCs w:val="20"/>
          <w:rPrChange w:id="2651" w:author="רינת אביטל" w:date="2022-05-12T09:18:00Z">
            <w:rPr/>
          </w:rPrChange>
        </w:rPr>
      </w:pPr>
    </w:p>
    <w:p w14:paraId="4022D501" w14:textId="41E82C2C" w:rsidR="009C3FAE" w:rsidRPr="00103DCA" w:rsidRDefault="0040191B" w:rsidP="00816266">
      <w:pPr>
        <w:pStyle w:val="2"/>
        <w:numPr>
          <w:ilvl w:val="1"/>
          <w:numId w:val="7"/>
        </w:numPr>
        <w:spacing w:line="360" w:lineRule="auto"/>
        <w:rPr>
          <w:rFonts w:ascii="Tahoma" w:hAnsi="Tahoma" w:cs="Tahoma"/>
          <w:b/>
          <w:bCs/>
          <w:color w:val="89D7C3"/>
          <w:sz w:val="36"/>
          <w:szCs w:val="36"/>
          <w:rtl/>
          <w:rPrChange w:id="2652" w:author="רינת אביטל" w:date="2022-05-12T09:18:00Z">
            <w:rPr>
              <w:b/>
              <w:bCs/>
              <w:color w:val="89D7C3"/>
              <w:sz w:val="40"/>
              <w:szCs w:val="40"/>
              <w:rtl/>
            </w:rPr>
          </w:rPrChange>
        </w:rPr>
      </w:pPr>
      <w:bookmarkStart w:id="2653" w:name="_Toc103039610"/>
      <w:r w:rsidRPr="00103DCA">
        <w:rPr>
          <w:rFonts w:ascii="Tahoma" w:hAnsi="Tahoma" w:cs="Tahoma"/>
          <w:b/>
          <w:bCs/>
          <w:color w:val="89D7C3"/>
          <w:sz w:val="36"/>
          <w:szCs w:val="36"/>
          <w:rtl/>
          <w:rPrChange w:id="2654" w:author="רינת אביטל" w:date="2022-05-12T09:18:00Z">
            <w:rPr>
              <w:rFonts w:hint="cs"/>
              <w:b/>
              <w:bCs/>
              <w:color w:val="89D7C3"/>
              <w:sz w:val="40"/>
              <w:szCs w:val="40"/>
              <w:rtl/>
            </w:rPr>
          </w:rPrChange>
        </w:rPr>
        <w:lastRenderedPageBreak/>
        <w:t>אילוצים</w:t>
      </w:r>
      <w:bookmarkEnd w:id="2653"/>
      <w:r w:rsidRPr="00103DCA">
        <w:rPr>
          <w:rFonts w:ascii="Tahoma" w:hAnsi="Tahoma" w:cs="Tahoma"/>
          <w:b/>
          <w:bCs/>
          <w:color w:val="89D7C3"/>
          <w:sz w:val="36"/>
          <w:szCs w:val="36"/>
          <w:rtl/>
          <w:rPrChange w:id="2655" w:author="רינת אביטל" w:date="2022-05-12T09:18:00Z">
            <w:rPr>
              <w:rFonts w:hint="cs"/>
              <w:b/>
              <w:bCs/>
              <w:color w:val="89D7C3"/>
              <w:sz w:val="40"/>
              <w:szCs w:val="40"/>
              <w:rtl/>
            </w:rPr>
          </w:rPrChange>
        </w:rPr>
        <w:t xml:space="preserve"> </w:t>
      </w:r>
    </w:p>
    <w:p w14:paraId="59372745" w14:textId="4B1AE152" w:rsidR="009C3FAE" w:rsidRPr="00103DCA" w:rsidRDefault="009C3FAE" w:rsidP="009C3FAE">
      <w:pPr>
        <w:rPr>
          <w:rFonts w:ascii="Tahoma" w:hAnsi="Tahoma" w:cs="Tahoma"/>
          <w:sz w:val="24"/>
          <w:szCs w:val="24"/>
          <w:rtl/>
          <w:rPrChange w:id="2656" w:author="רינת אביטל" w:date="2022-05-12T09:18:00Z">
            <w:rPr>
              <w:sz w:val="28"/>
              <w:szCs w:val="28"/>
              <w:rtl/>
            </w:rPr>
          </w:rPrChange>
        </w:rPr>
      </w:pPr>
      <w:r w:rsidRPr="00103DCA">
        <w:rPr>
          <w:rFonts w:ascii="Tahoma" w:hAnsi="Tahoma" w:cs="Tahoma"/>
          <w:sz w:val="24"/>
          <w:szCs w:val="24"/>
          <w:rtl/>
          <w:rPrChange w:id="2657" w:author="רינת אביטל" w:date="2022-05-12T09:18:00Z">
            <w:rPr>
              <w:rFonts w:hint="cs"/>
              <w:sz w:val="28"/>
              <w:szCs w:val="28"/>
              <w:rtl/>
            </w:rPr>
          </w:rPrChange>
        </w:rPr>
        <w:t xml:space="preserve">המערכת מבצעת את ההתאמה במקרה שהתמונה עדכנית וברורה. לא תתבצע התאמה במקרים שבהם ישנו שוני בפנים ולא ניתן לזהותו כמו פצוע שמגיע לבית החולים והוא חבוש או </w:t>
      </w:r>
      <w:r w:rsidR="0095619B" w:rsidRPr="00103DCA">
        <w:rPr>
          <w:rFonts w:ascii="Tahoma" w:hAnsi="Tahoma" w:cs="Tahoma"/>
          <w:sz w:val="24"/>
          <w:szCs w:val="24"/>
          <w:rtl/>
          <w:rPrChange w:id="2658" w:author="רינת אביטל" w:date="2022-05-12T09:18:00Z">
            <w:rPr>
              <w:rFonts w:hint="cs"/>
              <w:sz w:val="28"/>
              <w:szCs w:val="28"/>
              <w:rtl/>
            </w:rPr>
          </w:rPrChange>
        </w:rPr>
        <w:t>פצוע בפנים</w:t>
      </w:r>
      <w:r w:rsidRPr="00103DCA">
        <w:rPr>
          <w:rFonts w:ascii="Tahoma" w:hAnsi="Tahoma" w:cs="Tahoma"/>
          <w:sz w:val="24"/>
          <w:szCs w:val="24"/>
          <w:rtl/>
          <w:rPrChange w:id="2659" w:author="רינת אביטל" w:date="2022-05-12T09:18:00Z">
            <w:rPr>
              <w:rFonts w:hint="cs"/>
              <w:sz w:val="28"/>
              <w:szCs w:val="28"/>
              <w:rtl/>
            </w:rPr>
          </w:rPrChange>
        </w:rPr>
        <w:t>. האפליקציה לא באה ל</w:t>
      </w:r>
      <w:r w:rsidR="0095619B" w:rsidRPr="00103DCA">
        <w:rPr>
          <w:rFonts w:ascii="Tahoma" w:hAnsi="Tahoma" w:cs="Tahoma"/>
          <w:sz w:val="24"/>
          <w:szCs w:val="24"/>
          <w:rtl/>
          <w:rPrChange w:id="2660" w:author="רינת אביטל" w:date="2022-05-12T09:18:00Z">
            <w:rPr>
              <w:rFonts w:hint="cs"/>
              <w:sz w:val="28"/>
              <w:szCs w:val="28"/>
              <w:rtl/>
            </w:rPr>
          </w:rPrChange>
        </w:rPr>
        <w:t>גבור על היכולות האנושיות ולכן במקרה שאפילו אדם לא יכול לזהות כמובן שהאפליקציה לא תוכל לבצע את הזיהוי.</w:t>
      </w:r>
    </w:p>
    <w:p w14:paraId="1922195A" w14:textId="24B346D4" w:rsidR="000971D3" w:rsidRDefault="000971D3" w:rsidP="0095619B">
      <w:pPr>
        <w:rPr>
          <w:ins w:id="2661" w:author="רינת אביטל" w:date="2022-05-12T11:48:00Z"/>
          <w:rFonts w:ascii="Tahoma" w:hAnsi="Tahoma" w:cs="Tahoma"/>
          <w:sz w:val="20"/>
          <w:szCs w:val="20"/>
          <w:rtl/>
        </w:rPr>
      </w:pPr>
    </w:p>
    <w:p w14:paraId="0CB0E85E" w14:textId="4AE8060F" w:rsidR="00E54951" w:rsidRDefault="00E54951" w:rsidP="0095619B">
      <w:pPr>
        <w:rPr>
          <w:ins w:id="2662" w:author="רינת אביטל" w:date="2022-05-12T11:48:00Z"/>
          <w:rFonts w:ascii="Tahoma" w:hAnsi="Tahoma" w:cs="Tahoma"/>
          <w:sz w:val="20"/>
          <w:szCs w:val="20"/>
          <w:rtl/>
        </w:rPr>
      </w:pPr>
    </w:p>
    <w:p w14:paraId="423D5CDE" w14:textId="060C1C13" w:rsidR="00E54951" w:rsidRDefault="00E54951" w:rsidP="0095619B">
      <w:pPr>
        <w:rPr>
          <w:ins w:id="2663" w:author="רינת אביטל" w:date="2022-05-12T11:48:00Z"/>
          <w:rFonts w:ascii="Tahoma" w:hAnsi="Tahoma" w:cs="Tahoma"/>
          <w:sz w:val="20"/>
          <w:szCs w:val="20"/>
          <w:rtl/>
        </w:rPr>
      </w:pPr>
    </w:p>
    <w:p w14:paraId="199DB349" w14:textId="45DBF32F" w:rsidR="00E54951" w:rsidRDefault="00E54951" w:rsidP="0095619B">
      <w:pPr>
        <w:rPr>
          <w:ins w:id="2664" w:author="רינת אביטל" w:date="2022-05-12T11:49:00Z"/>
          <w:rFonts w:ascii="Tahoma" w:hAnsi="Tahoma" w:cs="Tahoma"/>
          <w:sz w:val="20"/>
          <w:szCs w:val="20"/>
          <w:rtl/>
        </w:rPr>
      </w:pPr>
    </w:p>
    <w:p w14:paraId="220D3A60" w14:textId="3EB79B10" w:rsidR="00E54951" w:rsidRDefault="00E54951" w:rsidP="0095619B">
      <w:pPr>
        <w:rPr>
          <w:ins w:id="2665" w:author="רינת אביטל" w:date="2022-05-12T11:49:00Z"/>
          <w:rFonts w:ascii="Tahoma" w:hAnsi="Tahoma" w:cs="Tahoma"/>
          <w:sz w:val="20"/>
          <w:szCs w:val="20"/>
          <w:rtl/>
        </w:rPr>
      </w:pPr>
    </w:p>
    <w:p w14:paraId="24C494CC" w14:textId="2A16F24C" w:rsidR="00E54951" w:rsidRDefault="00E54951" w:rsidP="0095619B">
      <w:pPr>
        <w:rPr>
          <w:ins w:id="2666" w:author="רינת אביטל" w:date="2022-05-12T11:49:00Z"/>
          <w:rFonts w:ascii="Tahoma" w:hAnsi="Tahoma" w:cs="Tahoma"/>
          <w:sz w:val="20"/>
          <w:szCs w:val="20"/>
          <w:rtl/>
        </w:rPr>
      </w:pPr>
    </w:p>
    <w:p w14:paraId="4D5A17F0" w14:textId="04D5FEE1" w:rsidR="00E54951" w:rsidRDefault="00E54951" w:rsidP="0095619B">
      <w:pPr>
        <w:rPr>
          <w:ins w:id="2667" w:author="רינת אביטל" w:date="2022-05-12T11:49:00Z"/>
          <w:rFonts w:ascii="Tahoma" w:hAnsi="Tahoma" w:cs="Tahoma"/>
          <w:sz w:val="20"/>
          <w:szCs w:val="20"/>
          <w:rtl/>
        </w:rPr>
      </w:pPr>
    </w:p>
    <w:p w14:paraId="209FA334" w14:textId="775513C1" w:rsidR="00E54951" w:rsidRDefault="00E54951" w:rsidP="0095619B">
      <w:pPr>
        <w:rPr>
          <w:ins w:id="2668" w:author="רינת אביטל" w:date="2022-05-12T11:49:00Z"/>
          <w:rFonts w:ascii="Tahoma" w:hAnsi="Tahoma" w:cs="Tahoma"/>
          <w:sz w:val="20"/>
          <w:szCs w:val="20"/>
          <w:rtl/>
        </w:rPr>
      </w:pPr>
    </w:p>
    <w:p w14:paraId="15E3CB9A" w14:textId="64C65F4C" w:rsidR="00E54951" w:rsidRDefault="00E54951" w:rsidP="0095619B">
      <w:pPr>
        <w:rPr>
          <w:ins w:id="2669" w:author="רינת אביטל" w:date="2022-05-12T11:49:00Z"/>
          <w:rFonts w:ascii="Tahoma" w:hAnsi="Tahoma" w:cs="Tahoma"/>
          <w:sz w:val="20"/>
          <w:szCs w:val="20"/>
          <w:rtl/>
        </w:rPr>
      </w:pPr>
    </w:p>
    <w:p w14:paraId="2942C3D2" w14:textId="6207EEF8" w:rsidR="00E54951" w:rsidRDefault="00E54951" w:rsidP="0095619B">
      <w:pPr>
        <w:rPr>
          <w:ins w:id="2670" w:author="רינת אביטל" w:date="2022-05-12T11:49:00Z"/>
          <w:rFonts w:ascii="Tahoma" w:hAnsi="Tahoma" w:cs="Tahoma"/>
          <w:sz w:val="20"/>
          <w:szCs w:val="20"/>
          <w:rtl/>
        </w:rPr>
      </w:pPr>
    </w:p>
    <w:p w14:paraId="656798A7" w14:textId="24AAC868" w:rsidR="00E54951" w:rsidRDefault="00E54951" w:rsidP="0095619B">
      <w:pPr>
        <w:rPr>
          <w:ins w:id="2671" w:author="רינת אביטל" w:date="2022-05-12T11:49:00Z"/>
          <w:rFonts w:ascii="Tahoma" w:hAnsi="Tahoma" w:cs="Tahoma"/>
          <w:sz w:val="20"/>
          <w:szCs w:val="20"/>
          <w:rtl/>
        </w:rPr>
      </w:pPr>
    </w:p>
    <w:p w14:paraId="46D6F11B" w14:textId="0FA8E17D" w:rsidR="00E54951" w:rsidRDefault="00E54951" w:rsidP="0095619B">
      <w:pPr>
        <w:rPr>
          <w:ins w:id="2672" w:author="רינת אביטל" w:date="2022-05-12T11:49:00Z"/>
          <w:rFonts w:ascii="Tahoma" w:hAnsi="Tahoma" w:cs="Tahoma"/>
          <w:sz w:val="20"/>
          <w:szCs w:val="20"/>
          <w:rtl/>
        </w:rPr>
      </w:pPr>
    </w:p>
    <w:p w14:paraId="5CDF24D7" w14:textId="1AE5FC0D" w:rsidR="00E54951" w:rsidRDefault="00E54951" w:rsidP="0095619B">
      <w:pPr>
        <w:rPr>
          <w:ins w:id="2673" w:author="רינת אביטל" w:date="2022-05-12T11:49:00Z"/>
          <w:rFonts w:ascii="Tahoma" w:hAnsi="Tahoma" w:cs="Tahoma"/>
          <w:sz w:val="20"/>
          <w:szCs w:val="20"/>
          <w:rtl/>
        </w:rPr>
      </w:pPr>
    </w:p>
    <w:p w14:paraId="04034336" w14:textId="1A292CA0" w:rsidR="00E54951" w:rsidRDefault="00E54951" w:rsidP="0095619B">
      <w:pPr>
        <w:rPr>
          <w:ins w:id="2674" w:author="רינת אביטל" w:date="2022-05-12T11:49:00Z"/>
          <w:rFonts w:ascii="Tahoma" w:hAnsi="Tahoma" w:cs="Tahoma"/>
          <w:sz w:val="20"/>
          <w:szCs w:val="20"/>
          <w:rtl/>
        </w:rPr>
      </w:pPr>
    </w:p>
    <w:p w14:paraId="38A1C819" w14:textId="7E175E21" w:rsidR="00E54951" w:rsidRDefault="00E54951" w:rsidP="0095619B">
      <w:pPr>
        <w:rPr>
          <w:ins w:id="2675" w:author="רינת אביטל" w:date="2022-05-12T11:49:00Z"/>
          <w:rFonts w:ascii="Tahoma" w:hAnsi="Tahoma" w:cs="Tahoma"/>
          <w:sz w:val="20"/>
          <w:szCs w:val="20"/>
          <w:rtl/>
        </w:rPr>
      </w:pPr>
    </w:p>
    <w:p w14:paraId="6183229B" w14:textId="0C025CAD" w:rsidR="00E54951" w:rsidRDefault="00E54951" w:rsidP="0095619B">
      <w:pPr>
        <w:rPr>
          <w:ins w:id="2676" w:author="רינת אביטל" w:date="2022-05-12T11:49:00Z"/>
          <w:rFonts w:ascii="Tahoma" w:hAnsi="Tahoma" w:cs="Tahoma"/>
          <w:sz w:val="20"/>
          <w:szCs w:val="20"/>
          <w:rtl/>
        </w:rPr>
      </w:pPr>
    </w:p>
    <w:p w14:paraId="51AA1623" w14:textId="04965BCA" w:rsidR="00E54951" w:rsidRDefault="00E54951" w:rsidP="0095619B">
      <w:pPr>
        <w:rPr>
          <w:ins w:id="2677" w:author="רינת אביטל" w:date="2022-05-12T11:49:00Z"/>
          <w:rFonts w:ascii="Tahoma" w:hAnsi="Tahoma" w:cs="Tahoma"/>
          <w:sz w:val="20"/>
          <w:szCs w:val="20"/>
          <w:rtl/>
        </w:rPr>
      </w:pPr>
    </w:p>
    <w:p w14:paraId="174BF8CD" w14:textId="7E6EE5BB" w:rsidR="00E54951" w:rsidRDefault="00E54951" w:rsidP="0095619B">
      <w:pPr>
        <w:rPr>
          <w:ins w:id="2678" w:author="רינת אביטל" w:date="2022-05-12T11:49:00Z"/>
          <w:rFonts w:ascii="Tahoma" w:hAnsi="Tahoma" w:cs="Tahoma"/>
          <w:sz w:val="20"/>
          <w:szCs w:val="20"/>
          <w:rtl/>
        </w:rPr>
      </w:pPr>
    </w:p>
    <w:p w14:paraId="7F703569" w14:textId="216D3DCF" w:rsidR="00E54951" w:rsidRDefault="00E54951" w:rsidP="0095619B">
      <w:pPr>
        <w:rPr>
          <w:ins w:id="2679" w:author="רינת אביטל" w:date="2022-05-12T11:49:00Z"/>
          <w:rFonts w:ascii="Tahoma" w:hAnsi="Tahoma" w:cs="Tahoma"/>
          <w:sz w:val="20"/>
          <w:szCs w:val="20"/>
          <w:rtl/>
        </w:rPr>
      </w:pPr>
    </w:p>
    <w:p w14:paraId="76E8F3BB" w14:textId="6C41BCAB" w:rsidR="00E54951" w:rsidRDefault="00E54951" w:rsidP="0095619B">
      <w:pPr>
        <w:rPr>
          <w:ins w:id="2680" w:author="רינת אביטל" w:date="2022-05-12T11:49:00Z"/>
          <w:rFonts w:ascii="Tahoma" w:hAnsi="Tahoma" w:cs="Tahoma"/>
          <w:sz w:val="20"/>
          <w:szCs w:val="20"/>
          <w:rtl/>
        </w:rPr>
      </w:pPr>
    </w:p>
    <w:p w14:paraId="30EFEC8D" w14:textId="6A1D6AE0" w:rsidR="00E54951" w:rsidRDefault="00E54951" w:rsidP="0095619B">
      <w:pPr>
        <w:rPr>
          <w:ins w:id="2681" w:author="רינת אביטל" w:date="2022-05-12T11:49:00Z"/>
          <w:rFonts w:ascii="Tahoma" w:hAnsi="Tahoma" w:cs="Tahoma"/>
          <w:sz w:val="20"/>
          <w:szCs w:val="20"/>
          <w:rtl/>
        </w:rPr>
      </w:pPr>
    </w:p>
    <w:p w14:paraId="0599F203" w14:textId="44BF5D2C" w:rsidR="00E54951" w:rsidRDefault="00E54951" w:rsidP="0095619B">
      <w:pPr>
        <w:rPr>
          <w:ins w:id="2682" w:author="רינת אביטל" w:date="2022-05-12T11:49:00Z"/>
          <w:rFonts w:ascii="Tahoma" w:hAnsi="Tahoma" w:cs="Tahoma"/>
          <w:sz w:val="20"/>
          <w:szCs w:val="20"/>
          <w:rtl/>
        </w:rPr>
      </w:pPr>
    </w:p>
    <w:p w14:paraId="7C664A55" w14:textId="77777777" w:rsidR="00E54951" w:rsidRPr="00103DCA" w:rsidRDefault="00E54951" w:rsidP="0095619B">
      <w:pPr>
        <w:rPr>
          <w:rFonts w:ascii="Tahoma" w:hAnsi="Tahoma" w:cs="Tahoma"/>
          <w:sz w:val="20"/>
          <w:szCs w:val="20"/>
          <w:rtl/>
          <w:rPrChange w:id="2683" w:author="רינת אביטל" w:date="2022-05-12T09:18:00Z">
            <w:rPr>
              <w:rtl/>
            </w:rPr>
          </w:rPrChange>
        </w:rPr>
      </w:pPr>
    </w:p>
    <w:p w14:paraId="37746663" w14:textId="6631AA37" w:rsidR="0040191B" w:rsidRPr="00103DCA" w:rsidRDefault="0040191B" w:rsidP="00816266">
      <w:pPr>
        <w:pStyle w:val="1"/>
        <w:numPr>
          <w:ilvl w:val="0"/>
          <w:numId w:val="7"/>
        </w:numPr>
        <w:spacing w:line="480" w:lineRule="auto"/>
        <w:jc w:val="center"/>
        <w:rPr>
          <w:rFonts w:ascii="Tahoma" w:hAnsi="Tahoma" w:cs="Tahoma"/>
          <w:b/>
          <w:bCs/>
          <w:color w:val="89D7C3"/>
          <w:sz w:val="40"/>
          <w:szCs w:val="40"/>
          <w:rPrChange w:id="2684" w:author="רינת אביטל" w:date="2022-05-12T09:18:00Z">
            <w:rPr>
              <w:b/>
              <w:bCs/>
              <w:color w:val="89D7C3"/>
              <w:sz w:val="44"/>
              <w:szCs w:val="44"/>
            </w:rPr>
          </w:rPrChange>
        </w:rPr>
      </w:pPr>
      <w:bookmarkStart w:id="2685" w:name="_Toc103039611"/>
      <w:r w:rsidRPr="00103DCA">
        <w:rPr>
          <w:rFonts w:ascii="Tahoma" w:hAnsi="Tahoma" w:cs="Tahoma"/>
          <w:b/>
          <w:bCs/>
          <w:color w:val="89D7C3"/>
          <w:sz w:val="40"/>
          <w:szCs w:val="40"/>
          <w:rtl/>
          <w:rPrChange w:id="2686" w:author="רינת אביטל" w:date="2022-05-12T09:18:00Z">
            <w:rPr>
              <w:rFonts w:hint="cs"/>
              <w:b/>
              <w:bCs/>
              <w:color w:val="89D7C3"/>
              <w:sz w:val="44"/>
              <w:szCs w:val="44"/>
              <w:rtl/>
            </w:rPr>
          </w:rPrChange>
        </w:rPr>
        <w:lastRenderedPageBreak/>
        <w:t>תיאור הארכיטקטורה</w:t>
      </w:r>
      <w:bookmarkEnd w:id="2685"/>
    </w:p>
    <w:p w14:paraId="1A5BEC7B" w14:textId="1D0E967C" w:rsidR="0040191B" w:rsidRPr="00103DCA" w:rsidRDefault="0040191B" w:rsidP="00816266">
      <w:pPr>
        <w:pStyle w:val="2"/>
        <w:numPr>
          <w:ilvl w:val="1"/>
          <w:numId w:val="7"/>
        </w:numPr>
        <w:spacing w:line="276" w:lineRule="auto"/>
        <w:rPr>
          <w:rFonts w:ascii="Tahoma" w:hAnsi="Tahoma" w:cs="Tahoma"/>
          <w:b/>
          <w:bCs/>
          <w:color w:val="89D7C3"/>
          <w:sz w:val="32"/>
          <w:szCs w:val="32"/>
          <w:rtl/>
          <w:rPrChange w:id="2687" w:author="רינת אביטל" w:date="2022-05-12T09:18:00Z">
            <w:rPr>
              <w:b/>
              <w:bCs/>
              <w:color w:val="89D7C3"/>
              <w:sz w:val="36"/>
              <w:szCs w:val="36"/>
              <w:rtl/>
            </w:rPr>
          </w:rPrChange>
        </w:rPr>
      </w:pPr>
      <w:bookmarkStart w:id="2688" w:name="_Toc103039612"/>
      <w:r w:rsidRPr="00103DCA">
        <w:rPr>
          <w:rFonts w:ascii="Tahoma" w:hAnsi="Tahoma" w:cs="Tahoma"/>
          <w:b/>
          <w:bCs/>
          <w:color w:val="89D7C3"/>
          <w:sz w:val="32"/>
          <w:szCs w:val="32"/>
          <w:rtl/>
          <w:rPrChange w:id="2689" w:author="רינת אביטל" w:date="2022-05-12T09:18:00Z">
            <w:rPr>
              <w:rFonts w:hint="cs"/>
              <w:b/>
              <w:bCs/>
              <w:color w:val="89D7C3"/>
              <w:sz w:val="36"/>
              <w:szCs w:val="36"/>
              <w:rtl/>
            </w:rPr>
          </w:rPrChange>
        </w:rPr>
        <w:t xml:space="preserve">הארכיטקטורה של הפתרון המוצע בפורמט של </w:t>
      </w:r>
      <w:r w:rsidRPr="00103DCA">
        <w:rPr>
          <w:rFonts w:ascii="Tahoma" w:hAnsi="Tahoma" w:cs="Tahoma"/>
          <w:b/>
          <w:bCs/>
          <w:color w:val="89D7C3"/>
          <w:sz w:val="32"/>
          <w:szCs w:val="32"/>
          <w:rPrChange w:id="2690" w:author="רינת אביטל" w:date="2022-05-12T09:18:00Z">
            <w:rPr>
              <w:b/>
              <w:bCs/>
              <w:color w:val="89D7C3"/>
              <w:sz w:val="36"/>
              <w:szCs w:val="36"/>
            </w:rPr>
          </w:rPrChange>
        </w:rPr>
        <w:t>Design level Down-Top</w:t>
      </w:r>
      <w:bookmarkEnd w:id="2688"/>
    </w:p>
    <w:p w14:paraId="27387ECE" w14:textId="77777777" w:rsidR="00F836FA" w:rsidRPr="00103DCA" w:rsidRDefault="00F836FA" w:rsidP="00F836FA">
      <w:pPr>
        <w:rPr>
          <w:rFonts w:ascii="Tahoma" w:hAnsi="Tahoma" w:cs="Tahoma"/>
          <w:sz w:val="20"/>
          <w:szCs w:val="20"/>
          <w:rtl/>
          <w:rPrChange w:id="2691" w:author="רינת אביטל" w:date="2022-05-12T09:18:00Z">
            <w:rPr>
              <w:rtl/>
            </w:rPr>
          </w:rPrChange>
        </w:rPr>
      </w:pPr>
    </w:p>
    <w:p w14:paraId="784DB56B" w14:textId="28384E9E" w:rsidR="00F836FA" w:rsidRPr="00103DCA" w:rsidRDefault="00F836FA" w:rsidP="00F836FA">
      <w:pPr>
        <w:spacing w:after="155" w:line="268" w:lineRule="auto"/>
        <w:ind w:right="661"/>
        <w:rPr>
          <w:rFonts w:ascii="Tahoma" w:hAnsi="Tahoma" w:cs="Tahoma"/>
          <w:sz w:val="24"/>
          <w:szCs w:val="24"/>
          <w:rPrChange w:id="2692" w:author="רינת אביטל" w:date="2022-05-12T09:18:00Z">
            <w:rPr>
              <w:sz w:val="28"/>
              <w:szCs w:val="28"/>
            </w:rPr>
          </w:rPrChange>
        </w:rPr>
      </w:pPr>
      <w:r w:rsidRPr="00103DCA">
        <w:rPr>
          <w:rFonts w:ascii="Tahoma" w:eastAsia="Arial" w:hAnsi="Tahoma" w:cs="Tahoma"/>
          <w:sz w:val="24"/>
          <w:szCs w:val="24"/>
          <w:rtl/>
          <w:rPrChange w:id="2693" w:author="רינת אביטל" w:date="2022-05-12T09:18:00Z">
            <w:rPr>
              <w:rFonts w:ascii="Arial" w:eastAsia="Arial" w:hAnsi="Arial" w:cs="Arial"/>
              <w:sz w:val="28"/>
              <w:szCs w:val="28"/>
              <w:rtl/>
            </w:rPr>
          </w:rPrChange>
        </w:rPr>
        <w:t>צד השרת</w:t>
      </w:r>
      <w:r w:rsidRPr="00103DCA">
        <w:rPr>
          <w:rFonts w:ascii="Tahoma" w:eastAsia="Calibri" w:hAnsi="Tahoma" w:cs="Tahoma"/>
          <w:sz w:val="24"/>
          <w:szCs w:val="24"/>
          <w:rtl/>
          <w:rPrChange w:id="2694" w:author="רינת אביטל" w:date="2022-05-12T09:18:00Z">
            <w:rPr>
              <w:rFonts w:ascii="Calibri" w:eastAsia="Calibri" w:hAnsi="Calibri" w:cs="Calibri"/>
              <w:sz w:val="28"/>
              <w:szCs w:val="28"/>
              <w:rtl/>
            </w:rPr>
          </w:rPrChange>
        </w:rPr>
        <w:t xml:space="preserve"> </w:t>
      </w:r>
      <w:r w:rsidRPr="00103DCA">
        <w:rPr>
          <w:rFonts w:ascii="Tahoma" w:eastAsia="Arial" w:hAnsi="Tahoma" w:cs="Tahoma"/>
          <w:sz w:val="24"/>
          <w:szCs w:val="24"/>
          <w:rtl/>
          <w:rPrChange w:id="2695" w:author="רינת אביטל" w:date="2022-05-12T09:18:00Z">
            <w:rPr>
              <w:rFonts w:ascii="Arial" w:eastAsia="Arial" w:hAnsi="Arial" w:cs="Arial"/>
              <w:sz w:val="28"/>
              <w:szCs w:val="28"/>
              <w:rtl/>
            </w:rPr>
          </w:rPrChange>
        </w:rPr>
        <w:t xml:space="preserve"> -</w:t>
      </w:r>
      <w:r w:rsidRPr="00103DCA">
        <w:rPr>
          <w:rFonts w:ascii="Tahoma" w:eastAsia="Calibri" w:hAnsi="Tahoma" w:cs="Tahoma"/>
          <w:sz w:val="24"/>
          <w:szCs w:val="24"/>
          <w:rtl/>
          <w:rPrChange w:id="2696" w:author="רינת אביטל" w:date="2022-05-12T09:18:00Z">
            <w:rPr>
              <w:rFonts w:ascii="Calibri" w:eastAsia="Calibri" w:hAnsi="Calibri" w:cs="Calibri"/>
              <w:sz w:val="28"/>
              <w:szCs w:val="28"/>
              <w:rtl/>
            </w:rPr>
          </w:rPrChange>
        </w:rPr>
        <w:t xml:space="preserve"> </w:t>
      </w:r>
      <w:r w:rsidRPr="00103DCA">
        <w:rPr>
          <w:rFonts w:ascii="Tahoma" w:eastAsia="Calibri" w:hAnsi="Tahoma" w:cs="Tahoma"/>
          <w:sz w:val="24"/>
          <w:szCs w:val="24"/>
          <w:rPrChange w:id="2697" w:author="רינת אביטל" w:date="2022-05-12T09:18:00Z">
            <w:rPr>
              <w:rFonts w:ascii="Calibri" w:eastAsia="Calibri" w:hAnsi="Calibri" w:cs="Calibri"/>
              <w:sz w:val="28"/>
              <w:szCs w:val="28"/>
            </w:rPr>
          </w:rPrChange>
        </w:rPr>
        <w:t>server side</w:t>
      </w:r>
      <w:r w:rsidRPr="00103DCA">
        <w:rPr>
          <w:rFonts w:ascii="Tahoma" w:eastAsia="Calibri" w:hAnsi="Tahoma" w:cs="Tahoma"/>
          <w:sz w:val="24"/>
          <w:szCs w:val="24"/>
          <w:rtl/>
          <w:rPrChange w:id="2698" w:author="רינת אביטל" w:date="2022-05-12T09:18:00Z">
            <w:rPr>
              <w:rFonts w:ascii="Calibri" w:eastAsia="Calibri" w:hAnsi="Calibri" w:cs="Calibri"/>
              <w:sz w:val="28"/>
              <w:szCs w:val="28"/>
              <w:rtl/>
            </w:rPr>
          </w:rPrChange>
        </w:rPr>
        <w:t xml:space="preserve"> </w:t>
      </w:r>
      <w:r w:rsidRPr="00103DCA">
        <w:rPr>
          <w:rFonts w:ascii="Tahoma" w:eastAsia="Arial" w:hAnsi="Tahoma" w:cs="Tahoma"/>
          <w:sz w:val="24"/>
          <w:szCs w:val="24"/>
          <w:rtl/>
          <w:rPrChange w:id="2699" w:author="רינת אביטל" w:date="2022-05-12T09:18:00Z">
            <w:rPr>
              <w:rFonts w:ascii="Arial" w:eastAsia="Arial" w:hAnsi="Arial" w:cs="Arial"/>
              <w:sz w:val="28"/>
              <w:szCs w:val="28"/>
              <w:rtl/>
            </w:rPr>
          </w:rPrChange>
        </w:rPr>
        <w:t xml:space="preserve">פותח במודל </w:t>
      </w:r>
      <w:r w:rsidRPr="00103DCA">
        <w:rPr>
          <w:rFonts w:ascii="Tahoma" w:eastAsia="Arial" w:hAnsi="Tahoma" w:cs="Tahoma"/>
          <w:sz w:val="24"/>
          <w:szCs w:val="24"/>
          <w:rPrChange w:id="2700" w:author="רינת אביטל" w:date="2022-05-12T09:18:00Z">
            <w:rPr>
              <w:rFonts w:ascii="Arial" w:eastAsia="Arial" w:hAnsi="Arial" w:cs="Arial"/>
              <w:sz w:val="28"/>
              <w:szCs w:val="28"/>
            </w:rPr>
          </w:rPrChange>
        </w:rPr>
        <w:t>3</w:t>
      </w:r>
      <w:r w:rsidRPr="00103DCA">
        <w:rPr>
          <w:rFonts w:ascii="Tahoma" w:eastAsia="Arial" w:hAnsi="Tahoma" w:cs="Tahoma"/>
          <w:sz w:val="24"/>
          <w:szCs w:val="24"/>
          <w:rtl/>
          <w:rPrChange w:id="2701" w:author="רינת אביטל" w:date="2022-05-12T09:18:00Z">
            <w:rPr>
              <w:rFonts w:ascii="Arial" w:eastAsia="Arial" w:hAnsi="Arial" w:cs="Arial"/>
              <w:sz w:val="28"/>
              <w:szCs w:val="28"/>
              <w:rtl/>
            </w:rPr>
          </w:rPrChange>
        </w:rPr>
        <w:t xml:space="preserve"> השכבות ומתחלק  ל-</w:t>
      </w:r>
      <w:r w:rsidRPr="00103DCA">
        <w:rPr>
          <w:rFonts w:ascii="Tahoma" w:eastAsia="Arial" w:hAnsi="Tahoma" w:cs="Tahoma"/>
          <w:sz w:val="24"/>
          <w:szCs w:val="24"/>
          <w:rPrChange w:id="2702" w:author="רינת אביטל" w:date="2022-05-12T09:18:00Z">
            <w:rPr>
              <w:rFonts w:ascii="Arial" w:eastAsia="Arial" w:hAnsi="Arial" w:cs="Arial"/>
              <w:sz w:val="28"/>
              <w:szCs w:val="28"/>
            </w:rPr>
          </w:rPrChange>
        </w:rPr>
        <w:t>4</w:t>
      </w:r>
      <w:r w:rsidRPr="00103DCA">
        <w:rPr>
          <w:rFonts w:ascii="Tahoma" w:eastAsia="Arial" w:hAnsi="Tahoma" w:cs="Tahoma"/>
          <w:sz w:val="24"/>
          <w:szCs w:val="24"/>
          <w:rtl/>
          <w:rPrChange w:id="2703" w:author="רינת אביטל" w:date="2022-05-12T09:18:00Z">
            <w:rPr>
              <w:rFonts w:ascii="Arial" w:eastAsia="Arial" w:hAnsi="Arial" w:cs="Arial"/>
              <w:sz w:val="28"/>
              <w:szCs w:val="28"/>
              <w:rtl/>
            </w:rPr>
          </w:rPrChange>
        </w:rPr>
        <w:t xml:space="preserve"> פרויקטים </w:t>
      </w:r>
    </w:p>
    <w:p w14:paraId="5835C0B5" w14:textId="77777777" w:rsidR="00F836FA" w:rsidRPr="00103DCA" w:rsidRDefault="00F836FA" w:rsidP="00F836FA">
      <w:pPr>
        <w:spacing w:after="155" w:line="268" w:lineRule="auto"/>
        <w:ind w:left="1" w:right="11" w:hanging="1"/>
        <w:rPr>
          <w:rFonts w:ascii="Tahoma" w:hAnsi="Tahoma" w:cs="Tahoma"/>
          <w:sz w:val="24"/>
          <w:szCs w:val="24"/>
          <w:rPrChange w:id="2704" w:author="רינת אביטל" w:date="2022-05-12T09:18:00Z">
            <w:rPr>
              <w:sz w:val="28"/>
              <w:szCs w:val="28"/>
            </w:rPr>
          </w:rPrChange>
        </w:rPr>
      </w:pPr>
      <w:r w:rsidRPr="00103DCA">
        <w:rPr>
          <w:rFonts w:ascii="Tahoma" w:eastAsia="Arial" w:hAnsi="Tahoma" w:cs="Tahoma"/>
          <w:sz w:val="24"/>
          <w:szCs w:val="24"/>
          <w:rtl/>
          <w:rPrChange w:id="2705" w:author="רינת אביטל" w:date="2022-05-12T09:18:00Z">
            <w:rPr>
              <w:rFonts w:ascii="Arial" w:eastAsia="Arial" w:hAnsi="Arial" w:cs="Arial"/>
              <w:sz w:val="28"/>
              <w:szCs w:val="28"/>
              <w:rtl/>
            </w:rPr>
          </w:rPrChange>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212EBCE4" w14:textId="77777777" w:rsidR="00F836FA" w:rsidRPr="00103DCA" w:rsidRDefault="00F836FA" w:rsidP="00F836FA">
      <w:pPr>
        <w:spacing w:after="166" w:line="265" w:lineRule="auto"/>
        <w:ind w:left="423" w:right="179" w:hanging="10"/>
        <w:rPr>
          <w:rFonts w:ascii="Tahoma" w:hAnsi="Tahoma" w:cs="Tahoma"/>
          <w:sz w:val="24"/>
          <w:szCs w:val="24"/>
          <w:rPrChange w:id="2706" w:author="רינת אביטל" w:date="2022-05-12T09:18:00Z">
            <w:rPr>
              <w:sz w:val="28"/>
              <w:szCs w:val="28"/>
            </w:rPr>
          </w:rPrChange>
        </w:rPr>
      </w:pPr>
      <w:r w:rsidRPr="00103DCA">
        <w:rPr>
          <w:rFonts w:ascii="Tahoma" w:eastAsia="Calibri" w:hAnsi="Tahoma" w:cs="Tahoma"/>
          <w:sz w:val="24"/>
          <w:szCs w:val="24"/>
          <w:rPrChange w:id="2707" w:author="רינת אביטל" w:date="2022-05-12T09:18:00Z">
            <w:rPr>
              <w:rFonts w:ascii="Calibri" w:eastAsia="Calibri" w:hAnsi="Calibri" w:cs="Calibri"/>
              <w:sz w:val="28"/>
              <w:szCs w:val="28"/>
            </w:rPr>
          </w:rPrChange>
        </w:rPr>
        <w:t>API</w:t>
      </w:r>
      <w:r w:rsidRPr="00103DCA">
        <w:rPr>
          <w:rFonts w:ascii="Tahoma" w:eastAsia="Arial" w:hAnsi="Tahoma" w:cs="Tahoma"/>
          <w:sz w:val="24"/>
          <w:szCs w:val="24"/>
          <w:rtl/>
          <w:rPrChange w:id="2708" w:author="רינת אביטל" w:date="2022-05-12T09:18:00Z">
            <w:rPr>
              <w:rFonts w:ascii="Arial" w:eastAsia="Arial" w:hAnsi="Arial" w:cs="Arial"/>
              <w:sz w:val="28"/>
              <w:szCs w:val="28"/>
              <w:rtl/>
            </w:rPr>
          </w:rPrChange>
        </w:rPr>
        <w:t xml:space="preserve"> – שכבת ה </w:t>
      </w:r>
      <w:r w:rsidRPr="00103DCA">
        <w:rPr>
          <w:rFonts w:ascii="Tahoma" w:eastAsia="Calibri" w:hAnsi="Tahoma" w:cs="Tahoma"/>
          <w:sz w:val="24"/>
          <w:szCs w:val="24"/>
          <w:rPrChange w:id="2709" w:author="רינת אביטל" w:date="2022-05-12T09:18:00Z">
            <w:rPr>
              <w:rFonts w:ascii="Calibri" w:eastAsia="Calibri" w:hAnsi="Calibri" w:cs="Calibri"/>
              <w:sz w:val="28"/>
              <w:szCs w:val="28"/>
            </w:rPr>
          </w:rPrChange>
        </w:rPr>
        <w:t>Controller</w:t>
      </w:r>
      <w:r w:rsidRPr="00103DCA">
        <w:rPr>
          <w:rFonts w:ascii="Tahoma" w:eastAsia="Calibri" w:hAnsi="Tahoma" w:cs="Tahoma"/>
          <w:sz w:val="24"/>
          <w:szCs w:val="24"/>
          <w:rtl/>
          <w:rPrChange w:id="2710" w:author="רינת אביטל" w:date="2022-05-12T09:18:00Z">
            <w:rPr>
              <w:rFonts w:ascii="Calibri" w:eastAsia="Calibri" w:hAnsi="Calibri" w:cs="Calibri"/>
              <w:sz w:val="28"/>
              <w:szCs w:val="28"/>
              <w:rtl/>
            </w:rPr>
          </w:rPrChange>
        </w:rPr>
        <w:t xml:space="preserve"> – </w:t>
      </w:r>
      <w:r w:rsidRPr="00103DCA">
        <w:rPr>
          <w:rFonts w:ascii="Tahoma" w:eastAsia="Arial" w:hAnsi="Tahoma" w:cs="Tahoma"/>
          <w:sz w:val="24"/>
          <w:szCs w:val="24"/>
          <w:rtl/>
          <w:rPrChange w:id="2711" w:author="רינת אביטל" w:date="2022-05-12T09:18:00Z">
            <w:rPr>
              <w:rFonts w:ascii="Arial" w:eastAsia="Arial" w:hAnsi="Arial" w:cs="Arial"/>
              <w:sz w:val="28"/>
              <w:szCs w:val="28"/>
              <w:rtl/>
            </w:rPr>
          </w:rPrChange>
        </w:rPr>
        <w:t>חיבור בין צד השרת והלקוח</w:t>
      </w:r>
      <w:r w:rsidRPr="00103DCA">
        <w:rPr>
          <w:rFonts w:ascii="Tahoma" w:eastAsia="Calibri" w:hAnsi="Tahoma" w:cs="Tahoma"/>
          <w:sz w:val="24"/>
          <w:szCs w:val="24"/>
          <w:rtl/>
          <w:rPrChange w:id="2712" w:author="רינת אביטל" w:date="2022-05-12T09:18:00Z">
            <w:rPr>
              <w:rFonts w:ascii="Calibri" w:eastAsia="Calibri" w:hAnsi="Calibri" w:cs="Calibri"/>
              <w:sz w:val="28"/>
              <w:szCs w:val="28"/>
              <w:rtl/>
            </w:rPr>
          </w:rPrChange>
        </w:rPr>
        <w:t>.</w:t>
      </w:r>
      <w:r w:rsidRPr="00103DCA">
        <w:rPr>
          <w:rFonts w:ascii="Tahoma" w:eastAsia="Arial" w:hAnsi="Tahoma" w:cs="Tahoma"/>
          <w:sz w:val="24"/>
          <w:szCs w:val="24"/>
          <w:rtl/>
          <w:rPrChange w:id="2713" w:author="רינת אביטל" w:date="2022-05-12T09:18:00Z">
            <w:rPr>
              <w:rFonts w:ascii="Arial" w:eastAsia="Arial" w:hAnsi="Arial" w:cs="Arial"/>
              <w:sz w:val="28"/>
              <w:szCs w:val="28"/>
              <w:rtl/>
            </w:rPr>
          </w:rPrChange>
        </w:rPr>
        <w:t xml:space="preserve"> </w:t>
      </w:r>
    </w:p>
    <w:p w14:paraId="19114834" w14:textId="48BA9B43" w:rsidR="00F836FA" w:rsidRPr="00103DCA" w:rsidRDefault="00F836FA" w:rsidP="00F836FA">
      <w:pPr>
        <w:spacing w:after="163" w:line="265" w:lineRule="auto"/>
        <w:ind w:left="423" w:right="179" w:hanging="10"/>
        <w:rPr>
          <w:rFonts w:ascii="Tahoma" w:hAnsi="Tahoma" w:cs="Tahoma"/>
          <w:sz w:val="24"/>
          <w:szCs w:val="24"/>
          <w:rPrChange w:id="2714" w:author="רינת אביטל" w:date="2022-05-12T09:18:00Z">
            <w:rPr>
              <w:sz w:val="28"/>
              <w:szCs w:val="28"/>
            </w:rPr>
          </w:rPrChange>
        </w:rPr>
      </w:pPr>
      <w:r w:rsidRPr="00103DCA">
        <w:rPr>
          <w:rFonts w:ascii="Tahoma" w:eastAsia="Calibri" w:hAnsi="Tahoma" w:cs="Tahoma"/>
          <w:sz w:val="24"/>
          <w:szCs w:val="24"/>
          <w:rPrChange w:id="2715" w:author="רינת אביטל" w:date="2022-05-12T09:18:00Z">
            <w:rPr>
              <w:rFonts w:ascii="Calibri" w:eastAsia="Calibri" w:hAnsi="Calibri" w:cs="Calibri"/>
              <w:sz w:val="28"/>
              <w:szCs w:val="28"/>
            </w:rPr>
          </w:rPrChange>
        </w:rPr>
        <w:t>BL</w:t>
      </w:r>
      <w:r w:rsidRPr="00103DCA">
        <w:rPr>
          <w:rFonts w:ascii="Tahoma" w:eastAsia="Arial" w:hAnsi="Tahoma" w:cs="Tahoma"/>
          <w:sz w:val="24"/>
          <w:szCs w:val="24"/>
          <w:rtl/>
          <w:rPrChange w:id="2716" w:author="רינת אביטל" w:date="2022-05-12T09:18:00Z">
            <w:rPr>
              <w:rFonts w:ascii="Arial" w:eastAsia="Arial" w:hAnsi="Arial" w:cs="Arial"/>
              <w:sz w:val="28"/>
              <w:szCs w:val="28"/>
              <w:rtl/>
            </w:rPr>
          </w:rPrChange>
        </w:rPr>
        <w:t xml:space="preserve">  – הלוגיקה של המערכת</w:t>
      </w:r>
      <w:r w:rsidRPr="00103DCA">
        <w:rPr>
          <w:rFonts w:ascii="Tahoma" w:eastAsia="Calibri" w:hAnsi="Tahoma" w:cs="Tahoma"/>
          <w:sz w:val="24"/>
          <w:szCs w:val="24"/>
          <w:rtl/>
          <w:rPrChange w:id="2717" w:author="רינת אביטל" w:date="2022-05-12T09:18:00Z">
            <w:rPr>
              <w:rFonts w:ascii="Calibri" w:eastAsia="Calibri" w:hAnsi="Calibri" w:cs="Calibri"/>
              <w:sz w:val="28"/>
              <w:szCs w:val="28"/>
              <w:rtl/>
            </w:rPr>
          </w:rPrChange>
        </w:rPr>
        <w:t>.</w:t>
      </w:r>
      <w:r w:rsidRPr="00103DCA">
        <w:rPr>
          <w:rFonts w:ascii="Tahoma" w:eastAsia="Arial" w:hAnsi="Tahoma" w:cs="Tahoma"/>
          <w:sz w:val="24"/>
          <w:szCs w:val="24"/>
          <w:rtl/>
          <w:rPrChange w:id="2718" w:author="רינת אביטל" w:date="2022-05-12T09:18:00Z">
            <w:rPr>
              <w:rFonts w:ascii="Arial" w:eastAsia="Arial" w:hAnsi="Arial" w:cs="Arial"/>
              <w:sz w:val="28"/>
              <w:szCs w:val="28"/>
              <w:rtl/>
            </w:rPr>
          </w:rPrChange>
        </w:rPr>
        <w:t xml:space="preserve"> </w:t>
      </w:r>
    </w:p>
    <w:p w14:paraId="470BB068" w14:textId="64D21048" w:rsidR="00F836FA" w:rsidRPr="00103DCA" w:rsidRDefault="00F836FA" w:rsidP="00F836FA">
      <w:pPr>
        <w:spacing w:after="155" w:line="268" w:lineRule="auto"/>
        <w:ind w:left="1" w:right="1397" w:hanging="1"/>
        <w:rPr>
          <w:rFonts w:ascii="Tahoma" w:hAnsi="Tahoma" w:cs="Tahoma"/>
          <w:sz w:val="24"/>
          <w:szCs w:val="24"/>
          <w:rPrChange w:id="2719" w:author="רינת אביטל" w:date="2022-05-12T09:18:00Z">
            <w:rPr>
              <w:sz w:val="28"/>
              <w:szCs w:val="28"/>
            </w:rPr>
          </w:rPrChange>
        </w:rPr>
      </w:pPr>
      <w:r w:rsidRPr="00103DCA">
        <w:rPr>
          <w:rFonts w:ascii="Tahoma" w:eastAsia="Calibri" w:hAnsi="Tahoma" w:cs="Tahoma"/>
          <w:sz w:val="24"/>
          <w:szCs w:val="24"/>
          <w:rPrChange w:id="2720" w:author="רינת אביטל" w:date="2022-05-12T09:18:00Z">
            <w:rPr>
              <w:rFonts w:ascii="Calibri" w:eastAsia="Calibri" w:hAnsi="Calibri" w:cs="Calibri"/>
              <w:sz w:val="28"/>
              <w:szCs w:val="28"/>
            </w:rPr>
          </w:rPrChange>
        </w:rPr>
        <w:t>DAL</w:t>
      </w:r>
      <w:r w:rsidRPr="00103DCA">
        <w:rPr>
          <w:rFonts w:ascii="Tahoma" w:eastAsia="Arial" w:hAnsi="Tahoma" w:cs="Tahoma"/>
          <w:sz w:val="24"/>
          <w:szCs w:val="24"/>
          <w:rtl/>
          <w:rPrChange w:id="2721" w:author="רינת אביטל" w:date="2022-05-12T09:18:00Z">
            <w:rPr>
              <w:rFonts w:ascii="Arial" w:eastAsia="Arial" w:hAnsi="Arial" w:cs="Arial"/>
              <w:sz w:val="28"/>
              <w:szCs w:val="28"/>
              <w:rtl/>
            </w:rPr>
          </w:rPrChange>
        </w:rPr>
        <w:t xml:space="preserve"> – מכיל את הפונקציונאליות הנדרשת לכל התקשורת עם  ה</w:t>
      </w:r>
      <w:r w:rsidRPr="00103DCA">
        <w:rPr>
          <w:rFonts w:ascii="Tahoma" w:eastAsia="Calibri" w:hAnsi="Tahoma" w:cs="Tahoma"/>
          <w:sz w:val="24"/>
          <w:szCs w:val="24"/>
          <w:rPrChange w:id="2722" w:author="רינת אביטל" w:date="2022-05-12T09:18:00Z">
            <w:rPr>
              <w:rFonts w:ascii="Calibri" w:eastAsia="Calibri" w:hAnsi="Calibri" w:cs="Calibri"/>
              <w:sz w:val="28"/>
              <w:szCs w:val="28"/>
            </w:rPr>
          </w:rPrChange>
        </w:rPr>
        <w:t>Data Base</w:t>
      </w:r>
      <w:r w:rsidR="009544D7" w:rsidRPr="00103DCA">
        <w:rPr>
          <w:rFonts w:ascii="Tahoma" w:eastAsia="Calibri" w:hAnsi="Tahoma" w:cs="Tahoma"/>
          <w:sz w:val="24"/>
          <w:szCs w:val="24"/>
          <w:rPrChange w:id="2723" w:author="רינת אביטל" w:date="2022-05-12T09:18:00Z">
            <w:rPr>
              <w:rFonts w:ascii="Calibri" w:eastAsia="Calibri" w:hAnsi="Calibri" w:cs="Calibri"/>
              <w:sz w:val="28"/>
              <w:szCs w:val="28"/>
            </w:rPr>
          </w:rPrChange>
        </w:rPr>
        <w:t xml:space="preserve"> - </w:t>
      </w:r>
      <w:r w:rsidRPr="00103DCA">
        <w:rPr>
          <w:rFonts w:ascii="Tahoma" w:eastAsia="Arial" w:hAnsi="Tahoma" w:cs="Tahoma"/>
          <w:sz w:val="24"/>
          <w:szCs w:val="24"/>
          <w:rtl/>
          <w:rPrChange w:id="2724" w:author="רינת אביטל" w:date="2022-05-12T09:18:00Z">
            <w:rPr>
              <w:rFonts w:ascii="Arial" w:eastAsia="Arial" w:hAnsi="Arial" w:cs="Arial"/>
              <w:sz w:val="28"/>
              <w:szCs w:val="28"/>
              <w:rtl/>
            </w:rPr>
          </w:rPrChange>
        </w:rPr>
        <w:t xml:space="preserve">.  </w:t>
      </w:r>
    </w:p>
    <w:p w14:paraId="267B647E" w14:textId="77777777" w:rsidR="00F836FA" w:rsidRPr="00103DCA" w:rsidRDefault="00F836FA" w:rsidP="00F836FA">
      <w:pPr>
        <w:spacing w:after="155" w:line="268" w:lineRule="auto"/>
        <w:ind w:left="1" w:right="622" w:hanging="1"/>
        <w:rPr>
          <w:rFonts w:ascii="Tahoma" w:hAnsi="Tahoma" w:cs="Tahoma"/>
          <w:sz w:val="24"/>
          <w:szCs w:val="24"/>
          <w:rPrChange w:id="2725" w:author="רינת אביטל" w:date="2022-05-12T09:18:00Z">
            <w:rPr>
              <w:sz w:val="28"/>
              <w:szCs w:val="28"/>
            </w:rPr>
          </w:rPrChange>
        </w:rPr>
      </w:pPr>
      <w:r w:rsidRPr="00103DCA">
        <w:rPr>
          <w:rFonts w:ascii="Tahoma" w:eastAsia="Calibri" w:hAnsi="Tahoma" w:cs="Tahoma"/>
          <w:sz w:val="24"/>
          <w:szCs w:val="24"/>
          <w:rPrChange w:id="2726" w:author="רינת אביטל" w:date="2022-05-12T09:18:00Z">
            <w:rPr>
              <w:rFonts w:ascii="Calibri" w:eastAsia="Calibri" w:hAnsi="Calibri" w:cs="Calibri"/>
              <w:sz w:val="28"/>
              <w:szCs w:val="28"/>
            </w:rPr>
          </w:rPrChange>
        </w:rPr>
        <w:t>Models</w:t>
      </w:r>
      <w:r w:rsidRPr="00103DCA">
        <w:rPr>
          <w:rFonts w:ascii="Tahoma" w:eastAsia="Arial" w:hAnsi="Tahoma" w:cs="Tahoma"/>
          <w:sz w:val="24"/>
          <w:szCs w:val="24"/>
          <w:rtl/>
          <w:rPrChange w:id="2727" w:author="רינת אביטל" w:date="2022-05-12T09:18:00Z">
            <w:rPr>
              <w:rFonts w:ascii="Arial" w:eastAsia="Arial" w:hAnsi="Arial" w:cs="Arial"/>
              <w:sz w:val="28"/>
              <w:szCs w:val="28"/>
              <w:rtl/>
            </w:rPr>
          </w:rPrChange>
        </w:rPr>
        <w:t xml:space="preserve"> – מכילה מחלקות המתארות את הנתונים ובמבנה זה מעבירים את הנתונים בין השכבות.  </w:t>
      </w:r>
    </w:p>
    <w:p w14:paraId="66CB0006" w14:textId="77777777" w:rsidR="00F836FA" w:rsidRPr="00103DCA" w:rsidRDefault="00F836FA" w:rsidP="00F836FA">
      <w:pPr>
        <w:spacing w:after="155" w:line="268" w:lineRule="auto"/>
        <w:ind w:left="421" w:right="11" w:hanging="1"/>
        <w:rPr>
          <w:rFonts w:ascii="Tahoma" w:hAnsi="Tahoma" w:cs="Tahoma"/>
          <w:sz w:val="24"/>
          <w:szCs w:val="24"/>
          <w:rPrChange w:id="2728" w:author="רינת אביטל" w:date="2022-05-12T09:18:00Z">
            <w:rPr>
              <w:sz w:val="28"/>
              <w:szCs w:val="28"/>
            </w:rPr>
          </w:rPrChange>
        </w:rPr>
      </w:pPr>
      <w:r w:rsidRPr="00103DCA">
        <w:rPr>
          <w:rFonts w:ascii="Tahoma" w:eastAsia="Arial" w:hAnsi="Tahoma" w:cs="Tahoma"/>
          <w:sz w:val="24"/>
          <w:szCs w:val="24"/>
          <w:rtl/>
          <w:rPrChange w:id="2729" w:author="רינת אביטל" w:date="2022-05-12T09:18:00Z">
            <w:rPr>
              <w:rFonts w:ascii="Arial" w:eastAsia="Arial" w:hAnsi="Arial" w:cs="Arial"/>
              <w:sz w:val="28"/>
              <w:szCs w:val="28"/>
              <w:rtl/>
            </w:rPr>
          </w:rPrChange>
        </w:rPr>
        <w:t>מטרת שכבה זו היא למנוע תלות של שכבת ה</w:t>
      </w:r>
      <w:r w:rsidRPr="00103DCA">
        <w:rPr>
          <w:rFonts w:ascii="Tahoma" w:eastAsia="Calibri" w:hAnsi="Tahoma" w:cs="Tahoma"/>
          <w:sz w:val="24"/>
          <w:szCs w:val="24"/>
          <w:rPrChange w:id="2730" w:author="רינת אביטל" w:date="2022-05-12T09:18:00Z">
            <w:rPr>
              <w:rFonts w:ascii="Calibri" w:eastAsia="Calibri" w:hAnsi="Calibri" w:cs="Calibri"/>
              <w:sz w:val="28"/>
              <w:szCs w:val="28"/>
            </w:rPr>
          </w:rPrChange>
        </w:rPr>
        <w:t xml:space="preserve">BL </w:t>
      </w:r>
      <w:r w:rsidRPr="00103DCA">
        <w:rPr>
          <w:rFonts w:ascii="Tahoma" w:eastAsia="Calibri" w:hAnsi="Tahoma" w:cs="Tahoma"/>
          <w:sz w:val="24"/>
          <w:szCs w:val="24"/>
          <w:rtl/>
          <w:rPrChange w:id="2731" w:author="רינת אביטל" w:date="2022-05-12T09:18:00Z">
            <w:rPr>
              <w:rFonts w:ascii="Calibri" w:eastAsia="Calibri" w:hAnsi="Calibri" w:cs="Calibri"/>
              <w:sz w:val="28"/>
              <w:szCs w:val="28"/>
              <w:rtl/>
            </w:rPr>
          </w:rPrChange>
        </w:rPr>
        <w:t xml:space="preserve"> </w:t>
      </w:r>
      <w:r w:rsidRPr="00103DCA">
        <w:rPr>
          <w:rFonts w:ascii="Tahoma" w:eastAsia="Arial" w:hAnsi="Tahoma" w:cs="Tahoma"/>
          <w:sz w:val="24"/>
          <w:szCs w:val="24"/>
          <w:rtl/>
          <w:rPrChange w:id="2732" w:author="רינת אביטל" w:date="2022-05-12T09:18:00Z">
            <w:rPr>
              <w:rFonts w:ascii="Arial" w:eastAsia="Arial" w:hAnsi="Arial" w:cs="Arial"/>
              <w:sz w:val="28"/>
              <w:szCs w:val="28"/>
              <w:rtl/>
            </w:rPr>
          </w:rPrChange>
        </w:rPr>
        <w:t>במבנה בסיס הנתונים. שכבת ה</w:t>
      </w:r>
      <w:r w:rsidRPr="00103DCA">
        <w:rPr>
          <w:rFonts w:ascii="Tahoma" w:eastAsia="Calibri" w:hAnsi="Tahoma" w:cs="Tahoma"/>
          <w:sz w:val="24"/>
          <w:szCs w:val="24"/>
          <w:rPrChange w:id="2733" w:author="רינת אביטל" w:date="2022-05-12T09:18:00Z">
            <w:rPr>
              <w:rFonts w:ascii="Calibri" w:eastAsia="Calibri" w:hAnsi="Calibri" w:cs="Calibri"/>
              <w:sz w:val="28"/>
              <w:szCs w:val="28"/>
            </w:rPr>
          </w:rPrChange>
        </w:rPr>
        <w:t xml:space="preserve">BL </w:t>
      </w:r>
      <w:r w:rsidRPr="00103DCA">
        <w:rPr>
          <w:rFonts w:ascii="Tahoma" w:eastAsia="Arial" w:hAnsi="Tahoma" w:cs="Tahoma"/>
          <w:sz w:val="24"/>
          <w:szCs w:val="24"/>
          <w:rtl/>
          <w:rPrChange w:id="2734" w:author="רינת אביטל" w:date="2022-05-12T09:18:00Z">
            <w:rPr>
              <w:rFonts w:ascii="Arial" w:eastAsia="Arial" w:hAnsi="Arial" w:cs="Arial"/>
              <w:sz w:val="28"/>
              <w:szCs w:val="28"/>
              <w:rtl/>
            </w:rPr>
          </w:rPrChange>
        </w:rPr>
        <w:t xml:space="preserve">  מכילה פונקציות המרה מטיפוס הנתונים של בסיס הנתונים לטיפוס הנתונים של שכבת ה</w:t>
      </w:r>
      <w:r w:rsidRPr="00103DCA">
        <w:rPr>
          <w:rFonts w:ascii="Tahoma" w:eastAsia="Calibri" w:hAnsi="Tahoma" w:cs="Tahoma"/>
          <w:sz w:val="24"/>
          <w:szCs w:val="24"/>
          <w:rPrChange w:id="2735" w:author="רינת אביטל" w:date="2022-05-12T09:18:00Z">
            <w:rPr>
              <w:rFonts w:ascii="Calibri" w:eastAsia="Calibri" w:hAnsi="Calibri" w:cs="Calibri"/>
              <w:sz w:val="28"/>
              <w:szCs w:val="28"/>
            </w:rPr>
          </w:rPrChange>
        </w:rPr>
        <w:t>Models</w:t>
      </w:r>
      <w:r w:rsidRPr="00103DCA">
        <w:rPr>
          <w:rFonts w:ascii="Tahoma" w:eastAsia="Arial" w:hAnsi="Tahoma" w:cs="Tahoma"/>
          <w:sz w:val="24"/>
          <w:szCs w:val="24"/>
          <w:rtl/>
          <w:rPrChange w:id="2736" w:author="רינת אביטל" w:date="2022-05-12T09:18:00Z">
            <w:rPr>
              <w:rFonts w:ascii="Arial" w:eastAsia="Arial" w:hAnsi="Arial" w:cs="Arial"/>
              <w:sz w:val="28"/>
              <w:szCs w:val="28"/>
              <w:rtl/>
            </w:rPr>
          </w:rPrChange>
        </w:rPr>
        <w:t xml:space="preserve">   ולהיפך,   וכך מיוצגים הנתונים בכל הפרויקט</w:t>
      </w:r>
      <w:r w:rsidRPr="00103DCA">
        <w:rPr>
          <w:rFonts w:ascii="Tahoma" w:eastAsia="Calibri" w:hAnsi="Tahoma" w:cs="Tahoma"/>
          <w:sz w:val="24"/>
          <w:szCs w:val="24"/>
          <w:rtl/>
          <w:rPrChange w:id="2737" w:author="רינת אביטל" w:date="2022-05-12T09:18:00Z">
            <w:rPr>
              <w:rFonts w:ascii="Calibri" w:eastAsia="Calibri" w:hAnsi="Calibri" w:cs="Calibri"/>
              <w:sz w:val="28"/>
              <w:szCs w:val="28"/>
              <w:rtl/>
            </w:rPr>
          </w:rPrChange>
        </w:rPr>
        <w:t>.</w:t>
      </w:r>
      <w:r w:rsidRPr="00103DCA">
        <w:rPr>
          <w:rFonts w:ascii="Tahoma" w:eastAsia="Arial" w:hAnsi="Tahoma" w:cs="Tahoma"/>
          <w:sz w:val="24"/>
          <w:szCs w:val="24"/>
          <w:rtl/>
          <w:rPrChange w:id="2738" w:author="רינת אביטל" w:date="2022-05-12T09:18:00Z">
            <w:rPr>
              <w:rFonts w:ascii="Arial" w:eastAsia="Arial" w:hAnsi="Arial" w:cs="Arial"/>
              <w:sz w:val="28"/>
              <w:szCs w:val="28"/>
              <w:rtl/>
            </w:rPr>
          </w:rPrChange>
        </w:rPr>
        <w:t xml:space="preserve"> </w:t>
      </w:r>
    </w:p>
    <w:p w14:paraId="56F7B7A9" w14:textId="77777777" w:rsidR="00F836FA" w:rsidRPr="00103DCA" w:rsidRDefault="00F836FA" w:rsidP="00F836FA">
      <w:pPr>
        <w:ind w:left="360"/>
        <w:rPr>
          <w:rFonts w:ascii="Tahoma" w:hAnsi="Tahoma" w:cs="Tahoma"/>
          <w:sz w:val="24"/>
          <w:szCs w:val="24"/>
          <w:highlight w:val="cyan"/>
          <w:rPrChange w:id="2739" w:author="רינת אביטל" w:date="2022-05-12T09:18:00Z">
            <w:rPr>
              <w:sz w:val="28"/>
              <w:szCs w:val="28"/>
              <w:highlight w:val="cyan"/>
            </w:rPr>
          </w:rPrChange>
        </w:rPr>
      </w:pPr>
    </w:p>
    <w:p w14:paraId="2AE312BA" w14:textId="3C7A3BDA" w:rsidR="003D1CCE" w:rsidRPr="00103DCA" w:rsidRDefault="0040191B" w:rsidP="00816266">
      <w:pPr>
        <w:pStyle w:val="2"/>
        <w:numPr>
          <w:ilvl w:val="1"/>
          <w:numId w:val="7"/>
        </w:numPr>
        <w:spacing w:line="360" w:lineRule="auto"/>
        <w:rPr>
          <w:rFonts w:ascii="Tahoma" w:hAnsi="Tahoma" w:cs="Tahoma"/>
          <w:b/>
          <w:bCs/>
          <w:color w:val="89D7C3"/>
          <w:sz w:val="36"/>
          <w:szCs w:val="36"/>
          <w:rtl/>
          <w:rPrChange w:id="2740" w:author="רינת אביטל" w:date="2022-05-12T09:18:00Z">
            <w:rPr>
              <w:b/>
              <w:bCs/>
              <w:color w:val="89D7C3"/>
              <w:sz w:val="40"/>
              <w:szCs w:val="40"/>
              <w:rtl/>
            </w:rPr>
          </w:rPrChange>
        </w:rPr>
      </w:pPr>
      <w:bookmarkStart w:id="2741" w:name="_Toc103039613"/>
      <w:r w:rsidRPr="00103DCA">
        <w:rPr>
          <w:rFonts w:ascii="Tahoma" w:hAnsi="Tahoma" w:cs="Tahoma"/>
          <w:b/>
          <w:bCs/>
          <w:color w:val="89D7C3"/>
          <w:sz w:val="36"/>
          <w:szCs w:val="36"/>
          <w:rtl/>
          <w:rPrChange w:id="2742" w:author="רינת אביטל" w:date="2022-05-12T09:18:00Z">
            <w:rPr>
              <w:rFonts w:hint="cs"/>
              <w:b/>
              <w:bCs/>
              <w:color w:val="89D7C3"/>
              <w:sz w:val="40"/>
              <w:szCs w:val="40"/>
              <w:rtl/>
            </w:rPr>
          </w:rPrChange>
        </w:rPr>
        <w:t>תיאור הרכיבים בפתרון</w:t>
      </w:r>
      <w:bookmarkEnd w:id="2741"/>
    </w:p>
    <w:p w14:paraId="66689BD1" w14:textId="77777777" w:rsidR="00F836FA" w:rsidRPr="00103DCA" w:rsidRDefault="00F836FA" w:rsidP="00F836FA">
      <w:pPr>
        <w:spacing w:after="294" w:line="265" w:lineRule="auto"/>
        <w:ind w:left="423" w:right="179" w:hanging="10"/>
        <w:rPr>
          <w:rFonts w:ascii="Tahoma" w:hAnsi="Tahoma" w:cs="Tahoma"/>
          <w:sz w:val="24"/>
          <w:szCs w:val="24"/>
          <w:rPrChange w:id="2743" w:author="רינת אביטל" w:date="2022-05-12T09:18:00Z">
            <w:rPr>
              <w:sz w:val="28"/>
              <w:szCs w:val="28"/>
            </w:rPr>
          </w:rPrChange>
        </w:rPr>
      </w:pPr>
      <w:r w:rsidRPr="00103DCA">
        <w:rPr>
          <w:rFonts w:ascii="Tahoma" w:eastAsia="Arial" w:hAnsi="Tahoma" w:cs="Tahoma"/>
          <w:sz w:val="24"/>
          <w:szCs w:val="24"/>
          <w:rtl/>
          <w:rPrChange w:id="2744" w:author="רינת אביטל" w:date="2022-05-12T09:18:00Z">
            <w:rPr>
              <w:rFonts w:ascii="Arial" w:eastAsia="Arial" w:hAnsi="Arial" w:cs="Arial"/>
              <w:sz w:val="28"/>
              <w:szCs w:val="28"/>
              <w:rtl/>
            </w:rPr>
          </w:rPrChange>
        </w:rPr>
        <w:t>הפרויקט מחולק ל-</w:t>
      </w:r>
      <w:r w:rsidRPr="00103DCA">
        <w:rPr>
          <w:rFonts w:ascii="Tahoma" w:eastAsia="Arial" w:hAnsi="Tahoma" w:cs="Tahoma"/>
          <w:sz w:val="24"/>
          <w:szCs w:val="24"/>
          <w:rPrChange w:id="2745" w:author="רינת אביטל" w:date="2022-05-12T09:18:00Z">
            <w:rPr>
              <w:rFonts w:ascii="Arial" w:eastAsia="Arial" w:hAnsi="Arial" w:cs="Arial"/>
              <w:sz w:val="28"/>
              <w:szCs w:val="28"/>
            </w:rPr>
          </w:rPrChange>
        </w:rPr>
        <w:t>2</w:t>
      </w:r>
      <w:r w:rsidRPr="00103DCA">
        <w:rPr>
          <w:rFonts w:ascii="Tahoma" w:eastAsia="Arial" w:hAnsi="Tahoma" w:cs="Tahoma"/>
          <w:sz w:val="24"/>
          <w:szCs w:val="24"/>
          <w:rtl/>
          <w:rPrChange w:id="2746" w:author="רינת אביטל" w:date="2022-05-12T09:18:00Z">
            <w:rPr>
              <w:rFonts w:ascii="Arial" w:eastAsia="Arial" w:hAnsi="Arial" w:cs="Arial"/>
              <w:sz w:val="28"/>
              <w:szCs w:val="28"/>
              <w:rtl/>
            </w:rPr>
          </w:rPrChange>
        </w:rPr>
        <w:t xml:space="preserve"> חלקים: </w:t>
      </w:r>
      <w:r w:rsidRPr="00103DCA">
        <w:rPr>
          <w:rFonts w:ascii="Tahoma" w:eastAsia="Calibri" w:hAnsi="Tahoma" w:cs="Tahoma"/>
          <w:sz w:val="24"/>
          <w:szCs w:val="24"/>
          <w:rtl/>
          <w:rPrChange w:id="2747" w:author="רינת אביטל" w:date="2022-05-12T09:18:00Z">
            <w:rPr>
              <w:rFonts w:ascii="Calibri" w:eastAsia="Calibri" w:hAnsi="Calibri" w:cs="Calibri"/>
              <w:sz w:val="28"/>
              <w:szCs w:val="28"/>
              <w:rtl/>
            </w:rPr>
          </w:rPrChange>
        </w:rPr>
        <w:t xml:space="preserve"> </w:t>
      </w:r>
    </w:p>
    <w:p w14:paraId="562E8DF3" w14:textId="77777777" w:rsidR="00F836FA" w:rsidRPr="00103DCA" w:rsidRDefault="00F836FA" w:rsidP="00F836FA">
      <w:pPr>
        <w:numPr>
          <w:ilvl w:val="2"/>
          <w:numId w:val="24"/>
        </w:numPr>
        <w:spacing w:after="45" w:line="265" w:lineRule="auto"/>
        <w:ind w:right="179" w:hanging="361"/>
        <w:rPr>
          <w:rFonts w:ascii="Tahoma" w:hAnsi="Tahoma" w:cs="Tahoma"/>
          <w:sz w:val="24"/>
          <w:szCs w:val="24"/>
          <w:rPrChange w:id="2748" w:author="רינת אביטל" w:date="2022-05-12T09:18:00Z">
            <w:rPr>
              <w:sz w:val="28"/>
              <w:szCs w:val="28"/>
            </w:rPr>
          </w:rPrChange>
        </w:rPr>
      </w:pPr>
      <w:r w:rsidRPr="00103DCA">
        <w:rPr>
          <w:rFonts w:ascii="Tahoma" w:eastAsia="Arial" w:hAnsi="Tahoma" w:cs="Tahoma"/>
          <w:sz w:val="24"/>
          <w:szCs w:val="24"/>
          <w:rtl/>
          <w:rPrChange w:id="2749" w:author="רינת אביטל" w:date="2022-05-12T09:18:00Z">
            <w:rPr>
              <w:rFonts w:ascii="Arial" w:eastAsia="Arial" w:hAnsi="Arial" w:cs="Arial"/>
              <w:sz w:val="28"/>
              <w:szCs w:val="28"/>
              <w:rtl/>
            </w:rPr>
          </w:rPrChange>
        </w:rPr>
        <w:t xml:space="preserve">צד שרת - הנכתב בשפת </w:t>
      </w:r>
      <w:r w:rsidRPr="00103DCA">
        <w:rPr>
          <w:rFonts w:ascii="Tahoma" w:eastAsia="Calibri" w:hAnsi="Tahoma" w:cs="Tahoma"/>
          <w:sz w:val="24"/>
          <w:szCs w:val="24"/>
          <w:rtl/>
          <w:rPrChange w:id="2750" w:author="רינת אביטל" w:date="2022-05-12T09:18:00Z">
            <w:rPr>
              <w:rFonts w:ascii="Calibri" w:eastAsia="Calibri" w:hAnsi="Calibri" w:cs="Calibri"/>
              <w:sz w:val="28"/>
              <w:szCs w:val="28"/>
              <w:rtl/>
            </w:rPr>
          </w:rPrChange>
        </w:rPr>
        <w:t>#</w:t>
      </w:r>
      <w:r w:rsidRPr="00103DCA">
        <w:rPr>
          <w:rFonts w:ascii="Tahoma" w:eastAsia="Calibri" w:hAnsi="Tahoma" w:cs="Tahoma"/>
          <w:sz w:val="24"/>
          <w:szCs w:val="24"/>
          <w:rPrChange w:id="2751" w:author="רינת אביטל" w:date="2022-05-12T09:18:00Z">
            <w:rPr>
              <w:rFonts w:ascii="Calibri" w:eastAsia="Calibri" w:hAnsi="Calibri" w:cs="Calibri"/>
              <w:sz w:val="28"/>
              <w:szCs w:val="28"/>
            </w:rPr>
          </w:rPrChange>
        </w:rPr>
        <w:t>C</w:t>
      </w:r>
      <w:r w:rsidRPr="00103DCA">
        <w:rPr>
          <w:rFonts w:ascii="Tahoma" w:eastAsia="Arial" w:hAnsi="Tahoma" w:cs="Tahoma"/>
          <w:sz w:val="24"/>
          <w:szCs w:val="24"/>
          <w:rtl/>
          <w:rPrChange w:id="2752" w:author="רינת אביטל" w:date="2022-05-12T09:18:00Z">
            <w:rPr>
              <w:rFonts w:ascii="Arial" w:eastAsia="Arial" w:hAnsi="Arial" w:cs="Arial"/>
              <w:sz w:val="28"/>
              <w:szCs w:val="28"/>
              <w:rtl/>
            </w:rPr>
          </w:rPrChange>
        </w:rPr>
        <w:t xml:space="preserve"> ובטכנולוגיית </w:t>
      </w:r>
      <w:r w:rsidRPr="00103DCA">
        <w:rPr>
          <w:rFonts w:ascii="Tahoma" w:eastAsia="Calibri" w:hAnsi="Tahoma" w:cs="Tahoma"/>
          <w:sz w:val="24"/>
          <w:szCs w:val="24"/>
          <w:rPrChange w:id="2753" w:author="רינת אביטל" w:date="2022-05-12T09:18:00Z">
            <w:rPr>
              <w:rFonts w:ascii="Calibri" w:eastAsia="Calibri" w:hAnsi="Calibri" w:cs="Calibri"/>
              <w:sz w:val="28"/>
              <w:szCs w:val="28"/>
            </w:rPr>
          </w:rPrChange>
        </w:rPr>
        <w:t>WebApi</w:t>
      </w:r>
      <w:r w:rsidRPr="00103DCA">
        <w:rPr>
          <w:rFonts w:ascii="Tahoma" w:eastAsia="Arial" w:hAnsi="Tahoma" w:cs="Tahoma"/>
          <w:sz w:val="24"/>
          <w:szCs w:val="24"/>
          <w:rtl/>
          <w:rPrChange w:id="2754" w:author="רינת אביטל" w:date="2022-05-12T09:18:00Z">
            <w:rPr>
              <w:rFonts w:ascii="Arial" w:eastAsia="Arial" w:hAnsi="Arial" w:cs="Arial"/>
              <w:sz w:val="28"/>
              <w:szCs w:val="28"/>
              <w:rtl/>
            </w:rPr>
          </w:rPrChange>
        </w:rPr>
        <w:t xml:space="preserve">. </w:t>
      </w:r>
      <w:r w:rsidRPr="00103DCA">
        <w:rPr>
          <w:rFonts w:ascii="Tahoma" w:eastAsia="Calibri" w:hAnsi="Tahoma" w:cs="Tahoma"/>
          <w:sz w:val="24"/>
          <w:szCs w:val="24"/>
          <w:rtl/>
          <w:rPrChange w:id="2755" w:author="רינת אביטל" w:date="2022-05-12T09:18:00Z">
            <w:rPr>
              <w:rFonts w:ascii="Calibri" w:eastAsia="Calibri" w:hAnsi="Calibri" w:cs="Calibri"/>
              <w:sz w:val="28"/>
              <w:szCs w:val="28"/>
              <w:rtl/>
            </w:rPr>
          </w:rPrChange>
        </w:rPr>
        <w:t xml:space="preserve"> </w:t>
      </w:r>
    </w:p>
    <w:p w14:paraId="530878C5" w14:textId="77777777" w:rsidR="00F836FA" w:rsidRPr="00103DCA" w:rsidRDefault="00F836FA" w:rsidP="00F836FA">
      <w:pPr>
        <w:numPr>
          <w:ilvl w:val="2"/>
          <w:numId w:val="24"/>
        </w:numPr>
        <w:spacing w:after="173" w:line="265" w:lineRule="auto"/>
        <w:ind w:right="179" w:hanging="361"/>
        <w:rPr>
          <w:rFonts w:ascii="Tahoma" w:hAnsi="Tahoma" w:cs="Tahoma"/>
          <w:sz w:val="24"/>
          <w:szCs w:val="24"/>
          <w:rPrChange w:id="2756" w:author="רינת אביטל" w:date="2022-05-12T09:18:00Z">
            <w:rPr>
              <w:sz w:val="28"/>
              <w:szCs w:val="28"/>
            </w:rPr>
          </w:rPrChange>
        </w:rPr>
      </w:pPr>
      <w:r w:rsidRPr="00103DCA">
        <w:rPr>
          <w:rFonts w:ascii="Tahoma" w:eastAsia="Arial" w:hAnsi="Tahoma" w:cs="Tahoma"/>
          <w:sz w:val="24"/>
          <w:szCs w:val="24"/>
          <w:rtl/>
          <w:rPrChange w:id="2757" w:author="רינת אביטל" w:date="2022-05-12T09:18:00Z">
            <w:rPr>
              <w:rFonts w:ascii="Arial" w:eastAsia="Arial" w:hAnsi="Arial" w:cs="Arial"/>
              <w:sz w:val="28"/>
              <w:szCs w:val="28"/>
              <w:rtl/>
            </w:rPr>
          </w:rPrChange>
        </w:rPr>
        <w:t xml:space="preserve">צד לקוח - נכתב בשפת </w:t>
      </w:r>
      <w:r w:rsidRPr="00103DCA">
        <w:rPr>
          <w:rFonts w:ascii="Tahoma" w:eastAsia="Calibri" w:hAnsi="Tahoma" w:cs="Tahoma"/>
          <w:sz w:val="24"/>
          <w:szCs w:val="24"/>
          <w:rPrChange w:id="2758" w:author="רינת אביטל" w:date="2022-05-12T09:18:00Z">
            <w:rPr>
              <w:rFonts w:ascii="Calibri" w:eastAsia="Calibri" w:hAnsi="Calibri" w:cs="Calibri"/>
              <w:sz w:val="28"/>
              <w:szCs w:val="28"/>
            </w:rPr>
          </w:rPrChange>
        </w:rPr>
        <w:t>Angular</w:t>
      </w:r>
      <w:r w:rsidRPr="00103DCA">
        <w:rPr>
          <w:rFonts w:ascii="Tahoma" w:eastAsia="Arial" w:hAnsi="Tahoma" w:cs="Tahoma"/>
          <w:sz w:val="24"/>
          <w:szCs w:val="24"/>
          <w:rtl/>
          <w:rPrChange w:id="2759" w:author="רינת אביטל" w:date="2022-05-12T09:18:00Z">
            <w:rPr>
              <w:rFonts w:ascii="Arial" w:eastAsia="Arial" w:hAnsi="Arial" w:cs="Arial"/>
              <w:sz w:val="28"/>
              <w:szCs w:val="28"/>
              <w:rtl/>
            </w:rPr>
          </w:rPrChange>
        </w:rPr>
        <w:t xml:space="preserve"> ובטכנולוגיית </w:t>
      </w:r>
      <w:r w:rsidRPr="00103DCA">
        <w:rPr>
          <w:rFonts w:ascii="Tahoma" w:eastAsia="Calibri" w:hAnsi="Tahoma" w:cs="Tahoma"/>
          <w:sz w:val="24"/>
          <w:szCs w:val="24"/>
          <w:rPrChange w:id="2760" w:author="רינת אביטל" w:date="2022-05-12T09:18:00Z">
            <w:rPr>
              <w:rFonts w:ascii="Calibri" w:eastAsia="Calibri" w:hAnsi="Calibri" w:cs="Calibri"/>
              <w:sz w:val="28"/>
              <w:szCs w:val="28"/>
            </w:rPr>
          </w:rPrChange>
        </w:rPr>
        <w:t>Html, TypeScript</w:t>
      </w:r>
      <w:r w:rsidRPr="00103DCA">
        <w:rPr>
          <w:rFonts w:ascii="Tahoma" w:eastAsia="Arial" w:hAnsi="Tahoma" w:cs="Tahoma"/>
          <w:sz w:val="24"/>
          <w:szCs w:val="24"/>
          <w:rtl/>
          <w:rPrChange w:id="2761" w:author="רינת אביטל" w:date="2022-05-12T09:18:00Z">
            <w:rPr>
              <w:rFonts w:ascii="Arial" w:eastAsia="Arial" w:hAnsi="Arial" w:cs="Arial"/>
              <w:sz w:val="28"/>
              <w:szCs w:val="28"/>
              <w:rtl/>
            </w:rPr>
          </w:rPrChange>
        </w:rPr>
        <w:t xml:space="preserve">. </w:t>
      </w:r>
      <w:r w:rsidRPr="00103DCA">
        <w:rPr>
          <w:rFonts w:ascii="Tahoma" w:eastAsia="Calibri" w:hAnsi="Tahoma" w:cs="Tahoma"/>
          <w:sz w:val="24"/>
          <w:szCs w:val="24"/>
          <w:rtl/>
          <w:rPrChange w:id="2762" w:author="רינת אביטל" w:date="2022-05-12T09:18:00Z">
            <w:rPr>
              <w:rFonts w:ascii="Calibri" w:eastAsia="Calibri" w:hAnsi="Calibri" w:cs="Calibri"/>
              <w:sz w:val="28"/>
              <w:szCs w:val="28"/>
              <w:rtl/>
            </w:rPr>
          </w:rPrChange>
        </w:rPr>
        <w:t xml:space="preserve"> </w:t>
      </w:r>
    </w:p>
    <w:p w14:paraId="070E0113" w14:textId="6DEE51A8" w:rsidR="00F836FA" w:rsidRPr="00103DCA" w:rsidRDefault="00F836FA" w:rsidP="00F836FA">
      <w:pPr>
        <w:spacing w:after="155" w:line="268" w:lineRule="auto"/>
        <w:ind w:left="250" w:right="11" w:hanging="1"/>
        <w:jc w:val="both"/>
        <w:rPr>
          <w:rFonts w:ascii="Tahoma" w:hAnsi="Tahoma" w:cs="Tahoma"/>
          <w:sz w:val="24"/>
          <w:szCs w:val="24"/>
          <w:rPrChange w:id="2763" w:author="רינת אביטל" w:date="2022-05-12T09:18:00Z">
            <w:rPr>
              <w:sz w:val="28"/>
              <w:szCs w:val="28"/>
            </w:rPr>
          </w:rPrChange>
        </w:rPr>
      </w:pPr>
      <w:r w:rsidRPr="00103DCA">
        <w:rPr>
          <w:rFonts w:ascii="Tahoma" w:eastAsia="Arial" w:hAnsi="Tahoma" w:cs="Tahoma"/>
          <w:sz w:val="24"/>
          <w:szCs w:val="24"/>
          <w:rtl/>
          <w:rPrChange w:id="2764" w:author="רינת אביטל" w:date="2022-05-12T09:18:00Z">
            <w:rPr>
              <w:rFonts w:ascii="Arial" w:eastAsia="Arial" w:hAnsi="Arial" w:cs="Arial"/>
              <w:sz w:val="28"/>
              <w:szCs w:val="28"/>
              <w:rtl/>
            </w:rPr>
          </w:rPrChange>
        </w:rPr>
        <w:t>בחרתי לכתוב צד לקוח ב- אנגולר שהינה שפה מתקדמת ועדכנית בעלת מאפייני</w:t>
      </w:r>
      <w:r w:rsidRPr="00103DCA">
        <w:rPr>
          <w:rFonts w:ascii="Tahoma" w:eastAsia="Calibri" w:hAnsi="Tahoma" w:cs="Tahoma"/>
          <w:sz w:val="24"/>
          <w:szCs w:val="24"/>
          <w:rPrChange w:id="2765" w:author="רינת אביטל" w:date="2022-05-12T09:18:00Z">
            <w:rPr>
              <w:rFonts w:ascii="Calibri" w:eastAsia="Calibri" w:hAnsi="Calibri" w:cs="Calibri"/>
              <w:sz w:val="28"/>
              <w:szCs w:val="28"/>
            </w:rPr>
          </w:rPrChange>
        </w:rPr>
        <w:t xml:space="preserve">Angular8 </w:t>
      </w:r>
      <w:r w:rsidRPr="00103DCA">
        <w:rPr>
          <w:rFonts w:ascii="Tahoma" w:eastAsia="Calibri" w:hAnsi="Tahoma" w:cs="Tahoma"/>
          <w:sz w:val="24"/>
          <w:szCs w:val="24"/>
          <w:rtl/>
          <w:rPrChange w:id="2766" w:author="רינת אביטל" w:date="2022-05-12T09:18:00Z">
            <w:rPr>
              <w:rFonts w:ascii="Calibri" w:eastAsia="Calibri" w:hAnsi="Calibri" w:cs="Calibri"/>
              <w:sz w:val="28"/>
              <w:szCs w:val="28"/>
              <w:rtl/>
            </w:rPr>
          </w:rPrChange>
        </w:rPr>
        <w:t xml:space="preserve"> </w:t>
      </w:r>
      <w:r w:rsidRPr="00103DCA">
        <w:rPr>
          <w:rFonts w:ascii="Tahoma" w:eastAsia="Arial" w:hAnsi="Tahoma" w:cs="Tahoma"/>
          <w:sz w:val="24"/>
          <w:szCs w:val="24"/>
          <w:rtl/>
          <w:rPrChange w:id="2767" w:author="רינת אביטל" w:date="2022-05-12T09:18:00Z">
            <w:rPr>
              <w:rFonts w:ascii="Arial" w:eastAsia="Arial" w:hAnsi="Arial" w:cs="Arial"/>
              <w:sz w:val="28"/>
              <w:szCs w:val="28"/>
              <w:rtl/>
            </w:rPr>
          </w:rPrChange>
        </w:rPr>
        <w:t xml:space="preserve">חדשניים ופונקציונאלית ביותר.  </w:t>
      </w:r>
    </w:p>
    <w:p w14:paraId="3F4BF1C5" w14:textId="6E8B979B" w:rsidR="00F836FA" w:rsidRPr="00103DCA" w:rsidRDefault="00F836FA" w:rsidP="00F836FA">
      <w:pPr>
        <w:spacing w:after="155" w:line="268" w:lineRule="auto"/>
        <w:ind w:left="421" w:right="11" w:hanging="1"/>
        <w:jc w:val="both"/>
        <w:rPr>
          <w:rFonts w:ascii="Tahoma" w:hAnsi="Tahoma" w:cs="Tahoma"/>
          <w:sz w:val="24"/>
          <w:szCs w:val="24"/>
          <w:rPrChange w:id="2768" w:author="רינת אביטל" w:date="2022-05-12T09:18:00Z">
            <w:rPr>
              <w:sz w:val="28"/>
              <w:szCs w:val="28"/>
            </w:rPr>
          </w:rPrChange>
        </w:rPr>
      </w:pPr>
      <w:r w:rsidRPr="00103DCA">
        <w:rPr>
          <w:rFonts w:ascii="Tahoma" w:eastAsia="Arial" w:hAnsi="Tahoma" w:cs="Tahoma"/>
          <w:sz w:val="24"/>
          <w:szCs w:val="24"/>
          <w:rtl/>
          <w:rPrChange w:id="2769" w:author="רינת אביטל" w:date="2022-05-12T09:18:00Z">
            <w:rPr>
              <w:rFonts w:ascii="Arial" w:eastAsia="Arial" w:hAnsi="Arial" w:cs="Arial"/>
              <w:sz w:val="28"/>
              <w:szCs w:val="28"/>
              <w:rtl/>
            </w:rPr>
          </w:rPrChange>
        </w:rPr>
        <w:t>אנגולר הינה סביבת עבודה שפותחה על ידי</w:t>
      </w:r>
      <w:r w:rsidR="003D1CCE" w:rsidRPr="00103DCA">
        <w:rPr>
          <w:rFonts w:ascii="Tahoma" w:eastAsia="Arial" w:hAnsi="Tahoma" w:cs="Tahoma"/>
          <w:sz w:val="24"/>
          <w:szCs w:val="24"/>
          <w:rtl/>
          <w:rPrChange w:id="2770" w:author="רינת אביטל" w:date="2022-05-12T09:18:00Z">
            <w:rPr>
              <w:rFonts w:ascii="Arial" w:eastAsia="Arial" w:hAnsi="Arial" w:cs="Arial" w:hint="cs"/>
              <w:sz w:val="28"/>
              <w:szCs w:val="28"/>
              <w:rtl/>
            </w:rPr>
          </w:rPrChange>
        </w:rPr>
        <w:t xml:space="preserve"> </w:t>
      </w:r>
      <w:r w:rsidRPr="00103DCA">
        <w:rPr>
          <w:rFonts w:ascii="Tahoma" w:eastAsia="Arial" w:hAnsi="Tahoma" w:cs="Tahoma"/>
          <w:sz w:val="24"/>
          <w:szCs w:val="24"/>
          <w:rtl/>
          <w:rPrChange w:id="2771" w:author="רינת אביטל" w:date="2022-05-12T09:18:00Z">
            <w:rPr>
              <w:rFonts w:ascii="Arial" w:eastAsia="Arial" w:hAnsi="Arial" w:cs="Arial"/>
              <w:sz w:val="28"/>
              <w:szCs w:val="28"/>
              <w:rtl/>
            </w:rPr>
          </w:rPrChange>
        </w:rPr>
        <w:t>גוגל. מאפשרת לפתח אפליקציות</w:t>
      </w:r>
      <w:r w:rsidRPr="00103DCA">
        <w:rPr>
          <w:rFonts w:ascii="Tahoma" w:eastAsia="Calibri" w:hAnsi="Tahoma" w:cs="Tahoma"/>
          <w:sz w:val="24"/>
          <w:szCs w:val="24"/>
          <w:rPrChange w:id="2772" w:author="רינת אביטל" w:date="2022-05-12T09:18:00Z">
            <w:rPr>
              <w:rFonts w:ascii="Calibri" w:eastAsia="Calibri" w:hAnsi="Calibri" w:cs="Calibri"/>
              <w:sz w:val="28"/>
              <w:szCs w:val="28"/>
            </w:rPr>
          </w:rPrChange>
        </w:rPr>
        <w:t xml:space="preserve">Framework </w:t>
      </w:r>
      <w:r w:rsidRPr="00103DCA">
        <w:rPr>
          <w:rFonts w:ascii="Tahoma" w:eastAsia="Calibri" w:hAnsi="Tahoma" w:cs="Tahoma"/>
          <w:sz w:val="24"/>
          <w:szCs w:val="24"/>
          <w:rtl/>
          <w:rPrChange w:id="2773" w:author="רינת אביטל" w:date="2022-05-12T09:18:00Z">
            <w:rPr>
              <w:rFonts w:ascii="Calibri" w:eastAsia="Calibri" w:hAnsi="Calibri" w:cs="Calibri"/>
              <w:sz w:val="28"/>
              <w:szCs w:val="28"/>
              <w:rtl/>
            </w:rPr>
          </w:rPrChange>
        </w:rPr>
        <w:t xml:space="preserve"> </w:t>
      </w:r>
      <w:r w:rsidRPr="00103DCA">
        <w:rPr>
          <w:rFonts w:ascii="Tahoma" w:eastAsia="Arial" w:hAnsi="Tahoma" w:cs="Tahoma"/>
          <w:sz w:val="24"/>
          <w:szCs w:val="24"/>
          <w:rtl/>
          <w:rPrChange w:id="2774" w:author="רינת אביטל" w:date="2022-05-12T09:18:00Z">
            <w:rPr>
              <w:rFonts w:ascii="Arial" w:eastAsia="Arial" w:hAnsi="Arial" w:cs="Arial"/>
              <w:sz w:val="28"/>
              <w:szCs w:val="28"/>
              <w:rtl/>
            </w:rPr>
          </w:rPrChange>
        </w:rPr>
        <w:t>אינטרנט בקלות ומהירות.  במקור היא באה לתת מענה לבניית</w:t>
      </w:r>
      <w:r w:rsidRPr="00103DCA">
        <w:rPr>
          <w:rFonts w:ascii="Tahoma" w:eastAsia="Calibri" w:hAnsi="Tahoma" w:cs="Tahoma"/>
          <w:sz w:val="24"/>
          <w:szCs w:val="24"/>
          <w:rPrChange w:id="2775" w:author="רינת אביטל" w:date="2022-05-12T09:18:00Z">
            <w:rPr>
              <w:rFonts w:ascii="Calibri" w:eastAsia="Calibri" w:hAnsi="Calibri" w:cs="Calibri"/>
              <w:sz w:val="28"/>
              <w:szCs w:val="28"/>
            </w:rPr>
          </w:rPrChange>
        </w:rPr>
        <w:t xml:space="preserve">Applications Page Single </w:t>
      </w:r>
      <w:r w:rsidRPr="00103DCA">
        <w:rPr>
          <w:rFonts w:ascii="Tahoma" w:eastAsia="Calibri" w:hAnsi="Tahoma" w:cs="Tahoma"/>
          <w:sz w:val="24"/>
          <w:szCs w:val="24"/>
          <w:rtl/>
          <w:rPrChange w:id="2776" w:author="רינת אביטל" w:date="2022-05-12T09:18:00Z">
            <w:rPr>
              <w:rFonts w:ascii="Calibri" w:eastAsia="Calibri" w:hAnsi="Calibri" w:cs="Calibri"/>
              <w:sz w:val="28"/>
              <w:szCs w:val="28"/>
              <w:rtl/>
            </w:rPr>
          </w:rPrChange>
        </w:rPr>
        <w:t xml:space="preserve"> </w:t>
      </w:r>
      <w:r w:rsidRPr="00103DCA">
        <w:rPr>
          <w:rFonts w:ascii="Tahoma" w:eastAsia="Arial" w:hAnsi="Tahoma" w:cs="Tahoma"/>
          <w:sz w:val="24"/>
          <w:szCs w:val="24"/>
          <w:rtl/>
          <w:rPrChange w:id="2777" w:author="רינת אביטל" w:date="2022-05-12T09:18:00Z">
            <w:rPr>
              <w:rFonts w:ascii="Arial" w:eastAsia="Arial" w:hAnsi="Arial" w:cs="Arial"/>
              <w:sz w:val="28"/>
              <w:szCs w:val="28"/>
              <w:rtl/>
            </w:rPr>
          </w:rPrChange>
        </w:rPr>
        <w:t>בצורה מושלמת ומהירה. מהיתרונות הבולטים והעיקריים של אנגולר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103DCA">
        <w:rPr>
          <w:rFonts w:ascii="Tahoma" w:eastAsia="Calibri" w:hAnsi="Tahoma" w:cs="Tahoma"/>
          <w:sz w:val="24"/>
          <w:szCs w:val="24"/>
          <w:rtl/>
          <w:rPrChange w:id="2778" w:author="רינת אביטל" w:date="2022-05-12T09:18:00Z">
            <w:rPr>
              <w:rFonts w:ascii="Calibri" w:eastAsia="Calibri" w:hAnsi="Calibri" w:cs="Calibri"/>
              <w:sz w:val="28"/>
              <w:szCs w:val="28"/>
              <w:rtl/>
            </w:rPr>
          </w:rPrChange>
        </w:rPr>
        <w:t xml:space="preserve">. </w:t>
      </w:r>
    </w:p>
    <w:p w14:paraId="5F86F16D" w14:textId="4B428EA4" w:rsidR="00F836FA" w:rsidRPr="00103DCA" w:rsidRDefault="00F836FA" w:rsidP="00F836FA">
      <w:pPr>
        <w:spacing w:after="5" w:line="268" w:lineRule="auto"/>
        <w:ind w:left="367" w:right="11" w:hanging="1"/>
        <w:jc w:val="both"/>
        <w:rPr>
          <w:rFonts w:ascii="Tahoma" w:hAnsi="Tahoma" w:cs="Tahoma"/>
          <w:sz w:val="24"/>
          <w:szCs w:val="24"/>
          <w:rPrChange w:id="2779" w:author="רינת אביטל" w:date="2022-05-12T09:18:00Z">
            <w:rPr>
              <w:sz w:val="28"/>
              <w:szCs w:val="28"/>
            </w:rPr>
          </w:rPrChange>
        </w:rPr>
      </w:pPr>
      <w:r w:rsidRPr="00103DCA">
        <w:rPr>
          <w:rFonts w:ascii="Tahoma" w:eastAsia="Arial" w:hAnsi="Tahoma" w:cs="Tahoma"/>
          <w:sz w:val="24"/>
          <w:szCs w:val="24"/>
          <w:rtl/>
          <w:rPrChange w:id="2780" w:author="רינת אביטל" w:date="2022-05-12T09:18:00Z">
            <w:rPr>
              <w:rFonts w:ascii="Arial" w:eastAsia="Arial" w:hAnsi="Arial" w:cs="Arial"/>
              <w:sz w:val="28"/>
              <w:szCs w:val="28"/>
              <w:rtl/>
            </w:rPr>
          </w:rPrChange>
        </w:rPr>
        <w:lastRenderedPageBreak/>
        <w:t>צד שרת בחרתי לכתוב ב</w:t>
      </w:r>
      <w:r w:rsidRPr="00103DCA">
        <w:rPr>
          <w:rFonts w:ascii="Tahoma" w:eastAsia="Calibri" w:hAnsi="Tahoma" w:cs="Tahoma"/>
          <w:sz w:val="24"/>
          <w:szCs w:val="24"/>
          <w:rPrChange w:id="2781" w:author="רינת אביטל" w:date="2022-05-12T09:18:00Z">
            <w:rPr>
              <w:rFonts w:ascii="Calibri" w:eastAsia="Calibri" w:hAnsi="Calibri" w:cs="Calibri"/>
              <w:sz w:val="28"/>
              <w:szCs w:val="28"/>
            </w:rPr>
          </w:rPrChange>
        </w:rPr>
        <w:t xml:space="preserve">C# </w:t>
      </w:r>
      <w:r w:rsidRPr="00103DCA">
        <w:rPr>
          <w:rFonts w:ascii="Tahoma" w:eastAsia="Arial" w:hAnsi="Tahoma" w:cs="Tahoma"/>
          <w:sz w:val="24"/>
          <w:szCs w:val="24"/>
          <w:rPrChange w:id="2782" w:author="רינת אביטל" w:date="2022-05-12T09:18:00Z">
            <w:rPr>
              <w:rFonts w:ascii="Arial" w:eastAsia="Arial" w:hAnsi="Arial" w:cs="Arial"/>
              <w:sz w:val="28"/>
              <w:szCs w:val="28"/>
            </w:rPr>
          </w:rPrChange>
        </w:rPr>
        <w:t>.</w:t>
      </w:r>
      <w:r w:rsidRPr="00103DCA">
        <w:rPr>
          <w:rFonts w:ascii="Tahoma" w:eastAsia="Calibri" w:hAnsi="Tahoma" w:cs="Tahoma"/>
          <w:sz w:val="24"/>
          <w:szCs w:val="24"/>
          <w:rPrChange w:id="2783" w:author="רינת אביטל" w:date="2022-05-12T09:18:00Z">
            <w:rPr>
              <w:rFonts w:ascii="Calibri" w:eastAsia="Calibri" w:hAnsi="Calibri" w:cs="Calibri"/>
              <w:sz w:val="28"/>
              <w:szCs w:val="28"/>
            </w:rPr>
          </w:rPrChange>
        </w:rPr>
        <w:t>C#</w:t>
      </w:r>
      <w:r w:rsidRPr="00103DCA">
        <w:rPr>
          <w:rFonts w:ascii="Tahoma" w:eastAsia="Arial" w:hAnsi="Tahoma" w:cs="Tahoma"/>
          <w:sz w:val="24"/>
          <w:szCs w:val="24"/>
          <w:rtl/>
          <w:rPrChange w:id="2784" w:author="רינת אביטל" w:date="2022-05-12T09:18:00Z">
            <w:rPr>
              <w:rFonts w:ascii="Arial" w:eastAsia="Arial" w:hAnsi="Arial" w:cs="Arial"/>
              <w:sz w:val="28"/>
              <w:szCs w:val="28"/>
              <w:rtl/>
            </w:rPr>
          </w:rPrChange>
        </w:rPr>
        <w:t xml:space="preserve">  היא שפת תכנות עילית מרוב ת-פרדיגמות,   מונחית</w:t>
      </w:r>
      <w:r w:rsidR="00E020BB" w:rsidRPr="00103DCA">
        <w:rPr>
          <w:rFonts w:ascii="Tahoma" w:eastAsia="Arial" w:hAnsi="Tahoma" w:cs="Tahoma"/>
          <w:sz w:val="24"/>
          <w:szCs w:val="24"/>
          <w:rtl/>
          <w:rPrChange w:id="2785" w:author="רינת אביטל" w:date="2022-05-12T09:18:00Z">
            <w:rPr>
              <w:rFonts w:ascii="Arial" w:eastAsia="Arial" w:hAnsi="Arial" w:cs="Arial" w:hint="cs"/>
              <w:sz w:val="28"/>
              <w:szCs w:val="28"/>
              <w:rtl/>
            </w:rPr>
          </w:rPrChange>
        </w:rPr>
        <w:t xml:space="preserve"> </w:t>
      </w:r>
      <w:r w:rsidRPr="00103DCA">
        <w:rPr>
          <w:rFonts w:ascii="Tahoma" w:eastAsia="Arial" w:hAnsi="Tahoma" w:cs="Tahoma"/>
          <w:sz w:val="24"/>
          <w:szCs w:val="24"/>
          <w:rtl/>
          <w:rPrChange w:id="2786" w:author="רינת אביטל" w:date="2022-05-12T09:18:00Z">
            <w:rPr>
              <w:rFonts w:ascii="Arial" w:eastAsia="Arial" w:hAnsi="Arial" w:cs="Arial"/>
              <w:sz w:val="28"/>
              <w:szCs w:val="28"/>
              <w:rtl/>
            </w:rPr>
          </w:rPrChange>
        </w:rPr>
        <w:t>עצמים בעיקרה המשלבת רעיונות כמו טיפוסיות חזקה, אימפרטיביות, הצהרתיות, פונקציונאליות פרוצדוראליות וגנריות</w:t>
      </w:r>
      <w:r w:rsidRPr="00103DCA">
        <w:rPr>
          <w:rFonts w:ascii="Tahoma" w:eastAsia="Calibri" w:hAnsi="Tahoma" w:cs="Tahoma"/>
          <w:sz w:val="24"/>
          <w:szCs w:val="24"/>
          <w:rtl/>
          <w:rPrChange w:id="2787" w:author="רינת אביטל" w:date="2022-05-12T09:18:00Z">
            <w:rPr>
              <w:rFonts w:ascii="Calibri" w:eastAsia="Calibri" w:hAnsi="Calibri" w:cs="Calibri"/>
              <w:sz w:val="28"/>
              <w:szCs w:val="28"/>
              <w:rtl/>
            </w:rPr>
          </w:rPrChange>
        </w:rPr>
        <w:t>.</w:t>
      </w:r>
    </w:p>
    <w:p w14:paraId="56E8BACA" w14:textId="62AAEB03" w:rsidR="00F836FA" w:rsidRPr="00103DCA" w:rsidRDefault="00F836FA" w:rsidP="00F836FA">
      <w:pPr>
        <w:spacing w:after="155" w:line="268" w:lineRule="auto"/>
        <w:ind w:left="228" w:right="11" w:hanging="1"/>
        <w:jc w:val="both"/>
        <w:rPr>
          <w:rFonts w:ascii="Tahoma" w:hAnsi="Tahoma" w:cs="Tahoma"/>
          <w:sz w:val="24"/>
          <w:szCs w:val="24"/>
          <w:rPrChange w:id="2788" w:author="רינת אביטל" w:date="2022-05-12T09:18:00Z">
            <w:rPr>
              <w:sz w:val="28"/>
              <w:szCs w:val="28"/>
            </w:rPr>
          </w:rPrChange>
        </w:rPr>
      </w:pPr>
      <w:r w:rsidRPr="00103DCA">
        <w:rPr>
          <w:rFonts w:ascii="Tahoma" w:eastAsia="Calibri" w:hAnsi="Tahoma" w:cs="Tahoma"/>
          <w:sz w:val="20"/>
          <w:szCs w:val="20"/>
          <w:rPrChange w:id="2789" w:author="רינת אביטל" w:date="2022-05-12T09:18:00Z">
            <w:rPr>
              <w:rFonts w:ascii="Calibri" w:eastAsia="Calibri" w:hAnsi="Calibri" w:cs="Calibri"/>
            </w:rPr>
          </w:rPrChange>
        </w:rPr>
        <w:t>C</w:t>
      </w:r>
      <w:r w:rsidRPr="00103DCA">
        <w:rPr>
          <w:rFonts w:ascii="Tahoma" w:eastAsia="Arial" w:hAnsi="Tahoma" w:cs="Tahoma"/>
          <w:sz w:val="24"/>
          <w:szCs w:val="24"/>
          <w:rtl/>
          <w:rPrChange w:id="2790" w:author="רינת אביטל" w:date="2022-05-12T09:18:00Z">
            <w:rPr>
              <w:rFonts w:ascii="Arial" w:eastAsia="Arial" w:hAnsi="Arial" w:cs="Arial"/>
              <w:sz w:val="28"/>
              <w:szCs w:val="28"/>
              <w:rtl/>
            </w:rPr>
          </w:rPrChange>
        </w:rPr>
        <w:t xml:space="preserve"># היא שפה מעניינת, נוחה ומלאה פונקציונאליות למתכנת. שימוש בשפה זו נפוץ כיום, וכתוצאה מכך, ניתן היה למצוא בה קודים שונים שנדרשו לפיתוח.  </w:t>
      </w:r>
    </w:p>
    <w:p w14:paraId="3952A935" w14:textId="7C43F690" w:rsidR="00F836FA" w:rsidRPr="00103DCA" w:rsidRDefault="00F836FA" w:rsidP="00F836FA">
      <w:pPr>
        <w:spacing w:after="155" w:line="268" w:lineRule="auto"/>
        <w:ind w:left="1" w:right="1053" w:hanging="1"/>
        <w:jc w:val="both"/>
        <w:rPr>
          <w:rFonts w:ascii="Tahoma" w:hAnsi="Tahoma" w:cs="Tahoma"/>
          <w:sz w:val="24"/>
          <w:szCs w:val="24"/>
          <w:rPrChange w:id="2791" w:author="רינת אביטל" w:date="2022-05-12T09:18:00Z">
            <w:rPr>
              <w:sz w:val="28"/>
              <w:szCs w:val="28"/>
            </w:rPr>
          </w:rPrChange>
        </w:rPr>
      </w:pPr>
      <w:r w:rsidRPr="00103DCA">
        <w:rPr>
          <w:rFonts w:ascii="Tahoma" w:eastAsia="Arial" w:hAnsi="Tahoma" w:cs="Tahoma"/>
          <w:sz w:val="24"/>
          <w:szCs w:val="24"/>
          <w:rtl/>
          <w:rPrChange w:id="2792" w:author="רינת אביטל" w:date="2022-05-12T09:18:00Z">
            <w:rPr>
              <w:rFonts w:ascii="Arial" w:eastAsia="Arial" w:hAnsi="Arial" w:cs="Arial"/>
              <w:sz w:val="28"/>
              <w:szCs w:val="28"/>
              <w:rtl/>
            </w:rPr>
          </w:rPrChange>
        </w:rPr>
        <w:t xml:space="preserve">בנוסף ,בחרתי להשתמש ב- </w:t>
      </w:r>
      <w:r w:rsidRPr="00103DCA">
        <w:rPr>
          <w:rFonts w:ascii="Tahoma" w:eastAsia="Calibri" w:hAnsi="Tahoma" w:cs="Tahoma"/>
          <w:sz w:val="24"/>
          <w:szCs w:val="24"/>
          <w:rPrChange w:id="2793" w:author="רינת אביטל" w:date="2022-05-12T09:18:00Z">
            <w:rPr>
              <w:rFonts w:ascii="Calibri" w:eastAsia="Calibri" w:hAnsi="Calibri" w:cs="Calibri"/>
              <w:sz w:val="28"/>
              <w:szCs w:val="28"/>
            </w:rPr>
          </w:rPrChange>
        </w:rPr>
        <w:t>EntityFramework</w:t>
      </w:r>
      <w:r w:rsidRPr="00103DCA">
        <w:rPr>
          <w:rFonts w:ascii="Tahoma" w:eastAsia="Arial" w:hAnsi="Tahoma" w:cs="Tahoma"/>
          <w:sz w:val="24"/>
          <w:szCs w:val="24"/>
          <w:rtl/>
          <w:rPrChange w:id="2794" w:author="רינת אביטל" w:date="2022-05-12T09:18:00Z">
            <w:rPr>
              <w:rFonts w:ascii="Arial" w:eastAsia="Arial" w:hAnsi="Arial" w:cs="Arial"/>
              <w:sz w:val="28"/>
              <w:szCs w:val="28"/>
              <w:rtl/>
            </w:rPr>
          </w:rPrChange>
        </w:rPr>
        <w:t xml:space="preserve"> טכנולוגית עבודה מתקדמת של מיקרוסופט.                     </w:t>
      </w:r>
    </w:p>
    <w:p w14:paraId="1F5ED6BB" w14:textId="5656E9D2" w:rsidR="003D1CCE" w:rsidRPr="00103DCA" w:rsidRDefault="00F836FA" w:rsidP="003D1CCE">
      <w:pPr>
        <w:spacing w:after="155" w:line="268" w:lineRule="auto"/>
        <w:ind w:left="217" w:right="11" w:hanging="1"/>
        <w:jc w:val="both"/>
        <w:rPr>
          <w:rFonts w:ascii="Tahoma" w:hAnsi="Tahoma" w:cs="Tahoma"/>
          <w:sz w:val="24"/>
          <w:szCs w:val="24"/>
          <w:rtl/>
          <w:rPrChange w:id="2795" w:author="רינת אביטל" w:date="2022-05-12T09:18:00Z">
            <w:rPr>
              <w:sz w:val="28"/>
              <w:szCs w:val="28"/>
              <w:rtl/>
            </w:rPr>
          </w:rPrChange>
        </w:rPr>
      </w:pPr>
      <w:r w:rsidRPr="00103DCA">
        <w:rPr>
          <w:rFonts w:ascii="Tahoma" w:eastAsia="Arial" w:hAnsi="Tahoma" w:cs="Tahoma"/>
          <w:sz w:val="24"/>
          <w:szCs w:val="24"/>
          <w:rtl/>
          <w:rPrChange w:id="2796" w:author="רינת אביטל" w:date="2022-05-12T09:18:00Z">
            <w:rPr>
              <w:rFonts w:ascii="Arial" w:eastAsia="Arial" w:hAnsi="Arial" w:cs="Arial"/>
              <w:sz w:val="28"/>
              <w:szCs w:val="28"/>
              <w:rtl/>
            </w:rPr>
          </w:rPrChange>
        </w:rPr>
        <w:t>ה</w:t>
      </w:r>
      <w:r w:rsidRPr="00103DCA">
        <w:rPr>
          <w:rFonts w:ascii="Tahoma" w:eastAsia="Calibri" w:hAnsi="Tahoma" w:cs="Tahoma"/>
          <w:sz w:val="24"/>
          <w:szCs w:val="24"/>
          <w:rPrChange w:id="2797" w:author="רינת אביטל" w:date="2022-05-12T09:18:00Z">
            <w:rPr>
              <w:rFonts w:ascii="Calibri" w:eastAsia="Calibri" w:hAnsi="Calibri" w:cs="Calibri"/>
              <w:sz w:val="28"/>
              <w:szCs w:val="28"/>
            </w:rPr>
          </w:rPrChange>
        </w:rPr>
        <w:t xml:space="preserve">EntityFramework </w:t>
      </w:r>
      <w:r w:rsidR="000008B7" w:rsidRPr="00103DCA">
        <w:rPr>
          <w:rFonts w:ascii="Tahoma" w:eastAsia="Calibri" w:hAnsi="Tahoma" w:cs="Tahoma"/>
          <w:sz w:val="24"/>
          <w:szCs w:val="24"/>
          <w:rPrChange w:id="2798" w:author="רינת אביטל" w:date="2022-05-12T09:18:00Z">
            <w:rPr>
              <w:rFonts w:ascii="Calibri" w:eastAsia="Calibri" w:hAnsi="Calibri" w:cs="Calibri"/>
              <w:sz w:val="28"/>
              <w:szCs w:val="28"/>
            </w:rPr>
          </w:rPrChange>
        </w:rPr>
        <w:t>-</w:t>
      </w:r>
      <w:r w:rsidRPr="00103DCA">
        <w:rPr>
          <w:rFonts w:ascii="Tahoma" w:eastAsia="Calibri" w:hAnsi="Tahoma" w:cs="Tahoma"/>
          <w:sz w:val="24"/>
          <w:szCs w:val="24"/>
          <w:rtl/>
          <w:rPrChange w:id="2799" w:author="רינת אביטל" w:date="2022-05-12T09:18:00Z">
            <w:rPr>
              <w:rFonts w:ascii="Calibri" w:eastAsia="Calibri" w:hAnsi="Calibri" w:cs="Calibri"/>
              <w:sz w:val="28"/>
              <w:szCs w:val="28"/>
              <w:rtl/>
            </w:rPr>
          </w:rPrChange>
        </w:rPr>
        <w:t xml:space="preserve"> </w:t>
      </w:r>
      <w:r w:rsidRPr="00103DCA">
        <w:rPr>
          <w:rFonts w:ascii="Tahoma" w:eastAsia="Arial" w:hAnsi="Tahoma" w:cs="Tahoma"/>
          <w:sz w:val="24"/>
          <w:szCs w:val="24"/>
          <w:rtl/>
          <w:rPrChange w:id="2800" w:author="רינת אביטל" w:date="2022-05-12T09:18:00Z">
            <w:rPr>
              <w:rFonts w:ascii="Arial" w:eastAsia="Arial" w:hAnsi="Arial" w:cs="Arial"/>
              <w:sz w:val="28"/>
              <w:szCs w:val="28"/>
              <w:rtl/>
            </w:rPr>
          </w:rPrChange>
        </w:rPr>
        <w:t>מאפשר לטעון את הנתונים מה</w:t>
      </w:r>
      <w:r w:rsidRPr="00103DCA">
        <w:rPr>
          <w:rFonts w:ascii="Tahoma" w:eastAsia="Calibri" w:hAnsi="Tahoma" w:cs="Tahoma"/>
          <w:sz w:val="24"/>
          <w:szCs w:val="24"/>
          <w:rPrChange w:id="2801" w:author="רינת אביטל" w:date="2022-05-12T09:18:00Z">
            <w:rPr>
              <w:rFonts w:ascii="Calibri" w:eastAsia="Calibri" w:hAnsi="Calibri" w:cs="Calibri"/>
              <w:sz w:val="28"/>
              <w:szCs w:val="28"/>
            </w:rPr>
          </w:rPrChange>
        </w:rPr>
        <w:t xml:space="preserve">DB </w:t>
      </w:r>
      <w:r w:rsidRPr="00103DCA">
        <w:rPr>
          <w:rFonts w:ascii="Tahoma" w:eastAsia="Calibri" w:hAnsi="Tahoma" w:cs="Tahoma"/>
          <w:sz w:val="24"/>
          <w:szCs w:val="24"/>
          <w:rtl/>
          <w:rPrChange w:id="2802" w:author="רינת אביטל" w:date="2022-05-12T09:18:00Z">
            <w:rPr>
              <w:rFonts w:ascii="Calibri" w:eastAsia="Calibri" w:hAnsi="Calibri" w:cs="Calibri"/>
              <w:sz w:val="28"/>
              <w:szCs w:val="28"/>
              <w:rtl/>
            </w:rPr>
          </w:rPrChange>
        </w:rPr>
        <w:t>-</w:t>
      </w:r>
      <w:r w:rsidRPr="00103DCA">
        <w:rPr>
          <w:rFonts w:ascii="Tahoma" w:eastAsia="Arial" w:hAnsi="Tahoma" w:cs="Tahoma"/>
          <w:sz w:val="24"/>
          <w:szCs w:val="24"/>
          <w:rtl/>
          <w:rPrChange w:id="2803" w:author="רינת אביטל" w:date="2022-05-12T09:18:00Z">
            <w:rPr>
              <w:rFonts w:ascii="Arial" w:eastAsia="Arial" w:hAnsi="Arial" w:cs="Arial"/>
              <w:sz w:val="28"/>
              <w:szCs w:val="28"/>
              <w:rtl/>
            </w:rPr>
          </w:rPrChange>
        </w:rPr>
        <w:t xml:space="preserve">ולעשות להם השמה בצורה ישירה ואוטומטית לתוך אובייקטים בקוד הממפים את מאגר הנתונים בצורה מידית. </w:t>
      </w:r>
    </w:p>
    <w:p w14:paraId="3FC91B24" w14:textId="10B0E4D5" w:rsidR="00E020BB" w:rsidRPr="00103DCA" w:rsidRDefault="00E020BB" w:rsidP="009352D8">
      <w:pPr>
        <w:pStyle w:val="a8"/>
        <w:numPr>
          <w:ilvl w:val="0"/>
          <w:numId w:val="41"/>
        </w:numPr>
        <w:bidi w:val="0"/>
        <w:spacing w:after="162" w:line="265" w:lineRule="auto"/>
        <w:ind w:right="418"/>
        <w:jc w:val="right"/>
        <w:rPr>
          <w:rFonts w:ascii="Tahoma" w:hAnsi="Tahoma" w:cs="Tahoma"/>
          <w:sz w:val="24"/>
          <w:szCs w:val="24"/>
          <w:rtl/>
          <w:rPrChange w:id="2804" w:author="רינת אביטל" w:date="2022-05-12T09:18:00Z">
            <w:rPr>
              <w:sz w:val="28"/>
              <w:szCs w:val="28"/>
              <w:rtl/>
            </w:rPr>
          </w:rPrChange>
        </w:rPr>
      </w:pPr>
      <w:r w:rsidRPr="00103DCA">
        <w:rPr>
          <w:rFonts w:ascii="Tahoma" w:eastAsia="Calibri" w:hAnsi="Tahoma" w:cs="Tahoma"/>
          <w:sz w:val="24"/>
          <w:szCs w:val="24"/>
          <w:rPrChange w:id="2805" w:author="רינת אביטל" w:date="2022-05-12T09:18:00Z">
            <w:rPr>
              <w:rFonts w:ascii="Calibri" w:eastAsia="Calibri" w:hAnsi="Calibri" w:cs="Calibri"/>
              <w:sz w:val="28"/>
              <w:szCs w:val="28"/>
            </w:rPr>
          </w:rPrChange>
        </w:rPr>
        <w:t>EntityFramework</w:t>
      </w:r>
      <w:r w:rsidR="000008B7" w:rsidRPr="00103DCA">
        <w:rPr>
          <w:rFonts w:ascii="Tahoma" w:eastAsia="Calibri" w:hAnsi="Tahoma" w:cs="Tahoma"/>
          <w:sz w:val="24"/>
          <w:szCs w:val="24"/>
          <w:rPrChange w:id="2806" w:author="רינת אביטל" w:date="2022-05-12T09:18:00Z">
            <w:rPr>
              <w:rFonts w:ascii="Calibri" w:eastAsia="Calibri" w:hAnsi="Calibri" w:cs="Calibri"/>
              <w:sz w:val="28"/>
              <w:szCs w:val="28"/>
            </w:rPr>
          </w:rPrChange>
        </w:rPr>
        <w:t xml:space="preserve"> </w:t>
      </w:r>
      <w:r w:rsidRPr="00103DCA">
        <w:rPr>
          <w:rFonts w:ascii="Tahoma" w:eastAsia="Calibri" w:hAnsi="Tahoma" w:cs="Tahoma"/>
          <w:sz w:val="24"/>
          <w:szCs w:val="24"/>
          <w:rPrChange w:id="2807" w:author="רינת אביטל" w:date="2022-05-12T09:18:00Z">
            <w:rPr>
              <w:rFonts w:ascii="Calibri" w:eastAsia="Calibri" w:hAnsi="Calibri" w:cs="Calibri"/>
              <w:sz w:val="28"/>
              <w:szCs w:val="28"/>
            </w:rPr>
          </w:rPrChange>
        </w:rPr>
        <w:t xml:space="preserve">- </w:t>
      </w:r>
      <w:r w:rsidRPr="00103DCA">
        <w:rPr>
          <w:rFonts w:ascii="Tahoma" w:eastAsia="Calibri" w:hAnsi="Tahoma" w:cs="Tahoma"/>
          <w:sz w:val="24"/>
          <w:szCs w:val="24"/>
          <w:rtl/>
          <w:rPrChange w:id="2808" w:author="רינת אביטל" w:date="2022-05-12T09:18:00Z">
            <w:rPr>
              <w:rFonts w:ascii="Calibri" w:eastAsia="Calibri" w:hAnsi="Calibri" w:cs="Calibri" w:hint="cs"/>
              <w:sz w:val="28"/>
              <w:szCs w:val="28"/>
              <w:rtl/>
            </w:rPr>
          </w:rPrChange>
        </w:rPr>
        <w:t>ה</w:t>
      </w:r>
    </w:p>
    <w:p w14:paraId="02CBFAFE" w14:textId="06731C60" w:rsidR="00F836FA" w:rsidRPr="00103DCA" w:rsidRDefault="00E020BB" w:rsidP="000008B7">
      <w:pPr>
        <w:spacing w:after="155" w:line="268" w:lineRule="auto"/>
        <w:ind w:right="11"/>
        <w:jc w:val="both"/>
        <w:rPr>
          <w:rFonts w:ascii="Tahoma" w:hAnsi="Tahoma" w:cs="Tahoma"/>
          <w:sz w:val="24"/>
          <w:szCs w:val="24"/>
          <w:rtl/>
          <w:rPrChange w:id="2809" w:author="רינת אביטל" w:date="2022-05-12T09:18:00Z">
            <w:rPr>
              <w:sz w:val="28"/>
              <w:szCs w:val="28"/>
              <w:rtl/>
            </w:rPr>
          </w:rPrChange>
        </w:rPr>
      </w:pPr>
      <w:r w:rsidRPr="00103DCA">
        <w:rPr>
          <w:rFonts w:ascii="Tahoma" w:hAnsi="Tahoma" w:cs="Tahoma"/>
          <w:sz w:val="24"/>
          <w:szCs w:val="24"/>
          <w:rtl/>
          <w:rPrChange w:id="2810" w:author="רינת אביטל" w:date="2022-05-12T09:18:00Z">
            <w:rPr>
              <w:rFonts w:hint="cs"/>
              <w:sz w:val="28"/>
              <w:szCs w:val="28"/>
              <w:rtl/>
            </w:rPr>
          </w:rPrChange>
        </w:rPr>
        <w:t>קורא נתונים מה</w:t>
      </w:r>
      <w:r w:rsidRPr="00103DCA">
        <w:rPr>
          <w:rFonts w:ascii="Tahoma" w:eastAsia="Calibri" w:hAnsi="Tahoma" w:cs="Tahoma"/>
          <w:sz w:val="24"/>
          <w:szCs w:val="24"/>
          <w:rPrChange w:id="2811" w:author="רינת אביטל" w:date="2022-05-12T09:18:00Z">
            <w:rPr>
              <w:rFonts w:ascii="Calibri" w:eastAsia="Calibri" w:hAnsi="Calibri" w:cs="Calibri"/>
              <w:sz w:val="28"/>
              <w:szCs w:val="28"/>
            </w:rPr>
          </w:rPrChange>
        </w:rPr>
        <w:t xml:space="preserve"> DataBase </w:t>
      </w:r>
      <w:r w:rsidRPr="00103DCA">
        <w:rPr>
          <w:rFonts w:ascii="Tahoma" w:hAnsi="Tahoma" w:cs="Tahoma"/>
          <w:sz w:val="24"/>
          <w:szCs w:val="24"/>
          <w:rtl/>
          <w:rPrChange w:id="2812" w:author="רינת אביטל" w:date="2022-05-12T09:18:00Z">
            <w:rPr>
              <w:rFonts w:hint="cs"/>
              <w:sz w:val="28"/>
              <w:szCs w:val="28"/>
              <w:rtl/>
            </w:rPr>
          </w:rPrChange>
        </w:rPr>
        <w:t xml:space="preserve">שנכתב בשפת </w:t>
      </w:r>
      <w:del w:id="2813" w:author="רינת אביטל" w:date="2022-05-12T12:58:00Z">
        <w:r w:rsidRPr="00103DCA" w:rsidDel="00A570A1">
          <w:rPr>
            <w:rFonts w:ascii="Tahoma" w:hAnsi="Tahoma" w:cs="Tahoma"/>
            <w:sz w:val="24"/>
            <w:szCs w:val="24"/>
            <w:rPrChange w:id="2814" w:author="רינת אביטל" w:date="2022-05-12T09:18:00Z">
              <w:rPr>
                <w:sz w:val="28"/>
                <w:szCs w:val="28"/>
              </w:rPr>
            </w:rPrChange>
          </w:rPr>
          <w:delText>mongo</w:delText>
        </w:r>
        <w:r w:rsidRPr="00103DCA" w:rsidDel="00A570A1">
          <w:rPr>
            <w:rFonts w:ascii="Tahoma" w:hAnsi="Tahoma" w:cs="Tahoma"/>
            <w:sz w:val="24"/>
            <w:szCs w:val="24"/>
            <w:rPrChange w:id="2815" w:author="רינת אביטל" w:date="2022-05-12T09:18:00Z">
              <w:rPr>
                <w:rFonts w:hint="cs"/>
                <w:sz w:val="28"/>
                <w:szCs w:val="28"/>
              </w:rPr>
            </w:rPrChange>
          </w:rPr>
          <w:delText>DB</w:delText>
        </w:r>
      </w:del>
      <w:ins w:id="2816" w:author="רינת אביטל" w:date="2022-05-12T12:58:00Z">
        <w:r w:rsidR="00A570A1">
          <w:rPr>
            <w:rFonts w:ascii="Tahoma" w:hAnsi="Tahoma" w:cs="Tahoma"/>
            <w:sz w:val="24"/>
            <w:szCs w:val="24"/>
          </w:rPr>
          <w:t>SQL</w:t>
        </w:r>
      </w:ins>
      <w:r w:rsidRPr="00103DCA">
        <w:rPr>
          <w:rFonts w:ascii="Tahoma" w:hAnsi="Tahoma" w:cs="Tahoma"/>
          <w:sz w:val="24"/>
          <w:szCs w:val="24"/>
          <w:rtl/>
          <w:rPrChange w:id="2817" w:author="רינת אביטל" w:date="2022-05-12T09:18:00Z">
            <w:rPr>
              <w:rFonts w:hint="cs"/>
              <w:sz w:val="28"/>
              <w:szCs w:val="28"/>
              <w:rtl/>
            </w:rPr>
          </w:rPrChange>
        </w:rPr>
        <w:t xml:space="preserve">. למסדר מתונים של </w:t>
      </w:r>
      <w:del w:id="2818" w:author="רינת אביטל" w:date="2022-05-12T12:58:00Z">
        <w:r w:rsidRPr="00103DCA" w:rsidDel="00A570A1">
          <w:rPr>
            <w:rFonts w:ascii="Tahoma" w:hAnsi="Tahoma" w:cs="Tahoma"/>
            <w:sz w:val="24"/>
            <w:szCs w:val="24"/>
            <w:rPrChange w:id="2819" w:author="רינת אביטל" w:date="2022-05-12T09:18:00Z">
              <w:rPr>
                <w:sz w:val="28"/>
                <w:szCs w:val="28"/>
              </w:rPr>
            </w:rPrChange>
          </w:rPr>
          <w:delText>mongo</w:delText>
        </w:r>
        <w:r w:rsidRPr="00103DCA" w:rsidDel="00A570A1">
          <w:rPr>
            <w:rFonts w:ascii="Tahoma" w:hAnsi="Tahoma" w:cs="Tahoma"/>
            <w:sz w:val="24"/>
            <w:szCs w:val="24"/>
            <w:rPrChange w:id="2820" w:author="רינת אביטל" w:date="2022-05-12T09:18:00Z">
              <w:rPr>
                <w:rFonts w:hint="cs"/>
                <w:sz w:val="28"/>
                <w:szCs w:val="28"/>
              </w:rPr>
            </w:rPrChange>
          </w:rPr>
          <w:delText>DB</w:delText>
        </w:r>
        <w:r w:rsidRPr="00103DCA" w:rsidDel="00A570A1">
          <w:rPr>
            <w:rFonts w:ascii="Tahoma" w:hAnsi="Tahoma" w:cs="Tahoma"/>
            <w:sz w:val="24"/>
            <w:szCs w:val="24"/>
            <w:rtl/>
            <w:rPrChange w:id="2821" w:author="רינת אביטל" w:date="2022-05-12T09:18:00Z">
              <w:rPr>
                <w:rFonts w:hint="cs"/>
                <w:sz w:val="28"/>
                <w:szCs w:val="28"/>
                <w:rtl/>
              </w:rPr>
            </w:rPrChange>
          </w:rPr>
          <w:delText xml:space="preserve"> </w:delText>
        </w:r>
      </w:del>
      <w:ins w:id="2822" w:author="רינת אביטל" w:date="2022-05-12T12:58:00Z">
        <w:r w:rsidR="00A570A1">
          <w:rPr>
            <w:rFonts w:ascii="Tahoma" w:hAnsi="Tahoma" w:cs="Tahoma"/>
            <w:sz w:val="24"/>
            <w:szCs w:val="24"/>
          </w:rPr>
          <w:t>SQL SERVER</w:t>
        </w:r>
        <w:r w:rsidR="00A570A1" w:rsidRPr="00103DCA">
          <w:rPr>
            <w:rFonts w:ascii="Tahoma" w:hAnsi="Tahoma" w:cs="Tahoma"/>
            <w:sz w:val="24"/>
            <w:szCs w:val="24"/>
            <w:rtl/>
            <w:rPrChange w:id="2823" w:author="רינת אביטל" w:date="2022-05-12T09:18:00Z">
              <w:rPr>
                <w:rFonts w:hint="cs"/>
                <w:sz w:val="28"/>
                <w:szCs w:val="28"/>
                <w:rtl/>
              </w:rPr>
            </w:rPrChange>
          </w:rPr>
          <w:t xml:space="preserve"> </w:t>
        </w:r>
      </w:ins>
      <w:r w:rsidR="008705D2" w:rsidRPr="00103DCA">
        <w:rPr>
          <w:rFonts w:ascii="Tahoma" w:hAnsi="Tahoma" w:cs="Tahoma"/>
          <w:sz w:val="24"/>
          <w:szCs w:val="24"/>
          <w:rtl/>
          <w:rPrChange w:id="2824" w:author="רינת אביטל" w:date="2022-05-12T09:18:00Z">
            <w:rPr>
              <w:rFonts w:hint="cs"/>
              <w:sz w:val="28"/>
              <w:szCs w:val="28"/>
              <w:rtl/>
            </w:rPr>
          </w:rPrChange>
        </w:rPr>
        <w:t xml:space="preserve">יש כלים נרחבים </w:t>
      </w:r>
      <w:r w:rsidR="008705D2" w:rsidRPr="00103DCA">
        <w:rPr>
          <w:rFonts w:ascii="Tahoma" w:eastAsia="Arial" w:hAnsi="Tahoma" w:cs="Tahoma"/>
          <w:sz w:val="24"/>
          <w:szCs w:val="24"/>
          <w:rtl/>
          <w:rPrChange w:id="2825" w:author="רינת אביטל" w:date="2022-05-12T09:18:00Z">
            <w:rPr>
              <w:rFonts w:ascii="Arial" w:eastAsia="Arial" w:hAnsi="Arial" w:cs="Arial"/>
              <w:sz w:val="28"/>
              <w:szCs w:val="28"/>
              <w:rtl/>
            </w:rPr>
          </w:rPrChange>
        </w:rPr>
        <w:t>לגיבוי כל המידע של המערכת ,כולל מערכת ההפעלה, חשבונות המשתמשים והרשאותיהם, הגדרות ההתקנים, תוכניות וכן של שאר הרכיבים המסופקים עם השרת ואובייקטי המשתמש</w:t>
      </w:r>
      <w:r w:rsidR="008705D2" w:rsidRPr="00103DCA">
        <w:rPr>
          <w:rFonts w:ascii="Tahoma" w:eastAsia="Calibri" w:hAnsi="Tahoma" w:cs="Tahoma"/>
          <w:sz w:val="24"/>
          <w:szCs w:val="24"/>
          <w:rtl/>
          <w:rPrChange w:id="2826" w:author="רינת אביטל" w:date="2022-05-12T09:18:00Z">
            <w:rPr>
              <w:rFonts w:ascii="Calibri" w:eastAsia="Calibri" w:hAnsi="Calibri" w:cs="Calibri"/>
              <w:sz w:val="28"/>
              <w:szCs w:val="28"/>
              <w:rtl/>
            </w:rPr>
          </w:rPrChange>
        </w:rPr>
        <w:t xml:space="preserve">. </w:t>
      </w:r>
    </w:p>
    <w:p w14:paraId="7F1416E5" w14:textId="40BF3FBC" w:rsidR="00F836FA" w:rsidRPr="00103DCA" w:rsidRDefault="00F836FA" w:rsidP="00F836FA">
      <w:pPr>
        <w:spacing w:after="0"/>
        <w:ind w:left="1"/>
        <w:rPr>
          <w:rFonts w:ascii="Tahoma" w:eastAsia="Calibri" w:hAnsi="Tahoma" w:cs="Tahoma"/>
          <w:i/>
          <w:iCs/>
          <w:color w:val="2E74B5"/>
          <w:sz w:val="18"/>
          <w:szCs w:val="18"/>
          <w:u w:val="single"/>
          <w:rtl/>
          <w:rPrChange w:id="2827" w:author="רינת אביטל" w:date="2022-05-12T09:18:00Z">
            <w:rPr>
              <w:rFonts w:ascii="Calibri" w:eastAsia="Calibri" w:hAnsi="Calibri" w:cs="Calibri"/>
              <w:i/>
              <w:iCs/>
              <w:color w:val="2E74B5"/>
              <w:sz w:val="20"/>
              <w:szCs w:val="20"/>
              <w:u w:val="single"/>
              <w:rtl/>
            </w:rPr>
          </w:rPrChange>
        </w:rPr>
      </w:pPr>
    </w:p>
    <w:p w14:paraId="29DE8F71" w14:textId="77777777" w:rsidR="00F836FA" w:rsidRPr="00103DCA" w:rsidRDefault="00F836FA" w:rsidP="00BC0E0C">
      <w:pPr>
        <w:spacing w:after="0" w:line="360" w:lineRule="auto"/>
        <w:ind w:left="1"/>
        <w:rPr>
          <w:rFonts w:ascii="Tahoma" w:eastAsia="Calibri" w:hAnsi="Tahoma" w:cs="Tahoma"/>
          <w:b/>
          <w:bCs/>
          <w:sz w:val="24"/>
          <w:szCs w:val="24"/>
          <w:rPrChange w:id="2828" w:author="רינת אביטל" w:date="2022-05-12T09:18:00Z">
            <w:rPr>
              <w:rFonts w:ascii="Calibri" w:eastAsia="Calibri" w:hAnsi="Calibri" w:cs="Calibri"/>
              <w:b/>
              <w:bCs/>
              <w:sz w:val="28"/>
              <w:szCs w:val="28"/>
            </w:rPr>
          </w:rPrChange>
        </w:rPr>
      </w:pPr>
      <w:r w:rsidRPr="00103DCA">
        <w:rPr>
          <w:rFonts w:ascii="Tahoma" w:eastAsia="Calibri" w:hAnsi="Tahoma" w:cs="Tahoma"/>
          <w:b/>
          <w:bCs/>
          <w:sz w:val="24"/>
          <w:szCs w:val="24"/>
          <w:rtl/>
          <w:rPrChange w:id="2829" w:author="רינת אביטל" w:date="2022-05-12T09:18:00Z">
            <w:rPr>
              <w:rFonts w:ascii="Calibri" w:eastAsia="Calibri" w:hAnsi="Calibri" w:cs="Calibri"/>
              <w:b/>
              <w:bCs/>
              <w:sz w:val="28"/>
              <w:szCs w:val="28"/>
              <w:rtl/>
            </w:rPr>
          </w:rPrChange>
        </w:rPr>
        <w:t xml:space="preserve">דוגמא לזרימת מידע במערכת  </w:t>
      </w:r>
    </w:p>
    <w:p w14:paraId="5A31B0CD" w14:textId="7D8DE1FF" w:rsidR="00F836FA" w:rsidRPr="00103DCA" w:rsidRDefault="00F836FA" w:rsidP="00F836FA">
      <w:pPr>
        <w:spacing w:after="162" w:line="265" w:lineRule="auto"/>
        <w:ind w:left="71" w:right="179" w:hanging="10"/>
        <w:rPr>
          <w:rFonts w:ascii="Tahoma" w:hAnsi="Tahoma" w:cs="Tahoma"/>
          <w:sz w:val="24"/>
          <w:szCs w:val="24"/>
          <w:rPrChange w:id="2830" w:author="רינת אביטל" w:date="2022-05-12T09:18:00Z">
            <w:rPr>
              <w:sz w:val="28"/>
              <w:szCs w:val="28"/>
            </w:rPr>
          </w:rPrChange>
        </w:rPr>
      </w:pPr>
      <w:r w:rsidRPr="00103DCA">
        <w:rPr>
          <w:rFonts w:ascii="Tahoma" w:eastAsia="Arial" w:hAnsi="Tahoma" w:cs="Tahoma"/>
          <w:sz w:val="24"/>
          <w:szCs w:val="24"/>
          <w:rtl/>
          <w:rPrChange w:id="2831" w:author="רינת אביטל" w:date="2022-05-12T09:18:00Z">
            <w:rPr>
              <w:rFonts w:ascii="Arial" w:eastAsia="Arial" w:hAnsi="Arial" w:cs="Arial"/>
              <w:sz w:val="28"/>
              <w:szCs w:val="28"/>
              <w:rtl/>
            </w:rPr>
          </w:rPrChange>
        </w:rPr>
        <w:t xml:space="preserve">שליפת כל </w:t>
      </w:r>
      <w:r w:rsidR="00BC0E0C" w:rsidRPr="00103DCA">
        <w:rPr>
          <w:rFonts w:ascii="Tahoma" w:eastAsia="Arial" w:hAnsi="Tahoma" w:cs="Tahoma"/>
          <w:sz w:val="24"/>
          <w:szCs w:val="24"/>
          <w:rtl/>
          <w:rPrChange w:id="2832" w:author="רינת אביטל" w:date="2022-05-12T09:18:00Z">
            <w:rPr>
              <w:rFonts w:ascii="Arial" w:eastAsia="Arial" w:hAnsi="Arial" w:cs="Arial" w:hint="cs"/>
              <w:sz w:val="28"/>
              <w:szCs w:val="28"/>
              <w:rtl/>
            </w:rPr>
          </w:rPrChange>
        </w:rPr>
        <w:t>המשתמשים:</w:t>
      </w:r>
      <w:r w:rsidRPr="00103DCA">
        <w:rPr>
          <w:rFonts w:ascii="Tahoma" w:eastAsia="Arial" w:hAnsi="Tahoma" w:cs="Tahoma"/>
          <w:sz w:val="24"/>
          <w:szCs w:val="24"/>
          <w:rtl/>
          <w:rPrChange w:id="2833" w:author="רינת אביטל" w:date="2022-05-12T09:18:00Z">
            <w:rPr>
              <w:rFonts w:ascii="Arial" w:eastAsia="Arial" w:hAnsi="Arial" w:cs="Arial"/>
              <w:sz w:val="28"/>
              <w:szCs w:val="28"/>
              <w:rtl/>
            </w:rPr>
          </w:rPrChange>
        </w:rPr>
        <w:t xml:space="preserve"> </w:t>
      </w:r>
    </w:p>
    <w:p w14:paraId="3F587EA4" w14:textId="22674B0B" w:rsidR="00F836FA" w:rsidRPr="00103DCA" w:rsidRDefault="00F836FA" w:rsidP="00F836FA">
      <w:pPr>
        <w:spacing w:after="203" w:line="265" w:lineRule="auto"/>
        <w:ind w:left="71" w:right="179" w:hanging="10"/>
        <w:rPr>
          <w:rFonts w:ascii="Tahoma" w:hAnsi="Tahoma" w:cs="Tahoma"/>
          <w:sz w:val="24"/>
          <w:szCs w:val="24"/>
          <w:rPrChange w:id="2834" w:author="רינת אביטל" w:date="2022-05-12T09:18:00Z">
            <w:rPr>
              <w:sz w:val="28"/>
              <w:szCs w:val="28"/>
            </w:rPr>
          </w:rPrChange>
        </w:rPr>
      </w:pPr>
      <w:r w:rsidRPr="00103DCA">
        <w:rPr>
          <w:rFonts w:ascii="Tahoma" w:eastAsia="Arial" w:hAnsi="Tahoma" w:cs="Tahoma"/>
          <w:sz w:val="24"/>
          <w:szCs w:val="24"/>
          <w:rtl/>
          <w:rPrChange w:id="2835" w:author="רינת אביטל" w:date="2022-05-12T09:18:00Z">
            <w:rPr>
              <w:rFonts w:ascii="Arial" w:eastAsia="Arial" w:hAnsi="Arial" w:cs="Arial"/>
              <w:sz w:val="28"/>
              <w:szCs w:val="28"/>
              <w:rtl/>
            </w:rPr>
          </w:rPrChange>
        </w:rPr>
        <w:t xml:space="preserve">ברצוננו לקבל את כל </w:t>
      </w:r>
      <w:r w:rsidR="00BC0E0C" w:rsidRPr="00103DCA">
        <w:rPr>
          <w:rFonts w:ascii="Tahoma" w:eastAsia="Arial" w:hAnsi="Tahoma" w:cs="Tahoma"/>
          <w:sz w:val="24"/>
          <w:szCs w:val="24"/>
          <w:rtl/>
          <w:rPrChange w:id="2836" w:author="רינת אביטל" w:date="2022-05-12T09:18:00Z">
            <w:rPr>
              <w:rFonts w:ascii="Arial" w:eastAsia="Arial" w:hAnsi="Arial" w:cs="Arial" w:hint="cs"/>
              <w:sz w:val="28"/>
              <w:szCs w:val="28"/>
              <w:rtl/>
            </w:rPr>
          </w:rPrChange>
        </w:rPr>
        <w:t>המשתמשים הקיימים במערכת</w:t>
      </w:r>
      <w:r w:rsidRPr="00103DCA">
        <w:rPr>
          <w:rFonts w:ascii="Tahoma" w:eastAsia="Arial" w:hAnsi="Tahoma" w:cs="Tahoma"/>
          <w:sz w:val="24"/>
          <w:szCs w:val="24"/>
          <w:rtl/>
          <w:rPrChange w:id="2837" w:author="רינת אביטל" w:date="2022-05-12T09:18:00Z">
            <w:rPr>
              <w:rFonts w:ascii="Arial" w:eastAsia="Arial" w:hAnsi="Arial" w:cs="Arial"/>
              <w:sz w:val="28"/>
              <w:szCs w:val="28"/>
              <w:rtl/>
            </w:rPr>
          </w:rPrChange>
        </w:rPr>
        <w:t xml:space="preserve"> מה</w:t>
      </w:r>
      <w:r w:rsidR="00BC0E0C" w:rsidRPr="00103DCA">
        <w:rPr>
          <w:rFonts w:ascii="Tahoma" w:eastAsia="Arial" w:hAnsi="Tahoma" w:cs="Tahoma"/>
          <w:sz w:val="24"/>
          <w:szCs w:val="24"/>
          <w:rtl/>
          <w:rPrChange w:id="2838" w:author="רינת אביטל" w:date="2022-05-12T09:18:00Z">
            <w:rPr>
              <w:rFonts w:ascii="Arial" w:eastAsia="Arial" w:hAnsi="Arial" w:cs="Arial" w:hint="cs"/>
              <w:sz w:val="28"/>
              <w:szCs w:val="28"/>
              <w:rtl/>
            </w:rPr>
          </w:rPrChange>
        </w:rPr>
        <w:t xml:space="preserve"> - </w:t>
      </w:r>
      <w:r w:rsidRPr="00103DCA">
        <w:rPr>
          <w:rFonts w:ascii="Tahoma" w:eastAsia="Calibri" w:hAnsi="Tahoma" w:cs="Tahoma"/>
          <w:sz w:val="24"/>
          <w:szCs w:val="24"/>
          <w:rPrChange w:id="2839" w:author="רינת אביטל" w:date="2022-05-12T09:18:00Z">
            <w:rPr>
              <w:rFonts w:ascii="Calibri" w:eastAsia="Calibri" w:hAnsi="Calibri" w:cs="Calibri"/>
              <w:sz w:val="28"/>
              <w:szCs w:val="28"/>
            </w:rPr>
          </w:rPrChange>
        </w:rPr>
        <w:t>DB</w:t>
      </w:r>
      <w:r w:rsidRPr="00103DCA">
        <w:rPr>
          <w:rFonts w:ascii="Tahoma" w:eastAsia="Arial" w:hAnsi="Tahoma" w:cs="Tahoma"/>
          <w:sz w:val="24"/>
          <w:szCs w:val="24"/>
          <w:rtl/>
          <w:rPrChange w:id="2840" w:author="רינת אביטל" w:date="2022-05-12T09:18:00Z">
            <w:rPr>
              <w:rFonts w:ascii="Arial" w:eastAsia="Arial" w:hAnsi="Arial" w:cs="Arial"/>
              <w:sz w:val="28"/>
              <w:szCs w:val="28"/>
              <w:rtl/>
            </w:rPr>
          </w:rPrChange>
        </w:rPr>
        <w:t xml:space="preserve"> ולכן יתבצעו השלבים הנ"ל:  </w:t>
      </w:r>
    </w:p>
    <w:p w14:paraId="40FF2F12" w14:textId="6B25B09E" w:rsidR="00F836FA" w:rsidRPr="00103DCA" w:rsidRDefault="00BC0E0C" w:rsidP="00377256">
      <w:pPr>
        <w:numPr>
          <w:ilvl w:val="0"/>
          <w:numId w:val="25"/>
        </w:numPr>
        <w:spacing w:after="19" w:line="276" w:lineRule="auto"/>
        <w:ind w:right="416" w:hanging="357"/>
        <w:rPr>
          <w:rFonts w:ascii="Tahoma" w:hAnsi="Tahoma" w:cs="Tahoma"/>
          <w:sz w:val="24"/>
          <w:szCs w:val="24"/>
          <w:rPrChange w:id="2841" w:author="רינת אביטל" w:date="2022-05-12T09:18:00Z">
            <w:rPr>
              <w:sz w:val="28"/>
              <w:szCs w:val="28"/>
            </w:rPr>
          </w:rPrChange>
        </w:rPr>
      </w:pPr>
      <w:r w:rsidRPr="00103DCA">
        <w:rPr>
          <w:rFonts w:ascii="Tahoma" w:hAnsi="Tahoma" w:cs="Tahoma"/>
          <w:sz w:val="24"/>
          <w:szCs w:val="24"/>
          <w:rtl/>
          <w:rPrChange w:id="2842" w:author="רינת אביטל" w:date="2022-05-12T09:18:00Z">
            <w:rPr>
              <w:rFonts w:hint="cs"/>
              <w:sz w:val="28"/>
              <w:szCs w:val="28"/>
              <w:rtl/>
            </w:rPr>
          </w:rPrChange>
        </w:rPr>
        <w:t>בכניסה בתור מנהל תהיה אפשרות לראות את כל המשתמשים הקיימים במערכת. הוא ילחץ על כפתור הצג משתמשים בתצוגה (ב-</w:t>
      </w:r>
      <w:r w:rsidRPr="00103DCA">
        <w:rPr>
          <w:rFonts w:ascii="Tahoma" w:hAnsi="Tahoma" w:cs="Tahoma"/>
          <w:sz w:val="24"/>
          <w:szCs w:val="24"/>
          <w:rPrChange w:id="2843" w:author="רינת אביטל" w:date="2022-05-12T09:18:00Z">
            <w:rPr>
              <w:sz w:val="28"/>
              <w:szCs w:val="28"/>
            </w:rPr>
          </w:rPrChange>
        </w:rPr>
        <w:t>html</w:t>
      </w:r>
      <w:r w:rsidRPr="00103DCA">
        <w:rPr>
          <w:rFonts w:ascii="Tahoma" w:hAnsi="Tahoma" w:cs="Tahoma"/>
          <w:sz w:val="24"/>
          <w:szCs w:val="24"/>
          <w:rtl/>
          <w:rPrChange w:id="2844" w:author="רינת אביטל" w:date="2022-05-12T09:18:00Z">
            <w:rPr>
              <w:rFonts w:hint="cs"/>
              <w:sz w:val="28"/>
              <w:szCs w:val="28"/>
              <w:rtl/>
            </w:rPr>
          </w:rPrChange>
        </w:rPr>
        <w:t xml:space="preserve">) ובקשתו תפנה ל- </w:t>
      </w:r>
      <w:r w:rsidRPr="00103DCA">
        <w:rPr>
          <w:rFonts w:ascii="Tahoma" w:eastAsia="Calibri" w:hAnsi="Tahoma" w:cs="Tahoma"/>
          <w:sz w:val="24"/>
          <w:szCs w:val="24"/>
          <w:rPrChange w:id="2845" w:author="רינת אביטל" w:date="2022-05-12T09:18:00Z">
            <w:rPr>
              <w:rFonts w:ascii="Calibri" w:eastAsia="Calibri" w:hAnsi="Calibri" w:cs="Calibri"/>
              <w:sz w:val="28"/>
              <w:szCs w:val="28"/>
            </w:rPr>
          </w:rPrChange>
        </w:rPr>
        <w:t>TypeScript</w:t>
      </w:r>
      <w:r w:rsidRPr="00103DCA">
        <w:rPr>
          <w:rFonts w:ascii="Tahoma" w:hAnsi="Tahoma" w:cs="Tahoma"/>
          <w:sz w:val="24"/>
          <w:szCs w:val="24"/>
          <w:rtl/>
          <w:rPrChange w:id="2846" w:author="רינת אביטל" w:date="2022-05-12T09:18:00Z">
            <w:rPr>
              <w:rFonts w:hint="cs"/>
              <w:sz w:val="28"/>
              <w:szCs w:val="28"/>
              <w:rtl/>
            </w:rPr>
          </w:rPrChange>
        </w:rPr>
        <w:t>.</w:t>
      </w:r>
    </w:p>
    <w:p w14:paraId="18BDA90C" w14:textId="58EAF039" w:rsidR="00F836FA" w:rsidRPr="00103DCA" w:rsidRDefault="00BC0E0C" w:rsidP="00377256">
      <w:pPr>
        <w:numPr>
          <w:ilvl w:val="0"/>
          <w:numId w:val="25"/>
        </w:numPr>
        <w:spacing w:after="19" w:line="276" w:lineRule="auto"/>
        <w:ind w:right="416" w:hanging="357"/>
        <w:rPr>
          <w:rFonts w:ascii="Tahoma" w:hAnsi="Tahoma" w:cs="Tahoma"/>
          <w:sz w:val="24"/>
          <w:szCs w:val="24"/>
          <w:rPrChange w:id="2847" w:author="רינת אביטל" w:date="2022-05-12T09:18:00Z">
            <w:rPr>
              <w:sz w:val="28"/>
              <w:szCs w:val="28"/>
            </w:rPr>
          </w:rPrChange>
        </w:rPr>
      </w:pPr>
      <w:r w:rsidRPr="00103DCA">
        <w:rPr>
          <w:rFonts w:ascii="Tahoma" w:hAnsi="Tahoma" w:cs="Tahoma"/>
          <w:sz w:val="24"/>
          <w:szCs w:val="24"/>
          <w:rtl/>
          <w:rPrChange w:id="2848" w:author="רינת אביטל" w:date="2022-05-12T09:18:00Z">
            <w:rPr>
              <w:rFonts w:hint="cs"/>
              <w:sz w:val="28"/>
              <w:szCs w:val="28"/>
              <w:rtl/>
            </w:rPr>
          </w:rPrChange>
        </w:rPr>
        <w:t xml:space="preserve">תתבצע קריאה לפונקציה </w:t>
      </w:r>
      <w:r w:rsidR="002D143B" w:rsidRPr="00103DCA">
        <w:rPr>
          <w:rFonts w:ascii="Tahoma" w:hAnsi="Tahoma" w:cs="Tahoma"/>
          <w:sz w:val="24"/>
          <w:szCs w:val="24"/>
          <w:rPrChange w:id="2849" w:author="רינת אביטל" w:date="2022-05-12T09:18:00Z">
            <w:rPr>
              <w:sz w:val="28"/>
              <w:szCs w:val="28"/>
            </w:rPr>
          </w:rPrChange>
        </w:rPr>
        <w:t>ShowUsers</w:t>
      </w:r>
      <w:r w:rsidR="002D143B" w:rsidRPr="00103DCA">
        <w:rPr>
          <w:rFonts w:ascii="Tahoma" w:hAnsi="Tahoma" w:cs="Tahoma"/>
          <w:sz w:val="24"/>
          <w:szCs w:val="24"/>
          <w:rtl/>
          <w:rPrChange w:id="2850" w:author="רינת אביטל" w:date="2022-05-12T09:18:00Z">
            <w:rPr>
              <w:rFonts w:hint="cs"/>
              <w:sz w:val="28"/>
              <w:szCs w:val="28"/>
              <w:rtl/>
            </w:rPr>
          </w:rPrChange>
        </w:rPr>
        <w:t xml:space="preserve"> </w:t>
      </w:r>
      <w:r w:rsidRPr="00103DCA">
        <w:rPr>
          <w:rFonts w:ascii="Tahoma" w:hAnsi="Tahoma" w:cs="Tahoma"/>
          <w:sz w:val="24"/>
          <w:szCs w:val="24"/>
          <w:rtl/>
          <w:rPrChange w:id="2851" w:author="רינת אביטל" w:date="2022-05-12T09:18:00Z">
            <w:rPr>
              <w:rFonts w:hint="cs"/>
              <w:sz w:val="28"/>
              <w:szCs w:val="28"/>
              <w:rtl/>
            </w:rPr>
          </w:rPrChange>
        </w:rPr>
        <w:t xml:space="preserve">ב- </w:t>
      </w:r>
      <w:r w:rsidRPr="00103DCA">
        <w:rPr>
          <w:rFonts w:ascii="Tahoma" w:eastAsia="Calibri" w:hAnsi="Tahoma" w:cs="Tahoma"/>
          <w:sz w:val="24"/>
          <w:szCs w:val="24"/>
          <w:rPrChange w:id="2852" w:author="רינת אביטל" w:date="2022-05-12T09:18:00Z">
            <w:rPr>
              <w:rFonts w:ascii="Calibri" w:eastAsia="Calibri" w:hAnsi="Calibri" w:cs="Calibri"/>
              <w:sz w:val="28"/>
              <w:szCs w:val="28"/>
            </w:rPr>
          </w:rPrChange>
        </w:rPr>
        <w:t>TypeScript</w:t>
      </w:r>
      <w:r w:rsidRPr="00103DCA">
        <w:rPr>
          <w:rFonts w:ascii="Tahoma" w:eastAsia="Calibri" w:hAnsi="Tahoma" w:cs="Tahoma"/>
          <w:sz w:val="24"/>
          <w:szCs w:val="24"/>
          <w:rtl/>
          <w:rPrChange w:id="2853" w:author="רינת אביטל" w:date="2022-05-12T09:18:00Z">
            <w:rPr>
              <w:rFonts w:ascii="Calibri" w:eastAsia="Calibri" w:hAnsi="Calibri" w:cs="Calibri" w:hint="cs"/>
              <w:sz w:val="28"/>
              <w:szCs w:val="28"/>
              <w:rtl/>
            </w:rPr>
          </w:rPrChange>
        </w:rPr>
        <w:t xml:space="preserve"> אשר תפנה לשרת </w:t>
      </w:r>
      <w:r w:rsidRPr="00103DCA">
        <w:rPr>
          <w:rFonts w:ascii="Tahoma" w:eastAsia="Calibri" w:hAnsi="Tahoma" w:cs="Tahoma"/>
          <w:sz w:val="24"/>
          <w:szCs w:val="24"/>
          <w:rPrChange w:id="2854" w:author="רינת אביטל" w:date="2022-05-12T09:18:00Z">
            <w:rPr>
              <w:rFonts w:ascii="Calibri" w:eastAsia="Calibri" w:hAnsi="Calibri" w:cs="Calibri"/>
              <w:sz w:val="28"/>
              <w:szCs w:val="28"/>
            </w:rPr>
          </w:rPrChange>
        </w:rPr>
        <w:t>url</w:t>
      </w:r>
      <w:r w:rsidRPr="00103DCA">
        <w:rPr>
          <w:rFonts w:ascii="Tahoma" w:eastAsia="Calibri" w:hAnsi="Tahoma" w:cs="Tahoma"/>
          <w:sz w:val="24"/>
          <w:szCs w:val="24"/>
          <w:rtl/>
          <w:rPrChange w:id="2855" w:author="רינת אביטל" w:date="2022-05-12T09:18:00Z">
            <w:rPr>
              <w:rFonts w:ascii="Calibri" w:eastAsia="Calibri" w:hAnsi="Calibri" w:cs="Calibri" w:hint="cs"/>
              <w:sz w:val="28"/>
              <w:szCs w:val="28"/>
              <w:rtl/>
            </w:rPr>
          </w:rPrChange>
        </w:rPr>
        <w:t xml:space="preserve"> ותתבצע בקשת </w:t>
      </w:r>
      <w:r w:rsidRPr="00103DCA">
        <w:rPr>
          <w:rFonts w:ascii="Tahoma" w:eastAsia="Calibri" w:hAnsi="Tahoma" w:cs="Tahoma"/>
          <w:sz w:val="24"/>
          <w:szCs w:val="24"/>
          <w:rPrChange w:id="2856" w:author="רינת אביטל" w:date="2022-05-12T09:18:00Z">
            <w:rPr>
              <w:rFonts w:ascii="Calibri" w:eastAsia="Calibri" w:hAnsi="Calibri" w:cs="Calibri"/>
              <w:sz w:val="28"/>
              <w:szCs w:val="28"/>
            </w:rPr>
          </w:rPrChange>
        </w:rPr>
        <w:t>services</w:t>
      </w:r>
      <w:r w:rsidRPr="00103DCA">
        <w:rPr>
          <w:rFonts w:ascii="Tahoma" w:hAnsi="Tahoma" w:cs="Tahoma"/>
          <w:sz w:val="24"/>
          <w:szCs w:val="24"/>
          <w:rtl/>
          <w:rPrChange w:id="2857" w:author="רינת אביטל" w:date="2022-05-12T09:18:00Z">
            <w:rPr>
              <w:rFonts w:hint="cs"/>
              <w:sz w:val="28"/>
              <w:szCs w:val="28"/>
              <w:rtl/>
            </w:rPr>
          </w:rPrChange>
        </w:rPr>
        <w:t>.</w:t>
      </w:r>
    </w:p>
    <w:p w14:paraId="3F0AED3A" w14:textId="77777777" w:rsidR="00F836FA" w:rsidRPr="00103DCA" w:rsidRDefault="00F836FA" w:rsidP="00377256">
      <w:pPr>
        <w:numPr>
          <w:ilvl w:val="0"/>
          <w:numId w:val="25"/>
        </w:numPr>
        <w:spacing w:after="107" w:line="276" w:lineRule="auto"/>
        <w:ind w:right="416" w:hanging="357"/>
        <w:rPr>
          <w:rFonts w:ascii="Tahoma" w:hAnsi="Tahoma" w:cs="Tahoma"/>
          <w:sz w:val="24"/>
          <w:szCs w:val="24"/>
          <w:rPrChange w:id="2858" w:author="רינת אביטל" w:date="2022-05-12T09:18:00Z">
            <w:rPr>
              <w:sz w:val="28"/>
              <w:szCs w:val="28"/>
            </w:rPr>
          </w:rPrChange>
        </w:rPr>
      </w:pPr>
      <w:r w:rsidRPr="00103DCA">
        <w:rPr>
          <w:rFonts w:ascii="Tahoma" w:eastAsia="Arial" w:hAnsi="Tahoma" w:cs="Tahoma"/>
          <w:sz w:val="24"/>
          <w:szCs w:val="24"/>
          <w:rtl/>
          <w:rPrChange w:id="2859" w:author="רינת אביטל" w:date="2022-05-12T09:18:00Z">
            <w:rPr>
              <w:rFonts w:ascii="Arial" w:eastAsia="Arial" w:hAnsi="Arial" w:cs="Arial"/>
              <w:sz w:val="28"/>
              <w:szCs w:val="28"/>
              <w:rtl/>
            </w:rPr>
          </w:rPrChange>
        </w:rPr>
        <w:t xml:space="preserve">השרת מקבל את הבקשה ומנווט ל </w:t>
      </w:r>
      <w:r w:rsidRPr="00103DCA">
        <w:rPr>
          <w:rFonts w:ascii="Tahoma" w:eastAsia="Calibri" w:hAnsi="Tahoma" w:cs="Tahoma"/>
          <w:sz w:val="24"/>
          <w:szCs w:val="24"/>
          <w:rPrChange w:id="2860" w:author="רינת אביטל" w:date="2022-05-12T09:18:00Z">
            <w:rPr>
              <w:rFonts w:ascii="Calibri" w:eastAsia="Calibri" w:hAnsi="Calibri" w:cs="Calibri"/>
              <w:sz w:val="28"/>
              <w:szCs w:val="28"/>
            </w:rPr>
          </w:rPrChange>
        </w:rPr>
        <w:t>Controller</w:t>
      </w:r>
      <w:r w:rsidRPr="00103DCA">
        <w:rPr>
          <w:rFonts w:ascii="Tahoma" w:eastAsia="Arial" w:hAnsi="Tahoma" w:cs="Tahoma"/>
          <w:sz w:val="24"/>
          <w:szCs w:val="24"/>
          <w:rtl/>
          <w:rPrChange w:id="2861" w:author="רינת אביטל" w:date="2022-05-12T09:18:00Z">
            <w:rPr>
              <w:rFonts w:ascii="Arial" w:eastAsia="Arial" w:hAnsi="Arial" w:cs="Arial"/>
              <w:sz w:val="28"/>
              <w:szCs w:val="28"/>
              <w:rtl/>
            </w:rPr>
          </w:rPrChange>
        </w:rPr>
        <w:t xml:space="preserve"> שנמצא ב</w:t>
      </w:r>
      <w:r w:rsidRPr="00103DCA">
        <w:rPr>
          <w:rFonts w:ascii="Tahoma" w:eastAsia="Calibri" w:hAnsi="Tahoma" w:cs="Tahoma"/>
          <w:sz w:val="24"/>
          <w:szCs w:val="24"/>
          <w:rPrChange w:id="2862" w:author="רינת אביטל" w:date="2022-05-12T09:18:00Z">
            <w:rPr>
              <w:rFonts w:ascii="Calibri" w:eastAsia="Calibri" w:hAnsi="Calibri" w:cs="Calibri"/>
              <w:sz w:val="28"/>
              <w:szCs w:val="28"/>
            </w:rPr>
          </w:rPrChange>
        </w:rPr>
        <w:t>API</w:t>
      </w:r>
      <w:r w:rsidRPr="00103DCA">
        <w:rPr>
          <w:rFonts w:ascii="Tahoma" w:eastAsia="Arial" w:hAnsi="Tahoma" w:cs="Tahoma"/>
          <w:sz w:val="24"/>
          <w:szCs w:val="24"/>
          <w:rtl/>
          <w:rPrChange w:id="2863" w:author="רינת אביטל" w:date="2022-05-12T09:18:00Z">
            <w:rPr>
              <w:rFonts w:ascii="Arial" w:eastAsia="Arial" w:hAnsi="Arial" w:cs="Arial"/>
              <w:sz w:val="28"/>
              <w:szCs w:val="28"/>
              <w:rtl/>
            </w:rPr>
          </w:rPrChange>
        </w:rPr>
        <w:t>.</w:t>
      </w:r>
      <w:r w:rsidRPr="00103DCA">
        <w:rPr>
          <w:rFonts w:ascii="Tahoma" w:eastAsia="Calibri" w:hAnsi="Tahoma" w:cs="Tahoma"/>
          <w:sz w:val="24"/>
          <w:szCs w:val="24"/>
          <w:rtl/>
          <w:rPrChange w:id="2864" w:author="רינת אביטל" w:date="2022-05-12T09:18:00Z">
            <w:rPr>
              <w:rFonts w:ascii="Calibri" w:eastAsia="Calibri" w:hAnsi="Calibri" w:cs="Calibri"/>
              <w:sz w:val="28"/>
              <w:szCs w:val="28"/>
              <w:rtl/>
            </w:rPr>
          </w:rPrChange>
        </w:rPr>
        <w:t xml:space="preserve"> </w:t>
      </w:r>
    </w:p>
    <w:p w14:paraId="52559E98" w14:textId="77777777" w:rsidR="00F81BB4" w:rsidRPr="00103DCA" w:rsidRDefault="00F836FA" w:rsidP="00377256">
      <w:pPr>
        <w:numPr>
          <w:ilvl w:val="0"/>
          <w:numId w:val="25"/>
        </w:numPr>
        <w:spacing w:after="4" w:line="276" w:lineRule="auto"/>
        <w:ind w:right="416" w:hanging="357"/>
        <w:rPr>
          <w:rFonts w:ascii="Tahoma" w:hAnsi="Tahoma" w:cs="Tahoma"/>
          <w:sz w:val="24"/>
          <w:szCs w:val="24"/>
          <w:rPrChange w:id="2865" w:author="רינת אביטל" w:date="2022-05-12T09:18:00Z">
            <w:rPr>
              <w:sz w:val="28"/>
              <w:szCs w:val="28"/>
            </w:rPr>
          </w:rPrChange>
        </w:rPr>
      </w:pPr>
      <w:r w:rsidRPr="00103DCA">
        <w:rPr>
          <w:rFonts w:ascii="Tahoma" w:eastAsia="Arial" w:hAnsi="Tahoma" w:cs="Tahoma"/>
          <w:sz w:val="24"/>
          <w:szCs w:val="24"/>
          <w:rtl/>
          <w:rPrChange w:id="2866" w:author="רינת אביטל" w:date="2022-05-12T09:18:00Z">
            <w:rPr>
              <w:rFonts w:ascii="Arial" w:eastAsia="Arial" w:hAnsi="Arial" w:cs="Arial"/>
              <w:sz w:val="28"/>
              <w:szCs w:val="28"/>
              <w:rtl/>
            </w:rPr>
          </w:rPrChange>
        </w:rPr>
        <w:t>ה</w:t>
      </w:r>
      <w:r w:rsidRPr="00103DCA">
        <w:rPr>
          <w:rFonts w:ascii="Tahoma" w:eastAsia="Calibri" w:hAnsi="Tahoma" w:cs="Tahoma"/>
          <w:sz w:val="24"/>
          <w:szCs w:val="24"/>
          <w:rPrChange w:id="2867" w:author="רינת אביטל" w:date="2022-05-12T09:18:00Z">
            <w:rPr>
              <w:rFonts w:ascii="Calibri" w:eastAsia="Calibri" w:hAnsi="Calibri" w:cs="Calibri"/>
              <w:sz w:val="28"/>
              <w:szCs w:val="28"/>
            </w:rPr>
          </w:rPrChange>
        </w:rPr>
        <w:t>Controller</w:t>
      </w:r>
      <w:r w:rsidRPr="00103DCA">
        <w:rPr>
          <w:rFonts w:ascii="Tahoma" w:eastAsia="Arial" w:hAnsi="Tahoma" w:cs="Tahoma"/>
          <w:sz w:val="24"/>
          <w:szCs w:val="24"/>
          <w:rtl/>
          <w:rPrChange w:id="2868" w:author="רינת אביטל" w:date="2022-05-12T09:18:00Z">
            <w:rPr>
              <w:rFonts w:ascii="Arial" w:eastAsia="Arial" w:hAnsi="Arial" w:cs="Arial"/>
              <w:sz w:val="28"/>
              <w:szCs w:val="28"/>
              <w:rtl/>
            </w:rPr>
          </w:rPrChange>
        </w:rPr>
        <w:t xml:space="preserve"> יזמן את הפונקציה </w:t>
      </w:r>
      <w:r w:rsidR="002D143B" w:rsidRPr="00103DCA">
        <w:rPr>
          <w:rFonts w:ascii="Tahoma" w:hAnsi="Tahoma" w:cs="Tahoma"/>
          <w:color w:val="000000"/>
          <w:sz w:val="24"/>
          <w:szCs w:val="24"/>
          <w:rPrChange w:id="2869" w:author="רינת אביטל" w:date="2022-05-12T09:18:00Z">
            <w:rPr>
              <w:rFonts w:ascii="Consolas" w:hAnsi="Consolas" w:cs="Consolas"/>
              <w:color w:val="000000"/>
              <w:sz w:val="28"/>
              <w:szCs w:val="28"/>
            </w:rPr>
          </w:rPrChange>
        </w:rPr>
        <w:t>GetUsers</w:t>
      </w:r>
      <w:r w:rsidR="002D143B" w:rsidRPr="00103DCA">
        <w:rPr>
          <w:rFonts w:ascii="Tahoma" w:eastAsia="Arial" w:hAnsi="Tahoma" w:cs="Tahoma"/>
          <w:sz w:val="24"/>
          <w:szCs w:val="24"/>
          <w:rtl/>
          <w:rPrChange w:id="2870" w:author="רינת אביטל" w:date="2022-05-12T09:18:00Z">
            <w:rPr>
              <w:rFonts w:ascii="Arial" w:eastAsia="Arial" w:hAnsi="Arial" w:cs="Arial"/>
              <w:sz w:val="28"/>
              <w:szCs w:val="28"/>
              <w:rtl/>
            </w:rPr>
          </w:rPrChange>
        </w:rPr>
        <w:t xml:space="preserve"> </w:t>
      </w:r>
      <w:r w:rsidRPr="00103DCA">
        <w:rPr>
          <w:rFonts w:ascii="Tahoma" w:eastAsia="Arial" w:hAnsi="Tahoma" w:cs="Tahoma"/>
          <w:sz w:val="24"/>
          <w:szCs w:val="24"/>
          <w:rtl/>
          <w:rPrChange w:id="2871" w:author="רינת אביטל" w:date="2022-05-12T09:18:00Z">
            <w:rPr>
              <w:rFonts w:ascii="Arial" w:eastAsia="Arial" w:hAnsi="Arial" w:cs="Arial"/>
              <w:sz w:val="28"/>
              <w:szCs w:val="28"/>
              <w:rtl/>
            </w:rPr>
          </w:rPrChange>
        </w:rPr>
        <w:t>שנמצאת</w:t>
      </w:r>
      <w:r w:rsidR="002D143B" w:rsidRPr="00103DCA">
        <w:rPr>
          <w:rFonts w:ascii="Tahoma" w:eastAsia="Arial" w:hAnsi="Tahoma" w:cs="Tahoma"/>
          <w:sz w:val="24"/>
          <w:szCs w:val="24"/>
          <w:rtl/>
          <w:rPrChange w:id="2872" w:author="רינת אביטל" w:date="2022-05-12T09:18:00Z">
            <w:rPr>
              <w:rFonts w:ascii="Arial" w:eastAsia="Arial" w:hAnsi="Arial" w:cs="Arial" w:hint="cs"/>
              <w:sz w:val="28"/>
              <w:szCs w:val="28"/>
              <w:rtl/>
            </w:rPr>
          </w:rPrChange>
        </w:rPr>
        <w:t xml:space="preserve"> ב- </w:t>
      </w:r>
      <w:r w:rsidR="002D143B" w:rsidRPr="00103DCA">
        <w:rPr>
          <w:rFonts w:ascii="Tahoma" w:hAnsi="Tahoma" w:cs="Tahoma"/>
          <w:sz w:val="24"/>
          <w:szCs w:val="24"/>
          <w:rPrChange w:id="2873" w:author="רינת אביטל" w:date="2022-05-12T09:18:00Z">
            <w:rPr>
              <w:rFonts w:ascii="Consolas" w:hAnsi="Consolas" w:cs="Consolas"/>
              <w:sz w:val="28"/>
              <w:szCs w:val="28"/>
            </w:rPr>
          </w:rPrChange>
        </w:rPr>
        <w:t>UserManager</w:t>
      </w:r>
      <w:r w:rsidR="002D143B" w:rsidRPr="00103DCA">
        <w:rPr>
          <w:rFonts w:ascii="Tahoma" w:eastAsia="Arial" w:hAnsi="Tahoma" w:cs="Tahoma"/>
          <w:sz w:val="24"/>
          <w:szCs w:val="24"/>
          <w:rtl/>
          <w:rPrChange w:id="2874" w:author="רינת אביטל" w:date="2022-05-12T09:18:00Z">
            <w:rPr>
              <w:rFonts w:ascii="Arial" w:eastAsia="Arial" w:hAnsi="Arial" w:cs="Arial" w:hint="cs"/>
              <w:sz w:val="28"/>
              <w:szCs w:val="28"/>
              <w:rtl/>
            </w:rPr>
          </w:rPrChange>
        </w:rPr>
        <w:t xml:space="preserve"> ב-</w:t>
      </w:r>
      <w:r w:rsidRPr="00103DCA">
        <w:rPr>
          <w:rFonts w:ascii="Tahoma" w:eastAsia="Arial" w:hAnsi="Tahoma" w:cs="Tahoma"/>
          <w:sz w:val="24"/>
          <w:szCs w:val="24"/>
          <w:rtl/>
          <w:rPrChange w:id="2875" w:author="רינת אביטל" w:date="2022-05-12T09:18:00Z">
            <w:rPr>
              <w:rFonts w:ascii="Arial" w:eastAsia="Arial" w:hAnsi="Arial" w:cs="Arial"/>
              <w:sz w:val="28"/>
              <w:szCs w:val="28"/>
              <w:rtl/>
            </w:rPr>
          </w:rPrChange>
        </w:rPr>
        <w:t xml:space="preserve"> </w:t>
      </w:r>
      <w:r w:rsidRPr="00103DCA">
        <w:rPr>
          <w:rFonts w:ascii="Tahoma" w:eastAsia="Calibri" w:hAnsi="Tahoma" w:cs="Tahoma"/>
          <w:sz w:val="24"/>
          <w:szCs w:val="24"/>
          <w:rPrChange w:id="2876" w:author="רינת אביטל" w:date="2022-05-12T09:18:00Z">
            <w:rPr>
              <w:rFonts w:ascii="Calibri" w:eastAsia="Calibri" w:hAnsi="Calibri" w:cs="Calibri"/>
              <w:sz w:val="28"/>
              <w:szCs w:val="28"/>
            </w:rPr>
          </w:rPrChange>
        </w:rPr>
        <w:t>BL</w:t>
      </w:r>
      <w:r w:rsidRPr="00103DCA">
        <w:rPr>
          <w:rFonts w:ascii="Tahoma" w:eastAsia="Arial" w:hAnsi="Tahoma" w:cs="Tahoma"/>
          <w:sz w:val="24"/>
          <w:szCs w:val="24"/>
          <w:rtl/>
          <w:rPrChange w:id="2877" w:author="רינת אביטל" w:date="2022-05-12T09:18:00Z">
            <w:rPr>
              <w:rFonts w:ascii="Arial" w:eastAsia="Arial" w:hAnsi="Arial" w:cs="Arial"/>
              <w:sz w:val="28"/>
              <w:szCs w:val="28"/>
              <w:rtl/>
            </w:rPr>
          </w:rPrChange>
        </w:rPr>
        <w:t xml:space="preserve"> </w:t>
      </w:r>
      <w:r w:rsidR="00F81BB4" w:rsidRPr="00103DCA">
        <w:rPr>
          <w:rFonts w:ascii="Tahoma" w:eastAsia="Arial" w:hAnsi="Tahoma" w:cs="Tahoma"/>
          <w:sz w:val="24"/>
          <w:szCs w:val="24"/>
          <w:rtl/>
          <w:rPrChange w:id="2878" w:author="רינת אביטל" w:date="2022-05-12T09:18:00Z">
            <w:rPr>
              <w:rFonts w:ascii="Arial" w:eastAsia="Arial" w:hAnsi="Arial" w:cs="Arial" w:hint="cs"/>
              <w:sz w:val="28"/>
              <w:szCs w:val="28"/>
              <w:rtl/>
            </w:rPr>
          </w:rPrChange>
        </w:rPr>
        <w:t xml:space="preserve">הוא </w:t>
      </w:r>
      <w:r w:rsidRPr="00103DCA">
        <w:rPr>
          <w:rFonts w:ascii="Tahoma" w:eastAsia="Arial" w:hAnsi="Tahoma" w:cs="Tahoma"/>
          <w:sz w:val="24"/>
          <w:szCs w:val="24"/>
          <w:rtl/>
          <w:rPrChange w:id="2879" w:author="רינת אביטל" w:date="2022-05-12T09:18:00Z">
            <w:rPr>
              <w:rFonts w:ascii="Arial" w:eastAsia="Arial" w:hAnsi="Arial" w:cs="Arial"/>
              <w:sz w:val="28"/>
              <w:szCs w:val="28"/>
              <w:rtl/>
            </w:rPr>
          </w:rPrChange>
        </w:rPr>
        <w:t>מעוניין לקבל נתונים מה</w:t>
      </w:r>
      <w:r w:rsidRPr="00103DCA">
        <w:rPr>
          <w:rFonts w:ascii="Tahoma" w:eastAsia="Calibri" w:hAnsi="Tahoma" w:cs="Tahoma"/>
          <w:sz w:val="24"/>
          <w:szCs w:val="24"/>
          <w:rPrChange w:id="2880" w:author="רינת אביטל" w:date="2022-05-12T09:18:00Z">
            <w:rPr>
              <w:rFonts w:ascii="Calibri" w:eastAsia="Calibri" w:hAnsi="Calibri" w:cs="Calibri"/>
              <w:sz w:val="28"/>
              <w:szCs w:val="28"/>
            </w:rPr>
          </w:rPrChange>
        </w:rPr>
        <w:t>DB</w:t>
      </w:r>
      <w:r w:rsidR="00F81BB4" w:rsidRPr="00103DCA">
        <w:rPr>
          <w:rFonts w:ascii="Tahoma" w:eastAsia="Calibri" w:hAnsi="Tahoma" w:cs="Tahoma"/>
          <w:sz w:val="24"/>
          <w:szCs w:val="24"/>
          <w:rPrChange w:id="2881" w:author="רינת אביטל" w:date="2022-05-12T09:18:00Z">
            <w:rPr>
              <w:rFonts w:ascii="Calibri" w:eastAsia="Calibri" w:hAnsi="Calibri" w:cs="Calibri"/>
              <w:sz w:val="28"/>
              <w:szCs w:val="28"/>
            </w:rPr>
          </w:rPrChange>
        </w:rPr>
        <w:t xml:space="preserve"> -</w:t>
      </w:r>
      <w:r w:rsidR="002D143B" w:rsidRPr="00103DCA">
        <w:rPr>
          <w:rFonts w:ascii="Tahoma" w:eastAsia="Calibri" w:hAnsi="Tahoma" w:cs="Tahoma"/>
          <w:sz w:val="24"/>
          <w:szCs w:val="24"/>
          <w:rPrChange w:id="2882" w:author="רינת אביטל" w:date="2022-05-12T09:18:00Z">
            <w:rPr>
              <w:rFonts w:ascii="Calibri" w:eastAsia="Calibri" w:hAnsi="Calibri" w:cs="Calibri"/>
              <w:sz w:val="28"/>
              <w:szCs w:val="28"/>
            </w:rPr>
          </w:rPrChange>
        </w:rPr>
        <w:t xml:space="preserve"> </w:t>
      </w:r>
      <w:r w:rsidRPr="00103DCA">
        <w:rPr>
          <w:rFonts w:ascii="Tahoma" w:eastAsia="Arial" w:hAnsi="Tahoma" w:cs="Tahoma"/>
          <w:sz w:val="24"/>
          <w:szCs w:val="24"/>
          <w:rtl/>
          <w:rPrChange w:id="2883" w:author="רינת אביטל" w:date="2022-05-12T09:18:00Z">
            <w:rPr>
              <w:rFonts w:ascii="Arial" w:eastAsia="Arial" w:hAnsi="Arial" w:cs="Arial"/>
              <w:sz w:val="28"/>
              <w:szCs w:val="28"/>
              <w:rtl/>
            </w:rPr>
          </w:rPrChange>
        </w:rPr>
        <w:t xml:space="preserve">  ולכן הוא פונה ל</w:t>
      </w:r>
      <w:r w:rsidRPr="00103DCA">
        <w:rPr>
          <w:rFonts w:ascii="Tahoma" w:eastAsia="Calibri" w:hAnsi="Tahoma" w:cs="Tahoma"/>
          <w:sz w:val="24"/>
          <w:szCs w:val="24"/>
          <w:rPrChange w:id="2884" w:author="רינת אביטל" w:date="2022-05-12T09:18:00Z">
            <w:rPr>
              <w:rFonts w:ascii="Calibri" w:eastAsia="Calibri" w:hAnsi="Calibri" w:cs="Calibri"/>
              <w:sz w:val="28"/>
              <w:szCs w:val="28"/>
            </w:rPr>
          </w:rPrChange>
        </w:rPr>
        <w:t>DAL</w:t>
      </w:r>
      <w:r w:rsidRPr="00103DCA">
        <w:rPr>
          <w:rFonts w:ascii="Tahoma" w:eastAsia="Calibri" w:hAnsi="Tahoma" w:cs="Tahoma"/>
          <w:sz w:val="24"/>
          <w:szCs w:val="24"/>
          <w:rtl/>
          <w:rPrChange w:id="2885" w:author="רינת אביטל" w:date="2022-05-12T09:18:00Z">
            <w:rPr>
              <w:rFonts w:ascii="Calibri" w:eastAsia="Calibri" w:hAnsi="Calibri" w:cs="Calibri"/>
              <w:sz w:val="28"/>
              <w:szCs w:val="28"/>
              <w:rtl/>
            </w:rPr>
          </w:rPrChange>
        </w:rPr>
        <w:t>-</w:t>
      </w:r>
      <w:r w:rsidRPr="00103DCA">
        <w:rPr>
          <w:rFonts w:ascii="Tahoma" w:eastAsia="Arial" w:hAnsi="Tahoma" w:cs="Tahoma"/>
          <w:sz w:val="24"/>
          <w:szCs w:val="24"/>
          <w:rtl/>
          <w:rPrChange w:id="2886" w:author="רינת אביטל" w:date="2022-05-12T09:18:00Z">
            <w:rPr>
              <w:rFonts w:ascii="Arial" w:eastAsia="Arial" w:hAnsi="Arial" w:cs="Arial"/>
              <w:sz w:val="28"/>
              <w:szCs w:val="28"/>
              <w:rtl/>
            </w:rPr>
          </w:rPrChange>
        </w:rPr>
        <w:t xml:space="preserve"> דרך ה</w:t>
      </w:r>
      <w:r w:rsidRPr="00103DCA">
        <w:rPr>
          <w:rFonts w:ascii="Tahoma" w:eastAsia="Calibri" w:hAnsi="Tahoma" w:cs="Tahoma"/>
          <w:sz w:val="24"/>
          <w:szCs w:val="24"/>
          <w:rPrChange w:id="2887" w:author="רינת אביטל" w:date="2022-05-12T09:18:00Z">
            <w:rPr>
              <w:rFonts w:ascii="Calibri" w:eastAsia="Calibri" w:hAnsi="Calibri" w:cs="Calibri"/>
              <w:sz w:val="28"/>
              <w:szCs w:val="28"/>
            </w:rPr>
          </w:rPrChange>
        </w:rPr>
        <w:t>framework Entity</w:t>
      </w:r>
      <w:r w:rsidRPr="00103DCA">
        <w:rPr>
          <w:rFonts w:ascii="Tahoma" w:eastAsia="Calibri" w:hAnsi="Tahoma" w:cs="Tahoma"/>
          <w:sz w:val="24"/>
          <w:szCs w:val="24"/>
          <w:rtl/>
          <w:rPrChange w:id="2888" w:author="רינת אביטל" w:date="2022-05-12T09:18:00Z">
            <w:rPr>
              <w:rFonts w:ascii="Calibri" w:eastAsia="Calibri" w:hAnsi="Calibri" w:cs="Calibri"/>
              <w:sz w:val="28"/>
              <w:szCs w:val="28"/>
              <w:rtl/>
            </w:rPr>
          </w:rPrChange>
        </w:rPr>
        <w:t xml:space="preserve"> </w:t>
      </w:r>
    </w:p>
    <w:p w14:paraId="213BA8EF" w14:textId="7D164402" w:rsidR="00F836FA" w:rsidRPr="00103DCA" w:rsidRDefault="00F836FA" w:rsidP="00377256">
      <w:pPr>
        <w:numPr>
          <w:ilvl w:val="0"/>
          <w:numId w:val="25"/>
        </w:numPr>
        <w:spacing w:after="4" w:line="276" w:lineRule="auto"/>
        <w:ind w:right="416" w:hanging="357"/>
        <w:rPr>
          <w:rFonts w:ascii="Tahoma" w:hAnsi="Tahoma" w:cs="Tahoma"/>
          <w:sz w:val="24"/>
          <w:szCs w:val="24"/>
          <w:rPrChange w:id="2889" w:author="רינת אביטל" w:date="2022-05-12T09:18:00Z">
            <w:rPr>
              <w:sz w:val="28"/>
              <w:szCs w:val="28"/>
            </w:rPr>
          </w:rPrChange>
        </w:rPr>
      </w:pPr>
      <w:r w:rsidRPr="00103DCA">
        <w:rPr>
          <w:rFonts w:ascii="Tahoma" w:eastAsia="Arial" w:hAnsi="Tahoma" w:cs="Tahoma"/>
          <w:sz w:val="24"/>
          <w:szCs w:val="24"/>
          <w:rtl/>
          <w:rPrChange w:id="2890" w:author="רינת אביטל" w:date="2022-05-12T09:18:00Z">
            <w:rPr>
              <w:rFonts w:ascii="Arial" w:eastAsia="Arial" w:hAnsi="Arial" w:cs="Arial"/>
              <w:sz w:val="28"/>
              <w:szCs w:val="28"/>
              <w:rtl/>
            </w:rPr>
          </w:rPrChange>
        </w:rPr>
        <w:t>ה-</w:t>
      </w:r>
      <w:r w:rsidRPr="00103DCA">
        <w:rPr>
          <w:rFonts w:ascii="Tahoma" w:eastAsia="Calibri" w:hAnsi="Tahoma" w:cs="Tahoma"/>
          <w:sz w:val="24"/>
          <w:szCs w:val="24"/>
          <w:rPrChange w:id="2891" w:author="רינת אביטל" w:date="2022-05-12T09:18:00Z">
            <w:rPr>
              <w:rFonts w:ascii="Calibri" w:eastAsia="Calibri" w:hAnsi="Calibri" w:cs="Calibri"/>
              <w:sz w:val="28"/>
              <w:szCs w:val="28"/>
            </w:rPr>
          </w:rPrChange>
        </w:rPr>
        <w:t>DAL</w:t>
      </w:r>
      <w:r w:rsidR="00F81BB4" w:rsidRPr="00103DCA">
        <w:rPr>
          <w:rFonts w:ascii="Tahoma" w:eastAsia="Calibri" w:hAnsi="Tahoma" w:cs="Tahoma"/>
          <w:sz w:val="24"/>
          <w:szCs w:val="24"/>
          <w:rPrChange w:id="2892" w:author="רינת אביטל" w:date="2022-05-12T09:18:00Z">
            <w:rPr>
              <w:rFonts w:ascii="Calibri" w:eastAsia="Calibri" w:hAnsi="Calibri" w:cs="Calibri"/>
              <w:sz w:val="28"/>
              <w:szCs w:val="28"/>
            </w:rPr>
          </w:rPrChange>
        </w:rPr>
        <w:t xml:space="preserve"> </w:t>
      </w:r>
      <w:r w:rsidRPr="00103DCA">
        <w:rPr>
          <w:rFonts w:ascii="Tahoma" w:eastAsia="Arial" w:hAnsi="Tahoma" w:cs="Tahoma"/>
          <w:sz w:val="24"/>
          <w:szCs w:val="24"/>
          <w:rtl/>
          <w:rPrChange w:id="2893" w:author="רינת אביטל" w:date="2022-05-12T09:18:00Z">
            <w:rPr>
              <w:rFonts w:ascii="Arial" w:eastAsia="Arial" w:hAnsi="Arial" w:cs="Arial"/>
              <w:sz w:val="28"/>
              <w:szCs w:val="28"/>
              <w:rtl/>
            </w:rPr>
          </w:rPrChange>
        </w:rPr>
        <w:t xml:space="preserve"> שואב את הנתונים הרצויים ממסד הנתונים וכעת מתבצע שלב החזרה. </w:t>
      </w:r>
      <w:r w:rsidRPr="00103DCA">
        <w:rPr>
          <w:rFonts w:ascii="Tahoma" w:eastAsia="Calibri" w:hAnsi="Tahoma" w:cs="Tahoma"/>
          <w:sz w:val="24"/>
          <w:szCs w:val="24"/>
          <w:rtl/>
          <w:rPrChange w:id="2894" w:author="רינת אביטל" w:date="2022-05-12T09:18:00Z">
            <w:rPr>
              <w:rFonts w:ascii="Calibri" w:eastAsia="Calibri" w:hAnsi="Calibri" w:cs="Calibri"/>
              <w:sz w:val="28"/>
              <w:szCs w:val="28"/>
              <w:rtl/>
            </w:rPr>
          </w:rPrChange>
        </w:rPr>
        <w:t xml:space="preserve"> </w:t>
      </w:r>
    </w:p>
    <w:p w14:paraId="08CC8AA8" w14:textId="3C95E3D1" w:rsidR="00F836FA" w:rsidRPr="00103DCA" w:rsidRDefault="00F836FA" w:rsidP="00377256">
      <w:pPr>
        <w:numPr>
          <w:ilvl w:val="0"/>
          <w:numId w:val="25"/>
        </w:numPr>
        <w:spacing w:after="12" w:line="276" w:lineRule="auto"/>
        <w:ind w:right="416" w:hanging="357"/>
        <w:rPr>
          <w:rFonts w:ascii="Tahoma" w:hAnsi="Tahoma" w:cs="Tahoma"/>
          <w:sz w:val="24"/>
          <w:szCs w:val="24"/>
          <w:rPrChange w:id="2895" w:author="רינת אביטל" w:date="2022-05-12T09:18:00Z">
            <w:rPr>
              <w:sz w:val="28"/>
              <w:szCs w:val="28"/>
            </w:rPr>
          </w:rPrChange>
        </w:rPr>
      </w:pPr>
      <w:r w:rsidRPr="00103DCA">
        <w:rPr>
          <w:rFonts w:ascii="Tahoma" w:eastAsia="Arial" w:hAnsi="Tahoma" w:cs="Tahoma"/>
          <w:sz w:val="24"/>
          <w:szCs w:val="24"/>
          <w:rtl/>
          <w:rPrChange w:id="2896" w:author="רינת אביטל" w:date="2022-05-12T09:18:00Z">
            <w:rPr>
              <w:rFonts w:ascii="Arial" w:eastAsia="Arial" w:hAnsi="Arial" w:cs="Arial"/>
              <w:sz w:val="28"/>
              <w:szCs w:val="28"/>
              <w:rtl/>
            </w:rPr>
          </w:rPrChange>
        </w:rPr>
        <w:t>ה</w:t>
      </w:r>
      <w:r w:rsidR="002D143B" w:rsidRPr="00103DCA">
        <w:rPr>
          <w:rFonts w:ascii="Tahoma" w:eastAsia="Arial" w:hAnsi="Tahoma" w:cs="Tahoma"/>
          <w:sz w:val="24"/>
          <w:szCs w:val="24"/>
          <w:rtl/>
          <w:rPrChange w:id="2897" w:author="רינת אביטל" w:date="2022-05-12T09:18:00Z">
            <w:rPr>
              <w:rFonts w:ascii="Arial" w:eastAsia="Arial" w:hAnsi="Arial" w:cs="Arial" w:hint="cs"/>
              <w:sz w:val="28"/>
              <w:szCs w:val="28"/>
              <w:rtl/>
            </w:rPr>
          </w:rPrChange>
        </w:rPr>
        <w:t xml:space="preserve"> -</w:t>
      </w:r>
      <w:r w:rsidRPr="00103DCA">
        <w:rPr>
          <w:rFonts w:ascii="Tahoma" w:eastAsia="Arial" w:hAnsi="Tahoma" w:cs="Tahoma"/>
          <w:sz w:val="24"/>
          <w:szCs w:val="24"/>
          <w:rtl/>
          <w:rPrChange w:id="2898" w:author="רינת אביטל" w:date="2022-05-12T09:18:00Z">
            <w:rPr>
              <w:rFonts w:ascii="Arial" w:eastAsia="Arial" w:hAnsi="Arial" w:cs="Arial"/>
              <w:sz w:val="28"/>
              <w:szCs w:val="28"/>
              <w:rtl/>
            </w:rPr>
          </w:rPrChange>
        </w:rPr>
        <w:t xml:space="preserve"> </w:t>
      </w:r>
      <w:r w:rsidRPr="00103DCA">
        <w:rPr>
          <w:rFonts w:ascii="Tahoma" w:eastAsia="Calibri" w:hAnsi="Tahoma" w:cs="Tahoma"/>
          <w:sz w:val="24"/>
          <w:szCs w:val="24"/>
          <w:rPrChange w:id="2899" w:author="רינת אביטל" w:date="2022-05-12T09:18:00Z">
            <w:rPr>
              <w:rFonts w:ascii="Calibri" w:eastAsia="Calibri" w:hAnsi="Calibri" w:cs="Calibri"/>
              <w:sz w:val="28"/>
              <w:szCs w:val="28"/>
            </w:rPr>
          </w:rPrChange>
        </w:rPr>
        <w:t>DAL</w:t>
      </w:r>
      <w:r w:rsidRPr="00103DCA">
        <w:rPr>
          <w:rFonts w:ascii="Tahoma" w:eastAsia="Arial" w:hAnsi="Tahoma" w:cs="Tahoma"/>
          <w:sz w:val="24"/>
          <w:szCs w:val="24"/>
          <w:rtl/>
          <w:rPrChange w:id="2900" w:author="רינת אביטל" w:date="2022-05-12T09:18:00Z">
            <w:rPr>
              <w:rFonts w:ascii="Arial" w:eastAsia="Arial" w:hAnsi="Arial" w:cs="Arial"/>
              <w:sz w:val="28"/>
              <w:szCs w:val="28"/>
              <w:rtl/>
            </w:rPr>
          </w:rPrChange>
        </w:rPr>
        <w:t xml:space="preserve"> מחזיר את רשימת </w:t>
      </w:r>
      <w:r w:rsidR="00F81BB4" w:rsidRPr="00103DCA">
        <w:rPr>
          <w:rFonts w:ascii="Tahoma" w:eastAsia="Arial" w:hAnsi="Tahoma" w:cs="Tahoma"/>
          <w:sz w:val="24"/>
          <w:szCs w:val="24"/>
          <w:rtl/>
          <w:rPrChange w:id="2901" w:author="רינת אביטל" w:date="2022-05-12T09:18:00Z">
            <w:rPr>
              <w:rFonts w:ascii="Arial" w:eastAsia="Arial" w:hAnsi="Arial" w:cs="Arial" w:hint="cs"/>
              <w:sz w:val="28"/>
              <w:szCs w:val="28"/>
              <w:rtl/>
            </w:rPr>
          </w:rPrChange>
        </w:rPr>
        <w:t>המשתמשים</w:t>
      </w:r>
      <w:r w:rsidRPr="00103DCA">
        <w:rPr>
          <w:rFonts w:ascii="Tahoma" w:eastAsia="Arial" w:hAnsi="Tahoma" w:cs="Tahoma"/>
          <w:sz w:val="24"/>
          <w:szCs w:val="24"/>
          <w:rtl/>
          <w:rPrChange w:id="2902" w:author="רינת אביטל" w:date="2022-05-12T09:18:00Z">
            <w:rPr>
              <w:rFonts w:ascii="Arial" w:eastAsia="Arial" w:hAnsi="Arial" w:cs="Arial"/>
              <w:sz w:val="28"/>
              <w:szCs w:val="28"/>
              <w:rtl/>
            </w:rPr>
          </w:rPrChange>
        </w:rPr>
        <w:t xml:space="preserve"> לשכבת ה</w:t>
      </w:r>
      <w:r w:rsidRPr="00103DCA">
        <w:rPr>
          <w:rFonts w:ascii="Tahoma" w:eastAsia="Calibri" w:hAnsi="Tahoma" w:cs="Tahoma"/>
          <w:sz w:val="24"/>
          <w:szCs w:val="24"/>
          <w:rPrChange w:id="2903" w:author="רינת אביטל" w:date="2022-05-12T09:18:00Z">
            <w:rPr>
              <w:rFonts w:ascii="Calibri" w:eastAsia="Calibri" w:hAnsi="Calibri" w:cs="Calibri"/>
              <w:sz w:val="28"/>
              <w:szCs w:val="28"/>
            </w:rPr>
          </w:rPrChange>
        </w:rPr>
        <w:t>BL</w:t>
      </w:r>
      <w:r w:rsidRPr="00103DCA">
        <w:rPr>
          <w:rFonts w:ascii="Tahoma" w:eastAsia="Arial" w:hAnsi="Tahoma" w:cs="Tahoma"/>
          <w:sz w:val="24"/>
          <w:szCs w:val="24"/>
          <w:rtl/>
          <w:rPrChange w:id="2904" w:author="רינת אביטל" w:date="2022-05-12T09:18:00Z">
            <w:rPr>
              <w:rFonts w:ascii="Arial" w:eastAsia="Arial" w:hAnsi="Arial" w:cs="Arial"/>
              <w:sz w:val="28"/>
              <w:szCs w:val="28"/>
              <w:rtl/>
            </w:rPr>
          </w:rPrChange>
        </w:rPr>
        <w:t xml:space="preserve"> בה מתבצעת פונקצי</w:t>
      </w:r>
      <w:r w:rsidR="00F81BB4" w:rsidRPr="00103DCA">
        <w:rPr>
          <w:rFonts w:ascii="Tahoma" w:eastAsia="Arial" w:hAnsi="Tahoma" w:cs="Tahoma"/>
          <w:sz w:val="24"/>
          <w:szCs w:val="24"/>
          <w:rtl/>
          <w:rPrChange w:id="2905" w:author="רינת אביטל" w:date="2022-05-12T09:18:00Z">
            <w:rPr>
              <w:rFonts w:ascii="Arial" w:eastAsia="Arial" w:hAnsi="Arial" w:cs="Arial" w:hint="cs"/>
              <w:sz w:val="28"/>
              <w:szCs w:val="28"/>
              <w:rtl/>
            </w:rPr>
          </w:rPrChange>
        </w:rPr>
        <w:t>י</w:t>
      </w:r>
      <w:r w:rsidRPr="00103DCA">
        <w:rPr>
          <w:rFonts w:ascii="Tahoma" w:eastAsia="Arial" w:hAnsi="Tahoma" w:cs="Tahoma"/>
          <w:sz w:val="24"/>
          <w:szCs w:val="24"/>
          <w:rtl/>
          <w:rPrChange w:id="2906" w:author="רינת אביטל" w:date="2022-05-12T09:18:00Z">
            <w:rPr>
              <w:rFonts w:ascii="Arial" w:eastAsia="Arial" w:hAnsi="Arial" w:cs="Arial"/>
              <w:sz w:val="28"/>
              <w:szCs w:val="28"/>
              <w:rtl/>
            </w:rPr>
          </w:rPrChange>
        </w:rPr>
        <w:t xml:space="preserve">ת הסינון של הבאת </w:t>
      </w:r>
      <w:r w:rsidR="00F81BB4" w:rsidRPr="00103DCA">
        <w:rPr>
          <w:rFonts w:ascii="Tahoma" w:eastAsia="Arial" w:hAnsi="Tahoma" w:cs="Tahoma"/>
          <w:sz w:val="24"/>
          <w:szCs w:val="24"/>
          <w:rtl/>
          <w:rPrChange w:id="2907" w:author="רינת אביטל" w:date="2022-05-12T09:18:00Z">
            <w:rPr>
              <w:rFonts w:ascii="Arial" w:eastAsia="Arial" w:hAnsi="Arial" w:cs="Arial" w:hint="cs"/>
              <w:sz w:val="28"/>
              <w:szCs w:val="28"/>
              <w:rtl/>
            </w:rPr>
          </w:rPrChange>
        </w:rPr>
        <w:t>המשתמשים הקיימים במערכת.</w:t>
      </w:r>
      <w:r w:rsidRPr="00103DCA">
        <w:rPr>
          <w:rFonts w:ascii="Tahoma" w:eastAsia="Arial" w:hAnsi="Tahoma" w:cs="Tahoma"/>
          <w:sz w:val="24"/>
          <w:szCs w:val="24"/>
          <w:rtl/>
          <w:rPrChange w:id="2908" w:author="רינת אביטל" w:date="2022-05-12T09:18:00Z">
            <w:rPr>
              <w:rFonts w:ascii="Arial" w:eastAsia="Arial" w:hAnsi="Arial" w:cs="Arial"/>
              <w:sz w:val="28"/>
              <w:szCs w:val="28"/>
              <w:rtl/>
            </w:rPr>
          </w:rPrChange>
        </w:rPr>
        <w:t xml:space="preserve"> </w:t>
      </w:r>
    </w:p>
    <w:p w14:paraId="29EFFA7E" w14:textId="3096FC0D" w:rsidR="00F836FA" w:rsidRPr="00103DCA" w:rsidRDefault="00F81BB4" w:rsidP="00377256">
      <w:pPr>
        <w:numPr>
          <w:ilvl w:val="0"/>
          <w:numId w:val="25"/>
        </w:numPr>
        <w:spacing w:after="12" w:line="276" w:lineRule="auto"/>
        <w:ind w:right="416" w:hanging="357"/>
        <w:rPr>
          <w:rFonts w:ascii="Tahoma" w:hAnsi="Tahoma" w:cs="Tahoma"/>
          <w:sz w:val="24"/>
          <w:szCs w:val="24"/>
          <w:rPrChange w:id="2909" w:author="רינת אביטל" w:date="2022-05-12T09:18:00Z">
            <w:rPr>
              <w:sz w:val="28"/>
              <w:szCs w:val="28"/>
            </w:rPr>
          </w:rPrChange>
        </w:rPr>
      </w:pPr>
      <w:r w:rsidRPr="00103DCA">
        <w:rPr>
          <w:rFonts w:ascii="Tahoma" w:hAnsi="Tahoma" w:cs="Tahoma"/>
          <w:sz w:val="24"/>
          <w:szCs w:val="24"/>
          <w:rtl/>
          <w:rPrChange w:id="2910" w:author="רינת אביטל" w:date="2022-05-12T09:18:00Z">
            <w:rPr>
              <w:rFonts w:hint="cs"/>
              <w:sz w:val="28"/>
              <w:szCs w:val="28"/>
              <w:rtl/>
            </w:rPr>
          </w:rPrChange>
        </w:rPr>
        <w:t xml:space="preserve">הפונקצייה </w:t>
      </w:r>
      <w:r w:rsidRPr="00103DCA">
        <w:rPr>
          <w:rFonts w:ascii="Tahoma" w:hAnsi="Tahoma" w:cs="Tahoma"/>
          <w:color w:val="000000"/>
          <w:sz w:val="24"/>
          <w:szCs w:val="24"/>
          <w:rPrChange w:id="2911" w:author="רינת אביטל" w:date="2022-05-12T09:18:00Z">
            <w:rPr>
              <w:rFonts w:ascii="Consolas" w:hAnsi="Consolas" w:cs="Consolas"/>
              <w:color w:val="000000"/>
              <w:sz w:val="28"/>
              <w:szCs w:val="28"/>
            </w:rPr>
          </w:rPrChange>
        </w:rPr>
        <w:t>GetUsers</w:t>
      </w:r>
      <w:r w:rsidRPr="00103DCA">
        <w:rPr>
          <w:rFonts w:ascii="Tahoma" w:hAnsi="Tahoma" w:cs="Tahoma"/>
          <w:sz w:val="24"/>
          <w:szCs w:val="24"/>
          <w:rtl/>
          <w:rPrChange w:id="2912" w:author="רינת אביטל" w:date="2022-05-12T09:18:00Z">
            <w:rPr>
              <w:rFonts w:hint="cs"/>
              <w:sz w:val="28"/>
              <w:szCs w:val="28"/>
              <w:rtl/>
            </w:rPr>
          </w:rPrChange>
        </w:rPr>
        <w:t xml:space="preserve"> מחזירה את הנתונים מה- </w:t>
      </w:r>
      <w:r w:rsidR="00377256" w:rsidRPr="00103DCA">
        <w:rPr>
          <w:rFonts w:ascii="Tahoma" w:eastAsia="Calibri" w:hAnsi="Tahoma" w:cs="Tahoma"/>
          <w:sz w:val="24"/>
          <w:szCs w:val="24"/>
          <w:rPrChange w:id="2913" w:author="רינת אביטל" w:date="2022-05-12T09:18:00Z">
            <w:rPr>
              <w:rFonts w:ascii="Calibri" w:eastAsia="Calibri" w:hAnsi="Calibri" w:cs="Calibri"/>
              <w:sz w:val="28"/>
              <w:szCs w:val="28"/>
            </w:rPr>
          </w:rPrChange>
        </w:rPr>
        <w:t xml:space="preserve">   </w:t>
      </w:r>
      <w:r w:rsidRPr="00103DCA">
        <w:rPr>
          <w:rFonts w:ascii="Tahoma" w:eastAsia="Calibri" w:hAnsi="Tahoma" w:cs="Tahoma"/>
          <w:sz w:val="24"/>
          <w:szCs w:val="24"/>
          <w:rPrChange w:id="2914" w:author="רינת אביטל" w:date="2022-05-12T09:18:00Z">
            <w:rPr>
              <w:rFonts w:ascii="Calibri" w:eastAsia="Calibri" w:hAnsi="Calibri" w:cs="Calibri"/>
              <w:sz w:val="28"/>
              <w:szCs w:val="28"/>
            </w:rPr>
          </w:rPrChange>
        </w:rPr>
        <w:t>controller</w:t>
      </w:r>
      <w:r w:rsidR="00377256" w:rsidRPr="00103DCA">
        <w:rPr>
          <w:rFonts w:ascii="Tahoma" w:eastAsia="Calibri" w:hAnsi="Tahoma" w:cs="Tahoma"/>
          <w:sz w:val="24"/>
          <w:szCs w:val="24"/>
          <w:rtl/>
          <w:rPrChange w:id="2915" w:author="רינת אביטל" w:date="2022-05-12T09:18:00Z">
            <w:rPr>
              <w:rFonts w:ascii="Calibri" w:eastAsia="Calibri" w:hAnsi="Calibri" w:cs="Calibri" w:hint="cs"/>
              <w:sz w:val="28"/>
              <w:szCs w:val="28"/>
              <w:rtl/>
            </w:rPr>
          </w:rPrChange>
        </w:rPr>
        <w:t xml:space="preserve"> ל- </w:t>
      </w:r>
      <w:r w:rsidR="00377256" w:rsidRPr="00103DCA">
        <w:rPr>
          <w:rFonts w:ascii="Tahoma" w:eastAsia="Calibri" w:hAnsi="Tahoma" w:cs="Tahoma"/>
          <w:sz w:val="24"/>
          <w:szCs w:val="24"/>
          <w:rPrChange w:id="2916" w:author="רינת אביטל" w:date="2022-05-12T09:18:00Z">
            <w:rPr>
              <w:rFonts w:ascii="Calibri" w:eastAsia="Calibri" w:hAnsi="Calibri" w:cs="Calibri" w:hint="cs"/>
              <w:sz w:val="28"/>
              <w:szCs w:val="28"/>
            </w:rPr>
          </w:rPrChange>
        </w:rPr>
        <w:t>BL</w:t>
      </w:r>
      <w:r w:rsidR="00377256" w:rsidRPr="00103DCA">
        <w:rPr>
          <w:rFonts w:ascii="Tahoma" w:hAnsi="Tahoma" w:cs="Tahoma"/>
          <w:sz w:val="24"/>
          <w:szCs w:val="24"/>
          <w:rtl/>
          <w:rPrChange w:id="2917" w:author="רינת אביטל" w:date="2022-05-12T09:18:00Z">
            <w:rPr>
              <w:rFonts w:hint="cs"/>
              <w:sz w:val="28"/>
              <w:szCs w:val="28"/>
              <w:rtl/>
            </w:rPr>
          </w:rPrChange>
        </w:rPr>
        <w:t>.</w:t>
      </w:r>
    </w:p>
    <w:p w14:paraId="766974BC" w14:textId="62AA352C" w:rsidR="00F836FA" w:rsidRPr="00103DCA" w:rsidRDefault="00F836FA" w:rsidP="00377256">
      <w:pPr>
        <w:numPr>
          <w:ilvl w:val="0"/>
          <w:numId w:val="25"/>
        </w:numPr>
        <w:spacing w:after="103" w:line="276" w:lineRule="auto"/>
        <w:ind w:right="416" w:hanging="357"/>
        <w:rPr>
          <w:rFonts w:ascii="Tahoma" w:hAnsi="Tahoma" w:cs="Tahoma"/>
          <w:sz w:val="24"/>
          <w:szCs w:val="24"/>
          <w:rPrChange w:id="2918" w:author="רינת אביטל" w:date="2022-05-12T09:18:00Z">
            <w:rPr>
              <w:sz w:val="28"/>
              <w:szCs w:val="28"/>
            </w:rPr>
          </w:rPrChange>
        </w:rPr>
      </w:pPr>
      <w:r w:rsidRPr="00103DCA">
        <w:rPr>
          <w:rFonts w:ascii="Tahoma" w:eastAsia="Arial" w:hAnsi="Tahoma" w:cs="Tahoma"/>
          <w:sz w:val="24"/>
          <w:szCs w:val="24"/>
          <w:rtl/>
          <w:rPrChange w:id="2919" w:author="רינת אביטל" w:date="2022-05-12T09:18:00Z">
            <w:rPr>
              <w:rFonts w:ascii="Arial" w:eastAsia="Arial" w:hAnsi="Arial" w:cs="Arial"/>
              <w:sz w:val="28"/>
              <w:szCs w:val="28"/>
              <w:rtl/>
            </w:rPr>
          </w:rPrChange>
        </w:rPr>
        <w:t>הנתונים מוחזרים ל</w:t>
      </w:r>
      <w:r w:rsidRPr="00103DCA">
        <w:rPr>
          <w:rFonts w:ascii="Tahoma" w:eastAsia="Arial" w:hAnsi="Tahoma" w:cs="Tahoma"/>
          <w:sz w:val="24"/>
          <w:szCs w:val="24"/>
          <w:rPrChange w:id="2920" w:author="רינת אביטל" w:date="2022-05-12T09:18:00Z">
            <w:rPr>
              <w:rFonts w:ascii="Arial" w:eastAsia="Arial" w:hAnsi="Arial" w:cs="Arial"/>
              <w:sz w:val="28"/>
              <w:szCs w:val="28"/>
            </w:rPr>
          </w:rPrChange>
        </w:rPr>
        <w:t xml:space="preserve"> </w:t>
      </w:r>
      <w:r w:rsidRPr="00103DCA">
        <w:rPr>
          <w:rFonts w:ascii="Tahoma" w:eastAsia="Calibri" w:hAnsi="Tahoma" w:cs="Tahoma"/>
          <w:sz w:val="24"/>
          <w:szCs w:val="24"/>
          <w:rPrChange w:id="2921" w:author="רינת אביטל" w:date="2022-05-12T09:18:00Z">
            <w:rPr>
              <w:rFonts w:ascii="Calibri" w:eastAsia="Calibri" w:hAnsi="Calibri" w:cs="Calibri"/>
              <w:sz w:val="28"/>
              <w:szCs w:val="28"/>
            </w:rPr>
          </w:rPrChange>
        </w:rPr>
        <w:t>controller</w:t>
      </w:r>
      <w:r w:rsidRPr="00103DCA">
        <w:rPr>
          <w:rFonts w:ascii="Tahoma" w:eastAsia="Arial" w:hAnsi="Tahoma" w:cs="Tahoma"/>
          <w:sz w:val="24"/>
          <w:szCs w:val="24"/>
          <w:rPrChange w:id="2922" w:author="רינת אביטל" w:date="2022-05-12T09:18:00Z">
            <w:rPr>
              <w:rFonts w:ascii="Arial" w:eastAsia="Arial" w:hAnsi="Arial" w:cs="Arial"/>
              <w:sz w:val="28"/>
              <w:szCs w:val="28"/>
            </w:rPr>
          </w:rPrChange>
        </w:rPr>
        <w:t xml:space="preserve"> -</w:t>
      </w:r>
      <w:r w:rsidRPr="00103DCA">
        <w:rPr>
          <w:rFonts w:ascii="Tahoma" w:eastAsia="Arial" w:hAnsi="Tahoma" w:cs="Tahoma"/>
          <w:sz w:val="24"/>
          <w:szCs w:val="24"/>
          <w:rtl/>
          <w:rPrChange w:id="2923" w:author="רינת אביטל" w:date="2022-05-12T09:18:00Z">
            <w:rPr>
              <w:rFonts w:ascii="Arial" w:eastAsia="Arial" w:hAnsi="Arial" w:cs="Arial"/>
              <w:sz w:val="28"/>
              <w:szCs w:val="28"/>
              <w:rtl/>
            </w:rPr>
          </w:rPrChange>
        </w:rPr>
        <w:t>מה</w:t>
      </w:r>
      <w:r w:rsidR="00377256" w:rsidRPr="00103DCA">
        <w:rPr>
          <w:rFonts w:ascii="Tahoma" w:hAnsi="Tahoma" w:cs="Tahoma"/>
          <w:sz w:val="24"/>
          <w:szCs w:val="24"/>
          <w:rtl/>
          <w:rPrChange w:id="2924" w:author="רינת אביטל" w:date="2022-05-12T09:18:00Z">
            <w:rPr>
              <w:rFonts w:hint="cs"/>
              <w:sz w:val="28"/>
              <w:szCs w:val="28"/>
              <w:rtl/>
            </w:rPr>
          </w:rPrChange>
        </w:rPr>
        <w:t xml:space="preserve">- </w:t>
      </w:r>
      <w:r w:rsidR="00377256" w:rsidRPr="00103DCA">
        <w:rPr>
          <w:rFonts w:ascii="Tahoma" w:hAnsi="Tahoma" w:cs="Tahoma"/>
          <w:sz w:val="24"/>
          <w:szCs w:val="24"/>
          <w:rPrChange w:id="2925" w:author="רינת אביטל" w:date="2022-05-12T09:18:00Z">
            <w:rPr>
              <w:sz w:val="28"/>
              <w:szCs w:val="28"/>
            </w:rPr>
          </w:rPrChange>
        </w:rPr>
        <w:t>services</w:t>
      </w:r>
      <w:r w:rsidR="00377256" w:rsidRPr="00103DCA">
        <w:rPr>
          <w:rFonts w:ascii="Tahoma" w:hAnsi="Tahoma" w:cs="Tahoma"/>
          <w:sz w:val="24"/>
          <w:szCs w:val="24"/>
          <w:rtl/>
          <w:rPrChange w:id="2926" w:author="רינת אביטל" w:date="2022-05-12T09:18:00Z">
            <w:rPr>
              <w:rFonts w:hint="cs"/>
              <w:sz w:val="28"/>
              <w:szCs w:val="28"/>
              <w:rtl/>
            </w:rPr>
          </w:rPrChange>
        </w:rPr>
        <w:t>.</w:t>
      </w:r>
    </w:p>
    <w:p w14:paraId="44FD899C" w14:textId="7845EEF1" w:rsidR="00377256" w:rsidRPr="00103DCA" w:rsidRDefault="00F836FA" w:rsidP="00377256">
      <w:pPr>
        <w:numPr>
          <w:ilvl w:val="0"/>
          <w:numId w:val="25"/>
        </w:numPr>
        <w:spacing w:after="202" w:line="276" w:lineRule="auto"/>
        <w:ind w:right="416" w:hanging="357"/>
        <w:rPr>
          <w:rFonts w:ascii="Tahoma" w:hAnsi="Tahoma" w:cs="Tahoma"/>
          <w:sz w:val="24"/>
          <w:szCs w:val="24"/>
          <w:rPrChange w:id="2927" w:author="רינת אביטל" w:date="2022-05-12T09:18:00Z">
            <w:rPr>
              <w:sz w:val="28"/>
              <w:szCs w:val="28"/>
            </w:rPr>
          </w:rPrChange>
        </w:rPr>
      </w:pPr>
      <w:r w:rsidRPr="00103DCA">
        <w:rPr>
          <w:rFonts w:ascii="Tahoma" w:eastAsia="Arial" w:hAnsi="Tahoma" w:cs="Tahoma"/>
          <w:sz w:val="24"/>
          <w:szCs w:val="24"/>
          <w:rtl/>
          <w:rPrChange w:id="2928" w:author="רינת אביטל" w:date="2022-05-12T09:18:00Z">
            <w:rPr>
              <w:rFonts w:ascii="Arial" w:eastAsia="Arial" w:hAnsi="Arial" w:cs="Arial"/>
              <w:sz w:val="28"/>
              <w:szCs w:val="28"/>
              <w:rtl/>
            </w:rPr>
          </w:rPrChange>
        </w:rPr>
        <w:t>מה</w:t>
      </w:r>
      <w:r w:rsidRPr="00103DCA">
        <w:rPr>
          <w:rFonts w:ascii="Tahoma" w:eastAsia="Calibri" w:hAnsi="Tahoma" w:cs="Tahoma"/>
          <w:sz w:val="24"/>
          <w:szCs w:val="24"/>
          <w:rPrChange w:id="2929" w:author="רינת אביטל" w:date="2022-05-12T09:18:00Z">
            <w:rPr>
              <w:rFonts w:ascii="Calibri" w:eastAsia="Calibri" w:hAnsi="Calibri" w:cs="Calibri"/>
              <w:sz w:val="28"/>
              <w:szCs w:val="28"/>
            </w:rPr>
          </w:rPrChange>
        </w:rPr>
        <w:t>service</w:t>
      </w:r>
      <w:r w:rsidRPr="00103DCA">
        <w:rPr>
          <w:rFonts w:ascii="Tahoma" w:eastAsia="Arial" w:hAnsi="Tahoma" w:cs="Tahoma"/>
          <w:sz w:val="24"/>
          <w:szCs w:val="24"/>
          <w:rtl/>
          <w:rPrChange w:id="2930" w:author="רינת אביטל" w:date="2022-05-12T09:18:00Z">
            <w:rPr>
              <w:rFonts w:ascii="Arial" w:eastAsia="Arial" w:hAnsi="Arial" w:cs="Arial"/>
              <w:sz w:val="28"/>
              <w:szCs w:val="28"/>
              <w:rtl/>
            </w:rPr>
          </w:rPrChange>
        </w:rPr>
        <w:t xml:space="preserve"> חוזרת הרשימה  ל</w:t>
      </w:r>
      <w:r w:rsidRPr="00103DCA">
        <w:rPr>
          <w:rFonts w:ascii="Tahoma" w:eastAsia="Calibri" w:hAnsi="Tahoma" w:cs="Tahoma"/>
          <w:sz w:val="24"/>
          <w:szCs w:val="24"/>
          <w:rPrChange w:id="2931" w:author="רינת אביטל" w:date="2022-05-12T09:18:00Z">
            <w:rPr>
              <w:rFonts w:ascii="Calibri" w:eastAsia="Calibri" w:hAnsi="Calibri" w:cs="Calibri"/>
              <w:sz w:val="28"/>
              <w:szCs w:val="28"/>
            </w:rPr>
          </w:rPrChange>
        </w:rPr>
        <w:t>typeScript</w:t>
      </w:r>
      <w:r w:rsidR="002D143B" w:rsidRPr="00103DCA">
        <w:rPr>
          <w:rFonts w:ascii="Tahoma" w:eastAsia="Calibri" w:hAnsi="Tahoma" w:cs="Tahoma"/>
          <w:sz w:val="24"/>
          <w:szCs w:val="24"/>
          <w:rPrChange w:id="2932" w:author="רינת אביטל" w:date="2022-05-12T09:18:00Z">
            <w:rPr>
              <w:rFonts w:ascii="Calibri" w:eastAsia="Calibri" w:hAnsi="Calibri" w:cs="Calibri"/>
              <w:sz w:val="28"/>
              <w:szCs w:val="28"/>
            </w:rPr>
          </w:rPrChange>
        </w:rPr>
        <w:t xml:space="preserve"> - </w:t>
      </w:r>
      <w:r w:rsidRPr="00103DCA">
        <w:rPr>
          <w:rFonts w:ascii="Tahoma" w:eastAsia="Arial" w:hAnsi="Tahoma" w:cs="Tahoma"/>
          <w:sz w:val="24"/>
          <w:szCs w:val="24"/>
          <w:rtl/>
          <w:rPrChange w:id="2933" w:author="רינת אביטל" w:date="2022-05-12T09:18:00Z">
            <w:rPr>
              <w:rFonts w:ascii="Arial" w:eastAsia="Arial" w:hAnsi="Arial" w:cs="Arial"/>
              <w:sz w:val="28"/>
              <w:szCs w:val="28"/>
              <w:rtl/>
            </w:rPr>
          </w:rPrChange>
        </w:rPr>
        <w:t xml:space="preserve">. </w:t>
      </w:r>
      <w:r w:rsidRPr="00103DCA">
        <w:rPr>
          <w:rFonts w:ascii="Tahoma" w:eastAsia="Calibri" w:hAnsi="Tahoma" w:cs="Tahoma"/>
          <w:sz w:val="24"/>
          <w:szCs w:val="24"/>
          <w:rtl/>
          <w:rPrChange w:id="2934" w:author="רינת אביטל" w:date="2022-05-12T09:18:00Z">
            <w:rPr>
              <w:rFonts w:ascii="Calibri" w:eastAsia="Calibri" w:hAnsi="Calibri" w:cs="Calibri"/>
              <w:sz w:val="28"/>
              <w:szCs w:val="28"/>
              <w:rtl/>
            </w:rPr>
          </w:rPrChange>
        </w:rPr>
        <w:t xml:space="preserve"> </w:t>
      </w:r>
    </w:p>
    <w:p w14:paraId="46B03CA5" w14:textId="16309F9C" w:rsidR="00F836FA" w:rsidRPr="00103DCA" w:rsidRDefault="00F836FA" w:rsidP="00377256">
      <w:pPr>
        <w:numPr>
          <w:ilvl w:val="0"/>
          <w:numId w:val="25"/>
        </w:numPr>
        <w:spacing w:after="202" w:line="276" w:lineRule="auto"/>
        <w:ind w:right="416" w:hanging="357"/>
        <w:rPr>
          <w:rFonts w:ascii="Tahoma" w:hAnsi="Tahoma" w:cs="Tahoma"/>
          <w:sz w:val="20"/>
          <w:szCs w:val="20"/>
          <w:rPrChange w:id="2935" w:author="רינת אביטל" w:date="2022-05-12T09:18:00Z">
            <w:rPr/>
          </w:rPrChange>
        </w:rPr>
      </w:pPr>
      <w:r w:rsidRPr="00103DCA">
        <w:rPr>
          <w:rFonts w:ascii="Tahoma" w:eastAsia="Arial" w:hAnsi="Tahoma" w:cs="Tahoma"/>
          <w:sz w:val="24"/>
          <w:szCs w:val="24"/>
          <w:rtl/>
          <w:rPrChange w:id="2936" w:author="רינת אביטל" w:date="2022-05-12T09:18:00Z">
            <w:rPr>
              <w:rFonts w:ascii="Arial" w:eastAsia="Arial" w:hAnsi="Arial" w:cs="Arial"/>
              <w:sz w:val="28"/>
              <w:szCs w:val="28"/>
              <w:rtl/>
            </w:rPr>
          </w:rPrChange>
        </w:rPr>
        <w:t>הרשימה מוצגת ב</w:t>
      </w:r>
      <w:r w:rsidRPr="00103DCA">
        <w:rPr>
          <w:rFonts w:ascii="Tahoma" w:eastAsia="Calibri" w:hAnsi="Tahoma" w:cs="Tahoma"/>
          <w:sz w:val="24"/>
          <w:szCs w:val="24"/>
          <w:rPrChange w:id="2937" w:author="רינת אביטל" w:date="2022-05-12T09:18:00Z">
            <w:rPr>
              <w:rFonts w:ascii="Calibri" w:eastAsia="Calibri" w:hAnsi="Calibri" w:cs="Calibri"/>
              <w:sz w:val="28"/>
              <w:szCs w:val="28"/>
            </w:rPr>
          </w:rPrChange>
        </w:rPr>
        <w:t>HTML</w:t>
      </w:r>
      <w:r w:rsidRPr="00103DCA">
        <w:rPr>
          <w:rFonts w:ascii="Tahoma" w:eastAsia="Arial" w:hAnsi="Tahoma" w:cs="Tahoma"/>
          <w:sz w:val="20"/>
          <w:szCs w:val="20"/>
          <w:rtl/>
          <w:rPrChange w:id="2938" w:author="רינת אביטל" w:date="2022-05-12T09:18:00Z">
            <w:rPr>
              <w:rFonts w:ascii="Arial" w:eastAsia="Arial" w:hAnsi="Arial" w:cs="Arial"/>
              <w:rtl/>
            </w:rPr>
          </w:rPrChange>
        </w:rPr>
        <w:t xml:space="preserve">.  </w:t>
      </w:r>
    </w:p>
    <w:p w14:paraId="2EE0FA6C" w14:textId="562B4537" w:rsidR="00377256" w:rsidRPr="00103DCA" w:rsidRDefault="00A570A1" w:rsidP="00377256">
      <w:pPr>
        <w:spacing w:after="0" w:line="480" w:lineRule="auto"/>
        <w:ind w:left="1"/>
        <w:rPr>
          <w:rFonts w:ascii="Tahoma" w:hAnsi="Tahoma" w:cs="Tahoma"/>
          <w:b/>
          <w:bCs/>
          <w:sz w:val="24"/>
          <w:szCs w:val="24"/>
          <w:rtl/>
          <w:rPrChange w:id="2939" w:author="רינת אביטל" w:date="2022-05-12T09:18:00Z">
            <w:rPr>
              <w:b/>
              <w:bCs/>
              <w:sz w:val="28"/>
              <w:szCs w:val="28"/>
              <w:rtl/>
            </w:rPr>
          </w:rPrChange>
        </w:rPr>
      </w:pPr>
      <w:ins w:id="2940" w:author="רינת אביטל" w:date="2022-05-12T12:56:00Z">
        <w:r>
          <w:rPr>
            <w:rFonts w:ascii="Tahoma" w:hAnsi="Tahoma" w:cs="Tahoma"/>
            <w:noProof/>
            <w:color w:val="808080" w:themeColor="background1" w:themeShade="80"/>
            <w:u w:val="single"/>
          </w:rPr>
          <w:lastRenderedPageBreak/>
          <w:drawing>
            <wp:anchor distT="0" distB="0" distL="114300" distR="114300" simplePos="0" relativeHeight="251680768" behindDoc="0" locked="0" layoutInCell="1" allowOverlap="1" wp14:anchorId="42B90A60" wp14:editId="1D4A1716">
              <wp:simplePos x="0" y="0"/>
              <wp:positionH relativeFrom="column">
                <wp:posOffset>-212725</wp:posOffset>
              </wp:positionH>
              <wp:positionV relativeFrom="paragraph">
                <wp:posOffset>364066</wp:posOffset>
              </wp:positionV>
              <wp:extent cx="5731510" cy="333756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BEBA8EAE-BF5A-486C-A8C5-ECC9F3942E4B}">
                            <a14:imgProps xmlns:a14="http://schemas.microsoft.com/office/drawing/2010/main">
                              <a14:imgLayer r:embed="rId17">
                                <a14:imgEffect>
                                  <a14:colorTemperature colorTemp="88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3337560"/>
                      </a:xfrm>
                      <a:prstGeom prst="rect">
                        <a:avLst/>
                      </a:prstGeom>
                      <a:noFill/>
                      <a:ln>
                        <a:noFill/>
                      </a:ln>
                    </pic:spPr>
                  </pic:pic>
                </a:graphicData>
              </a:graphic>
            </wp:anchor>
          </w:drawing>
        </w:r>
      </w:ins>
      <w:r w:rsidR="00F836FA" w:rsidRPr="00103DCA">
        <w:rPr>
          <w:rFonts w:ascii="Tahoma" w:eastAsia="Calibri" w:hAnsi="Tahoma" w:cs="Tahoma"/>
          <w:b/>
          <w:bCs/>
          <w:sz w:val="24"/>
          <w:szCs w:val="24"/>
          <w:rtl/>
          <w:rPrChange w:id="2941" w:author="רינת אביטל" w:date="2022-05-12T09:18:00Z">
            <w:rPr>
              <w:rFonts w:ascii="Calibri" w:eastAsia="Calibri" w:hAnsi="Calibri" w:cs="Calibri"/>
              <w:b/>
              <w:bCs/>
              <w:sz w:val="28"/>
              <w:szCs w:val="28"/>
              <w:rtl/>
            </w:rPr>
          </w:rPrChange>
        </w:rPr>
        <w:t>איור</w:t>
      </w:r>
      <w:r w:rsidR="00377256" w:rsidRPr="00103DCA">
        <w:rPr>
          <w:rFonts w:ascii="Tahoma" w:eastAsia="Calibri" w:hAnsi="Tahoma" w:cs="Tahoma"/>
          <w:b/>
          <w:bCs/>
          <w:sz w:val="24"/>
          <w:szCs w:val="24"/>
          <w:rtl/>
          <w:rPrChange w:id="2942" w:author="רינת אביטל" w:date="2022-05-12T09:18:00Z">
            <w:rPr>
              <w:rFonts w:ascii="Calibri" w:eastAsia="Calibri" w:hAnsi="Calibri" w:cs="Calibri" w:hint="cs"/>
              <w:b/>
              <w:bCs/>
              <w:sz w:val="28"/>
              <w:szCs w:val="28"/>
              <w:rtl/>
            </w:rPr>
          </w:rPrChange>
        </w:rPr>
        <w:t>:</w:t>
      </w:r>
    </w:p>
    <w:p w14:paraId="21630C42" w14:textId="792DF18E" w:rsidR="00F836FA" w:rsidRPr="00103DCA" w:rsidRDefault="00F836FA" w:rsidP="00F836FA">
      <w:pPr>
        <w:bidi w:val="0"/>
        <w:spacing w:after="0"/>
        <w:ind w:left="-960" w:right="-80"/>
        <w:rPr>
          <w:rFonts w:ascii="Tahoma" w:hAnsi="Tahoma" w:cs="Tahoma"/>
          <w:sz w:val="20"/>
          <w:szCs w:val="20"/>
          <w:highlight w:val="cyan"/>
          <w:rPrChange w:id="2943" w:author="רינת אביטל" w:date="2022-05-12T09:18:00Z">
            <w:rPr>
              <w:highlight w:val="cyan"/>
            </w:rPr>
          </w:rPrChange>
        </w:rPr>
      </w:pPr>
      <w:del w:id="2944" w:author="רינת אביטל" w:date="2022-05-12T12:57:00Z">
        <w:r w:rsidRPr="00103DCA" w:rsidDel="00A570A1">
          <w:rPr>
            <w:rFonts w:ascii="Tahoma" w:hAnsi="Tahoma" w:cs="Tahoma"/>
            <w:noProof/>
            <w:sz w:val="20"/>
            <w:szCs w:val="20"/>
            <w:highlight w:val="cyan"/>
            <w:rPrChange w:id="2945" w:author="רינת אביטל" w:date="2022-05-12T09:18:00Z">
              <w:rPr>
                <w:noProof/>
                <w:highlight w:val="cyan"/>
              </w:rPr>
            </w:rPrChange>
          </w:rPr>
          <mc:AlternateContent>
            <mc:Choice Requires="wpg">
              <w:drawing>
                <wp:inline distT="0" distB="0" distL="0" distR="0" wp14:anchorId="33E017FB" wp14:editId="7298D130">
                  <wp:extent cx="6433820" cy="933450"/>
                  <wp:effectExtent l="0" t="0" r="43180" b="19050"/>
                  <wp:docPr id="164262" name="Group 164262"/>
                  <wp:cNvGraphicFramePr/>
                  <a:graphic xmlns:a="http://schemas.openxmlformats.org/drawingml/2006/main">
                    <a:graphicData uri="http://schemas.microsoft.com/office/word/2010/wordprocessingGroup">
                      <wpg:wgp>
                        <wpg:cNvGrpSpPr/>
                        <wpg:grpSpPr>
                          <a:xfrm>
                            <a:off x="0" y="0"/>
                            <a:ext cx="6433820" cy="933450"/>
                            <a:chOff x="0" y="0"/>
                            <a:chExt cx="6433820" cy="945515"/>
                          </a:xfrm>
                        </wpg:grpSpPr>
                        <wps:wsp>
                          <wps:cNvPr id="7771" name="Rectangle 7771"/>
                          <wps:cNvSpPr/>
                          <wps:spPr>
                            <a:xfrm>
                              <a:off x="643179" y="170016"/>
                              <a:ext cx="41211" cy="183472"/>
                            </a:xfrm>
                            <a:prstGeom prst="rect">
                              <a:avLst/>
                            </a:prstGeom>
                            <a:ln>
                              <a:noFill/>
                            </a:ln>
                          </wps:spPr>
                          <wps:txbx>
                            <w:txbxContent>
                              <w:p w14:paraId="4F42F17E" w14:textId="77777777" w:rsidR="00EE3FD0" w:rsidRDefault="00EE3FD0" w:rsidP="00F836FA">
                                <w:pPr>
                                  <w:bidi w:val="0"/>
                                </w:pPr>
                                <w:r>
                                  <w:rPr>
                                    <w:rFonts w:ascii="David" w:eastAsia="David" w:hAnsi="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23F4A92C" w14:textId="77777777" w:rsidR="00EE3FD0" w:rsidRDefault="00EE3FD0" w:rsidP="00F836FA">
                                <w:pPr>
                                  <w:bidi w:val="0"/>
                                </w:pPr>
                                <w:r>
                                  <w:rPr>
                                    <w:rFonts w:ascii="David" w:eastAsia="David" w:hAnsi="David" w:cs="David"/>
                                  </w:rPr>
                                  <w:t xml:space="preserve"> </w:t>
                                </w:r>
                              </w:p>
                            </w:txbxContent>
                          </wps:txbx>
                          <wps:bodyPr horzOverflow="overflow" vert="horz" lIns="0" tIns="0" rIns="0" bIns="0" rtlCol="0">
                            <a:noAutofit/>
                          </wps:bodyPr>
                        </wps:wsp>
                        <wps:wsp>
                          <wps:cNvPr id="7971" name="Shape 7971"/>
                          <wps:cNvSpPr/>
                          <wps:spPr>
                            <a:xfrm>
                              <a:off x="0" y="157607"/>
                              <a:ext cx="665480" cy="157607"/>
                            </a:xfrm>
                            <a:custGeom>
                              <a:avLst/>
                              <a:gdLst/>
                              <a:ahLst/>
                              <a:cxnLst/>
                              <a:rect l="0" t="0" r="0" b="0"/>
                              <a:pathLst>
                                <a:path w="665480" h="157607">
                                  <a:moveTo>
                                    <a:pt x="665480" y="0"/>
                                  </a:moveTo>
                                  <a:cubicBezTo>
                                    <a:pt x="665480" y="87122"/>
                                    <a:pt x="516509" y="157607"/>
                                    <a:pt x="332740" y="157607"/>
                                  </a:cubicBezTo>
                                  <a:cubicBezTo>
                                    <a:pt x="148971" y="157607"/>
                                    <a:pt x="0" y="87122"/>
                                    <a:pt x="0" y="0"/>
                                  </a:cubicBezTo>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0" y="0"/>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69494" y="387742"/>
                              <a:ext cx="198921" cy="220051"/>
                            </a:xfrm>
                            <a:prstGeom prst="rect">
                              <a:avLst/>
                            </a:prstGeom>
                            <a:ln>
                              <a:noFill/>
                            </a:ln>
                          </wps:spPr>
                          <wps:txbx>
                            <w:txbxContent>
                              <w:p w14:paraId="43A45392" w14:textId="77777777" w:rsidR="00EE3FD0" w:rsidRDefault="00EE3FD0" w:rsidP="00F836FA">
                                <w:pPr>
                                  <w:bidi w:val="0"/>
                                </w:pPr>
                                <w:r>
                                  <w:rPr>
                                    <w:rFonts w:ascii="Calibri" w:eastAsia="Calibri" w:hAnsi="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784CCB10" w14:textId="77777777" w:rsidR="00EE3FD0" w:rsidRDefault="00EE3FD0"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5" name="Rectangle 7975"/>
                          <wps:cNvSpPr/>
                          <wps:spPr>
                            <a:xfrm>
                              <a:off x="85090" y="668158"/>
                              <a:ext cx="688247" cy="220051"/>
                            </a:xfrm>
                            <a:prstGeom prst="rect">
                              <a:avLst/>
                            </a:prstGeom>
                            <a:ln>
                              <a:noFill/>
                            </a:ln>
                          </wps:spPr>
                          <wps:txbx>
                            <w:txbxContent>
                              <w:p w14:paraId="531F25C5" w14:textId="77777777" w:rsidR="00EE3FD0" w:rsidRDefault="00EE3FD0" w:rsidP="00F836FA">
                                <w:pPr>
                                  <w:bidi w:val="0"/>
                                </w:pPr>
                                <w:r>
                                  <w:rPr>
                                    <w:rFonts w:ascii="Calibri" w:eastAsia="Calibri" w:hAnsi="Calibri" w:cs="Calibri"/>
                                    <w:w w:val="102"/>
                                    <w:sz w:val="20"/>
                                  </w:rPr>
                                  <w:t>Sql</w:t>
                                </w:r>
                                <w:r>
                                  <w:rPr>
                                    <w:rFonts w:ascii="Calibri" w:eastAsia="Calibri" w:hAnsi="Calibri" w:cs="Calibri"/>
                                    <w:spacing w:val="-4"/>
                                    <w:w w:val="102"/>
                                    <w:sz w:val="20"/>
                                  </w:rPr>
                                  <w:t xml:space="preserve"> </w:t>
                                </w:r>
                                <w:r>
                                  <w:rPr>
                                    <w:rFonts w:ascii="Calibri" w:eastAsia="Calibri" w:hAnsi="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210F4F91" w14:textId="77777777" w:rsidR="00EE3FD0" w:rsidRDefault="00EE3FD0"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7" name="Shape 7977"/>
                          <wps:cNvSpPr/>
                          <wps:spPr>
                            <a:xfrm>
                              <a:off x="995045" y="259461"/>
                              <a:ext cx="1104265" cy="549275"/>
                            </a:xfrm>
                            <a:custGeom>
                              <a:avLst/>
                              <a:gdLst/>
                              <a:ahLst/>
                              <a:cxnLst/>
                              <a:rect l="0" t="0" r="0" b="0"/>
                              <a:pathLst>
                                <a:path w="1104265" h="549275">
                                  <a:moveTo>
                                    <a:pt x="0" y="549275"/>
                                  </a:moveTo>
                                  <a:lnTo>
                                    <a:pt x="1104265" y="549275"/>
                                  </a:lnTo>
                                  <a:lnTo>
                                    <a:pt x="110426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48C489DF" w14:textId="77777777" w:rsidR="00EE3FD0" w:rsidRDefault="00EE3FD0" w:rsidP="00F836FA">
                                <w:pPr>
                                  <w:bidi w:val="0"/>
                                </w:pPr>
                                <w:r>
                                  <w:rPr>
                                    <w:rFonts w:ascii="Calibri" w:eastAsia="Calibri" w:hAnsi="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4B1B86C8" w14:textId="77777777" w:rsidR="00EE3FD0" w:rsidRDefault="00EE3FD0"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14:paraId="19CBD528" w14:textId="77777777" w:rsidR="00EE3FD0" w:rsidRDefault="00EE3FD0"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6046FD1F" w14:textId="77777777" w:rsidR="00EE3FD0" w:rsidRDefault="00EE3FD0"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4D72379E" w14:textId="77777777" w:rsidR="00EE3FD0" w:rsidRDefault="00EE3FD0" w:rsidP="00F836FA">
                                <w:pPr>
                                  <w:bidi w:val="0"/>
                                </w:pPr>
                                <w:r>
                                  <w:rPr>
                                    <w:rFonts w:ascii="Calibri" w:eastAsia="Calibri" w:hAnsi="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0C48BFDF" w14:textId="77777777" w:rsidR="00EE3FD0" w:rsidRDefault="00EE3FD0"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14:paraId="303B95A6" w14:textId="77777777" w:rsidR="00EE3FD0" w:rsidRDefault="00EE3FD0" w:rsidP="00F836FA">
                                <w:pPr>
                                  <w:bidi w:val="0"/>
                                </w:pPr>
                                <w:r>
                                  <w:rPr>
                                    <w:rFonts w:ascii="Calibri" w:eastAsia="Calibri" w:hAnsi="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14:paraId="1842EB15" w14:textId="77777777" w:rsidR="00EE3FD0" w:rsidRDefault="00EE3FD0" w:rsidP="00F836FA">
                                <w:pPr>
                                  <w:bidi w:val="0"/>
                                </w:pPr>
                                <w:r>
                                  <w:rPr>
                                    <w:rFonts w:ascii="Calibri" w:eastAsia="Calibri" w:hAnsi="Calibri" w:cs="Calibri"/>
                                    <w:spacing w:val="1"/>
                                    <w:w w:val="99"/>
                                  </w:rPr>
                                  <w:t>ayer</w:t>
                                </w:r>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13D5ACB0" w14:textId="77777777" w:rsidR="00EE3FD0" w:rsidRDefault="00EE3FD0"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14:paraId="6FCEB9EA" w14:textId="77777777" w:rsidR="00EE3FD0" w:rsidRDefault="00EE3FD0" w:rsidP="00F836FA">
                                <w:pPr>
                                  <w:bidi w:val="0"/>
                                </w:pPr>
                                <w:r>
                                  <w:rPr>
                                    <w:rFonts w:ascii="Calibri" w:eastAsia="Calibri" w:hAnsi="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09747FB8" w14:textId="77777777" w:rsidR="00EE3FD0" w:rsidRDefault="00EE3FD0"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14:paraId="208A7549" w14:textId="77777777" w:rsidR="00EE3FD0" w:rsidRDefault="00EE3FD0"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r>
                                  <w:rPr>
                                    <w:rFonts w:ascii="Calibri" w:eastAsia="Calibri" w:hAnsi="Calibri" w:cs="Calibri"/>
                                    <w:w w:val="96"/>
                                    <w:sz w:val="20"/>
                                  </w:rPr>
                                  <w:t>Api</w:t>
                                </w:r>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06B2E98F" w14:textId="77777777" w:rsidR="00EE3FD0" w:rsidRDefault="00EE3FD0"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94230" y="526415"/>
                              <a:ext cx="333375" cy="78994"/>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14:paraId="394879DA" w14:textId="77777777" w:rsidR="00EE3FD0" w:rsidRDefault="00EE3FD0" w:rsidP="00F836FA">
                                <w:pPr>
                                  <w:bidi w:val="0"/>
                                </w:pPr>
                                <w:r>
                                  <w:rPr>
                                    <w:rFonts w:ascii="Calibri" w:eastAsia="Calibri" w:hAnsi="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7FCDAEB6" w14:textId="77777777" w:rsidR="00EE3FD0" w:rsidRDefault="00EE3FD0"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780F1C27" w14:textId="77777777" w:rsidR="00EE3FD0" w:rsidRDefault="00EE3FD0"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31415" y="277241"/>
                              <a:ext cx="660400" cy="560070"/>
                            </a:xfrm>
                            <a:custGeom>
                              <a:avLst/>
                              <a:gdLst/>
                              <a:ahLst/>
                              <a:cxnLst/>
                              <a:rect l="0" t="0" r="0" b="0"/>
                              <a:pathLst>
                                <a:path w="660400" h="560070">
                                  <a:moveTo>
                                    <a:pt x="0" y="560070"/>
                                  </a:moveTo>
                                  <a:lnTo>
                                    <a:pt x="660400" y="560070"/>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14:paraId="0AEBB517" w14:textId="77777777" w:rsidR="00EE3FD0" w:rsidRDefault="00EE3FD0" w:rsidP="00F836FA">
                                <w:pPr>
                                  <w:bidi w:val="0"/>
                                </w:pPr>
                                <w:r>
                                  <w:rPr>
                                    <w:rFonts w:ascii="Calibri" w:eastAsia="Calibri" w:hAnsi="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77D2CFB4" w14:textId="77777777" w:rsidR="00EE3FD0" w:rsidRDefault="00EE3FD0"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3E017FB" id="Group 164262" o:spid="_x0000_s1118" style="width:506.6pt;height:73.5pt;mso-position-horizontal-relative:char;mso-position-vertical-relative:line" coordsize="64338,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">
                  <v:rect id="Rectangle 7771" o:spid="_x0000_s1119"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4F42F17E" w14:textId="77777777" w:rsidR="00EE3FD0" w:rsidRDefault="00EE3FD0" w:rsidP="00F836FA">
                          <w:pPr>
                            <w:bidi w:val="0"/>
                          </w:pPr>
                          <w:r>
                            <w:rPr>
                              <w:rFonts w:ascii="David" w:eastAsia="David" w:hAnsi="David" w:cs="David"/>
                            </w:rPr>
                            <w:t xml:space="preserve"> </w:t>
                          </w:r>
                        </w:p>
                      </w:txbxContent>
                    </v:textbox>
                  </v:rect>
                  <v:rect id="Rectangle 7772" o:spid="_x0000_s1120"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23F4A92C" w14:textId="77777777" w:rsidR="00EE3FD0" w:rsidRDefault="00EE3FD0" w:rsidP="00F836FA">
                          <w:pPr>
                            <w:bidi w:val="0"/>
                          </w:pPr>
                          <w:r>
                            <w:rPr>
                              <w:rFonts w:ascii="David" w:eastAsia="David" w:hAnsi="David" w:cs="David"/>
                            </w:rPr>
                            <w:t xml:space="preserve"> </w:t>
                          </w:r>
                        </w:p>
                      </w:txbxContent>
                    </v:textbox>
                  </v:rect>
                  <v:shape id="Shape 7971" o:spid="_x0000_s1121" style="position:absolute;top:1576;width:6654;height:1576;visibility:visible;mso-wrap-style:square;v-text-anchor:top" coordsize="665480,15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" path="m665480,v,87122,-148971,157607,-332740,157607c148971,157607,,87122,,e" filled="f" strokeweight="1pt">
                    <v:stroke miterlimit="66585f" joinstyle="miter"/>
                    <v:path arrowok="t" textboxrect="0,0,665480,157607"/>
                  </v:shape>
                  <v:shape id="Shape 7972" o:spid="_x0000_s1122" style="position:absolute;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" path="m,157607c,70612,148971,,332740,,516509,,665480,70612,665480,157607r,630428c665480,875030,516509,945515,332740,945515,148971,945515,,875030,,788035l,157607xe" filled="f" strokeweight="1pt">
                    <v:stroke miterlimit="66585f" joinstyle="miter"/>
                    <v:path arrowok="t" textboxrect="0,0,665480,945515"/>
                  </v:shape>
                  <v:rect id="Rectangle 7973" o:spid="_x0000_s1123" style="position:absolute;left:2694;top:3877;width:1990;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43A45392" w14:textId="77777777" w:rsidR="00EE3FD0" w:rsidRDefault="00EE3FD0" w:rsidP="00F836FA">
                          <w:pPr>
                            <w:bidi w:val="0"/>
                          </w:pPr>
                          <w:r>
                            <w:rPr>
                              <w:rFonts w:ascii="Calibri" w:eastAsia="Calibri" w:hAnsi="Calibri" w:cs="Calibri"/>
                              <w:spacing w:val="-1"/>
                              <w:w w:val="103"/>
                              <w:sz w:val="20"/>
                            </w:rPr>
                            <w:t>DB</w:t>
                          </w:r>
                        </w:p>
                      </w:txbxContent>
                    </v:textbox>
                  </v:rect>
                  <v:rect id="Rectangle 7974" o:spid="_x0000_s1124"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784CCB10" w14:textId="77777777" w:rsidR="00EE3FD0" w:rsidRDefault="00EE3FD0" w:rsidP="00F836FA">
                          <w:pPr>
                            <w:bidi w:val="0"/>
                          </w:pPr>
                          <w:r>
                            <w:rPr>
                              <w:rFonts w:ascii="Calibri" w:eastAsia="Calibri" w:hAnsi="Calibri" w:cs="Calibri"/>
                              <w:sz w:val="20"/>
                            </w:rPr>
                            <w:t xml:space="preserve"> </w:t>
                          </w:r>
                        </w:p>
                      </w:txbxContent>
                    </v:textbox>
                  </v:rect>
                  <v:rect id="Rectangle 7975" o:spid="_x0000_s1125" style="position:absolute;left:850;top:6681;width:6883;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531F25C5" w14:textId="77777777" w:rsidR="00EE3FD0" w:rsidRDefault="00EE3FD0" w:rsidP="00F836FA">
                          <w:pPr>
                            <w:bidi w:val="0"/>
                          </w:pPr>
                          <w:r>
                            <w:rPr>
                              <w:rFonts w:ascii="Calibri" w:eastAsia="Calibri" w:hAnsi="Calibri" w:cs="Calibri"/>
                              <w:w w:val="102"/>
                              <w:sz w:val="20"/>
                            </w:rPr>
                            <w:t>Sql</w:t>
                          </w:r>
                          <w:r>
                            <w:rPr>
                              <w:rFonts w:ascii="Calibri" w:eastAsia="Calibri" w:hAnsi="Calibri" w:cs="Calibri"/>
                              <w:spacing w:val="-4"/>
                              <w:w w:val="102"/>
                              <w:sz w:val="20"/>
                            </w:rPr>
                            <w:t xml:space="preserve"> </w:t>
                          </w:r>
                          <w:r>
                            <w:rPr>
                              <w:rFonts w:ascii="Calibri" w:eastAsia="Calibri" w:hAnsi="Calibri" w:cs="Calibri"/>
                              <w:w w:val="102"/>
                              <w:sz w:val="20"/>
                            </w:rPr>
                            <w:t>Server</w:t>
                          </w:r>
                        </w:p>
                      </w:txbxContent>
                    </v:textbox>
                  </v:rect>
                  <v:rect id="Rectangle 7976" o:spid="_x0000_s1126"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210F4F91" w14:textId="77777777" w:rsidR="00EE3FD0" w:rsidRDefault="00EE3FD0" w:rsidP="00F836FA">
                          <w:pPr>
                            <w:bidi w:val="0"/>
                          </w:pPr>
                          <w:r>
                            <w:rPr>
                              <w:rFonts w:ascii="Calibri" w:eastAsia="Calibri" w:hAnsi="Calibri" w:cs="Calibri"/>
                              <w:sz w:val="20"/>
                            </w:rPr>
                            <w:t xml:space="preserve"> </w:t>
                          </w:r>
                        </w:p>
                      </w:txbxContent>
                    </v:textbox>
                  </v:rect>
                  <v:shape id="Shape 7977" o:spid="_x0000_s1127" style="position:absolute;left:9950;top:2594;width:11043;height:5493;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" path="m,549275r1104265,l1104265,,,,,549275xe" filled="f" strokeweight=".5pt">
                    <v:path arrowok="t" textboxrect="0,0,1104265,549275"/>
                  </v:shape>
                  <v:rect id="Rectangle 7978" o:spid="_x0000_s1128"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48C489DF" w14:textId="77777777" w:rsidR="00EE3FD0" w:rsidRDefault="00EE3FD0" w:rsidP="00F836FA">
                          <w:pPr>
                            <w:bidi w:val="0"/>
                          </w:pPr>
                          <w:r>
                            <w:rPr>
                              <w:rFonts w:ascii="Calibri" w:eastAsia="Calibri" w:hAnsi="Calibri" w:cs="Calibri"/>
                              <w:w w:val="102"/>
                              <w:sz w:val="20"/>
                            </w:rPr>
                            <w:t>Dal</w:t>
                          </w:r>
                        </w:p>
                      </w:txbxContent>
                    </v:textbox>
                  </v:rect>
                  <v:rect id="Rectangle 7979" o:spid="_x0000_s1129"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4B1B86C8" w14:textId="77777777" w:rsidR="00EE3FD0" w:rsidRDefault="00EE3FD0" w:rsidP="00F836FA">
                          <w:pPr>
                            <w:bidi w:val="0"/>
                          </w:pPr>
                          <w:r>
                            <w:rPr>
                              <w:rFonts w:ascii="Calibri" w:eastAsia="Calibri" w:hAnsi="Calibri" w:cs="Calibri"/>
                              <w:sz w:val="20"/>
                            </w:rPr>
                            <w:t xml:space="preserve"> </w:t>
                          </w:r>
                        </w:p>
                      </w:txbxContent>
                    </v:textbox>
                  </v:rect>
                  <v:rect id="Rectangle 7980" o:spid="_x0000_s1130" style="position:absolute;left:10911;top:5904;width:12085;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19CBD528" w14:textId="77777777" w:rsidR="00EE3FD0" w:rsidRDefault="00EE3FD0"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v:textbox>
                  </v:rect>
                  <v:rect id="Rectangle 7981" o:spid="_x0000_s1131"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6046FD1F" w14:textId="77777777" w:rsidR="00EE3FD0" w:rsidRDefault="00EE3FD0" w:rsidP="00F836FA">
                          <w:pPr>
                            <w:bidi w:val="0"/>
                          </w:pPr>
                          <w:r>
                            <w:rPr>
                              <w:rFonts w:ascii="Calibri" w:eastAsia="Calibri" w:hAnsi="Calibri" w:cs="Calibri"/>
                              <w:sz w:val="20"/>
                            </w:rPr>
                            <w:t xml:space="preserve"> </w:t>
                          </w:r>
                        </w:p>
                      </w:txbxContent>
                    </v:textbox>
                  </v:rect>
                  <v:shape id="Shape 7982" o:spid="_x0000_s1132"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" path="m,549275r660400,l660400,,,,,549275xe" filled="f" strokeweight=".5pt">
                    <v:path arrowok="t" textboxrect="0,0,660400,549275"/>
                  </v:shape>
                  <v:rect id="Rectangle 7983" o:spid="_x0000_s1133"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4D72379E" w14:textId="77777777" w:rsidR="00EE3FD0" w:rsidRDefault="00EE3FD0" w:rsidP="00F836FA">
                          <w:pPr>
                            <w:bidi w:val="0"/>
                          </w:pPr>
                          <w:r>
                            <w:rPr>
                              <w:rFonts w:ascii="Calibri" w:eastAsia="Calibri" w:hAnsi="Calibri" w:cs="Calibri"/>
                              <w:spacing w:val="-1"/>
                              <w:w w:val="107"/>
                            </w:rPr>
                            <w:t>Bl</w:t>
                          </w:r>
                        </w:p>
                      </w:txbxContent>
                    </v:textbox>
                  </v:rect>
                  <v:rect id="Rectangle 7984" o:spid="_x0000_s1134"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0C48BFDF" w14:textId="77777777" w:rsidR="00EE3FD0" w:rsidRDefault="00EE3FD0" w:rsidP="00F836FA">
                          <w:pPr>
                            <w:bidi w:val="0"/>
                          </w:pPr>
                          <w:r>
                            <w:rPr>
                              <w:rFonts w:ascii="Calibri" w:eastAsia="Calibri" w:hAnsi="Calibri" w:cs="Calibri"/>
                            </w:rPr>
                            <w:t xml:space="preserve"> </w:t>
                          </w:r>
                        </w:p>
                      </w:txbxContent>
                    </v:textbox>
                  </v:rect>
                  <v:rect id="Rectangle 7985" o:spid="_x0000_s1135" style="position:absolute;left:36031;top:6343;width:8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303B95A6" w14:textId="77777777" w:rsidR="00EE3FD0" w:rsidRDefault="00EE3FD0" w:rsidP="00F836FA">
                          <w:pPr>
                            <w:bidi w:val="0"/>
                          </w:pPr>
                          <w:r>
                            <w:rPr>
                              <w:rFonts w:ascii="Calibri" w:eastAsia="Calibri" w:hAnsi="Calibri" w:cs="Calibri"/>
                              <w:w w:val="112"/>
                            </w:rPr>
                            <w:t>L</w:t>
                          </w:r>
                        </w:p>
                      </w:txbxContent>
                    </v:textbox>
                  </v:rect>
                  <v:rect id="Rectangle 7986" o:spid="_x0000_s1136" style="position:absolute;left:36686;top:6343;width:325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1842EB15" w14:textId="77777777" w:rsidR="00EE3FD0" w:rsidRDefault="00EE3FD0" w:rsidP="00F836FA">
                          <w:pPr>
                            <w:bidi w:val="0"/>
                          </w:pPr>
                          <w:r>
                            <w:rPr>
                              <w:rFonts w:ascii="Calibri" w:eastAsia="Calibri" w:hAnsi="Calibri" w:cs="Calibri"/>
                              <w:spacing w:val="1"/>
                              <w:w w:val="99"/>
                            </w:rPr>
                            <w:t>ayer</w:t>
                          </w:r>
                        </w:p>
                      </w:txbxContent>
                    </v:textbox>
                  </v:rect>
                  <v:rect id="Rectangle 7987" o:spid="_x0000_s1137"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13D5ACB0" w14:textId="77777777" w:rsidR="00EE3FD0" w:rsidRDefault="00EE3FD0" w:rsidP="00F836FA">
                          <w:pPr>
                            <w:bidi w:val="0"/>
                          </w:pPr>
                          <w:r>
                            <w:rPr>
                              <w:rFonts w:ascii="Calibri" w:eastAsia="Calibri" w:hAnsi="Calibri" w:cs="Calibri"/>
                            </w:rPr>
                            <w:t xml:space="preserve"> </w:t>
                          </w:r>
                        </w:p>
                      </w:txbxContent>
                    </v:textbox>
                  </v:rect>
                  <v:shape id="Shape 7988" o:spid="_x0000_s1138"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" path="m,549275r807085,l807085,,,,,549275xe" filled="f" strokeweight=".5pt">
                    <v:path arrowok="t" textboxrect="0,0,807085,549275"/>
                  </v:shape>
                  <v:rect id="Rectangle 7989" o:spid="_x0000_s1139" style="position:absolute;left:45253;top:3359;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6FCEB9EA" w14:textId="77777777" w:rsidR="00EE3FD0" w:rsidRDefault="00EE3FD0" w:rsidP="00F836FA">
                          <w:pPr>
                            <w:bidi w:val="0"/>
                          </w:pPr>
                          <w:r>
                            <w:rPr>
                              <w:rFonts w:ascii="Calibri" w:eastAsia="Calibri" w:hAnsi="Calibri" w:cs="Calibri"/>
                              <w:w w:val="101"/>
                              <w:sz w:val="20"/>
                            </w:rPr>
                            <w:t>Controllers</w:t>
                          </w:r>
                        </w:p>
                      </w:txbxContent>
                    </v:textbox>
                  </v:rect>
                  <v:rect id="Rectangle 7990" o:spid="_x0000_s1140"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09747FB8" w14:textId="77777777" w:rsidR="00EE3FD0" w:rsidRDefault="00EE3FD0" w:rsidP="00F836FA">
                          <w:pPr>
                            <w:bidi w:val="0"/>
                          </w:pPr>
                          <w:r>
                            <w:rPr>
                              <w:rFonts w:ascii="Calibri" w:eastAsia="Calibri" w:hAnsi="Calibri" w:cs="Calibri"/>
                              <w:sz w:val="20"/>
                            </w:rPr>
                            <w:t xml:space="preserve"> </w:t>
                          </w:r>
                        </w:p>
                      </w:txbxContent>
                    </v:textbox>
                  </v:rect>
                  <v:rect id="Rectangle 7991" o:spid="_x0000_s1141" style="position:absolute;left:46015;top:6163;width:557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208A7549" w14:textId="77777777" w:rsidR="00EE3FD0" w:rsidRDefault="00EE3FD0"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r>
                            <w:rPr>
                              <w:rFonts w:ascii="Calibri" w:eastAsia="Calibri" w:hAnsi="Calibri" w:cs="Calibri"/>
                              <w:w w:val="96"/>
                              <w:sz w:val="20"/>
                            </w:rPr>
                            <w:t>Api</w:t>
                          </w:r>
                        </w:p>
                      </w:txbxContent>
                    </v:textbox>
                  </v:rect>
                  <v:rect id="Rectangle 7992" o:spid="_x0000_s1142"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06B2E98F" w14:textId="77777777" w:rsidR="00EE3FD0" w:rsidRDefault="00EE3FD0" w:rsidP="00F836FA">
                          <w:pPr>
                            <w:bidi w:val="0"/>
                          </w:pPr>
                          <w:r>
                            <w:rPr>
                              <w:rFonts w:ascii="Calibri" w:eastAsia="Calibri" w:hAnsi="Calibri" w:cs="Calibri"/>
                              <w:sz w:val="20"/>
                            </w:rPr>
                            <w:t xml:space="preserve"> </w:t>
                          </w:r>
                        </w:p>
                      </w:txbxContent>
                    </v:textbox>
                  </v:rect>
                  <v:shape id="Shape 7993" o:spid="_x0000_s1143"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144" style="position:absolute;left:20942;top:5264;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145"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146"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" path="m,422275r653415,l653415,,,,,422275xe" filled="f" strokeweight=".5pt">
                    <v:path arrowok="t" textboxrect="0,0,653415,422275"/>
                  </v:shape>
                  <v:rect id="Rectangle 7997" o:spid="_x0000_s1147" style="position:absolute;left:57282;top:3572;width:399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394879DA" w14:textId="77777777" w:rsidR="00EE3FD0" w:rsidRDefault="00EE3FD0" w:rsidP="00F836FA">
                          <w:pPr>
                            <w:bidi w:val="0"/>
                          </w:pPr>
                          <w:r>
                            <w:rPr>
                              <w:rFonts w:ascii="Calibri" w:eastAsia="Calibri" w:hAnsi="Calibri" w:cs="Calibri"/>
                              <w:w w:val="102"/>
                              <w:sz w:val="20"/>
                            </w:rPr>
                            <w:t>Client</w:t>
                          </w:r>
                        </w:p>
                      </w:txbxContent>
                    </v:textbox>
                  </v:rect>
                  <v:rect id="Rectangle 7998" o:spid="_x0000_s1148"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7FCDAEB6" w14:textId="77777777" w:rsidR="00EE3FD0" w:rsidRDefault="00EE3FD0" w:rsidP="00F836FA">
                          <w:pPr>
                            <w:bidi w:val="0"/>
                          </w:pPr>
                          <w:r>
                            <w:rPr>
                              <w:rFonts w:ascii="Calibri" w:eastAsia="Calibri" w:hAnsi="Calibri" w:cs="Calibri"/>
                              <w:sz w:val="20"/>
                            </w:rPr>
                            <w:t xml:space="preserve"> </w:t>
                          </w:r>
                        </w:p>
                      </w:txbxContent>
                    </v:textbox>
                  </v:rect>
                  <v:rect id="Rectangle 7999" o:spid="_x0000_s1149"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780F1C27" w14:textId="77777777" w:rsidR="00EE3FD0" w:rsidRDefault="00EE3FD0" w:rsidP="00F836FA">
                          <w:pPr>
                            <w:bidi w:val="0"/>
                          </w:pPr>
                          <w:r>
                            <w:rPr>
                              <w:rFonts w:ascii="Calibri" w:eastAsia="Calibri" w:hAnsi="Calibri" w:cs="Calibri"/>
                              <w:sz w:val="20"/>
                            </w:rPr>
                            <w:t xml:space="preserve"> </w:t>
                          </w:r>
                        </w:p>
                      </w:txbxContent>
                    </v:textbox>
                  </v:rect>
                  <v:shape id="Shape 8001" o:spid="_x0000_s1150"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" path="m1099185,116205l,116205,219837,,879348,r219837,116205xe" filled="f" strokeweight=".5pt">
                    <v:stroke miterlimit="66585f" joinstyle="miter"/>
                    <v:path arrowok="t" textboxrect="0,0,1099185,116205"/>
                  </v:shape>
                  <v:shape id="Shape 8002" o:spid="_x0000_s1151"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152" style="position:absolute;left:24314;top:2772;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" path="m,560070r660400,l660400,,,,,560070xe" filled="f" strokeweight=".5pt">
                    <v:path arrowok="t" textboxrect="0,0,660400,560070"/>
                  </v:shape>
                  <v:rect id="Rectangle 8004" o:spid="_x0000_s1153" style="position:absolute;left:25576;top:3280;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0AEBB517" w14:textId="77777777" w:rsidR="00EE3FD0" w:rsidRDefault="00EE3FD0" w:rsidP="00F836FA">
                          <w:pPr>
                            <w:bidi w:val="0"/>
                          </w:pPr>
                          <w:r>
                            <w:rPr>
                              <w:rFonts w:ascii="Calibri" w:eastAsia="Calibri" w:hAnsi="Calibri" w:cs="Calibri"/>
                              <w:w w:val="97"/>
                            </w:rPr>
                            <w:t>Models</w:t>
                          </w:r>
                        </w:p>
                      </w:txbxContent>
                    </v:textbox>
                  </v:rect>
                  <v:rect id="Rectangle 8005" o:spid="_x0000_s1154"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77D2CFB4" w14:textId="77777777" w:rsidR="00EE3FD0" w:rsidRDefault="00EE3FD0" w:rsidP="00F836FA">
                          <w:pPr>
                            <w:bidi w:val="0"/>
                          </w:pPr>
                          <w:r>
                            <w:rPr>
                              <w:rFonts w:ascii="Calibri" w:eastAsia="Calibri" w:hAnsi="Calibri" w:cs="Calibri"/>
                            </w:rPr>
                            <w:t xml:space="preserve"> </w:t>
                          </w:r>
                        </w:p>
                      </w:txbxContent>
                    </v:textbox>
                  </v:rect>
                  <v:shape id="Shape 8006" o:spid="_x0000_s1155"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anchorx="page"/>
                  <w10:anchorlock/>
                </v:group>
              </w:pict>
            </mc:Fallback>
          </mc:AlternateContent>
        </w:r>
      </w:del>
    </w:p>
    <w:p w14:paraId="6FD9F553" w14:textId="77777777" w:rsidR="00F836FA" w:rsidRPr="00103DCA" w:rsidRDefault="00F836FA" w:rsidP="00F836FA">
      <w:pPr>
        <w:bidi w:val="0"/>
        <w:spacing w:after="59"/>
        <w:ind w:left="2"/>
        <w:rPr>
          <w:rFonts w:ascii="Tahoma" w:hAnsi="Tahoma" w:cs="Tahoma"/>
          <w:sz w:val="20"/>
          <w:szCs w:val="20"/>
          <w:highlight w:val="cyan"/>
          <w:rPrChange w:id="2946" w:author="רינת אביטל" w:date="2022-05-12T09:18:00Z">
            <w:rPr>
              <w:highlight w:val="cyan"/>
            </w:rPr>
          </w:rPrChange>
        </w:rPr>
      </w:pPr>
      <w:r w:rsidRPr="00103DCA">
        <w:rPr>
          <w:rFonts w:ascii="Tahoma" w:eastAsia="Calibri" w:hAnsi="Tahoma" w:cs="Tahoma"/>
          <w:color w:val="2E74B5"/>
          <w:sz w:val="28"/>
          <w:szCs w:val="20"/>
          <w:highlight w:val="cyan"/>
          <w:rPrChange w:id="2947" w:author="רינת אביטל" w:date="2022-05-12T09:18:00Z">
            <w:rPr>
              <w:rFonts w:ascii="Calibri" w:eastAsia="Calibri" w:hAnsi="Calibri" w:cs="Calibri"/>
              <w:color w:val="2E74B5"/>
              <w:sz w:val="32"/>
              <w:highlight w:val="cyan"/>
            </w:rPr>
          </w:rPrChange>
        </w:rPr>
        <w:t xml:space="preserve"> </w:t>
      </w:r>
    </w:p>
    <w:p w14:paraId="17A55795" w14:textId="48DBE9D9" w:rsidR="00F836FA" w:rsidRPr="00103DCA" w:rsidRDefault="00F836FA" w:rsidP="008705D2">
      <w:pPr>
        <w:numPr>
          <w:ilvl w:val="0"/>
          <w:numId w:val="26"/>
        </w:numPr>
        <w:spacing w:after="196" w:line="265" w:lineRule="auto"/>
        <w:ind w:right="179" w:hanging="250"/>
        <w:rPr>
          <w:rFonts w:ascii="Tahoma" w:hAnsi="Tahoma" w:cs="Tahoma"/>
          <w:sz w:val="24"/>
          <w:szCs w:val="24"/>
          <w:rPrChange w:id="2948" w:author="רינת אביטל" w:date="2022-05-12T09:18:00Z">
            <w:rPr>
              <w:sz w:val="28"/>
              <w:szCs w:val="28"/>
            </w:rPr>
          </w:rPrChange>
        </w:rPr>
      </w:pPr>
      <w:r w:rsidRPr="00103DCA">
        <w:rPr>
          <w:rFonts w:ascii="Tahoma" w:eastAsia="Arial" w:hAnsi="Tahoma" w:cs="Tahoma"/>
          <w:sz w:val="24"/>
          <w:szCs w:val="24"/>
          <w:rtl/>
          <w:rPrChange w:id="2949" w:author="רינת אביטל" w:date="2022-05-12T09:18:00Z">
            <w:rPr>
              <w:rFonts w:ascii="Arial" w:eastAsia="Arial" w:hAnsi="Arial" w:cs="Arial"/>
              <w:sz w:val="28"/>
              <w:szCs w:val="28"/>
              <w:rtl/>
            </w:rPr>
          </w:rPrChange>
        </w:rPr>
        <w:t xml:space="preserve">מסד הנתונים הבנוי </w:t>
      </w:r>
      <w:r w:rsidR="0080616A" w:rsidRPr="00103DCA">
        <w:rPr>
          <w:rFonts w:ascii="Tahoma" w:eastAsia="Arial" w:hAnsi="Tahoma" w:cs="Tahoma"/>
          <w:sz w:val="24"/>
          <w:szCs w:val="24"/>
          <w:rtl/>
          <w:rPrChange w:id="2950" w:author="רינת אביטל" w:date="2022-05-12T09:18:00Z">
            <w:rPr>
              <w:rFonts w:ascii="Arial" w:eastAsia="Arial" w:hAnsi="Arial" w:cs="Arial" w:hint="cs"/>
              <w:sz w:val="28"/>
              <w:szCs w:val="28"/>
              <w:rtl/>
            </w:rPr>
          </w:rPrChange>
        </w:rPr>
        <w:t xml:space="preserve">ממסמכים </w:t>
      </w:r>
      <w:r w:rsidRPr="00103DCA">
        <w:rPr>
          <w:rFonts w:ascii="Tahoma" w:eastAsia="Arial" w:hAnsi="Tahoma" w:cs="Tahoma"/>
          <w:sz w:val="24"/>
          <w:szCs w:val="24"/>
          <w:rtl/>
          <w:rPrChange w:id="2951" w:author="רינת אביטל" w:date="2022-05-12T09:18:00Z">
            <w:rPr>
              <w:rFonts w:ascii="Arial" w:eastAsia="Arial" w:hAnsi="Arial" w:cs="Arial"/>
              <w:sz w:val="28"/>
              <w:szCs w:val="28"/>
              <w:rtl/>
            </w:rPr>
          </w:rPrChange>
        </w:rPr>
        <w:t xml:space="preserve"> </w:t>
      </w:r>
      <w:r w:rsidR="0080616A" w:rsidRPr="00103DCA">
        <w:rPr>
          <w:rFonts w:ascii="Tahoma" w:eastAsia="Arial" w:hAnsi="Tahoma" w:cs="Tahoma"/>
          <w:sz w:val="24"/>
          <w:szCs w:val="24"/>
          <w:rtl/>
          <w:rPrChange w:id="2952" w:author="רינת אביטל" w:date="2022-05-12T09:18:00Z">
            <w:rPr>
              <w:rFonts w:ascii="Arial" w:eastAsia="Arial" w:hAnsi="Arial" w:cs="Arial" w:hint="cs"/>
              <w:sz w:val="28"/>
              <w:szCs w:val="28"/>
              <w:rtl/>
            </w:rPr>
          </w:rPrChange>
        </w:rPr>
        <w:t xml:space="preserve">מבנה המסמכים עובד מעל מימוש של </w:t>
      </w:r>
      <w:r w:rsidR="0080616A" w:rsidRPr="00103DCA">
        <w:rPr>
          <w:rFonts w:ascii="Tahoma" w:eastAsia="Arial" w:hAnsi="Tahoma" w:cs="Tahoma"/>
          <w:sz w:val="24"/>
          <w:szCs w:val="24"/>
          <w:rPrChange w:id="2953" w:author="רינת אביטל" w:date="2022-05-12T09:18:00Z">
            <w:rPr>
              <w:rFonts w:ascii="Arial" w:eastAsia="Arial" w:hAnsi="Arial" w:cs="Arial" w:hint="cs"/>
              <w:sz w:val="28"/>
              <w:szCs w:val="28"/>
            </w:rPr>
          </w:rPrChange>
        </w:rPr>
        <w:t xml:space="preserve">JSON </w:t>
      </w:r>
      <w:r w:rsidRPr="00103DCA">
        <w:rPr>
          <w:rFonts w:ascii="Tahoma" w:eastAsia="Arial" w:hAnsi="Tahoma" w:cs="Tahoma"/>
          <w:sz w:val="24"/>
          <w:szCs w:val="24"/>
          <w:rtl/>
          <w:rPrChange w:id="2954" w:author="רינת אביטל" w:date="2022-05-12T09:18:00Z">
            <w:rPr>
              <w:rFonts w:ascii="Arial" w:eastAsia="Arial" w:hAnsi="Arial" w:cs="Arial"/>
              <w:sz w:val="28"/>
              <w:szCs w:val="28"/>
              <w:rtl/>
            </w:rPr>
          </w:rPrChange>
        </w:rPr>
        <w:t xml:space="preserve"> </w:t>
      </w:r>
      <w:r w:rsidR="0080616A" w:rsidRPr="00103DCA">
        <w:rPr>
          <w:rFonts w:ascii="Tahoma" w:hAnsi="Tahoma" w:cs="Tahoma"/>
          <w:sz w:val="24"/>
          <w:szCs w:val="24"/>
          <w:rtl/>
          <w:rPrChange w:id="2955" w:author="רינת אביטל" w:date="2022-05-12T09:18:00Z">
            <w:rPr>
              <w:rFonts w:hint="cs"/>
              <w:sz w:val="28"/>
              <w:szCs w:val="28"/>
              <w:rtl/>
            </w:rPr>
          </w:rPrChange>
        </w:rPr>
        <w:t xml:space="preserve">הנקרא על ידי </w:t>
      </w:r>
      <w:r w:rsidR="0080616A" w:rsidRPr="00103DCA">
        <w:rPr>
          <w:rFonts w:ascii="Tahoma" w:hAnsi="Tahoma" w:cs="Tahoma"/>
          <w:sz w:val="24"/>
          <w:szCs w:val="24"/>
          <w:rPrChange w:id="2956" w:author="רינת אביטל" w:date="2022-05-12T09:18:00Z">
            <w:rPr>
              <w:sz w:val="28"/>
              <w:szCs w:val="28"/>
            </w:rPr>
          </w:rPrChange>
        </w:rPr>
        <w:t>mongoDB</w:t>
      </w:r>
      <w:r w:rsidR="0080616A" w:rsidRPr="00103DCA">
        <w:rPr>
          <w:rFonts w:ascii="Tahoma" w:hAnsi="Tahoma" w:cs="Tahoma"/>
          <w:sz w:val="24"/>
          <w:szCs w:val="24"/>
          <w:rtl/>
          <w:rPrChange w:id="2957" w:author="רינת אביטל" w:date="2022-05-12T09:18:00Z">
            <w:rPr>
              <w:rFonts w:hint="cs"/>
              <w:sz w:val="28"/>
              <w:szCs w:val="28"/>
              <w:rtl/>
            </w:rPr>
          </w:rPrChange>
        </w:rPr>
        <w:t xml:space="preserve"> </w:t>
      </w:r>
      <w:r w:rsidR="0080616A" w:rsidRPr="00103DCA">
        <w:rPr>
          <w:rFonts w:ascii="Tahoma" w:hAnsi="Tahoma" w:cs="Tahoma"/>
          <w:sz w:val="24"/>
          <w:szCs w:val="24"/>
          <w:rtl/>
          <w:rPrChange w:id="2958" w:author="רינת אביטל" w:date="2022-05-12T09:18:00Z">
            <w:rPr>
              <w:sz w:val="28"/>
              <w:szCs w:val="28"/>
              <w:rtl/>
            </w:rPr>
          </w:rPrChange>
        </w:rPr>
        <w:t>–</w:t>
      </w:r>
      <w:r w:rsidR="0080616A" w:rsidRPr="00103DCA">
        <w:rPr>
          <w:rFonts w:ascii="Tahoma" w:hAnsi="Tahoma" w:cs="Tahoma"/>
          <w:sz w:val="24"/>
          <w:szCs w:val="24"/>
          <w:rtl/>
          <w:rPrChange w:id="2959" w:author="רינת אביטל" w:date="2022-05-12T09:18:00Z">
            <w:rPr>
              <w:rFonts w:hint="cs"/>
              <w:sz w:val="28"/>
              <w:szCs w:val="28"/>
              <w:rtl/>
            </w:rPr>
          </w:rPrChange>
        </w:rPr>
        <w:t xml:space="preserve"> </w:t>
      </w:r>
      <w:r w:rsidR="0080616A" w:rsidRPr="00103DCA">
        <w:rPr>
          <w:rFonts w:ascii="Tahoma" w:hAnsi="Tahoma" w:cs="Tahoma"/>
          <w:sz w:val="24"/>
          <w:szCs w:val="24"/>
          <w:rPrChange w:id="2960" w:author="רינת אביטל" w:date="2022-05-12T09:18:00Z">
            <w:rPr>
              <w:rFonts w:hint="cs"/>
              <w:sz w:val="28"/>
              <w:szCs w:val="28"/>
            </w:rPr>
          </w:rPrChange>
        </w:rPr>
        <w:t>BSON</w:t>
      </w:r>
    </w:p>
    <w:p w14:paraId="3D1DAE4B" w14:textId="77777777" w:rsidR="00F836FA" w:rsidRPr="00103DCA" w:rsidRDefault="00F836FA" w:rsidP="008705D2">
      <w:pPr>
        <w:numPr>
          <w:ilvl w:val="0"/>
          <w:numId w:val="26"/>
        </w:numPr>
        <w:spacing w:after="207" w:line="265" w:lineRule="auto"/>
        <w:ind w:right="179" w:hanging="250"/>
        <w:rPr>
          <w:rFonts w:ascii="Tahoma" w:hAnsi="Tahoma" w:cs="Tahoma"/>
          <w:sz w:val="24"/>
          <w:szCs w:val="24"/>
          <w:rPrChange w:id="2961" w:author="רינת אביטל" w:date="2022-05-12T09:18:00Z">
            <w:rPr>
              <w:sz w:val="28"/>
              <w:szCs w:val="28"/>
            </w:rPr>
          </w:rPrChange>
        </w:rPr>
      </w:pPr>
      <w:r w:rsidRPr="00103DCA">
        <w:rPr>
          <w:rFonts w:ascii="Tahoma" w:eastAsia="Arial" w:hAnsi="Tahoma" w:cs="Tahoma"/>
          <w:sz w:val="24"/>
          <w:szCs w:val="24"/>
          <w:rtl/>
          <w:rPrChange w:id="2962" w:author="רינת אביטל" w:date="2022-05-12T09:18:00Z">
            <w:rPr>
              <w:rFonts w:ascii="Arial" w:eastAsia="Arial" w:hAnsi="Arial" w:cs="Arial"/>
              <w:sz w:val="28"/>
              <w:szCs w:val="28"/>
              <w:rtl/>
            </w:rPr>
          </w:rPrChange>
        </w:rPr>
        <w:t xml:space="preserve">שכבת הגישה לנתונים באמצעות </w:t>
      </w:r>
      <w:r w:rsidRPr="00103DCA">
        <w:rPr>
          <w:rFonts w:ascii="Tahoma" w:eastAsia="Arial" w:hAnsi="Tahoma" w:cs="Tahoma"/>
          <w:sz w:val="24"/>
          <w:szCs w:val="24"/>
          <w:rPrChange w:id="2963" w:author="רינת אביטל" w:date="2022-05-12T09:18:00Z">
            <w:rPr>
              <w:rFonts w:ascii="Arial" w:eastAsia="Arial" w:hAnsi="Arial" w:cs="Arial"/>
              <w:sz w:val="28"/>
              <w:szCs w:val="28"/>
            </w:rPr>
          </w:rPrChange>
        </w:rPr>
        <w:t>Entity Framework</w:t>
      </w:r>
      <w:r w:rsidRPr="00103DCA">
        <w:rPr>
          <w:rFonts w:ascii="Tahoma" w:eastAsia="Arial" w:hAnsi="Tahoma" w:cs="Tahoma"/>
          <w:sz w:val="24"/>
          <w:szCs w:val="24"/>
          <w:rtl/>
          <w:rPrChange w:id="2964" w:author="רינת אביטל" w:date="2022-05-12T09:18:00Z">
            <w:rPr>
              <w:rFonts w:ascii="Arial" w:eastAsia="Arial" w:hAnsi="Arial" w:cs="Arial"/>
              <w:sz w:val="28"/>
              <w:szCs w:val="28"/>
              <w:rtl/>
            </w:rPr>
          </w:rPrChange>
        </w:rPr>
        <w:t>.</w:t>
      </w:r>
    </w:p>
    <w:p w14:paraId="36B451CE" w14:textId="77777777" w:rsidR="00F836FA" w:rsidRPr="00103DCA" w:rsidRDefault="00F836FA" w:rsidP="008705D2">
      <w:pPr>
        <w:numPr>
          <w:ilvl w:val="0"/>
          <w:numId w:val="26"/>
        </w:numPr>
        <w:spacing w:after="207" w:line="265" w:lineRule="auto"/>
        <w:ind w:right="179" w:hanging="250"/>
        <w:rPr>
          <w:rFonts w:ascii="Tahoma" w:hAnsi="Tahoma" w:cs="Tahoma"/>
          <w:sz w:val="24"/>
          <w:szCs w:val="24"/>
          <w:rPrChange w:id="2965" w:author="רינת אביטל" w:date="2022-05-12T09:18:00Z">
            <w:rPr>
              <w:sz w:val="28"/>
              <w:szCs w:val="28"/>
            </w:rPr>
          </w:rPrChange>
        </w:rPr>
      </w:pPr>
      <w:r w:rsidRPr="00103DCA">
        <w:rPr>
          <w:rFonts w:ascii="Tahoma" w:eastAsia="Arial" w:hAnsi="Tahoma" w:cs="Tahoma"/>
          <w:sz w:val="24"/>
          <w:szCs w:val="24"/>
          <w:rtl/>
          <w:rPrChange w:id="2966" w:author="רינת אביטל" w:date="2022-05-12T09:18:00Z">
            <w:rPr>
              <w:rFonts w:ascii="Arial" w:eastAsia="Arial" w:hAnsi="Arial" w:cs="Arial"/>
              <w:sz w:val="28"/>
              <w:szCs w:val="28"/>
              <w:rtl/>
            </w:rPr>
          </w:rPrChange>
        </w:rPr>
        <w:t xml:space="preserve">שכבת הישויות. </w:t>
      </w:r>
    </w:p>
    <w:p w14:paraId="3EB32E84" w14:textId="77777777" w:rsidR="00F836FA" w:rsidRPr="00103DCA" w:rsidRDefault="00F836FA" w:rsidP="008705D2">
      <w:pPr>
        <w:numPr>
          <w:ilvl w:val="0"/>
          <w:numId w:val="26"/>
        </w:numPr>
        <w:spacing w:after="203" w:line="265" w:lineRule="auto"/>
        <w:ind w:right="179" w:hanging="250"/>
        <w:rPr>
          <w:rFonts w:ascii="Tahoma" w:hAnsi="Tahoma" w:cs="Tahoma"/>
          <w:sz w:val="24"/>
          <w:szCs w:val="24"/>
          <w:rPrChange w:id="2967" w:author="רינת אביטל" w:date="2022-05-12T09:18:00Z">
            <w:rPr>
              <w:sz w:val="28"/>
              <w:szCs w:val="28"/>
            </w:rPr>
          </w:rPrChange>
        </w:rPr>
      </w:pPr>
      <w:r w:rsidRPr="00103DCA">
        <w:rPr>
          <w:rFonts w:ascii="Tahoma" w:eastAsia="Arial" w:hAnsi="Tahoma" w:cs="Tahoma"/>
          <w:sz w:val="24"/>
          <w:szCs w:val="24"/>
          <w:rtl/>
          <w:rPrChange w:id="2968" w:author="רינת אביטל" w:date="2022-05-12T09:18:00Z">
            <w:rPr>
              <w:rFonts w:ascii="Arial" w:eastAsia="Arial" w:hAnsi="Arial" w:cs="Arial"/>
              <w:sz w:val="28"/>
              <w:szCs w:val="28"/>
              <w:rtl/>
            </w:rPr>
          </w:rPrChange>
        </w:rPr>
        <w:t xml:space="preserve">שכבת ה - </w:t>
      </w:r>
      <w:r w:rsidRPr="00103DCA">
        <w:rPr>
          <w:rFonts w:ascii="Tahoma" w:eastAsia="Arial" w:hAnsi="Tahoma" w:cs="Tahoma"/>
          <w:sz w:val="24"/>
          <w:szCs w:val="24"/>
          <w:rPrChange w:id="2969" w:author="רינת אביטל" w:date="2022-05-12T09:18:00Z">
            <w:rPr>
              <w:rFonts w:ascii="Arial" w:eastAsia="Arial" w:hAnsi="Arial" w:cs="Arial"/>
              <w:sz w:val="28"/>
              <w:szCs w:val="28"/>
            </w:rPr>
          </w:rPrChange>
        </w:rPr>
        <w:t>BL</w:t>
      </w:r>
      <w:r w:rsidRPr="00103DCA">
        <w:rPr>
          <w:rFonts w:ascii="Tahoma" w:eastAsia="Arial" w:hAnsi="Tahoma" w:cs="Tahoma"/>
          <w:sz w:val="24"/>
          <w:szCs w:val="24"/>
          <w:rtl/>
          <w:rPrChange w:id="2970" w:author="רינת אביטל" w:date="2022-05-12T09:18:00Z">
            <w:rPr>
              <w:rFonts w:ascii="Arial" w:eastAsia="Arial" w:hAnsi="Arial" w:cs="Arial"/>
              <w:sz w:val="28"/>
              <w:szCs w:val="28"/>
              <w:rtl/>
            </w:rPr>
          </w:rPrChange>
        </w:rPr>
        <w:t xml:space="preserve"> בה כתובים האלגוריתמים.</w:t>
      </w:r>
    </w:p>
    <w:p w14:paraId="7B0C6041" w14:textId="26B1D01E" w:rsidR="00F836FA" w:rsidRPr="00103DCA" w:rsidRDefault="00F836FA" w:rsidP="008705D2">
      <w:pPr>
        <w:numPr>
          <w:ilvl w:val="0"/>
          <w:numId w:val="26"/>
        </w:numPr>
        <w:spacing w:after="184" w:line="265" w:lineRule="auto"/>
        <w:ind w:right="179" w:hanging="250"/>
        <w:rPr>
          <w:rFonts w:ascii="Tahoma" w:hAnsi="Tahoma" w:cs="Tahoma"/>
          <w:sz w:val="24"/>
          <w:szCs w:val="24"/>
          <w:rPrChange w:id="2971" w:author="רינת אביטל" w:date="2022-05-12T09:18:00Z">
            <w:rPr>
              <w:sz w:val="28"/>
              <w:szCs w:val="28"/>
            </w:rPr>
          </w:rPrChange>
        </w:rPr>
      </w:pPr>
      <w:r w:rsidRPr="00103DCA">
        <w:rPr>
          <w:rFonts w:ascii="Tahoma" w:eastAsia="Arial" w:hAnsi="Tahoma" w:cs="Tahoma"/>
          <w:sz w:val="24"/>
          <w:szCs w:val="24"/>
          <w:rPrChange w:id="2972" w:author="רינת אביטל" w:date="2022-05-12T09:18:00Z">
            <w:rPr>
              <w:rFonts w:ascii="Arial" w:eastAsia="Arial" w:hAnsi="Arial" w:cs="Arial"/>
              <w:sz w:val="28"/>
              <w:szCs w:val="28"/>
            </w:rPr>
          </w:rPrChange>
        </w:rPr>
        <w:t>Web Api</w:t>
      </w:r>
      <w:r w:rsidRPr="00103DCA">
        <w:rPr>
          <w:rFonts w:ascii="Tahoma" w:eastAsia="Arial" w:hAnsi="Tahoma" w:cs="Tahoma"/>
          <w:sz w:val="24"/>
          <w:szCs w:val="24"/>
          <w:rtl/>
          <w:rPrChange w:id="2973" w:author="רינת אביטל" w:date="2022-05-12T09:18:00Z">
            <w:rPr>
              <w:rFonts w:ascii="Arial" w:eastAsia="Arial" w:hAnsi="Arial" w:cs="Arial"/>
              <w:sz w:val="28"/>
              <w:szCs w:val="28"/>
              <w:rtl/>
            </w:rPr>
          </w:rPrChange>
        </w:rPr>
        <w:t xml:space="preserve"> פרוטוקול התקשורת בין צד הלקוח וצד השרת.</w:t>
      </w:r>
    </w:p>
    <w:p w14:paraId="03FCE28C" w14:textId="2AEFE6F5" w:rsidR="00F836FA" w:rsidRPr="00103DCA" w:rsidRDefault="008705D2" w:rsidP="00816266">
      <w:pPr>
        <w:numPr>
          <w:ilvl w:val="0"/>
          <w:numId w:val="26"/>
        </w:numPr>
        <w:spacing w:after="184" w:line="360" w:lineRule="auto"/>
        <w:ind w:right="179" w:hanging="250"/>
        <w:rPr>
          <w:rFonts w:ascii="Tahoma" w:hAnsi="Tahoma" w:cs="Tahoma"/>
          <w:sz w:val="24"/>
          <w:szCs w:val="24"/>
          <w:rPrChange w:id="2974" w:author="רינת אביטל" w:date="2022-05-12T09:18:00Z">
            <w:rPr>
              <w:sz w:val="28"/>
              <w:szCs w:val="28"/>
            </w:rPr>
          </w:rPrChange>
        </w:rPr>
      </w:pPr>
      <w:r w:rsidRPr="00103DCA">
        <w:rPr>
          <w:rFonts w:ascii="Tahoma" w:eastAsia="Arial" w:hAnsi="Tahoma" w:cs="Tahoma"/>
          <w:sz w:val="24"/>
          <w:szCs w:val="24"/>
          <w:rPrChange w:id="2975" w:author="רינת אביטל" w:date="2022-05-12T09:18:00Z">
            <w:rPr>
              <w:rFonts w:ascii="Arial" w:eastAsia="Arial" w:hAnsi="Arial" w:cs="Arial"/>
              <w:sz w:val="28"/>
              <w:szCs w:val="28"/>
            </w:rPr>
          </w:rPrChange>
        </w:rPr>
        <w:t xml:space="preserve">angular, TypeScript </w:t>
      </w:r>
      <w:r w:rsidR="009352D8" w:rsidRPr="00103DCA">
        <w:rPr>
          <w:rFonts w:ascii="Tahoma" w:eastAsia="Arial" w:hAnsi="Tahoma" w:cs="Tahoma"/>
          <w:sz w:val="24"/>
          <w:szCs w:val="24"/>
          <w:rtl/>
          <w:rPrChange w:id="2976" w:author="רינת אביטל" w:date="2022-05-12T09:18:00Z">
            <w:rPr>
              <w:rFonts w:ascii="Arial" w:eastAsia="Arial" w:hAnsi="Arial" w:cs="Arial" w:hint="cs"/>
              <w:sz w:val="28"/>
              <w:szCs w:val="28"/>
              <w:rtl/>
            </w:rPr>
          </w:rPrChange>
        </w:rPr>
        <w:t xml:space="preserve"> </w:t>
      </w:r>
      <w:r w:rsidRPr="00103DCA">
        <w:rPr>
          <w:rFonts w:ascii="Tahoma" w:eastAsia="Arial" w:hAnsi="Tahoma" w:cs="Tahoma"/>
          <w:sz w:val="24"/>
          <w:szCs w:val="24"/>
          <w:rtl/>
          <w:rPrChange w:id="2977" w:author="רינת אביטל" w:date="2022-05-12T09:18:00Z">
            <w:rPr>
              <w:rFonts w:ascii="Arial" w:eastAsia="Arial" w:hAnsi="Arial" w:cs="Arial"/>
              <w:sz w:val="28"/>
              <w:szCs w:val="28"/>
              <w:rtl/>
            </w:rPr>
          </w:rPrChange>
        </w:rPr>
        <w:t>צד לקוח</w:t>
      </w:r>
    </w:p>
    <w:p w14:paraId="1F88FEEE" w14:textId="440A472A" w:rsidR="0040191B" w:rsidRPr="00103DCA" w:rsidRDefault="0040191B" w:rsidP="00816266">
      <w:pPr>
        <w:pStyle w:val="2"/>
        <w:numPr>
          <w:ilvl w:val="1"/>
          <w:numId w:val="7"/>
        </w:numPr>
        <w:spacing w:line="360" w:lineRule="auto"/>
        <w:rPr>
          <w:rFonts w:ascii="Tahoma" w:hAnsi="Tahoma" w:cs="Tahoma"/>
          <w:b/>
          <w:bCs/>
          <w:color w:val="89D7C3"/>
          <w:sz w:val="36"/>
          <w:szCs w:val="36"/>
          <w:rPrChange w:id="2978" w:author="רינת אביטל" w:date="2022-05-12T09:18:00Z">
            <w:rPr>
              <w:b/>
              <w:bCs/>
              <w:color w:val="89D7C3"/>
              <w:sz w:val="40"/>
              <w:szCs w:val="40"/>
            </w:rPr>
          </w:rPrChange>
        </w:rPr>
      </w:pPr>
      <w:bookmarkStart w:id="2979" w:name="_Toc103039614"/>
      <w:r w:rsidRPr="00103DCA">
        <w:rPr>
          <w:rFonts w:ascii="Tahoma" w:hAnsi="Tahoma" w:cs="Tahoma"/>
          <w:b/>
          <w:bCs/>
          <w:color w:val="89D7C3"/>
          <w:sz w:val="36"/>
          <w:szCs w:val="36"/>
          <w:rtl/>
          <w:rPrChange w:id="2980" w:author="רינת אביטל" w:date="2022-05-12T09:18:00Z">
            <w:rPr>
              <w:rFonts w:hint="cs"/>
              <w:b/>
              <w:bCs/>
              <w:color w:val="89D7C3"/>
              <w:sz w:val="40"/>
              <w:szCs w:val="40"/>
              <w:rtl/>
            </w:rPr>
          </w:rPrChange>
        </w:rPr>
        <w:t>ארכיטקטורת רשת  (לא רלוונטי )</w:t>
      </w:r>
      <w:bookmarkEnd w:id="2979"/>
    </w:p>
    <w:p w14:paraId="7F1A4184" w14:textId="05243492" w:rsidR="0040191B" w:rsidRPr="00103DCA" w:rsidRDefault="0040191B" w:rsidP="00816266">
      <w:pPr>
        <w:pStyle w:val="2"/>
        <w:numPr>
          <w:ilvl w:val="1"/>
          <w:numId w:val="7"/>
        </w:numPr>
        <w:spacing w:line="360" w:lineRule="auto"/>
        <w:rPr>
          <w:rFonts w:ascii="Tahoma" w:hAnsi="Tahoma" w:cs="Tahoma"/>
          <w:b/>
          <w:bCs/>
          <w:color w:val="89D7C3"/>
          <w:sz w:val="36"/>
          <w:szCs w:val="36"/>
          <w:rtl/>
          <w:rPrChange w:id="2981" w:author="רינת אביטל" w:date="2022-05-12T09:18:00Z">
            <w:rPr>
              <w:b/>
              <w:bCs/>
              <w:color w:val="89D7C3"/>
              <w:sz w:val="40"/>
              <w:szCs w:val="40"/>
              <w:rtl/>
            </w:rPr>
          </w:rPrChange>
        </w:rPr>
      </w:pPr>
      <w:bookmarkStart w:id="2982" w:name="_Toc103039615"/>
      <w:r w:rsidRPr="00103DCA">
        <w:rPr>
          <w:rFonts w:ascii="Tahoma" w:hAnsi="Tahoma" w:cs="Tahoma"/>
          <w:b/>
          <w:bCs/>
          <w:color w:val="89D7C3"/>
          <w:sz w:val="36"/>
          <w:szCs w:val="36"/>
          <w:rtl/>
          <w:rPrChange w:id="2983" w:author="רינת אביטל" w:date="2022-05-12T09:18:00Z">
            <w:rPr>
              <w:rFonts w:hint="cs"/>
              <w:b/>
              <w:bCs/>
              <w:color w:val="89D7C3"/>
              <w:sz w:val="40"/>
              <w:szCs w:val="40"/>
              <w:rtl/>
            </w:rPr>
          </w:rPrChange>
        </w:rPr>
        <w:t>תיאור פרוטוקולי התקשורת</w:t>
      </w:r>
      <w:bookmarkEnd w:id="2982"/>
      <w:r w:rsidRPr="00103DCA">
        <w:rPr>
          <w:rFonts w:ascii="Tahoma" w:hAnsi="Tahoma" w:cs="Tahoma"/>
          <w:b/>
          <w:bCs/>
          <w:color w:val="89D7C3"/>
          <w:sz w:val="36"/>
          <w:szCs w:val="36"/>
          <w:rtl/>
          <w:rPrChange w:id="2984" w:author="רינת אביטל" w:date="2022-05-12T09:18:00Z">
            <w:rPr>
              <w:rFonts w:hint="cs"/>
              <w:b/>
              <w:bCs/>
              <w:color w:val="89D7C3"/>
              <w:sz w:val="40"/>
              <w:szCs w:val="40"/>
              <w:rtl/>
            </w:rPr>
          </w:rPrChange>
        </w:rPr>
        <w:t xml:space="preserve"> </w:t>
      </w:r>
    </w:p>
    <w:p w14:paraId="514BEFC0" w14:textId="4D306B37" w:rsidR="00F836FA" w:rsidRPr="00103DCA" w:rsidRDefault="00F836FA" w:rsidP="00F836FA">
      <w:pPr>
        <w:ind w:left="1440"/>
        <w:rPr>
          <w:rFonts w:ascii="Tahoma" w:hAnsi="Tahoma" w:cs="Tahoma"/>
          <w:sz w:val="32"/>
          <w:szCs w:val="32"/>
          <w:rtl/>
          <w:rPrChange w:id="2985" w:author="רינת אביטל" w:date="2022-05-12T09:18:00Z">
            <w:rPr>
              <w:sz w:val="36"/>
              <w:szCs w:val="36"/>
              <w:rtl/>
            </w:rPr>
          </w:rPrChange>
        </w:rPr>
      </w:pPr>
      <w:r w:rsidRPr="00103DCA">
        <w:rPr>
          <w:rFonts w:ascii="Tahoma" w:eastAsia="Arial" w:hAnsi="Tahoma" w:cs="Tahoma"/>
          <w:b/>
          <w:bCs/>
          <w:sz w:val="24"/>
          <w:szCs w:val="24"/>
          <w:rPrChange w:id="2986" w:author="רינת אביטל" w:date="2022-05-12T09:18:00Z">
            <w:rPr>
              <w:rFonts w:ascii="Arial" w:eastAsia="Arial" w:hAnsi="Arial" w:cs="Arial"/>
              <w:b/>
              <w:bCs/>
              <w:sz w:val="28"/>
              <w:szCs w:val="28"/>
            </w:rPr>
          </w:rPrChange>
        </w:rPr>
        <w:t>http</w:t>
      </w:r>
      <w:r w:rsidRPr="00103DCA">
        <w:rPr>
          <w:rFonts w:ascii="Tahoma" w:hAnsi="Tahoma" w:cs="Tahoma"/>
          <w:b/>
          <w:bCs/>
          <w:sz w:val="24"/>
          <w:szCs w:val="24"/>
          <w:rtl/>
          <w:rPrChange w:id="2987" w:author="רינת אביטל" w:date="2022-05-12T09:18:00Z">
            <w:rPr>
              <w:rFonts w:hint="cs"/>
              <w:b/>
              <w:bCs/>
              <w:sz w:val="28"/>
              <w:szCs w:val="28"/>
              <w:rtl/>
            </w:rPr>
          </w:rPrChange>
        </w:rPr>
        <w:t xml:space="preserve"> </w:t>
      </w:r>
      <w:r w:rsidRPr="00103DCA">
        <w:rPr>
          <w:rFonts w:ascii="Tahoma" w:hAnsi="Tahoma" w:cs="Tahoma"/>
          <w:b/>
          <w:bCs/>
          <w:sz w:val="24"/>
          <w:szCs w:val="24"/>
          <w:rtl/>
          <w:rPrChange w:id="2988" w:author="רינת אביטל" w:date="2022-05-12T09:18:00Z">
            <w:rPr>
              <w:b/>
              <w:bCs/>
              <w:sz w:val="28"/>
              <w:szCs w:val="28"/>
              <w:rtl/>
            </w:rPr>
          </w:rPrChange>
        </w:rPr>
        <w:t>–</w:t>
      </w:r>
      <w:r w:rsidRPr="00103DCA">
        <w:rPr>
          <w:rFonts w:ascii="Tahoma" w:hAnsi="Tahoma" w:cs="Tahoma"/>
          <w:sz w:val="24"/>
          <w:szCs w:val="24"/>
          <w:rtl/>
          <w:rPrChange w:id="2989" w:author="רינת אביטל" w:date="2022-05-12T09:18:00Z">
            <w:rPr>
              <w:rFonts w:hint="cs"/>
              <w:sz w:val="28"/>
              <w:szCs w:val="28"/>
              <w:rtl/>
            </w:rPr>
          </w:rPrChange>
        </w:rPr>
        <w:t xml:space="preserve"> </w:t>
      </w:r>
      <w:r w:rsidR="009352D8" w:rsidRPr="00103DCA">
        <w:rPr>
          <w:rFonts w:ascii="Tahoma" w:hAnsi="Tahoma" w:cs="Tahoma"/>
          <w:sz w:val="24"/>
          <w:szCs w:val="24"/>
          <w:rtl/>
          <w:rPrChange w:id="2990" w:author="רינת אביטל" w:date="2022-05-12T09:18:00Z">
            <w:rPr>
              <w:rFonts w:hint="cs"/>
              <w:sz w:val="28"/>
              <w:szCs w:val="28"/>
              <w:rtl/>
            </w:rPr>
          </w:rPrChange>
        </w:rPr>
        <w:t xml:space="preserve">ראשי תיבות של המילים - </w:t>
      </w:r>
      <w:r w:rsidR="009352D8" w:rsidRPr="00103DCA">
        <w:rPr>
          <w:rFonts w:ascii="Tahoma" w:hAnsi="Tahoma" w:cs="Tahoma"/>
          <w:color w:val="202122"/>
          <w:sz w:val="24"/>
          <w:szCs w:val="24"/>
          <w:shd w:val="clear" w:color="auto" w:fill="FFFFFF"/>
          <w:rPrChange w:id="2991" w:author="רינת אביטל" w:date="2022-05-12T09:18:00Z">
            <w:rPr>
              <w:rFonts w:ascii="Arial" w:hAnsi="Arial" w:cs="Arial"/>
              <w:color w:val="202122"/>
              <w:sz w:val="28"/>
              <w:szCs w:val="28"/>
              <w:shd w:val="clear" w:color="auto" w:fill="FFFFFF"/>
            </w:rPr>
          </w:rPrChange>
        </w:rPr>
        <w:t>Hypertext</w:t>
      </w:r>
      <w:r w:rsidR="009352D8" w:rsidRPr="00103DCA">
        <w:rPr>
          <w:rFonts w:ascii="Tahoma" w:hAnsi="Tahoma" w:cs="Tahoma"/>
          <w:b/>
          <w:bCs/>
          <w:color w:val="202122"/>
          <w:sz w:val="24"/>
          <w:szCs w:val="24"/>
          <w:shd w:val="clear" w:color="auto" w:fill="FFFFFF"/>
          <w:rPrChange w:id="2992" w:author="רינת אביטל" w:date="2022-05-12T09:18:00Z">
            <w:rPr>
              <w:rFonts w:ascii="Arial" w:hAnsi="Arial" w:cs="Arial"/>
              <w:b/>
              <w:bCs/>
              <w:color w:val="202122"/>
              <w:sz w:val="28"/>
              <w:szCs w:val="28"/>
              <w:shd w:val="clear" w:color="auto" w:fill="FFFFFF"/>
            </w:rPr>
          </w:rPrChange>
        </w:rPr>
        <w:t xml:space="preserve"> </w:t>
      </w:r>
      <w:r w:rsidR="009352D8" w:rsidRPr="00103DCA">
        <w:rPr>
          <w:rFonts w:ascii="Tahoma" w:hAnsi="Tahoma" w:cs="Tahoma"/>
          <w:color w:val="202122"/>
          <w:sz w:val="24"/>
          <w:szCs w:val="24"/>
          <w:shd w:val="clear" w:color="auto" w:fill="FFFFFF"/>
          <w:rPrChange w:id="2993" w:author="רינת אביטל" w:date="2022-05-12T09:18:00Z">
            <w:rPr>
              <w:rFonts w:ascii="Arial" w:hAnsi="Arial" w:cs="Arial"/>
              <w:color w:val="202122"/>
              <w:sz w:val="28"/>
              <w:szCs w:val="28"/>
              <w:shd w:val="clear" w:color="auto" w:fill="FFFFFF"/>
            </w:rPr>
          </w:rPrChange>
        </w:rPr>
        <w:t>Transfer</w:t>
      </w:r>
      <w:r w:rsidR="009352D8" w:rsidRPr="00103DCA">
        <w:rPr>
          <w:rFonts w:ascii="Tahoma" w:hAnsi="Tahoma" w:cs="Tahoma"/>
          <w:b/>
          <w:bCs/>
          <w:color w:val="202122"/>
          <w:sz w:val="24"/>
          <w:szCs w:val="24"/>
          <w:shd w:val="clear" w:color="auto" w:fill="FFFFFF"/>
          <w:rPrChange w:id="2994" w:author="רינת אביטל" w:date="2022-05-12T09:18:00Z">
            <w:rPr>
              <w:rFonts w:ascii="Arial" w:hAnsi="Arial" w:cs="Arial"/>
              <w:b/>
              <w:bCs/>
              <w:color w:val="202122"/>
              <w:sz w:val="28"/>
              <w:szCs w:val="28"/>
              <w:shd w:val="clear" w:color="auto" w:fill="FFFFFF"/>
            </w:rPr>
          </w:rPrChange>
        </w:rPr>
        <w:t xml:space="preserve"> </w:t>
      </w:r>
      <w:r w:rsidR="009352D8" w:rsidRPr="00103DCA">
        <w:rPr>
          <w:rFonts w:ascii="Tahoma" w:hAnsi="Tahoma" w:cs="Tahoma"/>
          <w:color w:val="202122"/>
          <w:sz w:val="24"/>
          <w:szCs w:val="24"/>
          <w:shd w:val="clear" w:color="auto" w:fill="FFFFFF"/>
          <w:rPrChange w:id="2995" w:author="רינת אביטל" w:date="2022-05-12T09:18:00Z">
            <w:rPr>
              <w:rFonts w:ascii="Arial" w:hAnsi="Arial" w:cs="Arial"/>
              <w:color w:val="202122"/>
              <w:sz w:val="28"/>
              <w:szCs w:val="28"/>
              <w:shd w:val="clear" w:color="auto" w:fill="FFFFFF"/>
            </w:rPr>
          </w:rPrChange>
        </w:rPr>
        <w:t>Protocol</w:t>
      </w:r>
      <w:r w:rsidR="009352D8" w:rsidRPr="00103DCA">
        <w:rPr>
          <w:rFonts w:ascii="Tahoma" w:hAnsi="Tahoma" w:cs="Tahoma"/>
          <w:sz w:val="24"/>
          <w:szCs w:val="24"/>
          <w:rtl/>
          <w:rPrChange w:id="2996" w:author="רינת אביטל" w:date="2022-05-12T09:18:00Z">
            <w:rPr>
              <w:rFonts w:hint="cs"/>
              <w:sz w:val="28"/>
              <w:szCs w:val="28"/>
              <w:rtl/>
            </w:rPr>
          </w:rPrChange>
        </w:rPr>
        <w:t xml:space="preserve"> </w:t>
      </w:r>
      <w:r w:rsidR="009352D8" w:rsidRPr="00103DCA">
        <w:rPr>
          <w:rFonts w:ascii="Tahoma" w:hAnsi="Tahoma" w:cs="Tahoma"/>
          <w:color w:val="202122"/>
          <w:sz w:val="24"/>
          <w:szCs w:val="24"/>
          <w:shd w:val="clear" w:color="auto" w:fill="FFFFFF"/>
          <w:rtl/>
          <w:rPrChange w:id="2997" w:author="רינת אביטל" w:date="2022-05-12T09:18:00Z">
            <w:rPr>
              <w:rFonts w:ascii="Arial" w:hAnsi="Arial" w:cs="Arial"/>
              <w:color w:val="202122"/>
              <w:sz w:val="28"/>
              <w:szCs w:val="28"/>
              <w:shd w:val="clear" w:color="auto" w:fill="FFFFFF"/>
              <w:rtl/>
            </w:rPr>
          </w:rPrChange>
        </w:rPr>
        <w:t>הוא </w:t>
      </w:r>
      <w:r w:rsidR="0063165E" w:rsidRPr="00103DCA">
        <w:rPr>
          <w:rFonts w:ascii="Tahoma" w:hAnsi="Tahoma" w:cs="Tahoma"/>
          <w:sz w:val="20"/>
          <w:szCs w:val="20"/>
          <w:rPrChange w:id="2998" w:author="רינת אביטל" w:date="2022-05-12T09:18:00Z">
            <w:rPr/>
          </w:rPrChange>
        </w:rPr>
        <w:fldChar w:fldCharType="begin"/>
      </w:r>
      <w:r w:rsidR="0063165E" w:rsidRPr="00103DCA">
        <w:rPr>
          <w:rFonts w:ascii="Tahoma" w:hAnsi="Tahoma" w:cs="Tahoma"/>
          <w:sz w:val="20"/>
          <w:szCs w:val="20"/>
          <w:rPrChange w:id="2999" w:author="רינת אביטל" w:date="2022-05-12T09:18:00Z">
            <w:rPr/>
          </w:rPrChange>
        </w:rPr>
        <w:instrText xml:space="preserve"> HYPERLINK "https://he.wikipedia.org/wiki/%D7%A4%D7%A8%D7%95%D7%98%D7%95%D7%A7%D7%95%D7%9C_%D7%AA%D7%A7%D7%A9%D7%95%D7%A8%D7%AA" \o "</w:instrText>
      </w:r>
      <w:r w:rsidR="0063165E" w:rsidRPr="00103DCA">
        <w:rPr>
          <w:rFonts w:ascii="Tahoma" w:hAnsi="Tahoma" w:cs="Tahoma"/>
          <w:sz w:val="20"/>
          <w:szCs w:val="20"/>
          <w:rtl/>
          <w:rPrChange w:id="3000" w:author="רינת אביטל" w:date="2022-05-12T09:18:00Z">
            <w:rPr>
              <w:rtl/>
            </w:rPr>
          </w:rPrChange>
        </w:rPr>
        <w:instrText>פרוטוקול תקשורת</w:instrText>
      </w:r>
      <w:r w:rsidR="0063165E" w:rsidRPr="00103DCA">
        <w:rPr>
          <w:rFonts w:ascii="Tahoma" w:hAnsi="Tahoma" w:cs="Tahoma"/>
          <w:sz w:val="20"/>
          <w:szCs w:val="20"/>
          <w:rPrChange w:id="3001" w:author="רינת אביטל" w:date="2022-05-12T09:18:00Z">
            <w:rPr/>
          </w:rPrChange>
        </w:rPr>
        <w:instrText xml:space="preserve">" </w:instrText>
      </w:r>
      <w:r w:rsidR="0063165E" w:rsidRPr="00103DCA">
        <w:rPr>
          <w:rFonts w:ascii="Tahoma" w:hAnsi="Tahoma" w:cs="Tahoma"/>
          <w:sz w:val="20"/>
          <w:szCs w:val="20"/>
          <w:rPrChange w:id="3002" w:author="רינת אביטל" w:date="2022-05-12T09:18:00Z">
            <w:rPr/>
          </w:rPrChange>
        </w:rPr>
        <w:fldChar w:fldCharType="separate"/>
      </w:r>
      <w:r w:rsidR="009352D8" w:rsidRPr="00103DCA">
        <w:rPr>
          <w:rStyle w:val="Hyperlink"/>
          <w:rFonts w:ascii="Tahoma" w:hAnsi="Tahoma" w:cs="Tahoma"/>
          <w:color w:val="auto"/>
          <w:sz w:val="24"/>
          <w:szCs w:val="24"/>
          <w:u w:val="none"/>
          <w:shd w:val="clear" w:color="auto" w:fill="FFFFFF"/>
          <w:rtl/>
          <w:rPrChange w:id="3003" w:author="רינת אביטל" w:date="2022-05-12T09:18:00Z">
            <w:rPr>
              <w:rStyle w:val="Hyperlink"/>
              <w:rFonts w:ascii="Arial" w:hAnsi="Arial" w:cs="Arial"/>
              <w:color w:val="auto"/>
              <w:sz w:val="28"/>
              <w:szCs w:val="28"/>
              <w:u w:val="none"/>
              <w:shd w:val="clear" w:color="auto" w:fill="FFFFFF"/>
              <w:rtl/>
            </w:rPr>
          </w:rPrChange>
        </w:rPr>
        <w:t>פרוטוקול תקשורת</w:t>
      </w:r>
      <w:r w:rsidR="0063165E" w:rsidRPr="00103DCA">
        <w:rPr>
          <w:rStyle w:val="Hyperlink"/>
          <w:rFonts w:ascii="Tahoma" w:hAnsi="Tahoma" w:cs="Tahoma"/>
          <w:color w:val="auto"/>
          <w:sz w:val="24"/>
          <w:szCs w:val="24"/>
          <w:u w:val="none"/>
          <w:shd w:val="clear" w:color="auto" w:fill="FFFFFF"/>
          <w:rPrChange w:id="3004" w:author="רינת אביטל" w:date="2022-05-12T09:18:00Z">
            <w:rPr>
              <w:rStyle w:val="Hyperlink"/>
              <w:rFonts w:ascii="Arial" w:hAnsi="Arial" w:cs="Arial"/>
              <w:color w:val="auto"/>
              <w:sz w:val="28"/>
              <w:szCs w:val="28"/>
              <w:u w:val="none"/>
              <w:shd w:val="clear" w:color="auto" w:fill="FFFFFF"/>
            </w:rPr>
          </w:rPrChange>
        </w:rPr>
        <w:fldChar w:fldCharType="end"/>
      </w:r>
      <w:r w:rsidR="009352D8" w:rsidRPr="00103DCA">
        <w:rPr>
          <w:rFonts w:ascii="Tahoma" w:hAnsi="Tahoma" w:cs="Tahoma"/>
          <w:color w:val="202122"/>
          <w:sz w:val="24"/>
          <w:szCs w:val="24"/>
          <w:shd w:val="clear" w:color="auto" w:fill="FFFFFF"/>
          <w:rPrChange w:id="3005" w:author="רינת אביטל" w:date="2022-05-12T09:18:00Z">
            <w:rPr>
              <w:rFonts w:ascii="Arial" w:hAnsi="Arial" w:cs="Arial"/>
              <w:color w:val="202122"/>
              <w:sz w:val="28"/>
              <w:szCs w:val="28"/>
              <w:shd w:val="clear" w:color="auto" w:fill="FFFFFF"/>
            </w:rPr>
          </w:rPrChange>
        </w:rPr>
        <w:t> </w:t>
      </w:r>
      <w:r w:rsidR="009352D8" w:rsidRPr="00103DCA">
        <w:rPr>
          <w:rFonts w:ascii="Tahoma" w:hAnsi="Tahoma" w:cs="Tahoma"/>
          <w:color w:val="202122"/>
          <w:sz w:val="24"/>
          <w:szCs w:val="24"/>
          <w:shd w:val="clear" w:color="auto" w:fill="FFFFFF"/>
          <w:rtl/>
          <w:rPrChange w:id="3006" w:author="רינת אביטל" w:date="2022-05-12T09:18:00Z">
            <w:rPr>
              <w:rFonts w:ascii="Arial" w:hAnsi="Arial" w:cs="Arial"/>
              <w:color w:val="202122"/>
              <w:sz w:val="28"/>
              <w:szCs w:val="28"/>
              <w:shd w:val="clear" w:color="auto" w:fill="FFFFFF"/>
              <w:rtl/>
            </w:rPr>
          </w:rPrChange>
        </w:rPr>
        <w:t>שנועד להעברת דפי </w:t>
      </w:r>
      <w:r w:rsidR="0063165E" w:rsidRPr="00103DCA">
        <w:rPr>
          <w:rFonts w:ascii="Tahoma" w:hAnsi="Tahoma" w:cs="Tahoma"/>
          <w:sz w:val="20"/>
          <w:szCs w:val="20"/>
          <w:rPrChange w:id="3007" w:author="רינת אביטל" w:date="2022-05-12T09:18:00Z">
            <w:rPr/>
          </w:rPrChange>
        </w:rPr>
        <w:fldChar w:fldCharType="begin"/>
      </w:r>
      <w:r w:rsidR="0063165E" w:rsidRPr="00103DCA">
        <w:rPr>
          <w:rFonts w:ascii="Tahoma" w:hAnsi="Tahoma" w:cs="Tahoma"/>
          <w:sz w:val="20"/>
          <w:szCs w:val="20"/>
          <w:rPrChange w:id="3008" w:author="רינת אביטל" w:date="2022-05-12T09:18:00Z">
            <w:rPr/>
          </w:rPrChange>
        </w:rPr>
        <w:instrText xml:space="preserve"> HYPERLINK "https://he.wikipedia.org/wiki/HTML" \o "HTML" </w:instrText>
      </w:r>
      <w:r w:rsidR="0063165E" w:rsidRPr="00103DCA">
        <w:rPr>
          <w:rFonts w:ascii="Tahoma" w:hAnsi="Tahoma" w:cs="Tahoma"/>
          <w:sz w:val="20"/>
          <w:szCs w:val="20"/>
          <w:rPrChange w:id="3009" w:author="רינת אביטל" w:date="2022-05-12T09:18:00Z">
            <w:rPr/>
          </w:rPrChange>
        </w:rPr>
        <w:fldChar w:fldCharType="separate"/>
      </w:r>
      <w:r w:rsidR="009352D8" w:rsidRPr="00103DCA">
        <w:rPr>
          <w:rStyle w:val="Hyperlink"/>
          <w:rFonts w:ascii="Tahoma" w:hAnsi="Tahoma" w:cs="Tahoma"/>
          <w:color w:val="auto"/>
          <w:sz w:val="24"/>
          <w:szCs w:val="24"/>
          <w:u w:val="none"/>
          <w:shd w:val="clear" w:color="auto" w:fill="FFFFFF"/>
          <w:rPrChange w:id="3010" w:author="רינת אביטל" w:date="2022-05-12T09:18:00Z">
            <w:rPr>
              <w:rStyle w:val="Hyperlink"/>
              <w:rFonts w:ascii="Arial" w:hAnsi="Arial" w:cs="Arial"/>
              <w:color w:val="auto"/>
              <w:sz w:val="28"/>
              <w:szCs w:val="28"/>
              <w:u w:val="none"/>
              <w:shd w:val="clear" w:color="auto" w:fill="FFFFFF"/>
            </w:rPr>
          </w:rPrChange>
        </w:rPr>
        <w:t>HTML</w:t>
      </w:r>
      <w:r w:rsidR="0063165E" w:rsidRPr="00103DCA">
        <w:rPr>
          <w:rStyle w:val="Hyperlink"/>
          <w:rFonts w:ascii="Tahoma" w:hAnsi="Tahoma" w:cs="Tahoma"/>
          <w:color w:val="auto"/>
          <w:sz w:val="24"/>
          <w:szCs w:val="24"/>
          <w:u w:val="none"/>
          <w:shd w:val="clear" w:color="auto" w:fill="FFFFFF"/>
          <w:rPrChange w:id="3011" w:author="רינת אביטל" w:date="2022-05-12T09:18:00Z">
            <w:rPr>
              <w:rStyle w:val="Hyperlink"/>
              <w:rFonts w:ascii="Arial" w:hAnsi="Arial" w:cs="Arial"/>
              <w:color w:val="auto"/>
              <w:sz w:val="28"/>
              <w:szCs w:val="28"/>
              <w:u w:val="none"/>
              <w:shd w:val="clear" w:color="auto" w:fill="FFFFFF"/>
            </w:rPr>
          </w:rPrChange>
        </w:rPr>
        <w:fldChar w:fldCharType="end"/>
      </w:r>
      <w:r w:rsidR="009352D8" w:rsidRPr="00103DCA">
        <w:rPr>
          <w:rFonts w:ascii="Tahoma" w:hAnsi="Tahoma" w:cs="Tahoma"/>
          <w:color w:val="202122"/>
          <w:sz w:val="24"/>
          <w:szCs w:val="24"/>
          <w:shd w:val="clear" w:color="auto" w:fill="FFFFFF"/>
          <w:rPrChange w:id="3012" w:author="רינת אביטל" w:date="2022-05-12T09:18:00Z">
            <w:rPr>
              <w:rFonts w:ascii="Arial" w:hAnsi="Arial" w:cs="Arial"/>
              <w:color w:val="202122"/>
              <w:sz w:val="28"/>
              <w:szCs w:val="28"/>
              <w:shd w:val="clear" w:color="auto" w:fill="FFFFFF"/>
            </w:rPr>
          </w:rPrChange>
        </w:rPr>
        <w:t> </w:t>
      </w:r>
      <w:r w:rsidR="009352D8" w:rsidRPr="00103DCA">
        <w:rPr>
          <w:rFonts w:ascii="Tahoma" w:hAnsi="Tahoma" w:cs="Tahoma"/>
          <w:color w:val="202122"/>
          <w:sz w:val="24"/>
          <w:szCs w:val="24"/>
          <w:shd w:val="clear" w:color="auto" w:fill="FFFFFF"/>
          <w:rtl/>
          <w:rPrChange w:id="3013" w:author="רינת אביטל" w:date="2022-05-12T09:18:00Z">
            <w:rPr>
              <w:rFonts w:ascii="Arial" w:hAnsi="Arial" w:cs="Arial" w:hint="cs"/>
              <w:color w:val="202122"/>
              <w:sz w:val="28"/>
              <w:szCs w:val="28"/>
              <w:shd w:val="clear" w:color="auto" w:fill="FFFFFF"/>
              <w:rtl/>
            </w:rPr>
          </w:rPrChange>
        </w:rPr>
        <w:t xml:space="preserve"> </w:t>
      </w:r>
      <w:r w:rsidR="009352D8" w:rsidRPr="00103DCA">
        <w:rPr>
          <w:rFonts w:ascii="Tahoma" w:hAnsi="Tahoma" w:cs="Tahoma"/>
          <w:color w:val="202122"/>
          <w:sz w:val="24"/>
          <w:szCs w:val="24"/>
          <w:shd w:val="clear" w:color="auto" w:fill="FFFFFF"/>
          <w:rtl/>
          <w:rPrChange w:id="3014" w:author="רינת אביטל" w:date="2022-05-12T09:18:00Z">
            <w:rPr>
              <w:rFonts w:ascii="Arial" w:hAnsi="Arial" w:cs="Arial"/>
              <w:color w:val="202122"/>
              <w:sz w:val="28"/>
              <w:szCs w:val="28"/>
              <w:shd w:val="clear" w:color="auto" w:fill="FFFFFF"/>
              <w:rtl/>
            </w:rPr>
          </w:rPrChange>
        </w:rPr>
        <w:t>ואובייקטים</w:t>
      </w:r>
      <w:r w:rsidR="004E30FC" w:rsidRPr="00103DCA">
        <w:rPr>
          <w:rFonts w:ascii="Tahoma" w:hAnsi="Tahoma" w:cs="Tahoma"/>
          <w:sz w:val="24"/>
          <w:szCs w:val="24"/>
          <w:rtl/>
          <w:rPrChange w:id="3015" w:author="רינת אביטל" w:date="2022-05-12T09:18:00Z">
            <w:rPr>
              <w:rFonts w:hint="cs"/>
              <w:sz w:val="28"/>
              <w:szCs w:val="28"/>
              <w:rtl/>
            </w:rPr>
          </w:rPrChange>
        </w:rPr>
        <w:t xml:space="preserve"> </w:t>
      </w:r>
      <w:r w:rsidR="004E30FC" w:rsidRPr="00103DCA">
        <w:rPr>
          <w:rFonts w:ascii="Tahoma" w:hAnsi="Tahoma" w:cs="Tahoma"/>
          <w:color w:val="202122"/>
          <w:sz w:val="24"/>
          <w:szCs w:val="24"/>
          <w:shd w:val="clear" w:color="auto" w:fill="FFFFFF"/>
          <w:rtl/>
          <w:rPrChange w:id="3016" w:author="רינת אביטל" w:date="2022-05-12T09:18:00Z">
            <w:rPr>
              <w:rFonts w:ascii="Arial" w:hAnsi="Arial" w:cs="Arial"/>
              <w:color w:val="202122"/>
              <w:sz w:val="28"/>
              <w:szCs w:val="28"/>
              <w:shd w:val="clear" w:color="auto" w:fill="FFFFFF"/>
              <w:rtl/>
            </w:rPr>
          </w:rPrChange>
        </w:rPr>
        <w:t xml:space="preserve">ברשת </w:t>
      </w:r>
      <w:r w:rsidR="004E30FC" w:rsidRPr="00103DCA">
        <w:rPr>
          <w:rFonts w:ascii="Tahoma" w:hAnsi="Tahoma" w:cs="Tahoma"/>
          <w:sz w:val="24"/>
          <w:szCs w:val="24"/>
          <w:shd w:val="clear" w:color="auto" w:fill="FFFFFF"/>
          <w:rtl/>
          <w:rPrChange w:id="3017" w:author="רינת אביטל" w:date="2022-05-12T09:18:00Z">
            <w:rPr>
              <w:rFonts w:ascii="Arial" w:hAnsi="Arial" w:cs="Arial"/>
              <w:sz w:val="28"/>
              <w:szCs w:val="28"/>
              <w:shd w:val="clear" w:color="auto" w:fill="FFFFFF"/>
              <w:rtl/>
            </w:rPr>
          </w:rPrChange>
        </w:rPr>
        <w:t>ה</w:t>
      </w:r>
      <w:r w:rsidR="0063165E" w:rsidRPr="00103DCA">
        <w:rPr>
          <w:rFonts w:ascii="Tahoma" w:hAnsi="Tahoma" w:cs="Tahoma"/>
          <w:sz w:val="20"/>
          <w:szCs w:val="20"/>
          <w:rPrChange w:id="3018" w:author="רינת אביטל" w:date="2022-05-12T09:18:00Z">
            <w:rPr/>
          </w:rPrChange>
        </w:rPr>
        <w:fldChar w:fldCharType="begin"/>
      </w:r>
      <w:r w:rsidR="0063165E" w:rsidRPr="00103DCA">
        <w:rPr>
          <w:rFonts w:ascii="Tahoma" w:hAnsi="Tahoma" w:cs="Tahoma"/>
          <w:sz w:val="20"/>
          <w:szCs w:val="20"/>
          <w:rPrChange w:id="3019" w:author="רינת אביטל" w:date="2022-05-12T09:18:00Z">
            <w:rPr/>
          </w:rPrChange>
        </w:rPr>
        <w:instrText xml:space="preserve"> HYPERLINK "https://he.wikipedia.org/wiki/%D7%90%D7%99%D7%A0%D7%98%D7%A8%D7%A0%D7%98" \o "</w:instrText>
      </w:r>
      <w:r w:rsidR="0063165E" w:rsidRPr="00103DCA">
        <w:rPr>
          <w:rFonts w:ascii="Tahoma" w:hAnsi="Tahoma" w:cs="Tahoma"/>
          <w:sz w:val="20"/>
          <w:szCs w:val="20"/>
          <w:rtl/>
          <w:rPrChange w:id="3020" w:author="רינת אביטל" w:date="2022-05-12T09:18:00Z">
            <w:rPr>
              <w:rtl/>
            </w:rPr>
          </w:rPrChange>
        </w:rPr>
        <w:instrText>אינטרנט</w:instrText>
      </w:r>
      <w:r w:rsidR="0063165E" w:rsidRPr="00103DCA">
        <w:rPr>
          <w:rFonts w:ascii="Tahoma" w:hAnsi="Tahoma" w:cs="Tahoma"/>
          <w:sz w:val="20"/>
          <w:szCs w:val="20"/>
          <w:rPrChange w:id="3021" w:author="רינת אביטל" w:date="2022-05-12T09:18:00Z">
            <w:rPr/>
          </w:rPrChange>
        </w:rPr>
        <w:instrText xml:space="preserve">" </w:instrText>
      </w:r>
      <w:r w:rsidR="0063165E" w:rsidRPr="00103DCA">
        <w:rPr>
          <w:rFonts w:ascii="Tahoma" w:hAnsi="Tahoma" w:cs="Tahoma"/>
          <w:sz w:val="20"/>
          <w:szCs w:val="20"/>
          <w:rPrChange w:id="3022" w:author="רינת אביטל" w:date="2022-05-12T09:18:00Z">
            <w:rPr/>
          </w:rPrChange>
        </w:rPr>
        <w:fldChar w:fldCharType="separate"/>
      </w:r>
      <w:r w:rsidR="004E30FC" w:rsidRPr="00103DCA">
        <w:rPr>
          <w:rStyle w:val="Hyperlink"/>
          <w:rFonts w:ascii="Tahoma" w:hAnsi="Tahoma" w:cs="Tahoma"/>
          <w:color w:val="auto"/>
          <w:sz w:val="24"/>
          <w:szCs w:val="24"/>
          <w:u w:val="none"/>
          <w:shd w:val="clear" w:color="auto" w:fill="FFFFFF"/>
          <w:rtl/>
          <w:rPrChange w:id="3023" w:author="רינת אביטל" w:date="2022-05-12T09:18:00Z">
            <w:rPr>
              <w:rStyle w:val="Hyperlink"/>
              <w:rFonts w:ascii="Arial" w:hAnsi="Arial" w:cs="Arial"/>
              <w:color w:val="auto"/>
              <w:sz w:val="28"/>
              <w:szCs w:val="28"/>
              <w:u w:val="none"/>
              <w:shd w:val="clear" w:color="auto" w:fill="FFFFFF"/>
              <w:rtl/>
            </w:rPr>
          </w:rPrChange>
        </w:rPr>
        <w:t>אינטרנט</w:t>
      </w:r>
      <w:r w:rsidR="0063165E" w:rsidRPr="00103DCA">
        <w:rPr>
          <w:rStyle w:val="Hyperlink"/>
          <w:rFonts w:ascii="Tahoma" w:hAnsi="Tahoma" w:cs="Tahoma"/>
          <w:color w:val="auto"/>
          <w:sz w:val="24"/>
          <w:szCs w:val="24"/>
          <w:u w:val="none"/>
          <w:shd w:val="clear" w:color="auto" w:fill="FFFFFF"/>
          <w:rPrChange w:id="3024" w:author="רינת אביטל" w:date="2022-05-12T09:18:00Z">
            <w:rPr>
              <w:rStyle w:val="Hyperlink"/>
              <w:rFonts w:ascii="Arial" w:hAnsi="Arial" w:cs="Arial"/>
              <w:color w:val="auto"/>
              <w:sz w:val="28"/>
              <w:szCs w:val="28"/>
              <w:u w:val="none"/>
              <w:shd w:val="clear" w:color="auto" w:fill="FFFFFF"/>
            </w:rPr>
          </w:rPrChange>
        </w:rPr>
        <w:fldChar w:fldCharType="end"/>
      </w:r>
      <w:r w:rsidR="004E30FC" w:rsidRPr="00103DCA">
        <w:rPr>
          <w:rFonts w:ascii="Tahoma" w:hAnsi="Tahoma" w:cs="Tahoma"/>
          <w:sz w:val="24"/>
          <w:szCs w:val="24"/>
          <w:shd w:val="clear" w:color="auto" w:fill="FFFFFF"/>
          <w:rPrChange w:id="3025" w:author="רינת אביטל" w:date="2022-05-12T09:18:00Z">
            <w:rPr>
              <w:rFonts w:ascii="Arial" w:hAnsi="Arial" w:cs="Arial"/>
              <w:sz w:val="28"/>
              <w:szCs w:val="28"/>
              <w:shd w:val="clear" w:color="auto" w:fill="FFFFFF"/>
            </w:rPr>
          </w:rPrChange>
        </w:rPr>
        <w:t> </w:t>
      </w:r>
      <w:r w:rsidR="004E30FC" w:rsidRPr="00103DCA">
        <w:rPr>
          <w:rFonts w:ascii="Tahoma" w:hAnsi="Tahoma" w:cs="Tahoma"/>
          <w:color w:val="202122"/>
          <w:sz w:val="24"/>
          <w:szCs w:val="24"/>
          <w:shd w:val="clear" w:color="auto" w:fill="FFFFFF"/>
          <w:rtl/>
          <w:rPrChange w:id="3026" w:author="רינת אביטל" w:date="2022-05-12T09:18:00Z">
            <w:rPr>
              <w:rFonts w:ascii="Arial" w:hAnsi="Arial" w:cs="Arial" w:hint="cs"/>
              <w:color w:val="202122"/>
              <w:sz w:val="28"/>
              <w:szCs w:val="28"/>
              <w:shd w:val="clear" w:color="auto" w:fill="FFFFFF"/>
              <w:rtl/>
            </w:rPr>
          </w:rPrChange>
        </w:rPr>
        <w:t>וברשתות האינטראנט.</w:t>
      </w:r>
      <w:r w:rsidR="004E30FC" w:rsidRPr="00103DCA">
        <w:rPr>
          <w:rFonts w:ascii="Tahoma" w:hAnsi="Tahoma" w:cs="Tahoma"/>
          <w:color w:val="202122"/>
          <w:sz w:val="24"/>
          <w:szCs w:val="24"/>
          <w:shd w:val="clear" w:color="auto" w:fill="FFFFFF"/>
          <w:rPrChange w:id="3027" w:author="רינת אביטל" w:date="2022-05-12T09:18:00Z">
            <w:rPr>
              <w:rFonts w:ascii="Arial" w:hAnsi="Arial" w:cs="Arial"/>
              <w:color w:val="202122"/>
              <w:sz w:val="28"/>
              <w:szCs w:val="28"/>
              <w:shd w:val="clear" w:color="auto" w:fill="FFFFFF"/>
            </w:rPr>
          </w:rPrChange>
        </w:rPr>
        <w:t xml:space="preserve"> </w:t>
      </w:r>
      <w:r w:rsidR="004E30FC" w:rsidRPr="00103DCA">
        <w:rPr>
          <w:rFonts w:ascii="Tahoma" w:hAnsi="Tahoma" w:cs="Tahoma"/>
          <w:color w:val="202122"/>
          <w:sz w:val="24"/>
          <w:szCs w:val="24"/>
          <w:shd w:val="clear" w:color="auto" w:fill="FFFFFF"/>
          <w:rtl/>
          <w:rPrChange w:id="3028" w:author="רינת אביטל" w:date="2022-05-12T09:18:00Z">
            <w:rPr>
              <w:rFonts w:ascii="Arial" w:hAnsi="Arial" w:cs="Arial"/>
              <w:color w:val="202122"/>
              <w:sz w:val="28"/>
              <w:szCs w:val="28"/>
              <w:shd w:val="clear" w:color="auto" w:fill="FFFFFF"/>
              <w:rtl/>
            </w:rPr>
          </w:rPrChange>
        </w:rPr>
        <w:t>הפרוטוקול פועל ב</w:t>
      </w:r>
      <w:r w:rsidR="0063165E" w:rsidRPr="00103DCA">
        <w:rPr>
          <w:rFonts w:ascii="Tahoma" w:hAnsi="Tahoma" w:cs="Tahoma"/>
          <w:sz w:val="20"/>
          <w:szCs w:val="20"/>
          <w:rPrChange w:id="3029" w:author="רינת אביטל" w:date="2022-05-12T09:18:00Z">
            <w:rPr/>
          </w:rPrChange>
        </w:rPr>
        <w:fldChar w:fldCharType="begin"/>
      </w:r>
      <w:r w:rsidR="0063165E" w:rsidRPr="00103DCA">
        <w:rPr>
          <w:rFonts w:ascii="Tahoma" w:hAnsi="Tahoma" w:cs="Tahoma"/>
          <w:sz w:val="20"/>
          <w:szCs w:val="20"/>
          <w:rPrChange w:id="3030" w:author="רינת אביטל" w:date="2022-05-12T09:18:00Z">
            <w:rPr/>
          </w:rPrChange>
        </w:rPr>
        <w:instrText xml:space="preserve"> HYPERLINK "https://he.wikipedia.org/wiki/%D7%A9%D7%9B%D7%91%D7%AA_%D7%94%D7%99%D7%99%D7%A9%D7%95%D7%9D_%D7%A9%</w:instrText>
      </w:r>
      <w:r w:rsidR="0063165E" w:rsidRPr="00103DCA">
        <w:rPr>
          <w:rFonts w:ascii="Tahoma" w:hAnsi="Tahoma" w:cs="Tahoma"/>
          <w:sz w:val="20"/>
          <w:szCs w:val="20"/>
          <w:rPrChange w:id="3031" w:author="רינת אביטל" w:date="2022-05-12T09:18:00Z">
            <w:rPr/>
          </w:rPrChange>
        </w:rPr>
        <w:instrText>D7%9C_%D7%9E%D7%95%D7%93%D7%9C_%D7%94-OSI" \o "</w:instrText>
      </w:r>
      <w:r w:rsidR="0063165E" w:rsidRPr="00103DCA">
        <w:rPr>
          <w:rFonts w:ascii="Tahoma" w:hAnsi="Tahoma" w:cs="Tahoma"/>
          <w:sz w:val="20"/>
          <w:szCs w:val="20"/>
          <w:rtl/>
          <w:rPrChange w:id="3032" w:author="רינת אביטל" w:date="2022-05-12T09:18:00Z">
            <w:rPr>
              <w:rtl/>
            </w:rPr>
          </w:rPrChange>
        </w:rPr>
        <w:instrText>שכבת היישום של מודל ה</w:instrText>
      </w:r>
      <w:r w:rsidR="0063165E" w:rsidRPr="00103DCA">
        <w:rPr>
          <w:rFonts w:ascii="Tahoma" w:hAnsi="Tahoma" w:cs="Tahoma"/>
          <w:sz w:val="20"/>
          <w:szCs w:val="20"/>
          <w:rPrChange w:id="3033" w:author="רינת אביטל" w:date="2022-05-12T09:18:00Z">
            <w:rPr/>
          </w:rPrChange>
        </w:rPr>
        <w:instrText xml:space="preserve">-OSI" </w:instrText>
      </w:r>
      <w:r w:rsidR="0063165E" w:rsidRPr="00103DCA">
        <w:rPr>
          <w:rFonts w:ascii="Tahoma" w:hAnsi="Tahoma" w:cs="Tahoma"/>
          <w:sz w:val="20"/>
          <w:szCs w:val="20"/>
          <w:rPrChange w:id="3034" w:author="רינת אביטל" w:date="2022-05-12T09:18:00Z">
            <w:rPr/>
          </w:rPrChange>
        </w:rPr>
        <w:fldChar w:fldCharType="separate"/>
      </w:r>
      <w:r w:rsidR="004E30FC" w:rsidRPr="00103DCA">
        <w:rPr>
          <w:rStyle w:val="Hyperlink"/>
          <w:rFonts w:ascii="Tahoma" w:hAnsi="Tahoma" w:cs="Tahoma"/>
          <w:color w:val="auto"/>
          <w:sz w:val="24"/>
          <w:szCs w:val="24"/>
          <w:u w:val="none"/>
          <w:shd w:val="clear" w:color="auto" w:fill="FFFFFF"/>
          <w:rtl/>
          <w:rPrChange w:id="3035" w:author="רינת אביטל" w:date="2022-05-12T09:18:00Z">
            <w:rPr>
              <w:rStyle w:val="Hyperlink"/>
              <w:rFonts w:ascii="Arial" w:hAnsi="Arial" w:cs="Arial"/>
              <w:color w:val="auto"/>
              <w:sz w:val="28"/>
              <w:szCs w:val="28"/>
              <w:u w:val="none"/>
              <w:shd w:val="clear" w:color="auto" w:fill="FFFFFF"/>
              <w:rtl/>
            </w:rPr>
          </w:rPrChange>
        </w:rPr>
        <w:t>שכבת היישום של מודל ה</w:t>
      </w:r>
      <w:r w:rsidR="004E30FC" w:rsidRPr="00103DCA">
        <w:rPr>
          <w:rStyle w:val="Hyperlink"/>
          <w:rFonts w:ascii="Tahoma" w:hAnsi="Tahoma" w:cs="Tahoma"/>
          <w:color w:val="auto"/>
          <w:sz w:val="24"/>
          <w:szCs w:val="24"/>
          <w:u w:val="none"/>
          <w:shd w:val="clear" w:color="auto" w:fill="FFFFFF"/>
          <w:rPrChange w:id="3036" w:author="רינת אביטל" w:date="2022-05-12T09:18:00Z">
            <w:rPr>
              <w:rStyle w:val="Hyperlink"/>
              <w:rFonts w:ascii="Arial" w:hAnsi="Arial" w:cs="Arial"/>
              <w:color w:val="auto"/>
              <w:sz w:val="28"/>
              <w:szCs w:val="28"/>
              <w:u w:val="none"/>
              <w:shd w:val="clear" w:color="auto" w:fill="FFFFFF"/>
            </w:rPr>
          </w:rPrChange>
        </w:rPr>
        <w:t>OSI</w:t>
      </w:r>
      <w:r w:rsidR="0063165E" w:rsidRPr="00103DCA">
        <w:rPr>
          <w:rStyle w:val="Hyperlink"/>
          <w:rFonts w:ascii="Tahoma" w:hAnsi="Tahoma" w:cs="Tahoma"/>
          <w:color w:val="auto"/>
          <w:sz w:val="24"/>
          <w:szCs w:val="24"/>
          <w:u w:val="none"/>
          <w:shd w:val="clear" w:color="auto" w:fill="FFFFFF"/>
          <w:rPrChange w:id="3037" w:author="רינת אביטל" w:date="2022-05-12T09:18:00Z">
            <w:rPr>
              <w:rStyle w:val="Hyperlink"/>
              <w:rFonts w:ascii="Arial" w:hAnsi="Arial" w:cs="Arial"/>
              <w:color w:val="auto"/>
              <w:sz w:val="28"/>
              <w:szCs w:val="28"/>
              <w:u w:val="none"/>
              <w:shd w:val="clear" w:color="auto" w:fill="FFFFFF"/>
            </w:rPr>
          </w:rPrChange>
        </w:rPr>
        <w:fldChar w:fldCharType="end"/>
      </w:r>
      <w:r w:rsidR="004E30FC" w:rsidRPr="00103DCA">
        <w:rPr>
          <w:rFonts w:ascii="Tahoma" w:hAnsi="Tahoma" w:cs="Tahoma"/>
          <w:sz w:val="24"/>
          <w:szCs w:val="24"/>
          <w:shd w:val="clear" w:color="auto" w:fill="FFFFFF"/>
          <w:rPrChange w:id="3038" w:author="רינת אביטל" w:date="2022-05-12T09:18:00Z">
            <w:rPr>
              <w:rFonts w:ascii="Arial" w:hAnsi="Arial" w:cs="Arial"/>
              <w:sz w:val="28"/>
              <w:szCs w:val="28"/>
              <w:shd w:val="clear" w:color="auto" w:fill="FFFFFF"/>
            </w:rPr>
          </w:rPrChange>
        </w:rPr>
        <w:t> </w:t>
      </w:r>
      <w:r w:rsidR="00377256" w:rsidRPr="00103DCA">
        <w:rPr>
          <w:rFonts w:ascii="Tahoma" w:hAnsi="Tahoma" w:cs="Tahoma"/>
          <w:sz w:val="24"/>
          <w:szCs w:val="24"/>
          <w:shd w:val="clear" w:color="auto" w:fill="FFFFFF"/>
          <w:rPrChange w:id="3039" w:author="רינת אביטל" w:date="2022-05-12T09:18:00Z">
            <w:rPr>
              <w:rFonts w:ascii="Arial" w:hAnsi="Arial" w:cs="Arial"/>
              <w:sz w:val="28"/>
              <w:szCs w:val="28"/>
              <w:shd w:val="clear" w:color="auto" w:fill="FFFFFF"/>
            </w:rPr>
          </w:rPrChange>
        </w:rPr>
        <w:t xml:space="preserve">- </w:t>
      </w:r>
      <w:r w:rsidR="004E30FC" w:rsidRPr="00103DCA">
        <w:rPr>
          <w:rFonts w:ascii="Tahoma" w:hAnsi="Tahoma" w:cs="Tahoma"/>
          <w:sz w:val="24"/>
          <w:szCs w:val="24"/>
          <w:shd w:val="clear" w:color="auto" w:fill="FFFFFF"/>
          <w:rtl/>
          <w:rPrChange w:id="3040" w:author="רינת אביטל" w:date="2022-05-12T09:18:00Z">
            <w:rPr>
              <w:rFonts w:ascii="Arial" w:hAnsi="Arial" w:cs="Arial" w:hint="cs"/>
              <w:sz w:val="28"/>
              <w:szCs w:val="28"/>
              <w:shd w:val="clear" w:color="auto" w:fill="FFFFFF"/>
              <w:rtl/>
            </w:rPr>
          </w:rPrChange>
        </w:rPr>
        <w:t xml:space="preserve"> </w:t>
      </w:r>
      <w:r w:rsidR="004E30FC" w:rsidRPr="00103DCA">
        <w:rPr>
          <w:rFonts w:ascii="Tahoma" w:hAnsi="Tahoma" w:cs="Tahoma"/>
          <w:sz w:val="24"/>
          <w:szCs w:val="24"/>
          <w:shd w:val="clear" w:color="auto" w:fill="FFFFFF"/>
          <w:rtl/>
          <w:rPrChange w:id="3041" w:author="רינת אביטל" w:date="2022-05-12T09:18:00Z">
            <w:rPr>
              <w:rFonts w:ascii="Arial" w:hAnsi="Arial" w:cs="Arial"/>
              <w:sz w:val="28"/>
              <w:szCs w:val="28"/>
              <w:shd w:val="clear" w:color="auto" w:fill="FFFFFF"/>
              <w:rtl/>
            </w:rPr>
          </w:rPrChange>
        </w:rPr>
        <w:t>וב</w:t>
      </w:r>
      <w:r w:rsidR="0063165E" w:rsidRPr="00103DCA">
        <w:rPr>
          <w:rFonts w:ascii="Tahoma" w:hAnsi="Tahoma" w:cs="Tahoma"/>
          <w:sz w:val="20"/>
          <w:szCs w:val="20"/>
          <w:rPrChange w:id="3042" w:author="רינת אביטל" w:date="2022-05-12T09:18:00Z">
            <w:rPr/>
          </w:rPrChange>
        </w:rPr>
        <w:fldChar w:fldCharType="begin"/>
      </w:r>
      <w:r w:rsidR="0063165E" w:rsidRPr="00103DCA">
        <w:rPr>
          <w:rFonts w:ascii="Tahoma" w:hAnsi="Tahoma" w:cs="Tahoma"/>
          <w:sz w:val="20"/>
          <w:szCs w:val="20"/>
          <w:rPrChange w:id="3043" w:author="רינת אביטל" w:date="2022-05-12T09:18:00Z">
            <w:rPr/>
          </w:rPrChange>
        </w:rPr>
        <w:instrText xml:space="preserve"> HYPERLINK "https://he.wikipedia.org/wiki/%D7%A9%D7%9B%D7%91%D7%AA_%D7%94%D7%99%D7%99%D7%A9%D7%95%D7%9D_%D7%A9%D7%9C_%D7%9E%D7%95%D7%93%D7%9C_TCP/IP" </w:instrText>
      </w:r>
      <w:r w:rsidR="0063165E" w:rsidRPr="00103DCA">
        <w:rPr>
          <w:rFonts w:ascii="Tahoma" w:hAnsi="Tahoma" w:cs="Tahoma"/>
          <w:sz w:val="20"/>
          <w:szCs w:val="20"/>
          <w:rPrChange w:id="3044" w:author="רינת אביטל" w:date="2022-05-12T09:18:00Z">
            <w:rPr/>
          </w:rPrChange>
        </w:rPr>
        <w:fldChar w:fldCharType="separate"/>
      </w:r>
      <w:r w:rsidR="004E30FC" w:rsidRPr="00103DCA">
        <w:rPr>
          <w:rStyle w:val="Hyperlink"/>
          <w:rFonts w:ascii="Tahoma" w:hAnsi="Tahoma" w:cs="Tahoma"/>
          <w:color w:val="auto"/>
          <w:sz w:val="24"/>
          <w:szCs w:val="24"/>
          <w:u w:val="none"/>
          <w:shd w:val="clear" w:color="auto" w:fill="FFFFFF"/>
          <w:rtl/>
          <w:rPrChange w:id="3045" w:author="רינת אביטל" w:date="2022-05-12T09:18:00Z">
            <w:rPr>
              <w:rStyle w:val="Hyperlink"/>
              <w:rFonts w:ascii="Arial" w:hAnsi="Arial" w:cs="Arial"/>
              <w:color w:val="auto"/>
              <w:sz w:val="28"/>
              <w:szCs w:val="28"/>
              <w:u w:val="none"/>
              <w:shd w:val="clear" w:color="auto" w:fill="FFFFFF"/>
              <w:rtl/>
            </w:rPr>
          </w:rPrChange>
        </w:rPr>
        <w:t>שכבת היישום של מודל</w:t>
      </w:r>
      <w:r w:rsidR="004E30FC" w:rsidRPr="00103DCA">
        <w:rPr>
          <w:rStyle w:val="Hyperlink"/>
          <w:rFonts w:ascii="Tahoma" w:hAnsi="Tahoma" w:cs="Tahoma"/>
          <w:color w:val="auto"/>
          <w:sz w:val="24"/>
          <w:szCs w:val="24"/>
          <w:u w:val="none"/>
          <w:shd w:val="clear" w:color="auto" w:fill="FFFFFF"/>
          <w:rPrChange w:id="3046" w:author="רינת אביטל" w:date="2022-05-12T09:18:00Z">
            <w:rPr>
              <w:rStyle w:val="Hyperlink"/>
              <w:rFonts w:ascii="Arial" w:hAnsi="Arial" w:cs="Arial"/>
              <w:color w:val="auto"/>
              <w:sz w:val="28"/>
              <w:szCs w:val="28"/>
              <w:u w:val="none"/>
              <w:shd w:val="clear" w:color="auto" w:fill="FFFFFF"/>
            </w:rPr>
          </w:rPrChange>
        </w:rPr>
        <w:t xml:space="preserve"> TCP/IP</w:t>
      </w:r>
      <w:r w:rsidR="0063165E" w:rsidRPr="00103DCA">
        <w:rPr>
          <w:rStyle w:val="Hyperlink"/>
          <w:rFonts w:ascii="Tahoma" w:hAnsi="Tahoma" w:cs="Tahoma"/>
          <w:color w:val="auto"/>
          <w:sz w:val="24"/>
          <w:szCs w:val="24"/>
          <w:u w:val="none"/>
          <w:shd w:val="clear" w:color="auto" w:fill="FFFFFF"/>
          <w:rPrChange w:id="3047" w:author="רינת אביטל" w:date="2022-05-12T09:18:00Z">
            <w:rPr>
              <w:rStyle w:val="Hyperlink"/>
              <w:rFonts w:ascii="Arial" w:hAnsi="Arial" w:cs="Arial"/>
              <w:color w:val="auto"/>
              <w:sz w:val="28"/>
              <w:szCs w:val="28"/>
              <w:u w:val="none"/>
              <w:shd w:val="clear" w:color="auto" w:fill="FFFFFF"/>
            </w:rPr>
          </w:rPrChange>
        </w:rPr>
        <w:fldChar w:fldCharType="end"/>
      </w:r>
      <w:r w:rsidR="00377256" w:rsidRPr="00103DCA">
        <w:rPr>
          <w:rFonts w:ascii="Tahoma" w:hAnsi="Tahoma" w:cs="Tahoma"/>
          <w:sz w:val="24"/>
          <w:szCs w:val="24"/>
          <w:rPrChange w:id="3048" w:author="רינת אביטל" w:date="2022-05-12T09:18:00Z">
            <w:rPr>
              <w:sz w:val="28"/>
              <w:szCs w:val="28"/>
            </w:rPr>
          </w:rPrChange>
        </w:rPr>
        <w:t xml:space="preserve"> </w:t>
      </w:r>
      <w:r w:rsidR="004E30FC" w:rsidRPr="00103DCA">
        <w:rPr>
          <w:rFonts w:ascii="Tahoma" w:hAnsi="Tahoma" w:cs="Tahoma"/>
          <w:shd w:val="clear" w:color="auto" w:fill="FFFFFF"/>
          <w:rPrChange w:id="3049" w:author="רינת אביטל" w:date="2022-05-12T09:18:00Z">
            <w:rPr>
              <w:rFonts w:ascii="Arial" w:hAnsi="Arial" w:cs="Arial"/>
              <w:sz w:val="24"/>
              <w:szCs w:val="24"/>
              <w:shd w:val="clear" w:color="auto" w:fill="FFFFFF"/>
            </w:rPr>
          </w:rPrChange>
        </w:rPr>
        <w:t>.</w:t>
      </w:r>
      <w:r w:rsidR="004E30FC" w:rsidRPr="00103DCA">
        <w:rPr>
          <w:rFonts w:ascii="Tahoma" w:hAnsi="Tahoma" w:cs="Tahoma"/>
          <w:sz w:val="32"/>
          <w:szCs w:val="32"/>
          <w:rtl/>
          <w:rPrChange w:id="3050" w:author="רינת אביטל" w:date="2022-05-12T09:18:00Z">
            <w:rPr>
              <w:rFonts w:hint="cs"/>
              <w:sz w:val="36"/>
              <w:szCs w:val="36"/>
              <w:rtl/>
            </w:rPr>
          </w:rPrChange>
        </w:rPr>
        <w:t>.</w:t>
      </w:r>
    </w:p>
    <w:p w14:paraId="6C2AF787" w14:textId="3E501211" w:rsidR="0040191B" w:rsidRPr="00103DCA" w:rsidRDefault="0040191B" w:rsidP="00816266">
      <w:pPr>
        <w:pStyle w:val="2"/>
        <w:numPr>
          <w:ilvl w:val="1"/>
          <w:numId w:val="7"/>
        </w:numPr>
        <w:spacing w:line="360" w:lineRule="auto"/>
        <w:rPr>
          <w:rFonts w:ascii="Tahoma" w:hAnsi="Tahoma" w:cs="Tahoma"/>
          <w:b/>
          <w:bCs/>
          <w:sz w:val="36"/>
          <w:szCs w:val="36"/>
          <w:rtl/>
          <w:rPrChange w:id="3051" w:author="רינת אביטל" w:date="2022-05-12T09:18:00Z">
            <w:rPr>
              <w:b/>
              <w:bCs/>
              <w:sz w:val="40"/>
              <w:szCs w:val="40"/>
              <w:rtl/>
            </w:rPr>
          </w:rPrChange>
        </w:rPr>
      </w:pPr>
      <w:bookmarkStart w:id="3052" w:name="_Toc103039616"/>
      <w:r w:rsidRPr="00103DCA">
        <w:rPr>
          <w:rFonts w:ascii="Tahoma" w:hAnsi="Tahoma" w:cs="Tahoma"/>
          <w:b/>
          <w:bCs/>
          <w:color w:val="89D7C3"/>
          <w:sz w:val="36"/>
          <w:szCs w:val="36"/>
          <w:rtl/>
          <w:rPrChange w:id="3053" w:author="רינת אביטל" w:date="2022-05-12T09:18:00Z">
            <w:rPr>
              <w:rFonts w:hint="cs"/>
              <w:b/>
              <w:bCs/>
              <w:color w:val="89D7C3"/>
              <w:sz w:val="40"/>
              <w:szCs w:val="40"/>
              <w:rtl/>
            </w:rPr>
          </w:rPrChange>
        </w:rPr>
        <w:lastRenderedPageBreak/>
        <w:t xml:space="preserve">שרת </w:t>
      </w:r>
      <w:r w:rsidRPr="00103DCA">
        <w:rPr>
          <w:rFonts w:ascii="Tahoma" w:hAnsi="Tahoma" w:cs="Tahoma"/>
          <w:b/>
          <w:bCs/>
          <w:color w:val="89D7C3"/>
          <w:sz w:val="36"/>
          <w:szCs w:val="36"/>
          <w:rtl/>
          <w:rPrChange w:id="3054" w:author="רינת אביטל" w:date="2022-05-12T09:18:00Z">
            <w:rPr>
              <w:rFonts w:cstheme="minorBidi"/>
              <w:b/>
              <w:bCs/>
              <w:color w:val="89D7C3"/>
              <w:sz w:val="40"/>
              <w:szCs w:val="40"/>
              <w:rtl/>
            </w:rPr>
          </w:rPrChange>
        </w:rPr>
        <w:t>–</w:t>
      </w:r>
      <w:r w:rsidRPr="00103DCA">
        <w:rPr>
          <w:rFonts w:ascii="Tahoma" w:hAnsi="Tahoma" w:cs="Tahoma"/>
          <w:b/>
          <w:bCs/>
          <w:color w:val="89D7C3"/>
          <w:sz w:val="36"/>
          <w:szCs w:val="36"/>
          <w:rtl/>
          <w:rPrChange w:id="3055" w:author="רינת אביטל" w:date="2022-05-12T09:18:00Z">
            <w:rPr>
              <w:rFonts w:hint="cs"/>
              <w:b/>
              <w:bCs/>
              <w:color w:val="89D7C3"/>
              <w:sz w:val="40"/>
              <w:szCs w:val="40"/>
              <w:rtl/>
            </w:rPr>
          </w:rPrChange>
        </w:rPr>
        <w:t xml:space="preserve"> לקוח</w:t>
      </w:r>
      <w:bookmarkEnd w:id="3052"/>
    </w:p>
    <w:p w14:paraId="30E8FB84" w14:textId="02D7BD2C" w:rsidR="00F836FA" w:rsidRPr="00103DCA" w:rsidRDefault="00F836FA" w:rsidP="00F836FA">
      <w:pPr>
        <w:pStyle w:val="a8"/>
        <w:spacing w:after="140" w:line="265" w:lineRule="auto"/>
        <w:ind w:left="1080" w:right="179" w:firstLine="360"/>
        <w:rPr>
          <w:rFonts w:ascii="Tahoma" w:hAnsi="Tahoma" w:cs="Tahoma"/>
          <w:sz w:val="24"/>
          <w:szCs w:val="24"/>
          <w:rtl/>
          <w:rPrChange w:id="3056" w:author="רינת אביטל" w:date="2022-05-12T09:18:00Z">
            <w:rPr>
              <w:sz w:val="28"/>
              <w:szCs w:val="28"/>
              <w:rtl/>
            </w:rPr>
          </w:rPrChange>
        </w:rPr>
      </w:pPr>
      <w:r w:rsidRPr="00103DCA">
        <w:rPr>
          <w:rFonts w:ascii="Tahoma" w:eastAsia="Arial" w:hAnsi="Tahoma" w:cs="Tahoma"/>
          <w:sz w:val="24"/>
          <w:szCs w:val="24"/>
          <w:rtl/>
          <w:rPrChange w:id="3057" w:author="רינת אביטל" w:date="2022-05-12T09:18:00Z">
            <w:rPr>
              <w:rFonts w:ascii="Arial" w:eastAsia="Arial" w:hAnsi="Arial" w:cs="Arial"/>
              <w:sz w:val="28"/>
              <w:szCs w:val="28"/>
              <w:rtl/>
            </w:rPr>
          </w:rPrChange>
        </w:rPr>
        <w:t xml:space="preserve">צד השרת נכתב בטכנולוגית </w:t>
      </w:r>
      <w:r w:rsidRPr="00103DCA">
        <w:rPr>
          <w:rFonts w:ascii="Tahoma" w:eastAsia="Arial" w:hAnsi="Tahoma" w:cs="Tahoma"/>
          <w:sz w:val="24"/>
          <w:szCs w:val="24"/>
          <w:rPrChange w:id="3058" w:author="רינת אביטל" w:date="2022-05-12T09:18:00Z">
            <w:rPr>
              <w:rFonts w:ascii="Arial" w:eastAsia="Arial" w:hAnsi="Arial" w:cs="Arial"/>
              <w:sz w:val="28"/>
              <w:szCs w:val="28"/>
            </w:rPr>
          </w:rPrChange>
        </w:rPr>
        <w:t>WebApi</w:t>
      </w:r>
      <w:r w:rsidRPr="00103DCA">
        <w:rPr>
          <w:rFonts w:ascii="Tahoma" w:eastAsia="Arial" w:hAnsi="Tahoma" w:cs="Tahoma"/>
          <w:sz w:val="24"/>
          <w:szCs w:val="24"/>
          <w:rtl/>
          <w:rPrChange w:id="3059" w:author="רינת אביטל" w:date="2022-05-12T09:18:00Z">
            <w:rPr>
              <w:rFonts w:ascii="Arial" w:eastAsia="Arial" w:hAnsi="Arial" w:cs="Arial"/>
              <w:sz w:val="28"/>
              <w:szCs w:val="28"/>
              <w:rtl/>
            </w:rPr>
          </w:rPrChange>
        </w:rPr>
        <w:t xml:space="preserve"> ובשפת </w:t>
      </w:r>
      <w:r w:rsidRPr="00103DCA">
        <w:rPr>
          <w:rFonts w:ascii="Tahoma" w:eastAsia="Arial" w:hAnsi="Tahoma" w:cs="Tahoma"/>
          <w:sz w:val="24"/>
          <w:szCs w:val="24"/>
          <w:rPrChange w:id="3060" w:author="רינת אביטל" w:date="2022-05-12T09:18:00Z">
            <w:rPr>
              <w:rFonts w:ascii="Arial" w:eastAsia="Arial" w:hAnsi="Arial" w:cs="Arial"/>
              <w:sz w:val="28"/>
              <w:szCs w:val="28"/>
            </w:rPr>
          </w:rPrChange>
        </w:rPr>
        <w:t>c#</w:t>
      </w:r>
      <w:r w:rsidRPr="00103DCA">
        <w:rPr>
          <w:rFonts w:ascii="Tahoma" w:eastAsia="Arial" w:hAnsi="Tahoma" w:cs="Tahoma"/>
          <w:sz w:val="24"/>
          <w:szCs w:val="24"/>
          <w:rtl/>
          <w:rPrChange w:id="3061" w:author="רינת אביטל" w:date="2022-05-12T09:18:00Z">
            <w:rPr>
              <w:rFonts w:ascii="Arial" w:eastAsia="Arial" w:hAnsi="Arial" w:cs="Arial"/>
              <w:sz w:val="28"/>
              <w:szCs w:val="28"/>
              <w:rtl/>
            </w:rPr>
          </w:rPrChange>
        </w:rPr>
        <w:t xml:space="preserve">.  </w:t>
      </w:r>
    </w:p>
    <w:p w14:paraId="7505B657" w14:textId="2E2EED4C" w:rsidR="00F836FA" w:rsidRPr="00103DCA" w:rsidRDefault="00902CEC" w:rsidP="00902CEC">
      <w:pPr>
        <w:pStyle w:val="a8"/>
        <w:spacing w:after="140" w:line="265" w:lineRule="auto"/>
        <w:ind w:left="1080" w:right="179" w:firstLine="360"/>
        <w:rPr>
          <w:rFonts w:ascii="Tahoma" w:hAnsi="Tahoma" w:cs="Tahoma"/>
          <w:sz w:val="24"/>
          <w:szCs w:val="24"/>
          <w:highlight w:val="cyan"/>
          <w:rtl/>
          <w:rPrChange w:id="3062" w:author="רינת אביטל" w:date="2022-05-12T09:18:00Z">
            <w:rPr>
              <w:sz w:val="28"/>
              <w:szCs w:val="28"/>
              <w:highlight w:val="cyan"/>
              <w:rtl/>
            </w:rPr>
          </w:rPrChange>
        </w:rPr>
      </w:pPr>
      <w:r w:rsidRPr="00103DCA">
        <w:rPr>
          <w:rFonts w:ascii="Tahoma" w:hAnsi="Tahoma" w:cs="Tahoma"/>
          <w:sz w:val="24"/>
          <w:szCs w:val="24"/>
          <w:rtl/>
          <w:rPrChange w:id="3063" w:author="רינת אביטל" w:date="2022-05-12T09:18:00Z">
            <w:rPr>
              <w:rFonts w:hint="cs"/>
              <w:sz w:val="28"/>
              <w:szCs w:val="28"/>
              <w:rtl/>
            </w:rPr>
          </w:rPrChange>
        </w:rPr>
        <w:t xml:space="preserve">צד הלקוח נכתב בשפות: </w:t>
      </w:r>
      <w:r w:rsidRPr="00103DCA">
        <w:rPr>
          <w:rFonts w:ascii="Tahoma" w:hAnsi="Tahoma" w:cs="Tahoma"/>
          <w:sz w:val="24"/>
          <w:szCs w:val="24"/>
          <w:rPrChange w:id="3064" w:author="רינת אביטל" w:date="2022-05-12T09:18:00Z">
            <w:rPr>
              <w:sz w:val="28"/>
              <w:szCs w:val="28"/>
            </w:rPr>
          </w:rPrChange>
        </w:rPr>
        <w:t>HTML, scc, TypeScript</w:t>
      </w:r>
      <w:r w:rsidRPr="00103DCA">
        <w:rPr>
          <w:rFonts w:ascii="Tahoma" w:hAnsi="Tahoma" w:cs="Tahoma"/>
          <w:sz w:val="24"/>
          <w:szCs w:val="24"/>
          <w:rtl/>
          <w:rPrChange w:id="3065" w:author="רינת אביטל" w:date="2022-05-12T09:18:00Z">
            <w:rPr>
              <w:rFonts w:hint="cs"/>
              <w:sz w:val="28"/>
              <w:szCs w:val="28"/>
              <w:rtl/>
            </w:rPr>
          </w:rPrChange>
        </w:rPr>
        <w:t xml:space="preserve"> בטכנולוגית </w:t>
      </w:r>
      <w:r w:rsidRPr="00103DCA">
        <w:rPr>
          <w:rFonts w:ascii="Tahoma" w:hAnsi="Tahoma" w:cs="Tahoma"/>
          <w:sz w:val="24"/>
          <w:szCs w:val="24"/>
          <w:rPrChange w:id="3066" w:author="רינת אביטל" w:date="2022-05-12T09:18:00Z">
            <w:rPr>
              <w:rFonts w:hint="cs"/>
              <w:sz w:val="28"/>
              <w:szCs w:val="28"/>
            </w:rPr>
          </w:rPrChange>
        </w:rPr>
        <w:t>A</w:t>
      </w:r>
      <w:r w:rsidRPr="00103DCA">
        <w:rPr>
          <w:rFonts w:ascii="Tahoma" w:hAnsi="Tahoma" w:cs="Tahoma"/>
          <w:sz w:val="24"/>
          <w:szCs w:val="24"/>
          <w:rPrChange w:id="3067" w:author="רינת אביטל" w:date="2022-05-12T09:18:00Z">
            <w:rPr>
              <w:sz w:val="28"/>
              <w:szCs w:val="28"/>
            </w:rPr>
          </w:rPrChange>
        </w:rPr>
        <w:t>ngular</w:t>
      </w:r>
      <w:r w:rsidR="00B74F72" w:rsidRPr="00103DCA">
        <w:rPr>
          <w:rFonts w:ascii="Tahoma" w:hAnsi="Tahoma" w:cs="Tahoma"/>
          <w:sz w:val="24"/>
          <w:szCs w:val="24"/>
          <w:rPrChange w:id="3068" w:author="רינת אביטל" w:date="2022-05-12T09:18:00Z">
            <w:rPr>
              <w:sz w:val="28"/>
              <w:szCs w:val="28"/>
            </w:rPr>
          </w:rPrChange>
        </w:rPr>
        <w:t xml:space="preserve">      </w:t>
      </w:r>
      <w:r w:rsidRPr="00103DCA">
        <w:rPr>
          <w:rFonts w:ascii="Tahoma" w:hAnsi="Tahoma" w:cs="Tahoma"/>
          <w:sz w:val="24"/>
          <w:szCs w:val="24"/>
          <w:rtl/>
          <w:rPrChange w:id="3069" w:author="רינת אביטל" w:date="2022-05-12T09:18:00Z">
            <w:rPr>
              <w:rFonts w:hint="cs"/>
              <w:sz w:val="28"/>
              <w:szCs w:val="28"/>
              <w:rtl/>
            </w:rPr>
          </w:rPrChange>
        </w:rPr>
        <w:t>.</w:t>
      </w:r>
    </w:p>
    <w:p w14:paraId="20D1EFCB" w14:textId="77777777" w:rsidR="00F836FA" w:rsidRPr="00103DCA" w:rsidRDefault="00F836FA" w:rsidP="00F836FA">
      <w:pPr>
        <w:ind w:left="1440"/>
        <w:rPr>
          <w:rFonts w:ascii="Tahoma" w:hAnsi="Tahoma" w:cs="Tahoma"/>
          <w:sz w:val="20"/>
          <w:szCs w:val="20"/>
          <w:rPrChange w:id="3070" w:author="רינת אביטל" w:date="2022-05-12T09:18:00Z">
            <w:rPr/>
          </w:rPrChange>
        </w:rPr>
      </w:pPr>
    </w:p>
    <w:p w14:paraId="2C686A37" w14:textId="0933FDBC" w:rsidR="0040191B" w:rsidRPr="00103DCA" w:rsidRDefault="0040191B" w:rsidP="0051280A">
      <w:pPr>
        <w:pStyle w:val="2"/>
        <w:numPr>
          <w:ilvl w:val="1"/>
          <w:numId w:val="7"/>
        </w:numPr>
        <w:rPr>
          <w:rFonts w:ascii="Tahoma" w:hAnsi="Tahoma" w:cs="Tahoma"/>
          <w:b/>
          <w:bCs/>
          <w:color w:val="89D7C3"/>
          <w:sz w:val="36"/>
          <w:szCs w:val="36"/>
          <w:rtl/>
          <w:rPrChange w:id="3071" w:author="רינת אביטל" w:date="2022-05-12T09:18:00Z">
            <w:rPr>
              <w:b/>
              <w:bCs/>
              <w:color w:val="89D7C3"/>
              <w:sz w:val="40"/>
              <w:szCs w:val="40"/>
              <w:rtl/>
            </w:rPr>
          </w:rPrChange>
        </w:rPr>
      </w:pPr>
      <w:bookmarkStart w:id="3072" w:name="_Toc103039617"/>
      <w:r w:rsidRPr="00103DCA">
        <w:rPr>
          <w:rFonts w:ascii="Tahoma" w:hAnsi="Tahoma" w:cs="Tahoma"/>
          <w:b/>
          <w:bCs/>
          <w:color w:val="89D7C3"/>
          <w:sz w:val="36"/>
          <w:szCs w:val="36"/>
          <w:rtl/>
          <w:rPrChange w:id="3073" w:author="רינת אביטל" w:date="2022-05-12T09:18:00Z">
            <w:rPr>
              <w:rFonts w:hint="cs"/>
              <w:b/>
              <w:bCs/>
              <w:color w:val="89D7C3"/>
              <w:sz w:val="40"/>
              <w:szCs w:val="40"/>
              <w:rtl/>
            </w:rPr>
          </w:rPrChange>
        </w:rPr>
        <w:t>תיאור הצפנות (לא רלוונטי)</w:t>
      </w:r>
      <w:bookmarkEnd w:id="3072"/>
    </w:p>
    <w:p w14:paraId="0BF1CBA5" w14:textId="77777777" w:rsidR="00535B94" w:rsidRPr="00103DCA" w:rsidRDefault="00535B94" w:rsidP="00535B94">
      <w:pPr>
        <w:rPr>
          <w:rFonts w:ascii="Tahoma" w:hAnsi="Tahoma" w:cs="Tahoma"/>
          <w:sz w:val="20"/>
          <w:szCs w:val="20"/>
          <w:rPrChange w:id="3074" w:author="רינת אביטל" w:date="2022-05-12T09:18:00Z">
            <w:rPr/>
          </w:rPrChange>
        </w:rPr>
      </w:pPr>
    </w:p>
    <w:p w14:paraId="2F4CAE47" w14:textId="5B18F78C" w:rsidR="0040191B" w:rsidRPr="00103DCA" w:rsidRDefault="00AD0335" w:rsidP="00816266">
      <w:pPr>
        <w:pStyle w:val="1"/>
        <w:numPr>
          <w:ilvl w:val="0"/>
          <w:numId w:val="7"/>
        </w:numPr>
        <w:spacing w:line="480" w:lineRule="auto"/>
        <w:jc w:val="center"/>
        <w:rPr>
          <w:rFonts w:ascii="Tahoma" w:hAnsi="Tahoma" w:cs="Tahoma"/>
          <w:b/>
          <w:bCs/>
          <w:color w:val="89D7C3"/>
          <w:sz w:val="40"/>
          <w:szCs w:val="40"/>
          <w:rtl/>
          <w:rPrChange w:id="3075" w:author="רינת אביטל" w:date="2022-05-12T09:18:00Z">
            <w:rPr>
              <w:b/>
              <w:bCs/>
              <w:color w:val="89D7C3"/>
              <w:sz w:val="44"/>
              <w:szCs w:val="44"/>
              <w:rtl/>
            </w:rPr>
          </w:rPrChange>
        </w:rPr>
      </w:pPr>
      <w:bookmarkStart w:id="3076" w:name="_Toc103039618"/>
      <w:ins w:id="3077" w:author="רינת אביטל" w:date="2022-05-12T13:29:00Z">
        <w:r w:rsidRPr="00AD0335">
          <w:rPr>
            <w:rFonts w:ascii="Tahoma" w:hAnsi="Tahoma" w:cs="Tahoma"/>
            <w:sz w:val="20"/>
            <w:szCs w:val="20"/>
            <w:rtl/>
          </w:rPr>
          <w:drawing>
            <wp:anchor distT="0" distB="0" distL="114300" distR="114300" simplePos="0" relativeHeight="251681792" behindDoc="1" locked="0" layoutInCell="1" allowOverlap="1" wp14:anchorId="7CD5CF2C" wp14:editId="4EC27A6E">
              <wp:simplePos x="0" y="0"/>
              <wp:positionH relativeFrom="column">
                <wp:posOffset>321310</wp:posOffset>
              </wp:positionH>
              <wp:positionV relativeFrom="paragraph">
                <wp:posOffset>1348529</wp:posOffset>
              </wp:positionV>
              <wp:extent cx="4498975" cy="4612640"/>
              <wp:effectExtent l="0" t="0" r="0" b="0"/>
              <wp:wrapTopAndBottom/>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98975" cy="4612640"/>
                      </a:xfrm>
                      <a:prstGeom prst="rect">
                        <a:avLst/>
                      </a:prstGeom>
                    </pic:spPr>
                  </pic:pic>
                </a:graphicData>
              </a:graphic>
            </wp:anchor>
          </w:drawing>
        </w:r>
      </w:ins>
      <w:r w:rsidR="0040191B" w:rsidRPr="00103DCA">
        <w:rPr>
          <w:rFonts w:ascii="Tahoma" w:hAnsi="Tahoma" w:cs="Tahoma"/>
          <w:b/>
          <w:bCs/>
          <w:color w:val="89D7C3"/>
          <w:sz w:val="40"/>
          <w:szCs w:val="40"/>
          <w:rtl/>
          <w:rPrChange w:id="3078" w:author="רינת אביטל" w:date="2022-05-12T09:18:00Z">
            <w:rPr>
              <w:rFonts w:hint="cs"/>
              <w:b/>
              <w:bCs/>
              <w:color w:val="89D7C3"/>
              <w:sz w:val="44"/>
              <w:szCs w:val="44"/>
              <w:rtl/>
            </w:rPr>
          </w:rPrChange>
        </w:rPr>
        <w:t xml:space="preserve">ניתוח ותרשים </w:t>
      </w:r>
      <w:r w:rsidR="0040191B" w:rsidRPr="00103DCA">
        <w:rPr>
          <w:rFonts w:ascii="Tahoma" w:hAnsi="Tahoma" w:cs="Tahoma"/>
          <w:b/>
          <w:bCs/>
          <w:color w:val="89D7C3"/>
          <w:sz w:val="40"/>
          <w:szCs w:val="40"/>
          <w:rPrChange w:id="3079" w:author="רינת אביטל" w:date="2022-05-12T09:18:00Z">
            <w:rPr>
              <w:b/>
              <w:bCs/>
              <w:color w:val="89D7C3"/>
              <w:sz w:val="44"/>
              <w:szCs w:val="44"/>
            </w:rPr>
          </w:rPrChange>
        </w:rPr>
        <w:t>use case</w:t>
      </w:r>
      <w:r w:rsidR="0040191B" w:rsidRPr="00103DCA">
        <w:rPr>
          <w:rFonts w:ascii="Tahoma" w:hAnsi="Tahoma" w:cs="Tahoma"/>
          <w:b/>
          <w:bCs/>
          <w:color w:val="89D7C3"/>
          <w:sz w:val="40"/>
          <w:szCs w:val="40"/>
          <w:rtl/>
          <w:rPrChange w:id="3080" w:author="רינת אביטל" w:date="2022-05-12T09:18:00Z">
            <w:rPr>
              <w:rFonts w:hint="cs"/>
              <w:b/>
              <w:bCs/>
              <w:color w:val="89D7C3"/>
              <w:sz w:val="44"/>
              <w:szCs w:val="44"/>
              <w:rtl/>
            </w:rPr>
          </w:rPrChange>
        </w:rPr>
        <w:t xml:space="preserve"> של המערכת המוצעת</w:t>
      </w:r>
      <w:bookmarkEnd w:id="3076"/>
    </w:p>
    <w:p w14:paraId="7C7BEE8A" w14:textId="2F4DEA0E" w:rsidR="00EE3FD0" w:rsidRPr="00103DCA" w:rsidRDefault="00EE3FD0" w:rsidP="00EE3FD0">
      <w:pPr>
        <w:rPr>
          <w:rFonts w:ascii="Tahoma" w:hAnsi="Tahoma" w:cs="Tahoma"/>
          <w:sz w:val="20"/>
          <w:szCs w:val="20"/>
          <w:rtl/>
          <w:rPrChange w:id="3081" w:author="רינת אביטל" w:date="2022-05-12T09:18:00Z">
            <w:rPr>
              <w:rtl/>
            </w:rPr>
          </w:rPrChange>
        </w:rPr>
      </w:pPr>
      <w:del w:id="3082" w:author="רינת אביטל" w:date="2022-05-12T13:29:00Z">
        <w:r w:rsidRPr="00103DCA" w:rsidDel="00AD0335">
          <w:rPr>
            <w:rFonts w:ascii="Tahoma" w:hAnsi="Tahoma" w:cs="Tahoma"/>
            <w:noProof/>
            <w:sz w:val="20"/>
            <w:szCs w:val="20"/>
            <w:rtl/>
            <w:rPrChange w:id="3083" w:author="רינת אביטל" w:date="2022-05-12T09:18:00Z">
              <w:rPr>
                <w:rFonts w:cs="Arial"/>
                <w:noProof/>
                <w:rtl/>
              </w:rPr>
            </w:rPrChange>
          </w:rPr>
          <w:drawing>
            <wp:inline distT="0" distB="0" distL="0" distR="0" wp14:anchorId="68B95717" wp14:editId="0E6CDE98">
              <wp:extent cx="4171950" cy="3076575"/>
              <wp:effectExtent l="0" t="0" r="0" b="952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71950" cy="3076575"/>
                      </a:xfrm>
                      <a:prstGeom prst="rect">
                        <a:avLst/>
                      </a:prstGeom>
                    </pic:spPr>
                  </pic:pic>
                </a:graphicData>
              </a:graphic>
            </wp:inline>
          </w:drawing>
        </w:r>
      </w:del>
    </w:p>
    <w:p w14:paraId="26990FFC" w14:textId="3936ED61" w:rsidR="0040191B" w:rsidRPr="00103DCA" w:rsidRDefault="0051280A" w:rsidP="00816266">
      <w:pPr>
        <w:pStyle w:val="2"/>
        <w:numPr>
          <w:ilvl w:val="1"/>
          <w:numId w:val="7"/>
        </w:numPr>
        <w:spacing w:line="360" w:lineRule="auto"/>
        <w:rPr>
          <w:rFonts w:ascii="Tahoma" w:hAnsi="Tahoma" w:cs="Tahoma"/>
          <w:b/>
          <w:bCs/>
          <w:color w:val="89D7C3"/>
          <w:sz w:val="36"/>
          <w:szCs w:val="36"/>
          <w:rtl/>
          <w:rPrChange w:id="3084" w:author="רינת אביטל" w:date="2022-05-12T09:18:00Z">
            <w:rPr>
              <w:b/>
              <w:bCs/>
              <w:color w:val="89D7C3"/>
              <w:sz w:val="40"/>
              <w:szCs w:val="40"/>
              <w:rtl/>
            </w:rPr>
          </w:rPrChange>
        </w:rPr>
      </w:pPr>
      <w:bookmarkStart w:id="3085" w:name="_Toc103039619"/>
      <w:r w:rsidRPr="00103DCA">
        <w:rPr>
          <w:rFonts w:ascii="Tahoma" w:hAnsi="Tahoma" w:cs="Tahoma"/>
          <w:b/>
          <w:bCs/>
          <w:color w:val="89D7C3"/>
          <w:sz w:val="36"/>
          <w:szCs w:val="36"/>
          <w:rtl/>
          <w:rPrChange w:id="3086" w:author="רינת אביטל" w:date="2022-05-12T09:18:00Z">
            <w:rPr>
              <w:rFonts w:hint="cs"/>
              <w:b/>
              <w:bCs/>
              <w:color w:val="89D7C3"/>
              <w:sz w:val="40"/>
              <w:szCs w:val="40"/>
              <w:rtl/>
            </w:rPr>
          </w:rPrChange>
        </w:rPr>
        <w:lastRenderedPageBreak/>
        <w:t xml:space="preserve">רשימת </w:t>
      </w:r>
      <w:r w:rsidRPr="00103DCA">
        <w:rPr>
          <w:rFonts w:ascii="Tahoma" w:hAnsi="Tahoma" w:cs="Tahoma"/>
          <w:b/>
          <w:bCs/>
          <w:color w:val="89D7C3"/>
          <w:sz w:val="36"/>
          <w:szCs w:val="36"/>
          <w:rPrChange w:id="3087" w:author="רינת אביטל" w:date="2022-05-12T09:18:00Z">
            <w:rPr>
              <w:b/>
              <w:bCs/>
              <w:color w:val="89D7C3"/>
              <w:sz w:val="40"/>
              <w:szCs w:val="40"/>
            </w:rPr>
          </w:rPrChange>
        </w:rPr>
        <w:t>use case</w:t>
      </w:r>
      <w:bookmarkEnd w:id="3085"/>
    </w:p>
    <w:p w14:paraId="0B3D7470" w14:textId="5BD6E95E" w:rsidR="00C86E67" w:rsidRPr="00103DCA" w:rsidRDefault="00C86E67" w:rsidP="00AD0335">
      <w:pPr>
        <w:ind w:left="84"/>
        <w:rPr>
          <w:rFonts w:ascii="Tahoma" w:hAnsi="Tahoma" w:cs="Tahoma"/>
          <w:sz w:val="20"/>
          <w:szCs w:val="20"/>
          <w:rPrChange w:id="3088" w:author="רינת אביטל" w:date="2022-05-12T09:18:00Z">
            <w:rPr/>
          </w:rPrChange>
        </w:rPr>
        <w:pPrChange w:id="3089" w:author="רינת אביטל" w:date="2022-05-12T13:32:00Z">
          <w:pPr>
            <w:ind w:left="1440"/>
          </w:pPr>
        </w:pPrChange>
      </w:pPr>
      <w:r w:rsidRPr="00103DCA">
        <w:rPr>
          <w:rFonts w:ascii="Tahoma" w:hAnsi="Tahoma" w:cs="Tahoma"/>
          <w:sz w:val="20"/>
          <w:szCs w:val="20"/>
          <w:rtl/>
          <w:rPrChange w:id="3090" w:author="רינת אביטל" w:date="2022-05-12T09:18:00Z">
            <w:rPr>
              <w:rFonts w:hint="cs"/>
              <w:rtl/>
            </w:rPr>
          </w:rPrChange>
        </w:rPr>
        <w:t>רשימת הפעולות המבוצעות ע''י המשתמשים.</w:t>
      </w:r>
      <w:r w:rsidRPr="00103DCA">
        <w:rPr>
          <w:rFonts w:ascii="Tahoma" w:hAnsi="Tahoma" w:cs="Tahoma"/>
          <w:sz w:val="20"/>
          <w:szCs w:val="20"/>
          <w:rtl/>
          <w:rPrChange w:id="3091" w:author="רינת אביטל" w:date="2022-05-12T09:18:00Z">
            <w:rPr>
              <w:rtl/>
            </w:rPr>
          </w:rPrChange>
        </w:rPr>
        <w:br/>
      </w:r>
      <w:r w:rsidRPr="00103DCA">
        <w:rPr>
          <w:rFonts w:ascii="Tahoma" w:hAnsi="Tahoma" w:cs="Tahoma"/>
          <w:sz w:val="20"/>
          <w:szCs w:val="20"/>
          <w:rtl/>
          <w:rPrChange w:id="3092" w:author="רינת אביטל" w:date="2022-05-12T09:18:00Z">
            <w:rPr>
              <w:rFonts w:hint="cs"/>
              <w:rtl/>
            </w:rPr>
          </w:rPrChange>
        </w:rPr>
        <w:t>(המשתמש מתחבר ע''י הקלדת שם משתמש וסיסמא,</w:t>
      </w:r>
      <w:r w:rsidRPr="00103DCA">
        <w:rPr>
          <w:rFonts w:ascii="Tahoma" w:hAnsi="Tahoma" w:cs="Tahoma"/>
          <w:sz w:val="20"/>
          <w:szCs w:val="20"/>
          <w:rtl/>
          <w:rPrChange w:id="3093" w:author="רינת אביטל" w:date="2022-05-12T09:18:00Z">
            <w:rPr>
              <w:rtl/>
            </w:rPr>
          </w:rPrChange>
        </w:rPr>
        <w:br/>
      </w:r>
      <w:r w:rsidRPr="00103DCA">
        <w:rPr>
          <w:rFonts w:ascii="Tahoma" w:hAnsi="Tahoma" w:cs="Tahoma"/>
          <w:sz w:val="20"/>
          <w:szCs w:val="20"/>
          <w:rtl/>
          <w:rPrChange w:id="3094" w:author="רינת אביטל" w:date="2022-05-12T09:18:00Z">
            <w:rPr>
              <w:rFonts w:hint="cs"/>
              <w:rtl/>
            </w:rPr>
          </w:rPrChange>
        </w:rPr>
        <w:t xml:space="preserve"> המנהל צופה בהודעות שהתקבלו,</w:t>
      </w:r>
      <w:r w:rsidRPr="00103DCA">
        <w:rPr>
          <w:rFonts w:ascii="Tahoma" w:hAnsi="Tahoma" w:cs="Tahoma"/>
          <w:sz w:val="20"/>
          <w:szCs w:val="20"/>
          <w:rtl/>
          <w:rPrChange w:id="3095" w:author="רינת אביטל" w:date="2022-05-12T09:18:00Z">
            <w:rPr>
              <w:rtl/>
            </w:rPr>
          </w:rPrChange>
        </w:rPr>
        <w:br/>
      </w:r>
      <w:r w:rsidRPr="00103DCA">
        <w:rPr>
          <w:rFonts w:ascii="Tahoma" w:hAnsi="Tahoma" w:cs="Tahoma"/>
          <w:sz w:val="20"/>
          <w:szCs w:val="20"/>
          <w:rtl/>
          <w:rPrChange w:id="3096" w:author="רינת אביטל" w:date="2022-05-12T09:18:00Z">
            <w:rPr>
              <w:rFonts w:hint="cs"/>
              <w:rtl/>
            </w:rPr>
          </w:rPrChange>
        </w:rPr>
        <w:t>המשתמש מקבל הודעה לתיבת המייל...)</w:t>
      </w:r>
    </w:p>
    <w:p w14:paraId="763107CD" w14:textId="234B1F97" w:rsidR="0051280A" w:rsidRPr="00103DCA" w:rsidRDefault="0051280A" w:rsidP="00816266">
      <w:pPr>
        <w:pStyle w:val="2"/>
        <w:numPr>
          <w:ilvl w:val="1"/>
          <w:numId w:val="7"/>
        </w:numPr>
        <w:spacing w:line="360" w:lineRule="auto"/>
        <w:rPr>
          <w:rFonts w:ascii="Tahoma" w:hAnsi="Tahoma" w:cs="Tahoma"/>
          <w:b/>
          <w:bCs/>
          <w:color w:val="89D7C3"/>
          <w:sz w:val="36"/>
          <w:szCs w:val="36"/>
          <w:rtl/>
          <w:rPrChange w:id="3097" w:author="רינת אביטל" w:date="2022-05-12T09:18:00Z">
            <w:rPr>
              <w:b/>
              <w:bCs/>
              <w:color w:val="89D7C3"/>
              <w:sz w:val="40"/>
              <w:szCs w:val="40"/>
              <w:rtl/>
            </w:rPr>
          </w:rPrChange>
        </w:rPr>
      </w:pPr>
      <w:bookmarkStart w:id="3098" w:name="_Toc103039620"/>
      <w:r w:rsidRPr="00103DCA">
        <w:rPr>
          <w:rFonts w:ascii="Tahoma" w:hAnsi="Tahoma" w:cs="Tahoma"/>
          <w:b/>
          <w:bCs/>
          <w:color w:val="89D7C3"/>
          <w:sz w:val="36"/>
          <w:szCs w:val="36"/>
          <w:rtl/>
          <w:rPrChange w:id="3099" w:author="רינת אביטל" w:date="2022-05-12T09:18:00Z">
            <w:rPr>
              <w:rFonts w:hint="cs"/>
              <w:b/>
              <w:bCs/>
              <w:color w:val="89D7C3"/>
              <w:sz w:val="40"/>
              <w:szCs w:val="40"/>
              <w:rtl/>
            </w:rPr>
          </w:rPrChange>
        </w:rPr>
        <w:t>תיאור ה-</w:t>
      </w:r>
      <w:r w:rsidRPr="00103DCA">
        <w:rPr>
          <w:rFonts w:ascii="Tahoma" w:hAnsi="Tahoma" w:cs="Tahoma"/>
          <w:b/>
          <w:bCs/>
          <w:color w:val="89D7C3"/>
          <w:sz w:val="36"/>
          <w:szCs w:val="36"/>
          <w:rPrChange w:id="3100" w:author="רינת אביטל" w:date="2022-05-12T09:18:00Z">
            <w:rPr>
              <w:b/>
              <w:bCs/>
              <w:color w:val="89D7C3"/>
              <w:sz w:val="40"/>
              <w:szCs w:val="40"/>
            </w:rPr>
          </w:rPrChange>
        </w:rPr>
        <w:t xml:space="preserve">use case </w:t>
      </w:r>
      <w:r w:rsidRPr="00103DCA">
        <w:rPr>
          <w:rFonts w:ascii="Tahoma" w:hAnsi="Tahoma" w:cs="Tahoma"/>
          <w:b/>
          <w:bCs/>
          <w:color w:val="89D7C3"/>
          <w:sz w:val="36"/>
          <w:szCs w:val="36"/>
          <w:rtl/>
          <w:rPrChange w:id="3101" w:author="רינת אביטל" w:date="2022-05-12T09:18:00Z">
            <w:rPr>
              <w:rFonts w:hint="cs"/>
              <w:b/>
              <w:bCs/>
              <w:color w:val="89D7C3"/>
              <w:sz w:val="40"/>
              <w:szCs w:val="40"/>
              <w:rtl/>
            </w:rPr>
          </w:rPrChange>
        </w:rPr>
        <w:t xml:space="preserve"> העיקריים של המערכת</w:t>
      </w:r>
      <w:bookmarkEnd w:id="3098"/>
    </w:p>
    <w:p w14:paraId="14079623" w14:textId="2A6FA25B" w:rsidR="00C86E67" w:rsidRPr="00103DCA" w:rsidRDefault="00C86E67" w:rsidP="00C86E67">
      <w:pPr>
        <w:rPr>
          <w:rFonts w:ascii="Tahoma" w:hAnsi="Tahoma" w:cs="Tahoma"/>
          <w:sz w:val="20"/>
          <w:szCs w:val="20"/>
          <w:rtl/>
          <w:rPrChange w:id="3102" w:author="רינת אביטל" w:date="2022-05-12T09:18:00Z">
            <w:rPr>
              <w:rtl/>
            </w:rPr>
          </w:rPrChange>
        </w:rPr>
      </w:pPr>
      <w:r w:rsidRPr="00103DCA">
        <w:rPr>
          <w:rFonts w:ascii="Tahoma" w:eastAsia="Calibri" w:hAnsi="Tahoma" w:cs="Tahoma"/>
          <w:sz w:val="20"/>
          <w:szCs w:val="20"/>
          <w:rPrChange w:id="3103" w:author="רינת אביטל" w:date="2022-05-12T09:18:00Z">
            <w:rPr>
              <w:rFonts w:ascii="Calibri" w:eastAsia="Calibri" w:hAnsi="Calibri" w:cs="Calibri"/>
            </w:rPr>
          </w:rPrChange>
        </w:rPr>
        <w:t>Identifier</w:t>
      </w:r>
      <w:r w:rsidRPr="00103DCA">
        <w:rPr>
          <w:rFonts w:ascii="Tahoma" w:hAnsi="Tahoma" w:cs="Tahoma"/>
          <w:sz w:val="20"/>
          <w:szCs w:val="20"/>
          <w:rtl/>
          <w:rPrChange w:id="3104" w:author="רינת אביטל" w:date="2022-05-12T09:18:00Z">
            <w:rPr>
              <w:rFonts w:hint="cs"/>
              <w:rtl/>
            </w:rPr>
          </w:rPrChange>
        </w:rPr>
        <w:t xml:space="preserve"> , </w:t>
      </w:r>
      <w:r w:rsidRPr="00103DCA">
        <w:rPr>
          <w:rFonts w:ascii="Tahoma" w:eastAsia="Calibri" w:hAnsi="Tahoma" w:cs="Tahoma"/>
          <w:sz w:val="20"/>
          <w:szCs w:val="20"/>
          <w:rPrChange w:id="3105" w:author="רינת אביטל" w:date="2022-05-12T09:18:00Z">
            <w:rPr>
              <w:rFonts w:ascii="Calibri" w:eastAsia="Calibri" w:hAnsi="Calibri" w:cs="Calibri"/>
            </w:rPr>
          </w:rPrChange>
        </w:rPr>
        <w:t>Name</w:t>
      </w:r>
      <w:r w:rsidRPr="00103DCA">
        <w:rPr>
          <w:rFonts w:ascii="Tahoma" w:eastAsia="Calibri" w:hAnsi="Tahoma" w:cs="Tahoma"/>
          <w:sz w:val="20"/>
          <w:szCs w:val="20"/>
          <w:rtl/>
          <w:rPrChange w:id="3106" w:author="רינת אביטל" w:date="2022-05-12T09:18:00Z">
            <w:rPr>
              <w:rFonts w:ascii="Calibri" w:eastAsia="Calibri" w:hAnsi="Calibri" w:cs="Calibri" w:hint="cs"/>
              <w:rtl/>
            </w:rPr>
          </w:rPrChange>
        </w:rPr>
        <w:t xml:space="preserve">, </w:t>
      </w:r>
      <w:r w:rsidRPr="00103DCA">
        <w:rPr>
          <w:rFonts w:ascii="Tahoma" w:eastAsia="Calibri" w:hAnsi="Tahoma" w:cs="Tahoma"/>
          <w:sz w:val="20"/>
          <w:szCs w:val="20"/>
          <w:rPrChange w:id="3107" w:author="רינת אביטל" w:date="2022-05-12T09:18:00Z">
            <w:rPr>
              <w:rFonts w:ascii="Calibri" w:eastAsia="Calibri" w:hAnsi="Calibri" w:cs="Calibri"/>
            </w:rPr>
          </w:rPrChange>
        </w:rPr>
        <w:t>Description</w:t>
      </w:r>
      <w:r w:rsidRPr="00103DCA">
        <w:rPr>
          <w:rFonts w:ascii="Tahoma" w:eastAsia="Calibri" w:hAnsi="Tahoma" w:cs="Tahoma"/>
          <w:sz w:val="20"/>
          <w:szCs w:val="20"/>
          <w:rtl/>
          <w:rPrChange w:id="3108" w:author="רינת אביטל" w:date="2022-05-12T09:18:00Z">
            <w:rPr>
              <w:rFonts w:ascii="Calibri" w:eastAsia="Calibri" w:hAnsi="Calibri" w:cs="Calibri" w:hint="cs"/>
              <w:rtl/>
            </w:rPr>
          </w:rPrChange>
        </w:rPr>
        <w:t xml:space="preserve"> , </w:t>
      </w:r>
      <w:r w:rsidRPr="00103DCA">
        <w:rPr>
          <w:rFonts w:ascii="Tahoma" w:eastAsia="Calibri" w:hAnsi="Tahoma" w:cs="Tahoma"/>
          <w:sz w:val="20"/>
          <w:szCs w:val="20"/>
          <w:rPrChange w:id="3109" w:author="רינת אביטל" w:date="2022-05-12T09:18:00Z">
            <w:rPr>
              <w:rFonts w:ascii="Calibri" w:eastAsia="Calibri" w:hAnsi="Calibri" w:cs="Calibri"/>
            </w:rPr>
          </w:rPrChange>
        </w:rPr>
        <w:t>Actors</w:t>
      </w:r>
      <w:r w:rsidRPr="00103DCA">
        <w:rPr>
          <w:rFonts w:ascii="Tahoma" w:hAnsi="Tahoma" w:cs="Tahoma"/>
          <w:sz w:val="20"/>
          <w:szCs w:val="20"/>
          <w:rtl/>
          <w:rPrChange w:id="3110" w:author="רינת אביטל" w:date="2022-05-12T09:18:00Z">
            <w:rPr>
              <w:rFonts w:hint="cs"/>
              <w:rtl/>
            </w:rPr>
          </w:rPrChange>
        </w:rPr>
        <w:t xml:space="preserve">, </w:t>
      </w:r>
      <w:r w:rsidRPr="00103DCA">
        <w:rPr>
          <w:rFonts w:ascii="Tahoma" w:hAnsi="Tahoma" w:cs="Tahoma"/>
          <w:sz w:val="20"/>
          <w:szCs w:val="20"/>
          <w:rPrChange w:id="3111" w:author="רינת אביטל" w:date="2022-05-12T09:18:00Z">
            <w:rPr/>
          </w:rPrChange>
        </w:rPr>
        <w:t xml:space="preserve"> </w:t>
      </w:r>
      <w:r w:rsidRPr="00103DCA">
        <w:rPr>
          <w:rFonts w:ascii="Tahoma" w:eastAsia="Calibri" w:hAnsi="Tahoma" w:cs="Tahoma"/>
          <w:sz w:val="20"/>
          <w:szCs w:val="20"/>
          <w:rPrChange w:id="3112" w:author="רינת אביטל" w:date="2022-05-12T09:18:00Z">
            <w:rPr>
              <w:rFonts w:ascii="Calibri" w:eastAsia="Calibri" w:hAnsi="Calibri" w:cs="Calibri"/>
            </w:rPr>
          </w:rPrChange>
        </w:rPr>
        <w:t xml:space="preserve">Frequency </w:t>
      </w:r>
      <w:r w:rsidRPr="00103DCA">
        <w:rPr>
          <w:rFonts w:ascii="Tahoma" w:eastAsia="Calibri" w:hAnsi="Tahoma" w:cs="Tahoma"/>
          <w:sz w:val="20"/>
          <w:szCs w:val="20"/>
          <w:rtl/>
          <w:rPrChange w:id="3113" w:author="רינת אביטל" w:date="2022-05-12T09:18:00Z">
            <w:rPr>
              <w:rFonts w:ascii="Calibri" w:eastAsia="Calibri" w:hAnsi="Calibri" w:cs="Calibri" w:hint="cs"/>
              <w:rtl/>
            </w:rPr>
          </w:rPrChange>
        </w:rPr>
        <w:t xml:space="preserve"> ,</w:t>
      </w:r>
      <w:r w:rsidRPr="00103DCA">
        <w:rPr>
          <w:rFonts w:ascii="Tahoma" w:eastAsia="Calibri" w:hAnsi="Tahoma" w:cs="Tahoma"/>
          <w:sz w:val="20"/>
          <w:szCs w:val="20"/>
          <w:rPrChange w:id="3114" w:author="רינת אביטל" w:date="2022-05-12T09:18:00Z">
            <w:rPr>
              <w:rFonts w:ascii="Calibri" w:eastAsia="Calibri" w:hAnsi="Calibri" w:cs="Calibri"/>
            </w:rPr>
          </w:rPrChange>
        </w:rPr>
        <w:t xml:space="preserve"> pre-condition</w:t>
      </w:r>
      <w:r w:rsidRPr="00103DCA">
        <w:rPr>
          <w:rFonts w:ascii="Tahoma" w:eastAsia="Arial" w:hAnsi="Tahoma" w:cs="Tahoma"/>
          <w:sz w:val="20"/>
          <w:szCs w:val="20"/>
          <w:rtl/>
          <w:rPrChange w:id="3115" w:author="רינת אביטל" w:date="2022-05-12T09:18:00Z">
            <w:rPr>
              <w:rFonts w:ascii="Arial" w:eastAsia="Arial" w:hAnsi="Arial" w:cs="Arial" w:hint="cs"/>
              <w:rtl/>
            </w:rPr>
          </w:rPrChange>
        </w:rPr>
        <w:t xml:space="preserve"> , </w:t>
      </w:r>
      <w:r w:rsidRPr="00103DCA">
        <w:rPr>
          <w:rFonts w:ascii="Tahoma" w:hAnsi="Tahoma" w:cs="Tahoma"/>
          <w:sz w:val="20"/>
          <w:szCs w:val="20"/>
          <w:rtl/>
          <w:rPrChange w:id="3116" w:author="רינת אביטל" w:date="2022-05-12T09:18:00Z">
            <w:rPr>
              <w:rFonts w:hint="cs"/>
              <w:rtl/>
            </w:rPr>
          </w:rPrChange>
        </w:rPr>
        <w:t xml:space="preserve">  </w:t>
      </w:r>
      <w:r w:rsidRPr="00103DCA">
        <w:rPr>
          <w:rFonts w:ascii="Tahoma" w:hAnsi="Tahoma" w:cs="Tahoma"/>
          <w:sz w:val="20"/>
          <w:szCs w:val="20"/>
          <w:rtl/>
          <w:rPrChange w:id="3117" w:author="רינת אביטל" w:date="2022-05-12T09:18:00Z">
            <w:rPr>
              <w:rtl/>
            </w:rPr>
          </w:rPrChange>
        </w:rPr>
        <w:br/>
      </w:r>
      <w:r w:rsidRPr="00103DCA">
        <w:rPr>
          <w:rFonts w:ascii="Tahoma" w:hAnsi="Tahoma" w:cs="Tahoma"/>
          <w:sz w:val="20"/>
          <w:szCs w:val="20"/>
          <w:rtl/>
          <w:rPrChange w:id="3118" w:author="רינת אביטל" w:date="2022-05-12T09:18:00Z">
            <w:rPr>
              <w:rFonts w:hint="cs"/>
              <w:rtl/>
            </w:rPr>
          </w:rPrChange>
        </w:rPr>
        <w:t xml:space="preserve">תחפשו כיצד מנסחים תיאור של </w:t>
      </w:r>
      <w:r w:rsidRPr="00103DCA">
        <w:rPr>
          <w:rFonts w:ascii="Tahoma" w:hAnsi="Tahoma" w:cs="Tahoma"/>
          <w:sz w:val="20"/>
          <w:szCs w:val="20"/>
          <w:rPrChange w:id="3119" w:author="רינת אביטל" w:date="2022-05-12T09:18:00Z">
            <w:rPr/>
          </w:rPrChange>
        </w:rPr>
        <w:t>use case</w:t>
      </w:r>
      <w:r w:rsidRPr="00103DCA">
        <w:rPr>
          <w:rFonts w:ascii="Tahoma" w:hAnsi="Tahoma" w:cs="Tahoma"/>
          <w:sz w:val="20"/>
          <w:szCs w:val="20"/>
          <w:rtl/>
          <w:rPrChange w:id="3120" w:author="רינת אביטל" w:date="2022-05-12T09:18:00Z">
            <w:rPr>
              <w:rFonts w:hint="cs"/>
              <w:rtl/>
            </w:rPr>
          </w:rPrChange>
        </w:rPr>
        <w:t>.</w:t>
      </w:r>
    </w:p>
    <w:p w14:paraId="0F64F65D" w14:textId="6D00CC89" w:rsidR="00902CEC" w:rsidRPr="00103DCA" w:rsidRDefault="0051280A" w:rsidP="00816266">
      <w:pPr>
        <w:pStyle w:val="2"/>
        <w:numPr>
          <w:ilvl w:val="1"/>
          <w:numId w:val="7"/>
        </w:numPr>
        <w:spacing w:line="360" w:lineRule="auto"/>
        <w:rPr>
          <w:rFonts w:ascii="Tahoma" w:hAnsi="Tahoma" w:cs="Tahoma"/>
          <w:b/>
          <w:bCs/>
          <w:color w:val="89D7C3"/>
          <w:sz w:val="36"/>
          <w:szCs w:val="36"/>
          <w:rtl/>
          <w:rPrChange w:id="3121" w:author="רינת אביטל" w:date="2022-05-12T09:18:00Z">
            <w:rPr>
              <w:b/>
              <w:bCs/>
              <w:color w:val="89D7C3"/>
              <w:sz w:val="40"/>
              <w:szCs w:val="40"/>
              <w:rtl/>
            </w:rPr>
          </w:rPrChange>
        </w:rPr>
      </w:pPr>
      <w:bookmarkStart w:id="3122" w:name="_Toc103039621"/>
      <w:r w:rsidRPr="00103DCA">
        <w:rPr>
          <w:rFonts w:ascii="Tahoma" w:hAnsi="Tahoma" w:cs="Tahoma"/>
          <w:b/>
          <w:bCs/>
          <w:color w:val="89D7C3"/>
          <w:sz w:val="36"/>
          <w:szCs w:val="36"/>
          <w:rtl/>
          <w:rPrChange w:id="3123" w:author="רינת אביטל" w:date="2022-05-12T09:18:00Z">
            <w:rPr>
              <w:rFonts w:hint="cs"/>
              <w:b/>
              <w:bCs/>
              <w:color w:val="89D7C3"/>
              <w:sz w:val="40"/>
              <w:szCs w:val="40"/>
              <w:rtl/>
            </w:rPr>
          </w:rPrChange>
        </w:rPr>
        <w:t>מבני נתונים בהם משתמשים בפרויקט</w:t>
      </w:r>
      <w:bookmarkEnd w:id="3122"/>
    </w:p>
    <w:p w14:paraId="73747F47" w14:textId="1D3DC0AC" w:rsidR="00902CEC" w:rsidRPr="00103DCA" w:rsidRDefault="00902CEC" w:rsidP="00902CEC">
      <w:pPr>
        <w:rPr>
          <w:rFonts w:ascii="Tahoma" w:hAnsi="Tahoma" w:cs="Tahoma"/>
          <w:sz w:val="24"/>
          <w:szCs w:val="24"/>
          <w:rtl/>
          <w:rPrChange w:id="3124" w:author="רינת אביטל" w:date="2022-05-12T09:18:00Z">
            <w:rPr>
              <w:sz w:val="28"/>
              <w:szCs w:val="28"/>
              <w:rtl/>
            </w:rPr>
          </w:rPrChange>
        </w:rPr>
      </w:pPr>
      <w:r w:rsidRPr="00103DCA">
        <w:rPr>
          <w:rFonts w:ascii="Tahoma" w:hAnsi="Tahoma" w:cs="Tahoma"/>
          <w:sz w:val="24"/>
          <w:szCs w:val="24"/>
          <w:rtl/>
          <w:rPrChange w:id="3125" w:author="רינת אביטל" w:date="2022-05-12T09:18:00Z">
            <w:rPr>
              <w:rFonts w:hint="cs"/>
              <w:sz w:val="28"/>
              <w:szCs w:val="28"/>
              <w:rtl/>
            </w:rPr>
          </w:rPrChange>
        </w:rPr>
        <w:t xml:space="preserve">בפרויקט השתמשתי במבנה הנתונים </w:t>
      </w:r>
      <w:r w:rsidR="00565F28" w:rsidRPr="00103DCA">
        <w:rPr>
          <w:rFonts w:ascii="Tahoma" w:hAnsi="Tahoma" w:cs="Tahoma"/>
          <w:sz w:val="24"/>
          <w:szCs w:val="24"/>
          <w:rPrChange w:id="3126" w:author="רינת אביטל" w:date="2022-05-12T09:18:00Z">
            <w:rPr>
              <w:sz w:val="28"/>
              <w:szCs w:val="28"/>
            </w:rPr>
          </w:rPrChange>
        </w:rPr>
        <w:t>BitMap</w:t>
      </w:r>
      <w:r w:rsidR="00565F28" w:rsidRPr="00103DCA">
        <w:rPr>
          <w:rFonts w:ascii="Tahoma" w:hAnsi="Tahoma" w:cs="Tahoma"/>
          <w:sz w:val="24"/>
          <w:szCs w:val="24"/>
          <w:rtl/>
          <w:rPrChange w:id="3127" w:author="רינת אביטל" w:date="2022-05-12T09:18:00Z">
            <w:rPr>
              <w:rFonts w:hint="cs"/>
              <w:sz w:val="28"/>
              <w:szCs w:val="28"/>
              <w:rtl/>
            </w:rPr>
          </w:rPrChange>
        </w:rPr>
        <w:t xml:space="preserve"> שהוא מטריצה. השימוש בו היה בזיהוי הפנים</w:t>
      </w:r>
      <w:r w:rsidR="00DA3E44" w:rsidRPr="00103DCA">
        <w:rPr>
          <w:rFonts w:ascii="Tahoma" w:hAnsi="Tahoma" w:cs="Tahoma"/>
          <w:sz w:val="24"/>
          <w:szCs w:val="24"/>
          <w:rtl/>
          <w:rPrChange w:id="3128" w:author="רינת אביטל" w:date="2022-05-12T09:18:00Z">
            <w:rPr>
              <w:rFonts w:hint="cs"/>
              <w:sz w:val="28"/>
              <w:szCs w:val="28"/>
              <w:rtl/>
            </w:rPr>
          </w:rPrChange>
        </w:rPr>
        <w:t xml:space="preserve"> ..</w:t>
      </w:r>
    </w:p>
    <w:p w14:paraId="65154A25" w14:textId="10E76AAB" w:rsidR="00DA3E44" w:rsidRPr="00103DCA" w:rsidRDefault="00DA3E44" w:rsidP="00902CEC">
      <w:pPr>
        <w:rPr>
          <w:rFonts w:ascii="Tahoma" w:hAnsi="Tahoma" w:cs="Tahoma"/>
          <w:sz w:val="24"/>
          <w:szCs w:val="24"/>
          <w:rtl/>
          <w:rPrChange w:id="3129" w:author="רינת אביטל" w:date="2022-05-12T09:18:00Z">
            <w:rPr>
              <w:sz w:val="28"/>
              <w:szCs w:val="28"/>
              <w:rtl/>
            </w:rPr>
          </w:rPrChange>
        </w:rPr>
      </w:pPr>
      <w:r w:rsidRPr="00103DCA">
        <w:rPr>
          <w:rFonts w:ascii="Tahoma" w:hAnsi="Tahoma" w:cs="Tahoma"/>
          <w:sz w:val="24"/>
          <w:szCs w:val="24"/>
          <w:rtl/>
          <w:rPrChange w:id="3130" w:author="רינת אביטל" w:date="2022-05-12T09:18:00Z">
            <w:rPr>
              <w:rFonts w:hint="cs"/>
              <w:sz w:val="28"/>
              <w:szCs w:val="28"/>
              <w:rtl/>
            </w:rPr>
          </w:rPrChange>
        </w:rPr>
        <w:t xml:space="preserve">בנוסף השתמשתי במבנה הנתונים </w:t>
      </w:r>
      <w:r w:rsidRPr="00103DCA">
        <w:rPr>
          <w:rFonts w:ascii="Tahoma" w:hAnsi="Tahoma" w:cs="Tahoma"/>
          <w:sz w:val="24"/>
          <w:szCs w:val="24"/>
          <w:rPrChange w:id="3131" w:author="רינת אביטל" w:date="2022-05-12T09:18:00Z">
            <w:rPr>
              <w:rFonts w:hint="cs"/>
              <w:sz w:val="28"/>
              <w:szCs w:val="28"/>
            </w:rPr>
          </w:rPrChange>
        </w:rPr>
        <w:t>L</w:t>
      </w:r>
      <w:r w:rsidRPr="00103DCA">
        <w:rPr>
          <w:rFonts w:ascii="Tahoma" w:hAnsi="Tahoma" w:cs="Tahoma"/>
          <w:sz w:val="24"/>
          <w:szCs w:val="24"/>
          <w:rPrChange w:id="3132" w:author="רינת אביטל" w:date="2022-05-12T09:18:00Z">
            <w:rPr>
              <w:sz w:val="28"/>
              <w:szCs w:val="28"/>
            </w:rPr>
          </w:rPrChange>
        </w:rPr>
        <w:t>ist</w:t>
      </w:r>
      <w:r w:rsidRPr="00103DCA">
        <w:rPr>
          <w:rFonts w:ascii="Tahoma" w:hAnsi="Tahoma" w:cs="Tahoma"/>
          <w:sz w:val="24"/>
          <w:szCs w:val="24"/>
          <w:rtl/>
          <w:rPrChange w:id="3133" w:author="רינת אביטל" w:date="2022-05-12T09:18:00Z">
            <w:rPr>
              <w:rFonts w:hint="cs"/>
              <w:sz w:val="28"/>
              <w:szCs w:val="28"/>
              <w:rtl/>
            </w:rPr>
          </w:rPrChange>
        </w:rPr>
        <w:t xml:space="preserve"> המייצג רשימה. השימוש בו היה לשליפת ושמירת משתמשים בתוך רשימה.</w:t>
      </w:r>
    </w:p>
    <w:p w14:paraId="59E4A460" w14:textId="37C69869" w:rsidR="0051280A" w:rsidRPr="00103DCA" w:rsidRDefault="0051280A" w:rsidP="00816266">
      <w:pPr>
        <w:pStyle w:val="2"/>
        <w:numPr>
          <w:ilvl w:val="1"/>
          <w:numId w:val="7"/>
        </w:numPr>
        <w:spacing w:line="360" w:lineRule="auto"/>
        <w:rPr>
          <w:rFonts w:ascii="Tahoma" w:hAnsi="Tahoma" w:cs="Tahoma"/>
          <w:b/>
          <w:bCs/>
          <w:color w:val="89D7C3"/>
          <w:sz w:val="36"/>
          <w:szCs w:val="36"/>
          <w:rtl/>
          <w:rPrChange w:id="3134" w:author="רינת אביטל" w:date="2022-05-12T09:18:00Z">
            <w:rPr>
              <w:b/>
              <w:bCs/>
              <w:color w:val="89D7C3"/>
              <w:sz w:val="40"/>
              <w:szCs w:val="40"/>
              <w:rtl/>
            </w:rPr>
          </w:rPrChange>
        </w:rPr>
      </w:pPr>
      <w:bookmarkStart w:id="3135" w:name="_Toc103039622"/>
      <w:r w:rsidRPr="00103DCA">
        <w:rPr>
          <w:rFonts w:ascii="Tahoma" w:hAnsi="Tahoma" w:cs="Tahoma"/>
          <w:b/>
          <w:bCs/>
          <w:color w:val="89D7C3"/>
          <w:sz w:val="36"/>
          <w:szCs w:val="36"/>
          <w:rtl/>
          <w:rPrChange w:id="3136" w:author="רינת אביטל" w:date="2022-05-12T09:18:00Z">
            <w:rPr>
              <w:rFonts w:hint="cs"/>
              <w:b/>
              <w:bCs/>
              <w:color w:val="89D7C3"/>
              <w:sz w:val="40"/>
              <w:szCs w:val="40"/>
              <w:rtl/>
            </w:rPr>
          </w:rPrChange>
        </w:rPr>
        <w:t>תרשים מחלקות</w:t>
      </w:r>
      <w:bookmarkEnd w:id="3135"/>
    </w:p>
    <w:p w14:paraId="5BD54A96" w14:textId="0B412000" w:rsidR="00E307F9" w:rsidRPr="00103DCA" w:rsidRDefault="00E307F9" w:rsidP="00C86E67">
      <w:pPr>
        <w:ind w:left="1440"/>
        <w:rPr>
          <w:rFonts w:ascii="Tahoma" w:hAnsi="Tahoma" w:cs="Tahoma"/>
          <w:sz w:val="20"/>
          <w:szCs w:val="20"/>
          <w:rtl/>
          <w:rPrChange w:id="3137" w:author="רינת אביטל" w:date="2022-05-12T09:18:00Z">
            <w:rPr>
              <w:rtl/>
            </w:rPr>
          </w:rPrChange>
        </w:rPr>
      </w:pPr>
      <w:r w:rsidRPr="00103DCA">
        <w:rPr>
          <w:rFonts w:ascii="Tahoma" w:hAnsi="Tahoma" w:cs="Tahoma"/>
          <w:b/>
          <w:bCs/>
          <w:sz w:val="28"/>
          <w:szCs w:val="28"/>
          <w:rtl/>
          <w:rPrChange w:id="3138" w:author="רינת אביטל" w:date="2022-05-12T09:18:00Z">
            <w:rPr>
              <w:rFonts w:hint="cs"/>
              <w:b/>
              <w:bCs/>
              <w:sz w:val="32"/>
              <w:szCs w:val="32"/>
              <w:rtl/>
            </w:rPr>
          </w:rPrChange>
        </w:rPr>
        <w:t>שכבת ה-</w:t>
      </w:r>
      <w:r w:rsidRPr="00103DCA">
        <w:rPr>
          <w:rFonts w:ascii="Tahoma" w:hAnsi="Tahoma" w:cs="Tahoma"/>
          <w:b/>
          <w:bCs/>
          <w:sz w:val="28"/>
          <w:szCs w:val="28"/>
          <w:rPrChange w:id="3139" w:author="רינת אביטל" w:date="2022-05-12T09:18:00Z">
            <w:rPr>
              <w:rFonts w:hint="cs"/>
              <w:b/>
              <w:bCs/>
              <w:sz w:val="32"/>
              <w:szCs w:val="32"/>
            </w:rPr>
          </w:rPrChange>
        </w:rPr>
        <w:t>DAL</w:t>
      </w:r>
      <w:r w:rsidR="00D94D87" w:rsidRPr="00103DCA">
        <w:rPr>
          <w:rFonts w:ascii="Tahoma" w:hAnsi="Tahoma" w:cs="Tahoma"/>
          <w:rtl/>
          <w:rPrChange w:id="3140" w:author="רינת אביטל" w:date="2022-05-12T09:18:00Z">
            <w:rPr>
              <w:rFonts w:hint="cs"/>
              <w:sz w:val="24"/>
              <w:szCs w:val="24"/>
              <w:rtl/>
            </w:rPr>
          </w:rPrChange>
        </w:rPr>
        <w:t>:</w:t>
      </w:r>
      <w:r w:rsidRPr="00103DCA">
        <w:rPr>
          <w:rFonts w:ascii="Tahoma" w:hAnsi="Tahoma" w:cs="Tahoma"/>
          <w:sz w:val="20"/>
          <w:szCs w:val="20"/>
          <w:rtl/>
          <w:rPrChange w:id="3141" w:author="רינת אביטל" w:date="2022-05-12T09:18:00Z">
            <w:rPr>
              <w:rtl/>
            </w:rPr>
          </w:rPrChange>
        </w:rPr>
        <w:br/>
      </w:r>
      <w:r w:rsidRPr="00103DCA">
        <w:rPr>
          <w:rFonts w:ascii="Tahoma" w:hAnsi="Tahoma" w:cs="Tahoma"/>
          <w:sz w:val="20"/>
          <w:szCs w:val="20"/>
          <w:rtl/>
          <w:rPrChange w:id="3142" w:author="רינת אביטל" w:date="2022-05-12T09:18:00Z">
            <w:rPr>
              <w:rFonts w:hint="cs"/>
              <w:rtl/>
            </w:rPr>
          </w:rPrChange>
        </w:rPr>
        <w:t>צילום של פירוט המחלקות:</w:t>
      </w:r>
      <w:r w:rsidRPr="00103DCA">
        <w:rPr>
          <w:rFonts w:ascii="Tahoma" w:hAnsi="Tahoma" w:cs="Tahoma"/>
          <w:sz w:val="20"/>
          <w:szCs w:val="20"/>
          <w:rtl/>
          <w:rPrChange w:id="3143" w:author="רינת אביטל" w:date="2022-05-12T09:18:00Z">
            <w:rPr>
              <w:rtl/>
            </w:rPr>
          </w:rPrChange>
        </w:rPr>
        <w:br/>
      </w:r>
      <w:r w:rsidRPr="00103DCA">
        <w:rPr>
          <w:rFonts w:ascii="Tahoma" w:hAnsi="Tahoma" w:cs="Tahoma"/>
          <w:noProof/>
          <w:sz w:val="20"/>
          <w:szCs w:val="20"/>
          <w:rPrChange w:id="3144" w:author="רינת אביטל" w:date="2022-05-12T09:18:00Z">
            <w:rPr>
              <w:noProof/>
            </w:rPr>
          </w:rPrChange>
        </w:rPr>
        <w:drawing>
          <wp:inline distT="0" distB="0" distL="0" distR="0" wp14:anchorId="0DA61823" wp14:editId="1B327AD1">
            <wp:extent cx="1907407" cy="1170146"/>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8223" t="26884" r="45163" b="44090"/>
                    <a:stretch/>
                  </pic:blipFill>
                  <pic:spPr bwMode="auto">
                    <a:xfrm>
                      <a:off x="0" y="0"/>
                      <a:ext cx="1917816" cy="1176532"/>
                    </a:xfrm>
                    <a:prstGeom prst="rect">
                      <a:avLst/>
                    </a:prstGeom>
                    <a:ln>
                      <a:noFill/>
                    </a:ln>
                    <a:extLst>
                      <a:ext uri="{53640926-AAD7-44D8-BBD7-CCE9431645EC}">
                        <a14:shadowObscured xmlns:a14="http://schemas.microsoft.com/office/drawing/2010/main"/>
                      </a:ext>
                    </a:extLst>
                  </pic:spPr>
                </pic:pic>
              </a:graphicData>
            </a:graphic>
          </wp:inline>
        </w:drawing>
      </w:r>
    </w:p>
    <w:p w14:paraId="5C7550B4" w14:textId="5935957B" w:rsidR="00D94D87" w:rsidRPr="00103DCA" w:rsidRDefault="00D94D87" w:rsidP="00C86E67">
      <w:pPr>
        <w:ind w:left="1440"/>
        <w:rPr>
          <w:rFonts w:ascii="Tahoma" w:hAnsi="Tahoma" w:cs="Tahoma"/>
          <w:sz w:val="20"/>
          <w:szCs w:val="20"/>
          <w:rtl/>
          <w:rPrChange w:id="3145" w:author="רינת אביטל" w:date="2022-05-12T09:18:00Z">
            <w:rPr>
              <w:rtl/>
            </w:rPr>
          </w:rPrChange>
        </w:rPr>
      </w:pPr>
    </w:p>
    <w:p w14:paraId="77B46AA5" w14:textId="2322A0C9" w:rsidR="00D94D87" w:rsidRPr="00103DCA" w:rsidRDefault="00D94D87" w:rsidP="00C86E67">
      <w:pPr>
        <w:ind w:left="1440"/>
        <w:rPr>
          <w:rFonts w:ascii="Tahoma" w:hAnsi="Tahoma" w:cs="Tahoma"/>
          <w:rtl/>
          <w:rPrChange w:id="3146" w:author="רינת אביטל" w:date="2022-05-12T09:18:00Z">
            <w:rPr>
              <w:sz w:val="24"/>
              <w:szCs w:val="24"/>
              <w:rtl/>
            </w:rPr>
          </w:rPrChange>
        </w:rPr>
      </w:pPr>
      <w:r w:rsidRPr="00103DCA">
        <w:rPr>
          <w:rFonts w:ascii="Tahoma" w:hAnsi="Tahoma" w:cs="Tahoma"/>
          <w:b/>
          <w:bCs/>
          <w:sz w:val="28"/>
          <w:szCs w:val="28"/>
          <w:rtl/>
          <w:rPrChange w:id="3147" w:author="רינת אביטל" w:date="2022-05-12T09:18:00Z">
            <w:rPr>
              <w:rFonts w:hint="cs"/>
              <w:b/>
              <w:bCs/>
              <w:sz w:val="32"/>
              <w:szCs w:val="32"/>
              <w:rtl/>
            </w:rPr>
          </w:rPrChange>
        </w:rPr>
        <w:t>שכבת ה-</w:t>
      </w:r>
      <w:r w:rsidRPr="00103DCA">
        <w:rPr>
          <w:rFonts w:ascii="Tahoma" w:hAnsi="Tahoma" w:cs="Tahoma"/>
          <w:b/>
          <w:bCs/>
          <w:sz w:val="28"/>
          <w:szCs w:val="28"/>
          <w:rPrChange w:id="3148" w:author="רינת אביטל" w:date="2022-05-12T09:18:00Z">
            <w:rPr>
              <w:rFonts w:hint="cs"/>
              <w:b/>
              <w:bCs/>
              <w:sz w:val="32"/>
              <w:szCs w:val="32"/>
            </w:rPr>
          </w:rPrChange>
        </w:rPr>
        <w:t>BL</w:t>
      </w:r>
      <w:r w:rsidRPr="00103DCA">
        <w:rPr>
          <w:rFonts w:ascii="Tahoma" w:hAnsi="Tahoma" w:cs="Tahoma"/>
          <w:rtl/>
          <w:rPrChange w:id="3149" w:author="רינת אביטל" w:date="2022-05-12T09:18:00Z">
            <w:rPr>
              <w:rFonts w:hint="cs"/>
              <w:sz w:val="24"/>
              <w:szCs w:val="24"/>
              <w:rtl/>
            </w:rPr>
          </w:rPrChange>
        </w:rPr>
        <w:t>:</w:t>
      </w:r>
    </w:p>
    <w:p w14:paraId="027F13EB" w14:textId="21BC0185" w:rsidR="00D94D87" w:rsidRPr="00103DCA" w:rsidRDefault="00D94D87" w:rsidP="00C86E67">
      <w:pPr>
        <w:ind w:left="1440"/>
        <w:rPr>
          <w:rFonts w:ascii="Tahoma" w:hAnsi="Tahoma" w:cs="Tahoma"/>
          <w:sz w:val="20"/>
          <w:szCs w:val="20"/>
          <w:rtl/>
          <w:rPrChange w:id="3150" w:author="רינת אביטל" w:date="2022-05-12T09:18:00Z">
            <w:rPr>
              <w:rtl/>
            </w:rPr>
          </w:rPrChange>
        </w:rPr>
      </w:pPr>
    </w:p>
    <w:p w14:paraId="44931040" w14:textId="58E34549" w:rsidR="00D94D87" w:rsidRPr="00103DCA" w:rsidRDefault="00D94D87" w:rsidP="00C86E67">
      <w:pPr>
        <w:ind w:left="1440"/>
        <w:rPr>
          <w:rFonts w:ascii="Tahoma" w:hAnsi="Tahoma" w:cs="Tahoma"/>
          <w:sz w:val="20"/>
          <w:szCs w:val="20"/>
          <w:rtl/>
          <w:rPrChange w:id="3151" w:author="רינת אביטל" w:date="2022-05-12T09:18:00Z">
            <w:rPr>
              <w:rtl/>
            </w:rPr>
          </w:rPrChange>
        </w:rPr>
      </w:pPr>
    </w:p>
    <w:p w14:paraId="21E5D9CA" w14:textId="09E0CCD0" w:rsidR="00D94D87" w:rsidRPr="00103DCA" w:rsidRDefault="00D94D87" w:rsidP="00C86E67">
      <w:pPr>
        <w:ind w:left="1440"/>
        <w:rPr>
          <w:rFonts w:ascii="Tahoma" w:hAnsi="Tahoma" w:cs="Tahoma"/>
          <w:sz w:val="20"/>
          <w:szCs w:val="20"/>
          <w:rtl/>
          <w:rPrChange w:id="3152" w:author="רינת אביטל" w:date="2022-05-12T09:18:00Z">
            <w:rPr>
              <w:rtl/>
            </w:rPr>
          </w:rPrChange>
        </w:rPr>
      </w:pPr>
    </w:p>
    <w:p w14:paraId="101E0468" w14:textId="77777777" w:rsidR="00D94D87" w:rsidRPr="00103DCA" w:rsidRDefault="00D94D87" w:rsidP="00C86E67">
      <w:pPr>
        <w:ind w:left="1440"/>
        <w:rPr>
          <w:rFonts w:ascii="Tahoma" w:hAnsi="Tahoma" w:cs="Tahoma"/>
          <w:sz w:val="20"/>
          <w:szCs w:val="20"/>
          <w:rtl/>
          <w:rPrChange w:id="3153" w:author="רינת אביטל" w:date="2022-05-12T09:18:00Z">
            <w:rPr>
              <w:rtl/>
            </w:rPr>
          </w:rPrChange>
        </w:rPr>
      </w:pPr>
    </w:p>
    <w:p w14:paraId="41A668D2" w14:textId="28101329" w:rsidR="00D94D87" w:rsidRPr="00103DCA" w:rsidRDefault="00D94D87" w:rsidP="00C86E67">
      <w:pPr>
        <w:ind w:left="1440"/>
        <w:rPr>
          <w:rFonts w:ascii="Tahoma" w:hAnsi="Tahoma" w:cs="Tahoma"/>
          <w:sz w:val="20"/>
          <w:szCs w:val="20"/>
          <w:rtl/>
          <w:rPrChange w:id="3154" w:author="רינת אביטל" w:date="2022-05-12T09:18:00Z">
            <w:rPr>
              <w:rtl/>
            </w:rPr>
          </w:rPrChange>
        </w:rPr>
      </w:pPr>
    </w:p>
    <w:p w14:paraId="773ABD98" w14:textId="5B17D37D" w:rsidR="00D94D87" w:rsidRPr="00103DCA" w:rsidRDefault="00D94D87" w:rsidP="00816266">
      <w:pPr>
        <w:ind w:left="1440"/>
        <w:rPr>
          <w:rFonts w:ascii="Tahoma" w:hAnsi="Tahoma" w:cs="Tahoma"/>
          <w:rtl/>
          <w:rPrChange w:id="3155" w:author="רינת אביטל" w:date="2022-05-12T09:18:00Z">
            <w:rPr>
              <w:sz w:val="24"/>
              <w:szCs w:val="24"/>
              <w:rtl/>
            </w:rPr>
          </w:rPrChange>
        </w:rPr>
      </w:pPr>
      <w:r w:rsidRPr="00103DCA">
        <w:rPr>
          <w:rFonts w:ascii="Tahoma" w:hAnsi="Tahoma" w:cs="Tahoma"/>
          <w:b/>
          <w:bCs/>
          <w:sz w:val="28"/>
          <w:szCs w:val="28"/>
          <w:rtl/>
          <w:rPrChange w:id="3156" w:author="רינת אביטל" w:date="2022-05-12T09:18:00Z">
            <w:rPr>
              <w:rFonts w:hint="cs"/>
              <w:b/>
              <w:bCs/>
              <w:sz w:val="32"/>
              <w:szCs w:val="32"/>
              <w:rtl/>
            </w:rPr>
          </w:rPrChange>
        </w:rPr>
        <w:t>שכבת ה-</w:t>
      </w:r>
      <w:r w:rsidRPr="00103DCA">
        <w:rPr>
          <w:rFonts w:ascii="Tahoma" w:hAnsi="Tahoma" w:cs="Tahoma"/>
          <w:b/>
          <w:bCs/>
          <w:sz w:val="28"/>
          <w:szCs w:val="28"/>
          <w:rPrChange w:id="3157" w:author="רינת אביטל" w:date="2022-05-12T09:18:00Z">
            <w:rPr>
              <w:b/>
              <w:bCs/>
              <w:sz w:val="32"/>
              <w:szCs w:val="32"/>
            </w:rPr>
          </w:rPrChange>
        </w:rPr>
        <w:t>API</w:t>
      </w:r>
      <w:r w:rsidRPr="00103DCA">
        <w:rPr>
          <w:rFonts w:ascii="Tahoma" w:hAnsi="Tahoma" w:cs="Tahoma"/>
          <w:rtl/>
          <w:rPrChange w:id="3158" w:author="רינת אביטל" w:date="2022-05-12T09:18:00Z">
            <w:rPr>
              <w:rFonts w:hint="cs"/>
              <w:sz w:val="24"/>
              <w:szCs w:val="24"/>
              <w:rtl/>
            </w:rPr>
          </w:rPrChange>
        </w:rPr>
        <w:t>:</w:t>
      </w:r>
    </w:p>
    <w:p w14:paraId="768CBE0E" w14:textId="0E05C85A" w:rsidR="00D94D87" w:rsidRPr="00103DCA" w:rsidRDefault="0051280A" w:rsidP="00816266">
      <w:pPr>
        <w:pStyle w:val="2"/>
        <w:numPr>
          <w:ilvl w:val="1"/>
          <w:numId w:val="7"/>
        </w:numPr>
        <w:spacing w:line="360" w:lineRule="auto"/>
        <w:rPr>
          <w:rFonts w:ascii="Tahoma" w:hAnsi="Tahoma" w:cs="Tahoma"/>
          <w:b/>
          <w:bCs/>
          <w:color w:val="89D7C3"/>
          <w:sz w:val="36"/>
          <w:szCs w:val="36"/>
          <w:rtl/>
          <w:rPrChange w:id="3159" w:author="רינת אביטל" w:date="2022-05-12T09:18:00Z">
            <w:rPr>
              <w:b/>
              <w:bCs/>
              <w:color w:val="89D7C3"/>
              <w:sz w:val="40"/>
              <w:szCs w:val="40"/>
              <w:rtl/>
            </w:rPr>
          </w:rPrChange>
        </w:rPr>
      </w:pPr>
      <w:bookmarkStart w:id="3160" w:name="_Toc103039623"/>
      <w:r w:rsidRPr="00103DCA">
        <w:rPr>
          <w:rFonts w:ascii="Tahoma" w:hAnsi="Tahoma" w:cs="Tahoma"/>
          <w:b/>
          <w:bCs/>
          <w:color w:val="89D7C3"/>
          <w:sz w:val="36"/>
          <w:szCs w:val="36"/>
          <w:rtl/>
          <w:rPrChange w:id="3161" w:author="רינת אביטל" w:date="2022-05-12T09:18:00Z">
            <w:rPr>
              <w:rFonts w:hint="cs"/>
              <w:b/>
              <w:bCs/>
              <w:color w:val="89D7C3"/>
              <w:sz w:val="40"/>
              <w:szCs w:val="40"/>
              <w:rtl/>
            </w:rPr>
          </w:rPrChange>
        </w:rPr>
        <w:t>תיאור המחלקות</w:t>
      </w:r>
      <w:bookmarkEnd w:id="3160"/>
    </w:p>
    <w:p w14:paraId="6BD9CFBD" w14:textId="12D04EFC" w:rsidR="00ED5A21" w:rsidRPr="00103DCA" w:rsidRDefault="00D94D87" w:rsidP="0058714D">
      <w:pPr>
        <w:jc w:val="both"/>
        <w:rPr>
          <w:rFonts w:ascii="Tahoma" w:hAnsi="Tahoma" w:cs="Tahoma"/>
          <w:sz w:val="24"/>
          <w:szCs w:val="24"/>
          <w:rtl/>
          <w:rPrChange w:id="3162" w:author="רינת אביטל" w:date="2022-05-12T09:18:00Z">
            <w:rPr>
              <w:sz w:val="28"/>
              <w:szCs w:val="28"/>
              <w:rtl/>
            </w:rPr>
          </w:rPrChange>
        </w:rPr>
      </w:pPr>
      <w:r w:rsidRPr="00103DCA">
        <w:rPr>
          <w:rFonts w:ascii="Tahoma" w:hAnsi="Tahoma" w:cs="Tahoma"/>
          <w:sz w:val="24"/>
          <w:szCs w:val="24"/>
          <w:rtl/>
          <w:rPrChange w:id="3163" w:author="רינת אביטל" w:date="2022-05-12T09:18:00Z">
            <w:rPr>
              <w:rFonts w:hint="cs"/>
              <w:sz w:val="28"/>
              <w:szCs w:val="28"/>
              <w:rtl/>
            </w:rPr>
          </w:rPrChange>
        </w:rPr>
        <w:t>הפרויקט מחולק ל- 3 שכבות. כל שכבה אחראית על תחום מסוים בפרויקט.</w:t>
      </w:r>
    </w:p>
    <w:p w14:paraId="78DB4C8D" w14:textId="4029EF10" w:rsidR="00ED5A21" w:rsidRPr="00103DCA" w:rsidRDefault="00ED5A21" w:rsidP="0058714D">
      <w:pPr>
        <w:jc w:val="both"/>
        <w:rPr>
          <w:rFonts w:ascii="Tahoma" w:hAnsi="Tahoma" w:cs="Tahoma"/>
          <w:b/>
          <w:bCs/>
          <w:sz w:val="28"/>
          <w:szCs w:val="28"/>
          <w:rPrChange w:id="3164" w:author="רינת אביטל" w:date="2022-05-12T09:18:00Z">
            <w:rPr>
              <w:b/>
              <w:bCs/>
              <w:sz w:val="32"/>
              <w:szCs w:val="32"/>
            </w:rPr>
          </w:rPrChange>
        </w:rPr>
      </w:pPr>
      <w:r w:rsidRPr="00103DCA">
        <w:rPr>
          <w:rFonts w:ascii="Tahoma" w:hAnsi="Tahoma" w:cs="Tahoma"/>
          <w:b/>
          <w:bCs/>
          <w:sz w:val="32"/>
          <w:szCs w:val="32"/>
          <w:rPrChange w:id="3165" w:author="רינת אביטל" w:date="2022-05-12T09:18:00Z">
            <w:rPr>
              <w:rFonts w:hint="cs"/>
              <w:b/>
              <w:bCs/>
              <w:sz w:val="36"/>
              <w:szCs w:val="36"/>
            </w:rPr>
          </w:rPrChange>
        </w:rPr>
        <w:lastRenderedPageBreak/>
        <w:t>DA</w:t>
      </w:r>
      <w:r w:rsidR="0058714D" w:rsidRPr="00103DCA">
        <w:rPr>
          <w:rFonts w:ascii="Tahoma" w:hAnsi="Tahoma" w:cs="Tahoma"/>
          <w:b/>
          <w:bCs/>
          <w:sz w:val="32"/>
          <w:szCs w:val="32"/>
          <w:rPrChange w:id="3166" w:author="רינת אביטל" w:date="2022-05-12T09:18:00Z">
            <w:rPr>
              <w:b/>
              <w:bCs/>
              <w:sz w:val="36"/>
              <w:szCs w:val="36"/>
            </w:rPr>
          </w:rPrChange>
        </w:rPr>
        <w:t>L</w:t>
      </w:r>
      <w:r w:rsidRPr="00103DCA">
        <w:rPr>
          <w:rFonts w:ascii="Tahoma" w:hAnsi="Tahoma" w:cs="Tahoma"/>
          <w:b/>
          <w:bCs/>
          <w:sz w:val="32"/>
          <w:szCs w:val="32"/>
          <w:rtl/>
          <w:rPrChange w:id="3167" w:author="רינת אביטל" w:date="2022-05-12T09:18:00Z">
            <w:rPr>
              <w:rFonts w:hint="cs"/>
              <w:b/>
              <w:bCs/>
              <w:sz w:val="36"/>
              <w:szCs w:val="36"/>
              <w:rtl/>
            </w:rPr>
          </w:rPrChange>
        </w:rPr>
        <w:t xml:space="preserve"> </w:t>
      </w:r>
      <w:r w:rsidRPr="00103DCA">
        <w:rPr>
          <w:rFonts w:ascii="Tahoma" w:hAnsi="Tahoma" w:cs="Tahoma"/>
          <w:b/>
          <w:bCs/>
          <w:sz w:val="28"/>
          <w:szCs w:val="28"/>
          <w:rtl/>
          <w:rPrChange w:id="3168" w:author="רינת אביטל" w:date="2022-05-12T09:18:00Z">
            <w:rPr>
              <w:b/>
              <w:bCs/>
              <w:sz w:val="32"/>
              <w:szCs w:val="32"/>
              <w:rtl/>
            </w:rPr>
          </w:rPrChange>
        </w:rPr>
        <w:t>–</w:t>
      </w:r>
      <w:r w:rsidRPr="00103DCA">
        <w:rPr>
          <w:rFonts w:ascii="Tahoma" w:hAnsi="Tahoma" w:cs="Tahoma"/>
          <w:b/>
          <w:bCs/>
          <w:sz w:val="28"/>
          <w:szCs w:val="28"/>
          <w:rtl/>
          <w:rPrChange w:id="3169" w:author="רינת אביטל" w:date="2022-05-12T09:18:00Z">
            <w:rPr>
              <w:rFonts w:hint="cs"/>
              <w:b/>
              <w:bCs/>
              <w:sz w:val="32"/>
              <w:szCs w:val="32"/>
              <w:rtl/>
            </w:rPr>
          </w:rPrChange>
        </w:rPr>
        <w:t xml:space="preserve"> </w:t>
      </w:r>
      <w:r w:rsidRPr="00103DCA">
        <w:rPr>
          <w:rFonts w:ascii="Tahoma" w:hAnsi="Tahoma" w:cs="Tahoma"/>
          <w:sz w:val="24"/>
          <w:szCs w:val="24"/>
          <w:rtl/>
          <w:rPrChange w:id="3170" w:author="רינת אביטל" w:date="2022-05-12T09:18:00Z">
            <w:rPr>
              <w:rFonts w:hint="cs"/>
              <w:sz w:val="28"/>
              <w:szCs w:val="28"/>
              <w:rtl/>
            </w:rPr>
          </w:rPrChange>
        </w:rPr>
        <w:t>השכבה הנמוכה ביותר. שכבה זו אחראית על התקשורת עם ה</w:t>
      </w:r>
      <w:r w:rsidRPr="00103DCA">
        <w:rPr>
          <w:rFonts w:ascii="Tahoma" w:hAnsi="Tahoma" w:cs="Tahoma"/>
          <w:sz w:val="24"/>
          <w:szCs w:val="24"/>
          <w:rPrChange w:id="3171" w:author="רינת אביטל" w:date="2022-05-12T09:18:00Z">
            <w:rPr>
              <w:sz w:val="28"/>
              <w:szCs w:val="28"/>
            </w:rPr>
          </w:rPrChange>
        </w:rPr>
        <w:t>-Data Base</w:t>
      </w:r>
      <w:r w:rsidRPr="00103DCA">
        <w:rPr>
          <w:rFonts w:ascii="Tahoma" w:hAnsi="Tahoma" w:cs="Tahoma"/>
          <w:sz w:val="24"/>
          <w:szCs w:val="24"/>
          <w:rtl/>
          <w:rPrChange w:id="3172" w:author="רינת אביטל" w:date="2022-05-12T09:18:00Z">
            <w:rPr>
              <w:rFonts w:hint="cs"/>
              <w:sz w:val="28"/>
              <w:szCs w:val="28"/>
              <w:rtl/>
            </w:rPr>
          </w:rPrChange>
        </w:rPr>
        <w:t xml:space="preserve">. בשכבה זו פונקציות שונות המפעילות את ההתקשרות. </w:t>
      </w:r>
    </w:p>
    <w:p w14:paraId="03B3D40B" w14:textId="24DA59F4" w:rsidR="006F799E" w:rsidRPr="00103DCA" w:rsidRDefault="00ED5A21" w:rsidP="0058714D">
      <w:pPr>
        <w:jc w:val="both"/>
        <w:rPr>
          <w:rFonts w:ascii="Tahoma" w:hAnsi="Tahoma" w:cs="Tahoma"/>
          <w:sz w:val="24"/>
          <w:szCs w:val="24"/>
          <w:rtl/>
          <w:rPrChange w:id="3173" w:author="רינת אביטל" w:date="2022-05-12T09:18:00Z">
            <w:rPr>
              <w:sz w:val="28"/>
              <w:szCs w:val="28"/>
              <w:rtl/>
            </w:rPr>
          </w:rPrChange>
        </w:rPr>
      </w:pPr>
      <w:r w:rsidRPr="00103DCA">
        <w:rPr>
          <w:rFonts w:ascii="Tahoma" w:hAnsi="Tahoma" w:cs="Tahoma"/>
          <w:b/>
          <w:bCs/>
          <w:sz w:val="24"/>
          <w:szCs w:val="24"/>
          <w:rtl/>
          <w:rPrChange w:id="3174" w:author="רינת אביטל" w:date="2022-05-12T09:18:00Z">
            <w:rPr>
              <w:rFonts w:hint="cs"/>
              <w:b/>
              <w:bCs/>
              <w:sz w:val="28"/>
              <w:szCs w:val="28"/>
              <w:rtl/>
            </w:rPr>
          </w:rPrChange>
        </w:rPr>
        <w:t xml:space="preserve">המחלקות הקיימות בשכבה: </w:t>
      </w:r>
    </w:p>
    <w:p w14:paraId="3AA35730" w14:textId="250C8DF5" w:rsidR="00ED5A21" w:rsidRPr="00103DCA" w:rsidRDefault="00ED5A21" w:rsidP="0058714D">
      <w:pPr>
        <w:pStyle w:val="a8"/>
        <w:numPr>
          <w:ilvl w:val="0"/>
          <w:numId w:val="43"/>
        </w:numPr>
        <w:jc w:val="both"/>
        <w:rPr>
          <w:rFonts w:ascii="Tahoma" w:hAnsi="Tahoma" w:cs="Tahoma"/>
          <w:b/>
          <w:bCs/>
          <w:sz w:val="24"/>
          <w:szCs w:val="24"/>
          <w:rPrChange w:id="3175" w:author="רינת אביטל" w:date="2022-05-12T09:18:00Z">
            <w:rPr>
              <w:b/>
              <w:bCs/>
              <w:sz w:val="28"/>
              <w:szCs w:val="28"/>
            </w:rPr>
          </w:rPrChange>
        </w:rPr>
      </w:pPr>
      <w:r w:rsidRPr="00103DCA">
        <w:rPr>
          <w:rFonts w:ascii="Tahoma" w:hAnsi="Tahoma" w:cs="Tahoma"/>
          <w:b/>
          <w:bCs/>
          <w:sz w:val="24"/>
          <w:szCs w:val="24"/>
          <w:rPrChange w:id="3176" w:author="רינת אביטל" w:date="2022-05-12T09:18:00Z">
            <w:rPr>
              <w:b/>
              <w:bCs/>
              <w:sz w:val="28"/>
              <w:szCs w:val="28"/>
            </w:rPr>
          </w:rPrChange>
        </w:rPr>
        <w:t>DBSetting</w:t>
      </w:r>
      <w:r w:rsidRPr="00103DCA">
        <w:rPr>
          <w:rFonts w:ascii="Tahoma" w:hAnsi="Tahoma" w:cs="Tahoma"/>
          <w:b/>
          <w:bCs/>
          <w:sz w:val="24"/>
          <w:szCs w:val="24"/>
          <w:rtl/>
          <w:rPrChange w:id="3177" w:author="רינת אביטל" w:date="2022-05-12T09:18:00Z">
            <w:rPr>
              <w:rFonts w:hint="cs"/>
              <w:b/>
              <w:bCs/>
              <w:sz w:val="28"/>
              <w:szCs w:val="28"/>
              <w:rtl/>
            </w:rPr>
          </w:rPrChange>
        </w:rPr>
        <w:t xml:space="preserve"> </w:t>
      </w:r>
      <w:r w:rsidRPr="00103DCA">
        <w:rPr>
          <w:rFonts w:ascii="Tahoma" w:hAnsi="Tahoma" w:cs="Tahoma"/>
          <w:b/>
          <w:bCs/>
          <w:sz w:val="24"/>
          <w:szCs w:val="24"/>
          <w:rtl/>
          <w:rPrChange w:id="3178" w:author="רינת אביטל" w:date="2022-05-12T09:18:00Z">
            <w:rPr>
              <w:b/>
              <w:bCs/>
              <w:sz w:val="28"/>
              <w:szCs w:val="28"/>
              <w:rtl/>
            </w:rPr>
          </w:rPrChange>
        </w:rPr>
        <w:t>–</w:t>
      </w:r>
      <w:r w:rsidRPr="00103DCA">
        <w:rPr>
          <w:rFonts w:ascii="Tahoma" w:hAnsi="Tahoma" w:cs="Tahoma"/>
          <w:b/>
          <w:bCs/>
          <w:sz w:val="24"/>
          <w:szCs w:val="24"/>
          <w:rtl/>
          <w:rPrChange w:id="3179" w:author="רינת אביטל" w:date="2022-05-12T09:18:00Z">
            <w:rPr>
              <w:rFonts w:hint="cs"/>
              <w:b/>
              <w:bCs/>
              <w:sz w:val="28"/>
              <w:szCs w:val="28"/>
              <w:rtl/>
            </w:rPr>
          </w:rPrChange>
        </w:rPr>
        <w:t xml:space="preserve"> </w:t>
      </w:r>
      <w:r w:rsidRPr="00103DCA">
        <w:rPr>
          <w:rFonts w:ascii="Tahoma" w:hAnsi="Tahoma" w:cs="Tahoma"/>
          <w:sz w:val="24"/>
          <w:szCs w:val="24"/>
          <w:rtl/>
          <w:rPrChange w:id="3180" w:author="רינת אביטל" w:date="2022-05-12T09:18:00Z">
            <w:rPr>
              <w:rFonts w:hint="cs"/>
              <w:sz w:val="28"/>
              <w:szCs w:val="28"/>
              <w:rtl/>
            </w:rPr>
          </w:rPrChange>
        </w:rPr>
        <w:t xml:space="preserve">מחלקה זו משמשת </w:t>
      </w:r>
      <w:r w:rsidR="00F50FEF" w:rsidRPr="00103DCA">
        <w:rPr>
          <w:rFonts w:ascii="Tahoma" w:hAnsi="Tahoma" w:cs="Tahoma"/>
          <w:sz w:val="24"/>
          <w:szCs w:val="24"/>
          <w:rtl/>
          <w:rPrChange w:id="3181" w:author="רינת אביטל" w:date="2022-05-12T09:18:00Z">
            <w:rPr>
              <w:rFonts w:hint="cs"/>
              <w:sz w:val="28"/>
              <w:szCs w:val="28"/>
              <w:rtl/>
            </w:rPr>
          </w:rPrChange>
        </w:rPr>
        <w:t>ל</w:t>
      </w:r>
      <w:r w:rsidRPr="00103DCA">
        <w:rPr>
          <w:rFonts w:ascii="Tahoma" w:hAnsi="Tahoma" w:cs="Tahoma"/>
          <w:sz w:val="24"/>
          <w:szCs w:val="24"/>
          <w:rtl/>
          <w:rPrChange w:id="3182" w:author="רינת אביטל" w:date="2022-05-12T09:18:00Z">
            <w:rPr>
              <w:rFonts w:hint="cs"/>
              <w:sz w:val="28"/>
              <w:szCs w:val="28"/>
              <w:rtl/>
            </w:rPr>
          </w:rPrChange>
        </w:rPr>
        <w:t xml:space="preserve">התקשרות בפועל </w:t>
      </w:r>
      <w:r w:rsidR="00F50FEF" w:rsidRPr="00103DCA">
        <w:rPr>
          <w:rFonts w:ascii="Tahoma" w:hAnsi="Tahoma" w:cs="Tahoma"/>
          <w:sz w:val="24"/>
          <w:szCs w:val="24"/>
          <w:rtl/>
          <w:rPrChange w:id="3183" w:author="רינת אביטל" w:date="2022-05-12T09:18:00Z">
            <w:rPr>
              <w:rFonts w:hint="cs"/>
              <w:sz w:val="28"/>
              <w:szCs w:val="28"/>
              <w:rtl/>
            </w:rPr>
          </w:rPrChange>
        </w:rPr>
        <w:t xml:space="preserve">ל </w:t>
      </w:r>
      <w:r w:rsidRPr="00103DCA">
        <w:rPr>
          <w:rFonts w:ascii="Tahoma" w:hAnsi="Tahoma" w:cs="Tahoma"/>
          <w:sz w:val="24"/>
          <w:szCs w:val="24"/>
          <w:rtl/>
          <w:rPrChange w:id="3184" w:author="רינת אביטל" w:date="2022-05-12T09:18:00Z">
            <w:rPr>
              <w:sz w:val="28"/>
              <w:szCs w:val="28"/>
              <w:rtl/>
            </w:rPr>
          </w:rPrChange>
        </w:rPr>
        <w:t>–</w:t>
      </w:r>
      <w:r w:rsidRPr="00103DCA">
        <w:rPr>
          <w:rFonts w:ascii="Tahoma" w:hAnsi="Tahoma" w:cs="Tahoma"/>
          <w:sz w:val="24"/>
          <w:szCs w:val="24"/>
          <w:rtl/>
          <w:rPrChange w:id="3185" w:author="רינת אביטל" w:date="2022-05-12T09:18:00Z">
            <w:rPr>
              <w:rFonts w:hint="cs"/>
              <w:sz w:val="28"/>
              <w:szCs w:val="28"/>
              <w:rtl/>
            </w:rPr>
          </w:rPrChange>
        </w:rPr>
        <w:t xml:space="preserve"> </w:t>
      </w:r>
      <w:r w:rsidRPr="00103DCA">
        <w:rPr>
          <w:rFonts w:ascii="Tahoma" w:hAnsi="Tahoma" w:cs="Tahoma"/>
          <w:sz w:val="24"/>
          <w:szCs w:val="24"/>
          <w:rPrChange w:id="3186" w:author="רינת אביטל" w:date="2022-05-12T09:18:00Z">
            <w:rPr>
              <w:sz w:val="28"/>
              <w:szCs w:val="28"/>
            </w:rPr>
          </w:rPrChange>
        </w:rPr>
        <w:t>Data Base</w:t>
      </w:r>
      <w:r w:rsidR="00F50FEF" w:rsidRPr="00103DCA">
        <w:rPr>
          <w:rFonts w:ascii="Tahoma" w:hAnsi="Tahoma" w:cs="Tahoma"/>
          <w:sz w:val="24"/>
          <w:szCs w:val="24"/>
          <w:rtl/>
          <w:rPrChange w:id="3187" w:author="רינת אביטל" w:date="2022-05-12T09:18:00Z">
            <w:rPr>
              <w:rFonts w:hint="cs"/>
              <w:sz w:val="28"/>
              <w:szCs w:val="28"/>
              <w:rtl/>
            </w:rPr>
          </w:rPrChange>
        </w:rPr>
        <w:t xml:space="preserve">. המחלקה מכילה את הניתוב ל - </w:t>
      </w:r>
      <w:r w:rsidR="00F50FEF" w:rsidRPr="00103DCA">
        <w:rPr>
          <w:rFonts w:ascii="Tahoma" w:hAnsi="Tahoma" w:cs="Tahoma"/>
          <w:sz w:val="24"/>
          <w:szCs w:val="24"/>
          <w:rPrChange w:id="3188" w:author="רינת אביטל" w:date="2022-05-12T09:18:00Z">
            <w:rPr>
              <w:sz w:val="28"/>
              <w:szCs w:val="28"/>
            </w:rPr>
          </w:rPrChange>
        </w:rPr>
        <w:t>Data Base</w:t>
      </w:r>
      <w:r w:rsidR="00F50FEF" w:rsidRPr="00103DCA">
        <w:rPr>
          <w:rFonts w:ascii="Tahoma" w:hAnsi="Tahoma" w:cs="Tahoma"/>
          <w:sz w:val="24"/>
          <w:szCs w:val="24"/>
          <w:rtl/>
          <w:rPrChange w:id="3189" w:author="רינת אביטל" w:date="2022-05-12T09:18:00Z">
            <w:rPr>
              <w:rFonts w:hint="cs"/>
              <w:sz w:val="28"/>
              <w:szCs w:val="28"/>
              <w:rtl/>
            </w:rPr>
          </w:rPrChange>
        </w:rPr>
        <w:t xml:space="preserve">, שם ה </w:t>
      </w:r>
      <w:r w:rsidR="00F50FEF" w:rsidRPr="00103DCA">
        <w:rPr>
          <w:rFonts w:ascii="Tahoma" w:hAnsi="Tahoma" w:cs="Tahoma"/>
          <w:sz w:val="24"/>
          <w:szCs w:val="24"/>
          <w:rtl/>
          <w:rPrChange w:id="3190" w:author="רינת אביטל" w:date="2022-05-12T09:18:00Z">
            <w:rPr>
              <w:sz w:val="28"/>
              <w:szCs w:val="28"/>
              <w:rtl/>
            </w:rPr>
          </w:rPrChange>
        </w:rPr>
        <w:t>–</w:t>
      </w:r>
      <w:r w:rsidR="00F50FEF" w:rsidRPr="00103DCA">
        <w:rPr>
          <w:rFonts w:ascii="Tahoma" w:hAnsi="Tahoma" w:cs="Tahoma"/>
          <w:sz w:val="24"/>
          <w:szCs w:val="24"/>
          <w:rtl/>
          <w:rPrChange w:id="3191" w:author="רינת אביטל" w:date="2022-05-12T09:18:00Z">
            <w:rPr>
              <w:rFonts w:hint="cs"/>
              <w:sz w:val="28"/>
              <w:szCs w:val="28"/>
              <w:rtl/>
            </w:rPr>
          </w:rPrChange>
        </w:rPr>
        <w:t xml:space="preserve"> </w:t>
      </w:r>
      <w:r w:rsidR="00F50FEF" w:rsidRPr="00103DCA">
        <w:rPr>
          <w:rFonts w:ascii="Tahoma" w:hAnsi="Tahoma" w:cs="Tahoma"/>
          <w:sz w:val="24"/>
          <w:szCs w:val="24"/>
          <w:rPrChange w:id="3192" w:author="רינת אביטל" w:date="2022-05-12T09:18:00Z">
            <w:rPr>
              <w:sz w:val="28"/>
              <w:szCs w:val="28"/>
            </w:rPr>
          </w:rPrChange>
        </w:rPr>
        <w:t>Data Base</w:t>
      </w:r>
      <w:r w:rsidR="00F50FEF" w:rsidRPr="00103DCA">
        <w:rPr>
          <w:rFonts w:ascii="Tahoma" w:hAnsi="Tahoma" w:cs="Tahoma"/>
          <w:sz w:val="24"/>
          <w:szCs w:val="24"/>
          <w:rtl/>
          <w:rPrChange w:id="3193" w:author="רינת אביטל" w:date="2022-05-12T09:18:00Z">
            <w:rPr>
              <w:rFonts w:hint="cs"/>
              <w:sz w:val="28"/>
              <w:szCs w:val="28"/>
              <w:rtl/>
            </w:rPr>
          </w:rPrChange>
        </w:rPr>
        <w:t xml:space="preserve">, </w:t>
      </w:r>
      <w:r w:rsidRPr="00103DCA">
        <w:rPr>
          <w:rFonts w:ascii="Tahoma" w:hAnsi="Tahoma" w:cs="Tahoma"/>
          <w:sz w:val="24"/>
          <w:szCs w:val="24"/>
          <w:rtl/>
          <w:rPrChange w:id="3194" w:author="רינת אביטל" w:date="2022-05-12T09:18:00Z">
            <w:rPr>
              <w:rFonts w:hint="cs"/>
              <w:sz w:val="28"/>
              <w:szCs w:val="28"/>
              <w:rtl/>
            </w:rPr>
          </w:rPrChange>
        </w:rPr>
        <w:t xml:space="preserve"> </w:t>
      </w:r>
      <w:r w:rsidR="00F50FEF" w:rsidRPr="00103DCA">
        <w:rPr>
          <w:rFonts w:ascii="Tahoma" w:hAnsi="Tahoma" w:cs="Tahoma"/>
          <w:sz w:val="24"/>
          <w:szCs w:val="24"/>
          <w:rtl/>
          <w:rPrChange w:id="3195" w:author="רינת אביטל" w:date="2022-05-12T09:18:00Z">
            <w:rPr>
              <w:rFonts w:hint="cs"/>
              <w:sz w:val="28"/>
              <w:szCs w:val="28"/>
              <w:rtl/>
            </w:rPr>
          </w:rPrChange>
        </w:rPr>
        <w:t xml:space="preserve">ושם ה </w:t>
      </w:r>
      <w:r w:rsidR="00F50FEF" w:rsidRPr="00103DCA">
        <w:rPr>
          <w:rFonts w:ascii="Tahoma" w:hAnsi="Tahoma" w:cs="Tahoma"/>
          <w:sz w:val="24"/>
          <w:szCs w:val="24"/>
          <w:rtl/>
          <w:rPrChange w:id="3196" w:author="רינת אביטל" w:date="2022-05-12T09:18:00Z">
            <w:rPr>
              <w:sz w:val="28"/>
              <w:szCs w:val="28"/>
              <w:rtl/>
            </w:rPr>
          </w:rPrChange>
        </w:rPr>
        <w:t>–</w:t>
      </w:r>
      <w:r w:rsidR="00F50FEF" w:rsidRPr="00103DCA">
        <w:rPr>
          <w:rFonts w:ascii="Tahoma" w:hAnsi="Tahoma" w:cs="Tahoma"/>
          <w:sz w:val="24"/>
          <w:szCs w:val="24"/>
          <w:rtl/>
          <w:rPrChange w:id="3197" w:author="רינת אביטל" w:date="2022-05-12T09:18:00Z">
            <w:rPr>
              <w:rFonts w:hint="cs"/>
              <w:sz w:val="28"/>
              <w:szCs w:val="28"/>
              <w:rtl/>
            </w:rPr>
          </w:rPrChange>
        </w:rPr>
        <w:t xml:space="preserve"> </w:t>
      </w:r>
      <w:r w:rsidR="00F50FEF" w:rsidRPr="00103DCA">
        <w:rPr>
          <w:rFonts w:ascii="Tahoma" w:hAnsi="Tahoma" w:cs="Tahoma"/>
          <w:sz w:val="24"/>
          <w:szCs w:val="24"/>
          <w:rPrChange w:id="3198" w:author="רינת אביטל" w:date="2022-05-12T09:18:00Z">
            <w:rPr>
              <w:sz w:val="28"/>
              <w:szCs w:val="28"/>
            </w:rPr>
          </w:rPrChange>
        </w:rPr>
        <w:t>Collection</w:t>
      </w:r>
      <w:r w:rsidR="00F50FEF" w:rsidRPr="00103DCA">
        <w:rPr>
          <w:rFonts w:ascii="Tahoma" w:hAnsi="Tahoma" w:cs="Tahoma"/>
          <w:sz w:val="24"/>
          <w:szCs w:val="24"/>
          <w:rtl/>
          <w:rPrChange w:id="3199" w:author="רינת אביטל" w:date="2022-05-12T09:18:00Z">
            <w:rPr>
              <w:rFonts w:hint="cs"/>
              <w:sz w:val="28"/>
              <w:szCs w:val="28"/>
              <w:rtl/>
            </w:rPr>
          </w:rPrChange>
        </w:rPr>
        <w:t>.</w:t>
      </w:r>
    </w:p>
    <w:p w14:paraId="6DAEC4F8" w14:textId="77777777" w:rsidR="00C15F28" w:rsidRPr="00103DCA" w:rsidRDefault="00C15F28" w:rsidP="0058714D">
      <w:pPr>
        <w:pStyle w:val="a8"/>
        <w:ind w:left="1440"/>
        <w:jc w:val="both"/>
        <w:rPr>
          <w:rFonts w:ascii="Tahoma" w:hAnsi="Tahoma" w:cs="Tahoma"/>
          <w:b/>
          <w:bCs/>
          <w:sz w:val="24"/>
          <w:szCs w:val="24"/>
          <w:rPrChange w:id="3200" w:author="רינת אביטל" w:date="2022-05-12T09:18:00Z">
            <w:rPr>
              <w:b/>
              <w:bCs/>
              <w:sz w:val="28"/>
              <w:szCs w:val="28"/>
            </w:rPr>
          </w:rPrChange>
        </w:rPr>
      </w:pPr>
    </w:p>
    <w:p w14:paraId="06FBBF1C" w14:textId="784089C6" w:rsidR="00C15F28" w:rsidRPr="00103DCA" w:rsidRDefault="00F50FEF" w:rsidP="0058714D">
      <w:pPr>
        <w:pStyle w:val="a8"/>
        <w:numPr>
          <w:ilvl w:val="0"/>
          <w:numId w:val="43"/>
        </w:numPr>
        <w:jc w:val="both"/>
        <w:rPr>
          <w:rFonts w:ascii="Tahoma" w:hAnsi="Tahoma" w:cs="Tahoma"/>
          <w:sz w:val="24"/>
          <w:szCs w:val="24"/>
          <w:rtl/>
          <w:rPrChange w:id="3201" w:author="רינת אביטל" w:date="2022-05-12T09:18:00Z">
            <w:rPr>
              <w:sz w:val="28"/>
              <w:szCs w:val="28"/>
              <w:rtl/>
            </w:rPr>
          </w:rPrChange>
        </w:rPr>
      </w:pPr>
      <w:r w:rsidRPr="00103DCA">
        <w:rPr>
          <w:rFonts w:ascii="Tahoma" w:hAnsi="Tahoma" w:cs="Tahoma"/>
          <w:b/>
          <w:bCs/>
          <w:sz w:val="24"/>
          <w:szCs w:val="24"/>
          <w:rPrChange w:id="3202" w:author="רינת אביטל" w:date="2022-05-12T09:18:00Z">
            <w:rPr>
              <w:b/>
              <w:bCs/>
              <w:sz w:val="28"/>
              <w:szCs w:val="28"/>
            </w:rPr>
          </w:rPrChange>
        </w:rPr>
        <w:t>User</w:t>
      </w:r>
      <w:r w:rsidRPr="00103DCA">
        <w:rPr>
          <w:rFonts w:ascii="Tahoma" w:hAnsi="Tahoma" w:cs="Tahoma"/>
          <w:b/>
          <w:bCs/>
          <w:sz w:val="24"/>
          <w:szCs w:val="24"/>
          <w:rtl/>
          <w:rPrChange w:id="3203" w:author="רינת אביטל" w:date="2022-05-12T09:18:00Z">
            <w:rPr>
              <w:rFonts w:hint="cs"/>
              <w:b/>
              <w:bCs/>
              <w:sz w:val="28"/>
              <w:szCs w:val="28"/>
              <w:rtl/>
            </w:rPr>
          </w:rPrChange>
        </w:rPr>
        <w:t xml:space="preserve"> </w:t>
      </w:r>
      <w:r w:rsidRPr="00103DCA">
        <w:rPr>
          <w:rFonts w:ascii="Tahoma" w:hAnsi="Tahoma" w:cs="Tahoma"/>
          <w:b/>
          <w:bCs/>
          <w:sz w:val="24"/>
          <w:szCs w:val="24"/>
          <w:rtl/>
          <w:rPrChange w:id="3204" w:author="רינת אביטל" w:date="2022-05-12T09:18:00Z">
            <w:rPr>
              <w:b/>
              <w:bCs/>
              <w:sz w:val="28"/>
              <w:szCs w:val="28"/>
              <w:rtl/>
            </w:rPr>
          </w:rPrChange>
        </w:rPr>
        <w:t>–</w:t>
      </w:r>
      <w:r w:rsidRPr="00103DCA">
        <w:rPr>
          <w:rFonts w:ascii="Tahoma" w:hAnsi="Tahoma" w:cs="Tahoma"/>
          <w:b/>
          <w:bCs/>
          <w:sz w:val="24"/>
          <w:szCs w:val="24"/>
          <w:rtl/>
          <w:rPrChange w:id="3205" w:author="רינת אביטל" w:date="2022-05-12T09:18:00Z">
            <w:rPr>
              <w:rFonts w:hint="cs"/>
              <w:b/>
              <w:bCs/>
              <w:sz w:val="28"/>
              <w:szCs w:val="28"/>
              <w:rtl/>
            </w:rPr>
          </w:rPrChange>
        </w:rPr>
        <w:t xml:space="preserve"> </w:t>
      </w:r>
      <w:r w:rsidRPr="00103DCA">
        <w:rPr>
          <w:rFonts w:ascii="Tahoma" w:hAnsi="Tahoma" w:cs="Tahoma"/>
          <w:sz w:val="24"/>
          <w:szCs w:val="24"/>
          <w:rtl/>
          <w:rPrChange w:id="3206" w:author="רינת אביטל" w:date="2022-05-12T09:18:00Z">
            <w:rPr>
              <w:rFonts w:hint="cs"/>
              <w:sz w:val="28"/>
              <w:szCs w:val="28"/>
              <w:rtl/>
            </w:rPr>
          </w:rPrChange>
        </w:rPr>
        <w:t xml:space="preserve">מחלקה זו מייצגת משתמש במערכת. </w:t>
      </w:r>
      <w:r w:rsidR="00C15F28" w:rsidRPr="00103DCA">
        <w:rPr>
          <w:rFonts w:ascii="Tahoma" w:hAnsi="Tahoma" w:cs="Tahoma"/>
          <w:sz w:val="24"/>
          <w:szCs w:val="24"/>
          <w:rtl/>
          <w:rPrChange w:id="3207" w:author="רינת אביטל" w:date="2022-05-12T09:18:00Z">
            <w:rPr>
              <w:rFonts w:hint="cs"/>
              <w:sz w:val="28"/>
              <w:szCs w:val="28"/>
              <w:rtl/>
            </w:rPr>
          </w:rPrChange>
        </w:rPr>
        <w:t xml:space="preserve">מכילה את תכונות המשתמש: שם פרטי, שם משפחה, מספר זהות, מייל, פלאפון וסיסמה </w:t>
      </w:r>
      <w:r w:rsidR="00C15F28" w:rsidRPr="00103DCA">
        <w:rPr>
          <w:rFonts w:ascii="Tahoma" w:hAnsi="Tahoma" w:cs="Tahoma"/>
          <w:sz w:val="24"/>
          <w:szCs w:val="24"/>
          <w:rtl/>
          <w:rPrChange w:id="3208" w:author="רינת אביטל" w:date="2022-05-12T09:18:00Z">
            <w:rPr>
              <w:sz w:val="28"/>
              <w:szCs w:val="28"/>
              <w:rtl/>
            </w:rPr>
          </w:rPrChange>
        </w:rPr>
        <w:t>–</w:t>
      </w:r>
      <w:r w:rsidR="00C15F28" w:rsidRPr="00103DCA">
        <w:rPr>
          <w:rFonts w:ascii="Tahoma" w:hAnsi="Tahoma" w:cs="Tahoma"/>
          <w:sz w:val="24"/>
          <w:szCs w:val="24"/>
          <w:rtl/>
          <w:rPrChange w:id="3209" w:author="רינת אביטל" w:date="2022-05-12T09:18:00Z">
            <w:rPr>
              <w:rFonts w:hint="cs"/>
              <w:sz w:val="28"/>
              <w:szCs w:val="28"/>
              <w:rtl/>
            </w:rPr>
          </w:rPrChange>
        </w:rPr>
        <w:t xml:space="preserve"> כולם מסוג </w:t>
      </w:r>
      <w:r w:rsidR="00C15F28" w:rsidRPr="00103DCA">
        <w:rPr>
          <w:rFonts w:ascii="Tahoma" w:hAnsi="Tahoma" w:cs="Tahoma"/>
          <w:sz w:val="24"/>
          <w:szCs w:val="24"/>
          <w:rPrChange w:id="3210" w:author="רינת אביטל" w:date="2022-05-12T09:18:00Z">
            <w:rPr>
              <w:sz w:val="28"/>
              <w:szCs w:val="28"/>
            </w:rPr>
          </w:rPrChange>
        </w:rPr>
        <w:t>String</w:t>
      </w:r>
      <w:r w:rsidR="00C15F28" w:rsidRPr="00103DCA">
        <w:rPr>
          <w:rFonts w:ascii="Tahoma" w:hAnsi="Tahoma" w:cs="Tahoma"/>
          <w:sz w:val="24"/>
          <w:szCs w:val="24"/>
          <w:rtl/>
          <w:rPrChange w:id="3211" w:author="רינת אביטל" w:date="2022-05-12T09:18:00Z">
            <w:rPr>
              <w:rFonts w:hint="cs"/>
              <w:sz w:val="28"/>
              <w:szCs w:val="28"/>
              <w:rtl/>
            </w:rPr>
          </w:rPrChange>
        </w:rPr>
        <w:t>.</w:t>
      </w:r>
    </w:p>
    <w:p w14:paraId="29784BAC" w14:textId="77777777" w:rsidR="00C15F28" w:rsidRPr="00103DCA" w:rsidRDefault="00C15F28" w:rsidP="0058714D">
      <w:pPr>
        <w:pStyle w:val="a8"/>
        <w:ind w:left="1440"/>
        <w:jc w:val="both"/>
        <w:rPr>
          <w:rFonts w:ascii="Tahoma" w:hAnsi="Tahoma" w:cs="Tahoma"/>
          <w:sz w:val="24"/>
          <w:szCs w:val="24"/>
          <w:rPrChange w:id="3212" w:author="רינת אביטל" w:date="2022-05-12T09:18:00Z">
            <w:rPr>
              <w:sz w:val="28"/>
              <w:szCs w:val="28"/>
            </w:rPr>
          </w:rPrChange>
        </w:rPr>
      </w:pPr>
    </w:p>
    <w:p w14:paraId="6C8AB5CA" w14:textId="40919FCF" w:rsidR="005F4DB0" w:rsidRPr="00103DCA" w:rsidRDefault="00C15F28" w:rsidP="0058714D">
      <w:pPr>
        <w:pStyle w:val="a8"/>
        <w:numPr>
          <w:ilvl w:val="0"/>
          <w:numId w:val="43"/>
        </w:numPr>
        <w:jc w:val="both"/>
        <w:rPr>
          <w:rFonts w:ascii="Tahoma" w:hAnsi="Tahoma" w:cs="Tahoma"/>
          <w:b/>
          <w:bCs/>
          <w:sz w:val="24"/>
          <w:szCs w:val="24"/>
          <w:rtl/>
          <w:rPrChange w:id="3213" w:author="רינת אביטל" w:date="2022-05-12T09:18:00Z">
            <w:rPr>
              <w:b/>
              <w:bCs/>
              <w:sz w:val="28"/>
              <w:szCs w:val="28"/>
              <w:rtl/>
            </w:rPr>
          </w:rPrChange>
        </w:rPr>
      </w:pPr>
      <w:r w:rsidRPr="00103DCA">
        <w:rPr>
          <w:rFonts w:ascii="Tahoma" w:hAnsi="Tahoma" w:cs="Tahoma"/>
          <w:b/>
          <w:bCs/>
          <w:sz w:val="24"/>
          <w:szCs w:val="24"/>
          <w:rPrChange w:id="3214" w:author="רינת אביטל" w:date="2022-05-12T09:18:00Z">
            <w:rPr>
              <w:b/>
              <w:bCs/>
              <w:sz w:val="28"/>
              <w:szCs w:val="28"/>
            </w:rPr>
          </w:rPrChange>
        </w:rPr>
        <w:t>UserService</w:t>
      </w:r>
      <w:r w:rsidRPr="00103DCA">
        <w:rPr>
          <w:rFonts w:ascii="Tahoma" w:hAnsi="Tahoma" w:cs="Tahoma"/>
          <w:b/>
          <w:bCs/>
          <w:sz w:val="24"/>
          <w:szCs w:val="24"/>
          <w:rtl/>
          <w:rPrChange w:id="3215" w:author="רינת אביטל" w:date="2022-05-12T09:18:00Z">
            <w:rPr>
              <w:rFonts w:hint="cs"/>
              <w:b/>
              <w:bCs/>
              <w:sz w:val="28"/>
              <w:szCs w:val="28"/>
              <w:rtl/>
            </w:rPr>
          </w:rPrChange>
        </w:rPr>
        <w:t xml:space="preserve"> </w:t>
      </w:r>
      <w:r w:rsidRPr="00103DCA">
        <w:rPr>
          <w:rFonts w:ascii="Tahoma" w:hAnsi="Tahoma" w:cs="Tahoma"/>
          <w:b/>
          <w:bCs/>
          <w:sz w:val="24"/>
          <w:szCs w:val="24"/>
          <w:rtl/>
          <w:rPrChange w:id="3216" w:author="רינת אביטל" w:date="2022-05-12T09:18:00Z">
            <w:rPr>
              <w:b/>
              <w:bCs/>
              <w:sz w:val="28"/>
              <w:szCs w:val="28"/>
              <w:rtl/>
            </w:rPr>
          </w:rPrChange>
        </w:rPr>
        <w:t>–</w:t>
      </w:r>
      <w:r w:rsidRPr="00103DCA">
        <w:rPr>
          <w:rFonts w:ascii="Tahoma" w:hAnsi="Tahoma" w:cs="Tahoma"/>
          <w:b/>
          <w:bCs/>
          <w:sz w:val="24"/>
          <w:szCs w:val="24"/>
          <w:rtl/>
          <w:rPrChange w:id="3217" w:author="רינת אביטל" w:date="2022-05-12T09:18:00Z">
            <w:rPr>
              <w:rFonts w:hint="cs"/>
              <w:b/>
              <w:bCs/>
              <w:sz w:val="28"/>
              <w:szCs w:val="28"/>
              <w:rtl/>
            </w:rPr>
          </w:rPrChange>
        </w:rPr>
        <w:t xml:space="preserve"> </w:t>
      </w:r>
      <w:r w:rsidR="005F4DB0" w:rsidRPr="00103DCA">
        <w:rPr>
          <w:rFonts w:ascii="Tahoma" w:hAnsi="Tahoma" w:cs="Tahoma"/>
          <w:sz w:val="24"/>
          <w:szCs w:val="24"/>
          <w:rtl/>
          <w:rPrChange w:id="3218" w:author="רינת אביטל" w:date="2022-05-12T09:18:00Z">
            <w:rPr>
              <w:rFonts w:hint="cs"/>
              <w:sz w:val="28"/>
              <w:szCs w:val="28"/>
              <w:rtl/>
            </w:rPr>
          </w:rPrChange>
        </w:rPr>
        <w:t>ב</w:t>
      </w:r>
      <w:r w:rsidRPr="00103DCA">
        <w:rPr>
          <w:rFonts w:ascii="Tahoma" w:hAnsi="Tahoma" w:cs="Tahoma"/>
          <w:sz w:val="24"/>
          <w:szCs w:val="24"/>
          <w:rtl/>
          <w:rPrChange w:id="3219" w:author="רינת אביטל" w:date="2022-05-12T09:18:00Z">
            <w:rPr>
              <w:rFonts w:hint="cs"/>
              <w:sz w:val="28"/>
              <w:szCs w:val="28"/>
              <w:rtl/>
            </w:rPr>
          </w:rPrChange>
        </w:rPr>
        <w:t xml:space="preserve">מחלקה זו </w:t>
      </w:r>
      <w:r w:rsidR="005F4DB0" w:rsidRPr="00103DCA">
        <w:rPr>
          <w:rFonts w:ascii="Tahoma" w:hAnsi="Tahoma" w:cs="Tahoma"/>
          <w:sz w:val="24"/>
          <w:szCs w:val="24"/>
          <w:rtl/>
          <w:rPrChange w:id="3220" w:author="רינת אביטל" w:date="2022-05-12T09:18:00Z">
            <w:rPr>
              <w:rFonts w:hint="cs"/>
              <w:sz w:val="28"/>
              <w:szCs w:val="28"/>
              <w:rtl/>
            </w:rPr>
          </w:rPrChange>
        </w:rPr>
        <w:t>קיימות פונקציות האחראיות</w:t>
      </w:r>
      <w:r w:rsidRPr="00103DCA">
        <w:rPr>
          <w:rFonts w:ascii="Tahoma" w:hAnsi="Tahoma" w:cs="Tahoma"/>
          <w:sz w:val="24"/>
          <w:szCs w:val="24"/>
          <w:rtl/>
          <w:rPrChange w:id="3221" w:author="רינת אביטל" w:date="2022-05-12T09:18:00Z">
            <w:rPr>
              <w:rFonts w:hint="cs"/>
              <w:sz w:val="28"/>
              <w:szCs w:val="28"/>
              <w:rtl/>
            </w:rPr>
          </w:rPrChange>
        </w:rPr>
        <w:t xml:space="preserve"> על פעולות המשתמש:</w:t>
      </w:r>
    </w:p>
    <w:p w14:paraId="0B464D2F" w14:textId="6998D481" w:rsidR="005F4DB0" w:rsidRPr="00103DCA" w:rsidRDefault="0058714D" w:rsidP="0058714D">
      <w:pPr>
        <w:jc w:val="both"/>
        <w:rPr>
          <w:rFonts w:ascii="Tahoma" w:hAnsi="Tahoma" w:cs="Tahoma"/>
          <w:b/>
          <w:bCs/>
          <w:sz w:val="24"/>
          <w:szCs w:val="24"/>
          <w:rtl/>
          <w:rPrChange w:id="3222" w:author="רינת אביטל" w:date="2022-05-12T09:18:00Z">
            <w:rPr>
              <w:b/>
              <w:bCs/>
              <w:sz w:val="28"/>
              <w:szCs w:val="28"/>
              <w:rtl/>
            </w:rPr>
          </w:rPrChange>
        </w:rPr>
      </w:pPr>
      <w:r w:rsidRPr="00103DCA">
        <w:rPr>
          <w:rFonts w:ascii="Tahoma" w:hAnsi="Tahoma" w:cs="Tahoma"/>
          <w:color w:val="000000"/>
          <w:sz w:val="24"/>
          <w:szCs w:val="24"/>
          <w:rPrChange w:id="3223" w:author="רינת אביטל" w:date="2022-05-12T09:18:00Z">
            <w:rPr>
              <w:rFonts w:ascii="Consolas" w:hAnsi="Consolas" w:cs="Consolas"/>
              <w:color w:val="000000"/>
              <w:sz w:val="28"/>
              <w:szCs w:val="28"/>
            </w:rPr>
          </w:rPrChange>
        </w:rPr>
        <w:t xml:space="preserve"> </w:t>
      </w:r>
      <w:r w:rsidRPr="00103DCA">
        <w:rPr>
          <w:rFonts w:ascii="Tahoma" w:hAnsi="Tahoma" w:cs="Tahoma"/>
          <w:color w:val="000000"/>
          <w:sz w:val="24"/>
          <w:szCs w:val="24"/>
          <w:rPrChange w:id="3224" w:author="רינת אביטל" w:date="2022-05-12T09:18:00Z">
            <w:rPr>
              <w:rFonts w:ascii="Consolas" w:hAnsi="Consolas" w:cs="Consolas"/>
              <w:color w:val="000000"/>
              <w:sz w:val="28"/>
              <w:szCs w:val="28"/>
            </w:rPr>
          </w:rPrChange>
        </w:rPr>
        <w:tab/>
      </w:r>
      <w:r w:rsidR="005F4DB0" w:rsidRPr="00103DCA">
        <w:rPr>
          <w:rFonts w:ascii="Tahoma" w:hAnsi="Tahoma" w:cs="Tahoma"/>
          <w:color w:val="000000"/>
          <w:sz w:val="24"/>
          <w:szCs w:val="24"/>
          <w:rPrChange w:id="3225" w:author="רינת אביטל" w:date="2022-05-12T09:18:00Z">
            <w:rPr>
              <w:rFonts w:ascii="Consolas" w:hAnsi="Consolas" w:cs="Consolas"/>
              <w:color w:val="000000"/>
              <w:sz w:val="28"/>
              <w:szCs w:val="28"/>
            </w:rPr>
          </w:rPrChange>
        </w:rPr>
        <w:t>GetCollectio</w:t>
      </w:r>
      <w:r w:rsidRPr="00103DCA">
        <w:rPr>
          <w:rFonts w:ascii="Tahoma" w:hAnsi="Tahoma" w:cs="Tahoma"/>
          <w:color w:val="000000"/>
          <w:sz w:val="24"/>
          <w:szCs w:val="24"/>
          <w:rPrChange w:id="3226" w:author="רינת אביטל" w:date="2022-05-12T09:18:00Z">
            <w:rPr>
              <w:rFonts w:ascii="Consolas" w:hAnsi="Consolas" w:cs="Consolas"/>
              <w:color w:val="000000"/>
              <w:sz w:val="28"/>
              <w:szCs w:val="28"/>
            </w:rPr>
          </w:rPrChange>
        </w:rPr>
        <w:t>n</w:t>
      </w:r>
      <w:r w:rsidR="005F4DB0" w:rsidRPr="00103DCA">
        <w:rPr>
          <w:rFonts w:ascii="Tahoma" w:hAnsi="Tahoma" w:cs="Tahoma"/>
          <w:b/>
          <w:bCs/>
          <w:sz w:val="24"/>
          <w:szCs w:val="24"/>
          <w:rtl/>
          <w:rPrChange w:id="3227" w:author="רינת אביטל" w:date="2022-05-12T09:18:00Z">
            <w:rPr>
              <w:rFonts w:hint="cs"/>
              <w:b/>
              <w:bCs/>
              <w:sz w:val="28"/>
              <w:szCs w:val="28"/>
              <w:rtl/>
            </w:rPr>
          </w:rPrChange>
        </w:rPr>
        <w:t xml:space="preserve"> </w:t>
      </w:r>
      <w:r w:rsidR="005F4DB0" w:rsidRPr="00103DCA">
        <w:rPr>
          <w:rFonts w:ascii="Tahoma" w:hAnsi="Tahoma" w:cs="Tahoma"/>
          <w:b/>
          <w:bCs/>
          <w:sz w:val="24"/>
          <w:szCs w:val="24"/>
          <w:rtl/>
          <w:rPrChange w:id="3228" w:author="רינת אביטל" w:date="2022-05-12T09:18:00Z">
            <w:rPr>
              <w:b/>
              <w:bCs/>
              <w:sz w:val="28"/>
              <w:szCs w:val="28"/>
              <w:rtl/>
            </w:rPr>
          </w:rPrChange>
        </w:rPr>
        <w:t>–</w:t>
      </w:r>
      <w:r w:rsidR="005F4DB0" w:rsidRPr="00103DCA">
        <w:rPr>
          <w:rFonts w:ascii="Tahoma" w:hAnsi="Tahoma" w:cs="Tahoma"/>
          <w:b/>
          <w:bCs/>
          <w:sz w:val="24"/>
          <w:szCs w:val="24"/>
          <w:rtl/>
          <w:rPrChange w:id="3229" w:author="רינת אביטל" w:date="2022-05-12T09:18:00Z">
            <w:rPr>
              <w:rFonts w:hint="cs"/>
              <w:b/>
              <w:bCs/>
              <w:sz w:val="28"/>
              <w:szCs w:val="28"/>
              <w:rtl/>
            </w:rPr>
          </w:rPrChange>
        </w:rPr>
        <w:t xml:space="preserve"> </w:t>
      </w:r>
      <w:r w:rsidR="005F4DB0" w:rsidRPr="00103DCA">
        <w:rPr>
          <w:rFonts w:ascii="Tahoma" w:hAnsi="Tahoma" w:cs="Tahoma"/>
          <w:sz w:val="24"/>
          <w:szCs w:val="24"/>
          <w:rtl/>
          <w:rPrChange w:id="3230" w:author="רינת אביטל" w:date="2022-05-12T09:18:00Z">
            <w:rPr>
              <w:rFonts w:hint="cs"/>
              <w:sz w:val="28"/>
              <w:szCs w:val="28"/>
              <w:rtl/>
            </w:rPr>
          </w:rPrChange>
        </w:rPr>
        <w:t>החזרת רשימת כל המשתמשים</w:t>
      </w:r>
      <w:r w:rsidR="005F4DB0" w:rsidRPr="00103DCA">
        <w:rPr>
          <w:rFonts w:ascii="Tahoma" w:hAnsi="Tahoma" w:cs="Tahoma"/>
          <w:b/>
          <w:bCs/>
          <w:sz w:val="24"/>
          <w:szCs w:val="24"/>
          <w:rtl/>
          <w:rPrChange w:id="3231" w:author="רינת אביטל" w:date="2022-05-12T09:18:00Z">
            <w:rPr>
              <w:rFonts w:hint="cs"/>
              <w:b/>
              <w:bCs/>
              <w:sz w:val="28"/>
              <w:szCs w:val="28"/>
              <w:rtl/>
            </w:rPr>
          </w:rPrChange>
        </w:rPr>
        <w:t>.</w:t>
      </w:r>
    </w:p>
    <w:p w14:paraId="7F3014CB" w14:textId="45FC8CD5" w:rsidR="005F4DB0" w:rsidRPr="00103DCA" w:rsidRDefault="005F4DB0" w:rsidP="0058714D">
      <w:pPr>
        <w:ind w:firstLine="720"/>
        <w:jc w:val="both"/>
        <w:rPr>
          <w:rFonts w:ascii="Tahoma" w:hAnsi="Tahoma" w:cs="Tahoma"/>
          <w:sz w:val="24"/>
          <w:szCs w:val="24"/>
          <w:rtl/>
          <w:rPrChange w:id="3232" w:author="רינת אביטל" w:date="2022-05-12T09:18:00Z">
            <w:rPr>
              <w:sz w:val="28"/>
              <w:szCs w:val="28"/>
              <w:rtl/>
            </w:rPr>
          </w:rPrChange>
        </w:rPr>
      </w:pPr>
      <w:r w:rsidRPr="00103DCA">
        <w:rPr>
          <w:rFonts w:ascii="Tahoma" w:hAnsi="Tahoma" w:cs="Tahoma"/>
          <w:color w:val="000000"/>
          <w:sz w:val="24"/>
          <w:szCs w:val="24"/>
          <w:rPrChange w:id="3233" w:author="רינת אביטל" w:date="2022-05-12T09:18:00Z">
            <w:rPr>
              <w:rFonts w:ascii="Consolas" w:hAnsi="Consolas" w:cs="Consolas"/>
              <w:color w:val="000000"/>
              <w:sz w:val="28"/>
              <w:szCs w:val="28"/>
            </w:rPr>
          </w:rPrChange>
        </w:rPr>
        <w:t>Inser</w:t>
      </w:r>
      <w:r w:rsidR="0058714D" w:rsidRPr="00103DCA">
        <w:rPr>
          <w:rFonts w:ascii="Tahoma" w:hAnsi="Tahoma" w:cs="Tahoma"/>
          <w:color w:val="000000"/>
          <w:sz w:val="24"/>
          <w:szCs w:val="24"/>
          <w:rPrChange w:id="3234" w:author="רינת אביטל" w:date="2022-05-12T09:18:00Z">
            <w:rPr>
              <w:rFonts w:ascii="Consolas" w:hAnsi="Consolas" w:cs="Consolas"/>
              <w:color w:val="000000"/>
              <w:sz w:val="28"/>
              <w:szCs w:val="28"/>
            </w:rPr>
          </w:rPrChange>
        </w:rPr>
        <w:t>t</w:t>
      </w:r>
      <w:r w:rsidRPr="00103DCA">
        <w:rPr>
          <w:rFonts w:ascii="Tahoma" w:hAnsi="Tahoma" w:cs="Tahoma"/>
          <w:b/>
          <w:bCs/>
          <w:sz w:val="40"/>
          <w:szCs w:val="40"/>
          <w:rtl/>
          <w:rPrChange w:id="3235" w:author="רינת אביטל" w:date="2022-05-12T09:18:00Z">
            <w:rPr>
              <w:rFonts w:hint="cs"/>
              <w:b/>
              <w:bCs/>
              <w:sz w:val="44"/>
              <w:szCs w:val="44"/>
              <w:rtl/>
            </w:rPr>
          </w:rPrChange>
        </w:rPr>
        <w:t xml:space="preserve"> </w:t>
      </w:r>
      <w:r w:rsidRPr="00103DCA">
        <w:rPr>
          <w:rFonts w:ascii="Tahoma" w:hAnsi="Tahoma" w:cs="Tahoma"/>
          <w:sz w:val="24"/>
          <w:szCs w:val="24"/>
          <w:rtl/>
          <w:rPrChange w:id="3236" w:author="רינת אביטל" w:date="2022-05-12T09:18:00Z">
            <w:rPr>
              <w:sz w:val="28"/>
              <w:szCs w:val="28"/>
              <w:rtl/>
            </w:rPr>
          </w:rPrChange>
        </w:rPr>
        <w:t>–</w:t>
      </w:r>
      <w:r w:rsidRPr="00103DCA">
        <w:rPr>
          <w:rFonts w:ascii="Tahoma" w:hAnsi="Tahoma" w:cs="Tahoma"/>
          <w:sz w:val="24"/>
          <w:szCs w:val="24"/>
          <w:rtl/>
          <w:rPrChange w:id="3237" w:author="רינת אביטל" w:date="2022-05-12T09:18:00Z">
            <w:rPr>
              <w:rFonts w:hint="cs"/>
              <w:sz w:val="28"/>
              <w:szCs w:val="28"/>
              <w:rtl/>
            </w:rPr>
          </w:rPrChange>
        </w:rPr>
        <w:t xml:space="preserve"> הוספת משתמש חדש למערכת.</w:t>
      </w:r>
    </w:p>
    <w:p w14:paraId="338F1990" w14:textId="01B68CBC" w:rsidR="005F4DB0" w:rsidRPr="00103DCA" w:rsidRDefault="005F4DB0" w:rsidP="0058714D">
      <w:pPr>
        <w:ind w:firstLine="720"/>
        <w:jc w:val="both"/>
        <w:rPr>
          <w:rFonts w:ascii="Tahoma" w:hAnsi="Tahoma" w:cs="Tahoma"/>
          <w:sz w:val="24"/>
          <w:szCs w:val="24"/>
          <w:rtl/>
          <w:rPrChange w:id="3238" w:author="רינת אביטל" w:date="2022-05-12T09:18:00Z">
            <w:rPr>
              <w:sz w:val="28"/>
              <w:szCs w:val="28"/>
              <w:rtl/>
            </w:rPr>
          </w:rPrChange>
        </w:rPr>
      </w:pPr>
      <w:r w:rsidRPr="00103DCA">
        <w:rPr>
          <w:rFonts w:ascii="Tahoma" w:hAnsi="Tahoma" w:cs="Tahoma"/>
          <w:color w:val="000000"/>
          <w:sz w:val="24"/>
          <w:szCs w:val="24"/>
          <w:rPrChange w:id="3239" w:author="רינת אביטל" w:date="2022-05-12T09:18:00Z">
            <w:rPr>
              <w:rFonts w:ascii="Consolas" w:hAnsi="Consolas" w:cs="Consolas"/>
              <w:color w:val="000000"/>
              <w:sz w:val="28"/>
              <w:szCs w:val="28"/>
            </w:rPr>
          </w:rPrChange>
        </w:rPr>
        <w:t>Upda</w:t>
      </w:r>
      <w:r w:rsidR="0058714D" w:rsidRPr="00103DCA">
        <w:rPr>
          <w:rFonts w:ascii="Tahoma" w:hAnsi="Tahoma" w:cs="Tahoma"/>
          <w:color w:val="000000"/>
          <w:sz w:val="24"/>
          <w:szCs w:val="24"/>
          <w:rPrChange w:id="3240" w:author="רינת אביטל" w:date="2022-05-12T09:18:00Z">
            <w:rPr>
              <w:rFonts w:ascii="Consolas" w:hAnsi="Consolas" w:cs="Consolas"/>
              <w:color w:val="000000"/>
              <w:sz w:val="28"/>
              <w:szCs w:val="28"/>
            </w:rPr>
          </w:rPrChange>
        </w:rPr>
        <w:t>te</w:t>
      </w:r>
      <w:r w:rsidRPr="00103DCA">
        <w:rPr>
          <w:rFonts w:ascii="Tahoma" w:hAnsi="Tahoma" w:cs="Tahoma"/>
          <w:sz w:val="40"/>
          <w:szCs w:val="40"/>
          <w:rtl/>
          <w:rPrChange w:id="3241" w:author="רינת אביטל" w:date="2022-05-12T09:18:00Z">
            <w:rPr>
              <w:rFonts w:hint="cs"/>
              <w:sz w:val="44"/>
              <w:szCs w:val="44"/>
              <w:rtl/>
            </w:rPr>
          </w:rPrChange>
        </w:rPr>
        <w:t xml:space="preserve"> </w:t>
      </w:r>
      <w:r w:rsidRPr="00103DCA">
        <w:rPr>
          <w:rFonts w:ascii="Tahoma" w:hAnsi="Tahoma" w:cs="Tahoma"/>
          <w:sz w:val="24"/>
          <w:szCs w:val="24"/>
          <w:rtl/>
          <w:rPrChange w:id="3242" w:author="רינת אביטל" w:date="2022-05-12T09:18:00Z">
            <w:rPr>
              <w:sz w:val="28"/>
              <w:szCs w:val="28"/>
              <w:rtl/>
            </w:rPr>
          </w:rPrChange>
        </w:rPr>
        <w:t>–</w:t>
      </w:r>
      <w:r w:rsidRPr="00103DCA">
        <w:rPr>
          <w:rFonts w:ascii="Tahoma" w:hAnsi="Tahoma" w:cs="Tahoma"/>
          <w:sz w:val="24"/>
          <w:szCs w:val="24"/>
          <w:rtl/>
          <w:rPrChange w:id="3243" w:author="רינת אביטל" w:date="2022-05-12T09:18:00Z">
            <w:rPr>
              <w:rFonts w:hint="cs"/>
              <w:sz w:val="28"/>
              <w:szCs w:val="28"/>
              <w:rtl/>
            </w:rPr>
          </w:rPrChange>
        </w:rPr>
        <w:t xml:space="preserve"> עדכון נתוני משתמש.</w:t>
      </w:r>
    </w:p>
    <w:p w14:paraId="03F85FCC" w14:textId="3198E120" w:rsidR="009107E6" w:rsidRPr="00103DCA" w:rsidRDefault="009107E6" w:rsidP="0058714D">
      <w:pPr>
        <w:ind w:firstLine="720"/>
        <w:jc w:val="both"/>
        <w:rPr>
          <w:rFonts w:ascii="Tahoma" w:hAnsi="Tahoma" w:cs="Tahoma"/>
          <w:sz w:val="24"/>
          <w:szCs w:val="24"/>
          <w:rtl/>
          <w:rPrChange w:id="3244" w:author="רינת אביטל" w:date="2022-05-12T09:18:00Z">
            <w:rPr>
              <w:sz w:val="28"/>
              <w:szCs w:val="28"/>
              <w:rtl/>
            </w:rPr>
          </w:rPrChange>
        </w:rPr>
      </w:pPr>
      <w:r w:rsidRPr="00103DCA">
        <w:rPr>
          <w:rFonts w:ascii="Tahoma" w:hAnsi="Tahoma" w:cs="Tahoma"/>
          <w:color w:val="000000"/>
          <w:sz w:val="24"/>
          <w:szCs w:val="24"/>
          <w:rPrChange w:id="3245" w:author="רינת אביטל" w:date="2022-05-12T09:18:00Z">
            <w:rPr>
              <w:rFonts w:ascii="Consolas" w:hAnsi="Consolas" w:cs="Consolas"/>
              <w:color w:val="000000"/>
              <w:sz w:val="28"/>
              <w:szCs w:val="28"/>
            </w:rPr>
          </w:rPrChange>
        </w:rPr>
        <w:t>Delete</w:t>
      </w:r>
      <w:r w:rsidRPr="00103DCA">
        <w:rPr>
          <w:rFonts w:ascii="Tahoma" w:hAnsi="Tahoma" w:cs="Tahoma"/>
          <w:sz w:val="40"/>
          <w:szCs w:val="40"/>
          <w:rtl/>
          <w:rPrChange w:id="3246" w:author="רינת אביטל" w:date="2022-05-12T09:18:00Z">
            <w:rPr>
              <w:rFonts w:hint="cs"/>
              <w:sz w:val="44"/>
              <w:szCs w:val="44"/>
              <w:rtl/>
            </w:rPr>
          </w:rPrChange>
        </w:rPr>
        <w:t xml:space="preserve"> </w:t>
      </w:r>
      <w:r w:rsidRPr="00103DCA">
        <w:rPr>
          <w:rFonts w:ascii="Tahoma" w:hAnsi="Tahoma" w:cs="Tahoma"/>
          <w:sz w:val="24"/>
          <w:szCs w:val="24"/>
          <w:rtl/>
          <w:rPrChange w:id="3247" w:author="רינת אביטל" w:date="2022-05-12T09:18:00Z">
            <w:rPr>
              <w:sz w:val="28"/>
              <w:szCs w:val="28"/>
              <w:rtl/>
            </w:rPr>
          </w:rPrChange>
        </w:rPr>
        <w:t>–</w:t>
      </w:r>
      <w:r w:rsidRPr="00103DCA">
        <w:rPr>
          <w:rFonts w:ascii="Tahoma" w:hAnsi="Tahoma" w:cs="Tahoma"/>
          <w:sz w:val="24"/>
          <w:szCs w:val="24"/>
          <w:rtl/>
          <w:rPrChange w:id="3248" w:author="רינת אביטל" w:date="2022-05-12T09:18:00Z">
            <w:rPr>
              <w:rFonts w:hint="cs"/>
              <w:sz w:val="28"/>
              <w:szCs w:val="28"/>
              <w:rtl/>
            </w:rPr>
          </w:rPrChange>
        </w:rPr>
        <w:t xml:space="preserve"> הסרת משתמש מהמערכת.</w:t>
      </w:r>
    </w:p>
    <w:p w14:paraId="5FF8C11F" w14:textId="257E43F6" w:rsidR="00401A68" w:rsidRPr="00103DCA" w:rsidRDefault="00401A68" w:rsidP="0058714D">
      <w:pPr>
        <w:jc w:val="both"/>
        <w:rPr>
          <w:rFonts w:ascii="Tahoma" w:hAnsi="Tahoma" w:cs="Tahoma"/>
          <w:sz w:val="24"/>
          <w:szCs w:val="24"/>
          <w:rtl/>
          <w:rPrChange w:id="3249" w:author="רינת אביטל" w:date="2022-05-12T09:18:00Z">
            <w:rPr>
              <w:sz w:val="28"/>
              <w:szCs w:val="28"/>
              <w:rtl/>
            </w:rPr>
          </w:rPrChange>
        </w:rPr>
      </w:pPr>
    </w:p>
    <w:p w14:paraId="63FBE0F6" w14:textId="251F8E59" w:rsidR="00401A68" w:rsidRPr="00103DCA" w:rsidRDefault="00401A68" w:rsidP="0058714D">
      <w:pPr>
        <w:jc w:val="both"/>
        <w:rPr>
          <w:rFonts w:ascii="Tahoma" w:hAnsi="Tahoma" w:cs="Tahoma"/>
          <w:sz w:val="24"/>
          <w:szCs w:val="24"/>
          <w:rtl/>
          <w:rPrChange w:id="3250" w:author="רינת אביטל" w:date="2022-05-12T09:18:00Z">
            <w:rPr>
              <w:sz w:val="28"/>
              <w:szCs w:val="28"/>
              <w:rtl/>
            </w:rPr>
          </w:rPrChange>
        </w:rPr>
      </w:pPr>
      <w:r w:rsidRPr="00103DCA">
        <w:rPr>
          <w:rFonts w:ascii="Tahoma" w:hAnsi="Tahoma" w:cs="Tahoma"/>
          <w:b/>
          <w:bCs/>
          <w:sz w:val="32"/>
          <w:szCs w:val="32"/>
          <w:rPrChange w:id="3251" w:author="רינת אביטל" w:date="2022-05-12T09:18:00Z">
            <w:rPr>
              <w:rFonts w:hint="cs"/>
              <w:b/>
              <w:bCs/>
              <w:sz w:val="36"/>
              <w:szCs w:val="36"/>
            </w:rPr>
          </w:rPrChange>
        </w:rPr>
        <w:t>B</w:t>
      </w:r>
      <w:r w:rsidR="006F799E" w:rsidRPr="00103DCA">
        <w:rPr>
          <w:rFonts w:ascii="Tahoma" w:hAnsi="Tahoma" w:cs="Tahoma"/>
          <w:b/>
          <w:bCs/>
          <w:sz w:val="32"/>
          <w:szCs w:val="32"/>
          <w:rPrChange w:id="3252" w:author="רינת אביטל" w:date="2022-05-12T09:18:00Z">
            <w:rPr>
              <w:b/>
              <w:bCs/>
              <w:sz w:val="36"/>
              <w:szCs w:val="36"/>
            </w:rPr>
          </w:rPrChange>
        </w:rPr>
        <w:t>L</w:t>
      </w:r>
      <w:r w:rsidRPr="00103DCA">
        <w:rPr>
          <w:rFonts w:ascii="Tahoma" w:hAnsi="Tahoma" w:cs="Tahoma"/>
          <w:b/>
          <w:bCs/>
          <w:sz w:val="32"/>
          <w:szCs w:val="32"/>
          <w:rPrChange w:id="3253" w:author="רינת אביטל" w:date="2022-05-12T09:18:00Z">
            <w:rPr>
              <w:b/>
              <w:bCs/>
              <w:sz w:val="36"/>
              <w:szCs w:val="36"/>
            </w:rPr>
          </w:rPrChange>
        </w:rPr>
        <w:t xml:space="preserve"> </w:t>
      </w:r>
      <w:r w:rsidRPr="00103DCA">
        <w:rPr>
          <w:rFonts w:ascii="Tahoma" w:hAnsi="Tahoma" w:cs="Tahoma"/>
          <w:b/>
          <w:bCs/>
          <w:sz w:val="32"/>
          <w:szCs w:val="32"/>
          <w:rtl/>
          <w:rPrChange w:id="3254" w:author="רינת אביטל" w:date="2022-05-12T09:18:00Z">
            <w:rPr>
              <w:rFonts w:hint="cs"/>
              <w:b/>
              <w:bCs/>
              <w:sz w:val="36"/>
              <w:szCs w:val="36"/>
              <w:rtl/>
            </w:rPr>
          </w:rPrChange>
        </w:rPr>
        <w:t xml:space="preserve"> </w:t>
      </w:r>
      <w:r w:rsidRPr="00103DCA">
        <w:rPr>
          <w:rFonts w:ascii="Tahoma" w:hAnsi="Tahoma" w:cs="Tahoma"/>
          <w:b/>
          <w:bCs/>
          <w:sz w:val="28"/>
          <w:szCs w:val="28"/>
          <w:rtl/>
          <w:rPrChange w:id="3255" w:author="רינת אביטל" w:date="2022-05-12T09:18:00Z">
            <w:rPr>
              <w:b/>
              <w:bCs/>
              <w:sz w:val="32"/>
              <w:szCs w:val="32"/>
              <w:rtl/>
            </w:rPr>
          </w:rPrChange>
        </w:rPr>
        <w:t>–</w:t>
      </w:r>
      <w:r w:rsidRPr="00103DCA">
        <w:rPr>
          <w:rFonts w:ascii="Tahoma" w:hAnsi="Tahoma" w:cs="Tahoma"/>
          <w:b/>
          <w:bCs/>
          <w:sz w:val="28"/>
          <w:szCs w:val="28"/>
          <w:rtl/>
          <w:rPrChange w:id="3256" w:author="רינת אביטל" w:date="2022-05-12T09:18:00Z">
            <w:rPr>
              <w:rFonts w:hint="cs"/>
              <w:b/>
              <w:bCs/>
              <w:sz w:val="32"/>
              <w:szCs w:val="32"/>
              <w:rtl/>
            </w:rPr>
          </w:rPrChange>
        </w:rPr>
        <w:t xml:space="preserve"> </w:t>
      </w:r>
      <w:r w:rsidRPr="00103DCA">
        <w:rPr>
          <w:rFonts w:ascii="Tahoma" w:hAnsi="Tahoma" w:cs="Tahoma"/>
          <w:sz w:val="24"/>
          <w:szCs w:val="24"/>
          <w:rtl/>
          <w:rPrChange w:id="3257" w:author="רינת אביטל" w:date="2022-05-12T09:18:00Z">
            <w:rPr>
              <w:rFonts w:hint="cs"/>
              <w:sz w:val="28"/>
              <w:szCs w:val="28"/>
              <w:rtl/>
            </w:rPr>
          </w:rPrChange>
        </w:rPr>
        <w:t xml:space="preserve">השכבה שמעל ה </w:t>
      </w:r>
      <w:r w:rsidRPr="00103DCA">
        <w:rPr>
          <w:rFonts w:ascii="Tahoma" w:hAnsi="Tahoma" w:cs="Tahoma"/>
          <w:sz w:val="24"/>
          <w:szCs w:val="24"/>
          <w:rtl/>
          <w:rPrChange w:id="3258" w:author="רינת אביטל" w:date="2022-05-12T09:18:00Z">
            <w:rPr>
              <w:sz w:val="28"/>
              <w:szCs w:val="28"/>
              <w:rtl/>
            </w:rPr>
          </w:rPrChange>
        </w:rPr>
        <w:t>–</w:t>
      </w:r>
      <w:r w:rsidR="006F799E" w:rsidRPr="00103DCA">
        <w:rPr>
          <w:rFonts w:ascii="Tahoma" w:hAnsi="Tahoma" w:cs="Tahoma"/>
          <w:sz w:val="24"/>
          <w:szCs w:val="24"/>
          <w:rtl/>
          <w:rPrChange w:id="3259" w:author="רינת אביטל" w:date="2022-05-12T09:18:00Z">
            <w:rPr>
              <w:rFonts w:hint="cs"/>
              <w:sz w:val="28"/>
              <w:szCs w:val="28"/>
              <w:rtl/>
            </w:rPr>
          </w:rPrChange>
        </w:rPr>
        <w:t xml:space="preserve"> </w:t>
      </w:r>
      <w:r w:rsidRPr="00103DCA">
        <w:rPr>
          <w:rFonts w:ascii="Tahoma" w:hAnsi="Tahoma" w:cs="Tahoma"/>
          <w:sz w:val="24"/>
          <w:szCs w:val="24"/>
          <w:rPrChange w:id="3260" w:author="רינת אביטל" w:date="2022-05-12T09:18:00Z">
            <w:rPr>
              <w:sz w:val="28"/>
              <w:szCs w:val="28"/>
            </w:rPr>
          </w:rPrChange>
        </w:rPr>
        <w:t>DAL</w:t>
      </w:r>
      <w:r w:rsidR="006F799E" w:rsidRPr="00103DCA">
        <w:rPr>
          <w:rFonts w:ascii="Tahoma" w:hAnsi="Tahoma" w:cs="Tahoma"/>
          <w:sz w:val="24"/>
          <w:szCs w:val="24"/>
          <w:rtl/>
          <w:rPrChange w:id="3261" w:author="רינת אביטל" w:date="2022-05-12T09:18:00Z">
            <w:rPr>
              <w:rFonts w:hint="cs"/>
              <w:sz w:val="28"/>
              <w:szCs w:val="28"/>
              <w:rtl/>
            </w:rPr>
          </w:rPrChange>
        </w:rPr>
        <w:t xml:space="preserve"> היא מקשרת בין ה - </w:t>
      </w:r>
      <w:r w:rsidR="006F799E" w:rsidRPr="00103DCA">
        <w:rPr>
          <w:rFonts w:ascii="Tahoma" w:hAnsi="Tahoma" w:cs="Tahoma"/>
          <w:sz w:val="24"/>
          <w:szCs w:val="24"/>
          <w:rPrChange w:id="3262" w:author="רינת אביטל" w:date="2022-05-12T09:18:00Z">
            <w:rPr>
              <w:rFonts w:hint="cs"/>
              <w:sz w:val="28"/>
              <w:szCs w:val="28"/>
            </w:rPr>
          </w:rPrChange>
        </w:rPr>
        <w:t>DAL</w:t>
      </w:r>
      <w:r w:rsidR="006F799E" w:rsidRPr="00103DCA">
        <w:rPr>
          <w:rFonts w:ascii="Tahoma" w:hAnsi="Tahoma" w:cs="Tahoma"/>
          <w:sz w:val="24"/>
          <w:szCs w:val="24"/>
          <w:rtl/>
          <w:rPrChange w:id="3263" w:author="רינת אביטל" w:date="2022-05-12T09:18:00Z">
            <w:rPr>
              <w:rFonts w:hint="cs"/>
              <w:sz w:val="28"/>
              <w:szCs w:val="28"/>
              <w:rtl/>
            </w:rPr>
          </w:rPrChange>
        </w:rPr>
        <w:t xml:space="preserve"> ל -</w:t>
      </w:r>
      <w:r w:rsidR="006F799E" w:rsidRPr="00103DCA">
        <w:rPr>
          <w:rFonts w:ascii="Tahoma" w:hAnsi="Tahoma" w:cs="Tahoma"/>
          <w:sz w:val="24"/>
          <w:szCs w:val="24"/>
          <w:rPrChange w:id="3264" w:author="רינת אביטל" w:date="2022-05-12T09:18:00Z">
            <w:rPr>
              <w:rFonts w:hint="cs"/>
              <w:sz w:val="28"/>
              <w:szCs w:val="28"/>
            </w:rPr>
          </w:rPrChange>
        </w:rPr>
        <w:t xml:space="preserve">API </w:t>
      </w:r>
      <w:r w:rsidRPr="00103DCA">
        <w:rPr>
          <w:rFonts w:ascii="Tahoma" w:hAnsi="Tahoma" w:cs="Tahoma"/>
          <w:sz w:val="24"/>
          <w:szCs w:val="24"/>
          <w:rtl/>
          <w:rPrChange w:id="3265" w:author="רינת אביטל" w:date="2022-05-12T09:18:00Z">
            <w:rPr>
              <w:rFonts w:hint="cs"/>
              <w:sz w:val="28"/>
              <w:szCs w:val="28"/>
              <w:rtl/>
            </w:rPr>
          </w:rPrChange>
        </w:rPr>
        <w:t xml:space="preserve">. השכבה </w:t>
      </w:r>
      <w:r w:rsidR="006F799E" w:rsidRPr="00103DCA">
        <w:rPr>
          <w:rFonts w:ascii="Tahoma" w:hAnsi="Tahoma" w:cs="Tahoma"/>
          <w:sz w:val="24"/>
          <w:szCs w:val="24"/>
          <w:rtl/>
          <w:rPrChange w:id="3266" w:author="רינת אביטל" w:date="2022-05-12T09:18:00Z">
            <w:rPr>
              <w:rFonts w:hint="cs"/>
              <w:sz w:val="28"/>
              <w:szCs w:val="28"/>
              <w:rtl/>
            </w:rPr>
          </w:rPrChange>
        </w:rPr>
        <w:t xml:space="preserve">          </w:t>
      </w:r>
      <w:r w:rsidRPr="00103DCA">
        <w:rPr>
          <w:rFonts w:ascii="Tahoma" w:hAnsi="Tahoma" w:cs="Tahoma"/>
          <w:sz w:val="24"/>
          <w:szCs w:val="24"/>
          <w:rtl/>
          <w:rPrChange w:id="3267" w:author="רינת אביטל" w:date="2022-05-12T09:18:00Z">
            <w:rPr>
              <w:rFonts w:hint="cs"/>
              <w:sz w:val="28"/>
              <w:szCs w:val="28"/>
              <w:rtl/>
            </w:rPr>
          </w:rPrChange>
        </w:rPr>
        <w:t>אחראית על כל החלק הלוגי של המערכת.</w:t>
      </w:r>
    </w:p>
    <w:p w14:paraId="390026EB" w14:textId="55E1D252" w:rsidR="006F799E" w:rsidRPr="00103DCA" w:rsidRDefault="006F799E" w:rsidP="0058714D">
      <w:pPr>
        <w:jc w:val="both"/>
        <w:rPr>
          <w:rFonts w:ascii="Tahoma" w:hAnsi="Tahoma" w:cs="Tahoma"/>
          <w:sz w:val="24"/>
          <w:szCs w:val="24"/>
          <w:rtl/>
          <w:rPrChange w:id="3268" w:author="רינת אביטל" w:date="2022-05-12T09:18:00Z">
            <w:rPr>
              <w:sz w:val="28"/>
              <w:szCs w:val="28"/>
              <w:rtl/>
            </w:rPr>
          </w:rPrChange>
        </w:rPr>
      </w:pPr>
      <w:r w:rsidRPr="00103DCA">
        <w:rPr>
          <w:rFonts w:ascii="Tahoma" w:hAnsi="Tahoma" w:cs="Tahoma"/>
          <w:b/>
          <w:bCs/>
          <w:sz w:val="24"/>
          <w:szCs w:val="24"/>
          <w:rtl/>
          <w:rPrChange w:id="3269" w:author="רינת אביטל" w:date="2022-05-12T09:18:00Z">
            <w:rPr>
              <w:rFonts w:hint="cs"/>
              <w:b/>
              <w:bCs/>
              <w:sz w:val="28"/>
              <w:szCs w:val="28"/>
              <w:rtl/>
            </w:rPr>
          </w:rPrChange>
        </w:rPr>
        <w:t xml:space="preserve">המחלקות הקיימות בשכבה: </w:t>
      </w:r>
    </w:p>
    <w:p w14:paraId="534E8288" w14:textId="2EA36CBE" w:rsidR="006F799E" w:rsidRPr="00103DCA" w:rsidRDefault="006F799E" w:rsidP="0058714D">
      <w:pPr>
        <w:pStyle w:val="a8"/>
        <w:numPr>
          <w:ilvl w:val="0"/>
          <w:numId w:val="44"/>
        </w:numPr>
        <w:jc w:val="both"/>
        <w:rPr>
          <w:rFonts w:ascii="Tahoma" w:hAnsi="Tahoma" w:cs="Tahoma"/>
          <w:b/>
          <w:bCs/>
          <w:sz w:val="24"/>
          <w:szCs w:val="24"/>
          <w:rPrChange w:id="3270" w:author="רינת אביטל" w:date="2022-05-12T09:18:00Z">
            <w:rPr>
              <w:b/>
              <w:bCs/>
              <w:sz w:val="28"/>
              <w:szCs w:val="28"/>
            </w:rPr>
          </w:rPrChange>
        </w:rPr>
      </w:pPr>
      <w:r w:rsidRPr="00103DCA">
        <w:rPr>
          <w:rFonts w:ascii="Tahoma" w:hAnsi="Tahoma" w:cs="Tahoma"/>
          <w:b/>
          <w:bCs/>
          <w:sz w:val="24"/>
          <w:szCs w:val="24"/>
          <w:rPrChange w:id="3271" w:author="רינת אביטל" w:date="2022-05-12T09:18:00Z">
            <w:rPr>
              <w:b/>
              <w:bCs/>
              <w:sz w:val="28"/>
              <w:szCs w:val="28"/>
            </w:rPr>
          </w:rPrChange>
        </w:rPr>
        <w:t>userManager</w:t>
      </w:r>
      <w:r w:rsidRPr="00103DCA">
        <w:rPr>
          <w:rFonts w:ascii="Tahoma" w:hAnsi="Tahoma" w:cs="Tahoma"/>
          <w:b/>
          <w:bCs/>
          <w:sz w:val="24"/>
          <w:szCs w:val="24"/>
          <w:rtl/>
          <w:rPrChange w:id="3272" w:author="רינת אביטל" w:date="2022-05-12T09:18:00Z">
            <w:rPr>
              <w:rFonts w:hint="cs"/>
              <w:b/>
              <w:bCs/>
              <w:sz w:val="28"/>
              <w:szCs w:val="28"/>
              <w:rtl/>
            </w:rPr>
          </w:rPrChange>
        </w:rPr>
        <w:t xml:space="preserve"> </w:t>
      </w:r>
      <w:r w:rsidR="00BB7204" w:rsidRPr="00103DCA">
        <w:rPr>
          <w:rFonts w:ascii="Tahoma" w:hAnsi="Tahoma" w:cs="Tahoma"/>
          <w:b/>
          <w:bCs/>
          <w:sz w:val="24"/>
          <w:szCs w:val="24"/>
          <w:rtl/>
          <w:rPrChange w:id="3273" w:author="רינת אביטל" w:date="2022-05-12T09:18:00Z">
            <w:rPr>
              <w:b/>
              <w:bCs/>
              <w:sz w:val="28"/>
              <w:szCs w:val="28"/>
              <w:rtl/>
            </w:rPr>
          </w:rPrChange>
        </w:rPr>
        <w:t>–</w:t>
      </w:r>
      <w:r w:rsidRPr="00103DCA">
        <w:rPr>
          <w:rFonts w:ascii="Tahoma" w:hAnsi="Tahoma" w:cs="Tahoma"/>
          <w:b/>
          <w:bCs/>
          <w:sz w:val="24"/>
          <w:szCs w:val="24"/>
          <w:rtl/>
          <w:rPrChange w:id="3274" w:author="רינת אביטל" w:date="2022-05-12T09:18:00Z">
            <w:rPr>
              <w:rFonts w:hint="cs"/>
              <w:b/>
              <w:bCs/>
              <w:sz w:val="28"/>
              <w:szCs w:val="28"/>
              <w:rtl/>
            </w:rPr>
          </w:rPrChange>
        </w:rPr>
        <w:t xml:space="preserve"> </w:t>
      </w:r>
      <w:r w:rsidR="00BB7204" w:rsidRPr="00103DCA">
        <w:rPr>
          <w:rFonts w:ascii="Tahoma" w:hAnsi="Tahoma" w:cs="Tahoma"/>
          <w:sz w:val="24"/>
          <w:szCs w:val="24"/>
          <w:rtl/>
          <w:rPrChange w:id="3275" w:author="רינת אביטל" w:date="2022-05-12T09:18:00Z">
            <w:rPr>
              <w:rFonts w:hint="cs"/>
              <w:sz w:val="28"/>
              <w:szCs w:val="28"/>
              <w:rtl/>
            </w:rPr>
          </w:rPrChange>
        </w:rPr>
        <w:t>במחלקה קיימות פונקציות שמשמשות לניהול המשתמשים במערכת:</w:t>
      </w:r>
    </w:p>
    <w:p w14:paraId="4E8F73F6" w14:textId="716A3E3D" w:rsidR="00BB7204" w:rsidRPr="00103DCA" w:rsidRDefault="00BB7204" w:rsidP="0058714D">
      <w:pPr>
        <w:ind w:left="360" w:firstLine="360"/>
        <w:jc w:val="both"/>
        <w:rPr>
          <w:rFonts w:ascii="Tahoma" w:hAnsi="Tahoma" w:cs="Tahoma"/>
          <w:sz w:val="24"/>
          <w:szCs w:val="24"/>
          <w:rtl/>
          <w:rPrChange w:id="3276" w:author="רינת אביטל" w:date="2022-05-12T09:18:00Z">
            <w:rPr>
              <w:sz w:val="28"/>
              <w:szCs w:val="28"/>
              <w:rtl/>
            </w:rPr>
          </w:rPrChange>
        </w:rPr>
      </w:pPr>
      <w:r w:rsidRPr="00103DCA">
        <w:rPr>
          <w:rFonts w:ascii="Tahoma" w:hAnsi="Tahoma" w:cs="Tahoma"/>
          <w:color w:val="000000"/>
          <w:sz w:val="24"/>
          <w:szCs w:val="24"/>
          <w:rPrChange w:id="3277" w:author="רינת אביטל" w:date="2022-05-12T09:18:00Z">
            <w:rPr>
              <w:rFonts w:ascii="Consolas" w:hAnsi="Consolas" w:cs="Consolas"/>
              <w:color w:val="000000"/>
              <w:sz w:val="28"/>
              <w:szCs w:val="28"/>
            </w:rPr>
          </w:rPrChange>
        </w:rPr>
        <w:t>GetUsers</w:t>
      </w:r>
      <w:r w:rsidRPr="00103DCA">
        <w:rPr>
          <w:rFonts w:ascii="Tahoma" w:hAnsi="Tahoma" w:cs="Tahoma"/>
          <w:b/>
          <w:bCs/>
          <w:sz w:val="40"/>
          <w:szCs w:val="40"/>
          <w:rtl/>
          <w:rPrChange w:id="3278" w:author="רינת אביטל" w:date="2022-05-12T09:18:00Z">
            <w:rPr>
              <w:rFonts w:hint="cs"/>
              <w:b/>
              <w:bCs/>
              <w:sz w:val="44"/>
              <w:szCs w:val="44"/>
              <w:rtl/>
            </w:rPr>
          </w:rPrChange>
        </w:rPr>
        <w:t xml:space="preserve"> </w:t>
      </w:r>
      <w:r w:rsidRPr="00103DCA">
        <w:rPr>
          <w:rFonts w:ascii="Tahoma" w:hAnsi="Tahoma" w:cs="Tahoma"/>
          <w:sz w:val="24"/>
          <w:szCs w:val="24"/>
          <w:rtl/>
          <w:rPrChange w:id="3279" w:author="רינת אביטל" w:date="2022-05-12T09:18:00Z">
            <w:rPr>
              <w:sz w:val="28"/>
              <w:szCs w:val="28"/>
              <w:rtl/>
            </w:rPr>
          </w:rPrChange>
        </w:rPr>
        <w:t>–</w:t>
      </w:r>
      <w:r w:rsidRPr="00103DCA">
        <w:rPr>
          <w:rFonts w:ascii="Tahoma" w:hAnsi="Tahoma" w:cs="Tahoma"/>
          <w:b/>
          <w:bCs/>
          <w:sz w:val="40"/>
          <w:szCs w:val="40"/>
          <w:rtl/>
          <w:rPrChange w:id="3280" w:author="רינת אביטל" w:date="2022-05-12T09:18:00Z">
            <w:rPr>
              <w:rFonts w:hint="cs"/>
              <w:b/>
              <w:bCs/>
              <w:sz w:val="44"/>
              <w:szCs w:val="44"/>
              <w:rtl/>
            </w:rPr>
          </w:rPrChange>
        </w:rPr>
        <w:t xml:space="preserve"> </w:t>
      </w:r>
      <w:r w:rsidRPr="00103DCA">
        <w:rPr>
          <w:rFonts w:ascii="Tahoma" w:hAnsi="Tahoma" w:cs="Tahoma"/>
          <w:sz w:val="24"/>
          <w:szCs w:val="24"/>
          <w:rtl/>
          <w:rPrChange w:id="3281" w:author="רינת אביטל" w:date="2022-05-12T09:18:00Z">
            <w:rPr>
              <w:rFonts w:hint="cs"/>
              <w:sz w:val="28"/>
              <w:szCs w:val="28"/>
              <w:rtl/>
            </w:rPr>
          </w:rPrChange>
        </w:rPr>
        <w:t xml:space="preserve">הפונקציה מחזירה משתמש מסוג </w:t>
      </w:r>
      <w:r w:rsidRPr="00103DCA">
        <w:rPr>
          <w:rFonts w:ascii="Tahoma" w:hAnsi="Tahoma" w:cs="Tahoma"/>
          <w:sz w:val="24"/>
          <w:szCs w:val="24"/>
          <w:rPrChange w:id="3282" w:author="רינת אביטל" w:date="2022-05-12T09:18:00Z">
            <w:rPr>
              <w:sz w:val="28"/>
              <w:szCs w:val="28"/>
            </w:rPr>
          </w:rPrChange>
        </w:rPr>
        <w:t>List</w:t>
      </w:r>
      <w:r w:rsidRPr="00103DCA">
        <w:rPr>
          <w:rFonts w:ascii="Tahoma" w:hAnsi="Tahoma" w:cs="Tahoma"/>
          <w:sz w:val="24"/>
          <w:szCs w:val="24"/>
          <w:rtl/>
          <w:rPrChange w:id="3283" w:author="רינת אביטל" w:date="2022-05-12T09:18:00Z">
            <w:rPr>
              <w:rFonts w:hint="cs"/>
              <w:sz w:val="28"/>
              <w:szCs w:val="28"/>
              <w:rtl/>
            </w:rPr>
          </w:rPrChange>
        </w:rPr>
        <w:t>.</w:t>
      </w:r>
    </w:p>
    <w:p w14:paraId="13E2AB0A" w14:textId="2C5FA810" w:rsidR="00BB7204" w:rsidRPr="00103DCA" w:rsidRDefault="00BB7204" w:rsidP="0058714D">
      <w:pPr>
        <w:ind w:firstLine="720"/>
        <w:jc w:val="both"/>
        <w:rPr>
          <w:rFonts w:ascii="Tahoma" w:hAnsi="Tahoma" w:cs="Tahoma"/>
          <w:sz w:val="24"/>
          <w:szCs w:val="24"/>
          <w:rtl/>
          <w:rPrChange w:id="3284" w:author="רינת אביטל" w:date="2022-05-12T09:18:00Z">
            <w:rPr>
              <w:sz w:val="28"/>
              <w:szCs w:val="28"/>
              <w:rtl/>
            </w:rPr>
          </w:rPrChange>
        </w:rPr>
      </w:pPr>
      <w:r w:rsidRPr="00103DCA">
        <w:rPr>
          <w:rFonts w:ascii="Tahoma" w:hAnsi="Tahoma" w:cs="Tahoma"/>
          <w:color w:val="000000"/>
          <w:sz w:val="24"/>
          <w:szCs w:val="24"/>
          <w:rPrChange w:id="3285" w:author="רינת אביטל" w:date="2022-05-12T09:18:00Z">
            <w:rPr>
              <w:rFonts w:ascii="Consolas" w:hAnsi="Consolas" w:cs="Consolas"/>
              <w:color w:val="000000"/>
              <w:sz w:val="28"/>
              <w:szCs w:val="28"/>
            </w:rPr>
          </w:rPrChange>
        </w:rPr>
        <w:t>SignUp</w:t>
      </w:r>
      <w:r w:rsidRPr="00103DCA">
        <w:rPr>
          <w:rFonts w:ascii="Tahoma" w:hAnsi="Tahoma" w:cs="Tahoma"/>
          <w:sz w:val="40"/>
          <w:szCs w:val="40"/>
          <w:rtl/>
          <w:rPrChange w:id="3286" w:author="רינת אביטל" w:date="2022-05-12T09:18:00Z">
            <w:rPr>
              <w:rFonts w:hint="cs"/>
              <w:sz w:val="44"/>
              <w:szCs w:val="44"/>
              <w:rtl/>
            </w:rPr>
          </w:rPrChange>
        </w:rPr>
        <w:t xml:space="preserve"> </w:t>
      </w:r>
      <w:r w:rsidRPr="00103DCA">
        <w:rPr>
          <w:rFonts w:ascii="Tahoma" w:hAnsi="Tahoma" w:cs="Tahoma"/>
          <w:sz w:val="24"/>
          <w:szCs w:val="24"/>
          <w:rtl/>
          <w:rPrChange w:id="3287" w:author="רינת אביטל" w:date="2022-05-12T09:18:00Z">
            <w:rPr>
              <w:sz w:val="28"/>
              <w:szCs w:val="28"/>
              <w:rtl/>
            </w:rPr>
          </w:rPrChange>
        </w:rPr>
        <w:t>–</w:t>
      </w:r>
      <w:r w:rsidRPr="00103DCA">
        <w:rPr>
          <w:rFonts w:ascii="Tahoma" w:hAnsi="Tahoma" w:cs="Tahoma"/>
          <w:sz w:val="24"/>
          <w:szCs w:val="24"/>
          <w:rtl/>
          <w:rPrChange w:id="3288" w:author="רינת אביטל" w:date="2022-05-12T09:18:00Z">
            <w:rPr>
              <w:rFonts w:hint="cs"/>
              <w:sz w:val="28"/>
              <w:szCs w:val="28"/>
              <w:rtl/>
            </w:rPr>
          </w:rPrChange>
        </w:rPr>
        <w:t xml:space="preserve"> פונקציית הרשמה למערכת.</w:t>
      </w:r>
    </w:p>
    <w:p w14:paraId="6CBF37C4" w14:textId="74824C08" w:rsidR="00BB7204" w:rsidRPr="00103DCA" w:rsidRDefault="00BB7204" w:rsidP="0058714D">
      <w:pPr>
        <w:pStyle w:val="a8"/>
        <w:jc w:val="both"/>
        <w:rPr>
          <w:rFonts w:ascii="Tahoma" w:hAnsi="Tahoma" w:cs="Tahoma"/>
          <w:sz w:val="24"/>
          <w:szCs w:val="24"/>
          <w:rtl/>
          <w:rPrChange w:id="3289" w:author="רינת אביטל" w:date="2022-05-12T09:18:00Z">
            <w:rPr>
              <w:sz w:val="28"/>
              <w:szCs w:val="28"/>
              <w:rtl/>
            </w:rPr>
          </w:rPrChange>
        </w:rPr>
      </w:pPr>
      <w:r w:rsidRPr="00103DCA">
        <w:rPr>
          <w:rFonts w:ascii="Tahoma" w:hAnsi="Tahoma" w:cs="Tahoma"/>
          <w:color w:val="000000"/>
          <w:sz w:val="24"/>
          <w:szCs w:val="24"/>
          <w:rPrChange w:id="3290" w:author="רינת אביטל" w:date="2022-05-12T09:18:00Z">
            <w:rPr>
              <w:rFonts w:ascii="Consolas" w:hAnsi="Consolas" w:cs="Consolas"/>
              <w:color w:val="000000"/>
              <w:sz w:val="28"/>
              <w:szCs w:val="28"/>
            </w:rPr>
          </w:rPrChange>
        </w:rPr>
        <w:t>SignIn</w:t>
      </w:r>
      <w:r w:rsidRPr="00103DCA">
        <w:rPr>
          <w:rFonts w:ascii="Tahoma" w:hAnsi="Tahoma" w:cs="Tahoma"/>
          <w:sz w:val="40"/>
          <w:szCs w:val="40"/>
          <w:rtl/>
          <w:rPrChange w:id="3291" w:author="רינת אביטל" w:date="2022-05-12T09:18:00Z">
            <w:rPr>
              <w:rFonts w:hint="cs"/>
              <w:sz w:val="44"/>
              <w:szCs w:val="44"/>
              <w:rtl/>
            </w:rPr>
          </w:rPrChange>
        </w:rPr>
        <w:t xml:space="preserve"> </w:t>
      </w:r>
      <w:r w:rsidRPr="00103DCA">
        <w:rPr>
          <w:rFonts w:ascii="Tahoma" w:hAnsi="Tahoma" w:cs="Tahoma"/>
          <w:sz w:val="24"/>
          <w:szCs w:val="24"/>
          <w:rtl/>
          <w:rPrChange w:id="3292" w:author="רינת אביטל" w:date="2022-05-12T09:18:00Z">
            <w:rPr>
              <w:sz w:val="28"/>
              <w:szCs w:val="28"/>
              <w:rtl/>
            </w:rPr>
          </w:rPrChange>
        </w:rPr>
        <w:t>–</w:t>
      </w:r>
      <w:r w:rsidRPr="00103DCA">
        <w:rPr>
          <w:rFonts w:ascii="Tahoma" w:hAnsi="Tahoma" w:cs="Tahoma"/>
          <w:sz w:val="24"/>
          <w:szCs w:val="24"/>
          <w:rtl/>
          <w:rPrChange w:id="3293" w:author="רינת אביטל" w:date="2022-05-12T09:18:00Z">
            <w:rPr>
              <w:rFonts w:hint="cs"/>
              <w:sz w:val="28"/>
              <w:szCs w:val="28"/>
              <w:rtl/>
            </w:rPr>
          </w:rPrChange>
        </w:rPr>
        <w:t xml:space="preserve"> פונקציית התחברות למערכת. הפונקציה מוודאת שהמספר זהות והסיסמה אכן תקינים.</w:t>
      </w:r>
    </w:p>
    <w:p w14:paraId="3AE7009F" w14:textId="4B0FA881" w:rsidR="0058714D" w:rsidRPr="00103DCA" w:rsidRDefault="0058714D" w:rsidP="0058714D">
      <w:pPr>
        <w:jc w:val="both"/>
        <w:rPr>
          <w:rFonts w:ascii="Tahoma" w:hAnsi="Tahoma" w:cs="Tahoma"/>
          <w:sz w:val="24"/>
          <w:szCs w:val="24"/>
          <w:rtl/>
          <w:rPrChange w:id="3294" w:author="רינת אביטל" w:date="2022-05-12T09:18:00Z">
            <w:rPr>
              <w:sz w:val="28"/>
              <w:szCs w:val="28"/>
              <w:rtl/>
            </w:rPr>
          </w:rPrChange>
        </w:rPr>
      </w:pPr>
    </w:p>
    <w:p w14:paraId="32C0476A" w14:textId="15806C3A" w:rsidR="0058714D" w:rsidRPr="00103DCA" w:rsidRDefault="0058714D" w:rsidP="0058714D">
      <w:pPr>
        <w:jc w:val="both"/>
        <w:rPr>
          <w:rFonts w:ascii="Tahoma" w:hAnsi="Tahoma" w:cs="Tahoma"/>
          <w:sz w:val="24"/>
          <w:szCs w:val="24"/>
          <w:rtl/>
          <w:rPrChange w:id="3295" w:author="רינת אביטל" w:date="2022-05-12T09:18:00Z">
            <w:rPr>
              <w:sz w:val="28"/>
              <w:szCs w:val="28"/>
              <w:rtl/>
            </w:rPr>
          </w:rPrChange>
        </w:rPr>
      </w:pPr>
    </w:p>
    <w:p w14:paraId="7AC4A1D1" w14:textId="0328D397" w:rsidR="0058714D" w:rsidRPr="00103DCA" w:rsidRDefault="0058714D" w:rsidP="000652DB">
      <w:pPr>
        <w:jc w:val="both"/>
        <w:rPr>
          <w:rFonts w:ascii="Tahoma" w:hAnsi="Tahoma" w:cs="Tahoma"/>
          <w:sz w:val="24"/>
          <w:szCs w:val="24"/>
          <w:rtl/>
          <w:rPrChange w:id="3296" w:author="רינת אביטל" w:date="2022-05-12T09:18:00Z">
            <w:rPr>
              <w:sz w:val="28"/>
              <w:szCs w:val="28"/>
              <w:rtl/>
            </w:rPr>
          </w:rPrChange>
        </w:rPr>
      </w:pPr>
      <w:r w:rsidRPr="00103DCA">
        <w:rPr>
          <w:rFonts w:ascii="Tahoma" w:hAnsi="Tahoma" w:cs="Tahoma"/>
          <w:b/>
          <w:bCs/>
          <w:sz w:val="28"/>
          <w:szCs w:val="28"/>
          <w:rPrChange w:id="3297" w:author="רינת אביטל" w:date="2022-05-12T09:18:00Z">
            <w:rPr>
              <w:rFonts w:hint="cs"/>
              <w:b/>
              <w:bCs/>
              <w:sz w:val="32"/>
              <w:szCs w:val="32"/>
            </w:rPr>
          </w:rPrChange>
        </w:rPr>
        <w:t>API</w:t>
      </w:r>
      <w:r w:rsidRPr="00103DCA">
        <w:rPr>
          <w:rFonts w:ascii="Tahoma" w:hAnsi="Tahoma" w:cs="Tahoma"/>
          <w:b/>
          <w:bCs/>
          <w:sz w:val="28"/>
          <w:szCs w:val="28"/>
          <w:rtl/>
          <w:rPrChange w:id="3298" w:author="רינת אביטל" w:date="2022-05-12T09:18:00Z">
            <w:rPr>
              <w:rFonts w:hint="cs"/>
              <w:b/>
              <w:bCs/>
              <w:sz w:val="32"/>
              <w:szCs w:val="32"/>
              <w:rtl/>
            </w:rPr>
          </w:rPrChange>
        </w:rPr>
        <w:t xml:space="preserve"> </w:t>
      </w:r>
      <w:r w:rsidRPr="00103DCA">
        <w:rPr>
          <w:rFonts w:ascii="Tahoma" w:hAnsi="Tahoma" w:cs="Tahoma"/>
          <w:b/>
          <w:bCs/>
          <w:sz w:val="28"/>
          <w:szCs w:val="28"/>
          <w:rtl/>
          <w:rPrChange w:id="3299" w:author="רינת אביטל" w:date="2022-05-12T09:18:00Z">
            <w:rPr>
              <w:b/>
              <w:bCs/>
              <w:sz w:val="32"/>
              <w:szCs w:val="32"/>
              <w:rtl/>
            </w:rPr>
          </w:rPrChange>
        </w:rPr>
        <w:t>–</w:t>
      </w:r>
      <w:r w:rsidRPr="00103DCA">
        <w:rPr>
          <w:rFonts w:ascii="Tahoma" w:hAnsi="Tahoma" w:cs="Tahoma"/>
          <w:b/>
          <w:bCs/>
          <w:sz w:val="28"/>
          <w:szCs w:val="28"/>
          <w:rtl/>
          <w:rPrChange w:id="3300" w:author="רינת אביטל" w:date="2022-05-12T09:18:00Z">
            <w:rPr>
              <w:rFonts w:hint="cs"/>
              <w:b/>
              <w:bCs/>
              <w:sz w:val="32"/>
              <w:szCs w:val="32"/>
              <w:rtl/>
            </w:rPr>
          </w:rPrChange>
        </w:rPr>
        <w:t xml:space="preserve"> </w:t>
      </w:r>
      <w:r w:rsidRPr="00103DCA">
        <w:rPr>
          <w:rFonts w:ascii="Tahoma" w:hAnsi="Tahoma" w:cs="Tahoma"/>
          <w:sz w:val="24"/>
          <w:szCs w:val="24"/>
          <w:rtl/>
          <w:rPrChange w:id="3301" w:author="רינת אביטל" w:date="2022-05-12T09:18:00Z">
            <w:rPr>
              <w:rFonts w:hint="cs"/>
              <w:sz w:val="28"/>
              <w:szCs w:val="28"/>
              <w:rtl/>
            </w:rPr>
          </w:rPrChange>
        </w:rPr>
        <w:t xml:space="preserve">שכבה זו אחראית על החיבור בין צד השרת והלקוח. </w:t>
      </w:r>
      <w:r w:rsidR="000652DB" w:rsidRPr="00103DCA">
        <w:rPr>
          <w:rFonts w:ascii="Tahoma" w:hAnsi="Tahoma" w:cs="Tahoma"/>
          <w:sz w:val="24"/>
          <w:szCs w:val="24"/>
          <w:rtl/>
          <w:rPrChange w:id="3302" w:author="רינת אביטל" w:date="2022-05-12T09:18:00Z">
            <w:rPr>
              <w:rFonts w:hint="cs"/>
              <w:sz w:val="28"/>
              <w:szCs w:val="28"/>
              <w:rtl/>
            </w:rPr>
          </w:rPrChange>
        </w:rPr>
        <w:t xml:space="preserve">בשכבה זו קיימים קבצי מערכת רבים, קבצי התקנות, סקריפטים וכו'. בנוסף בשכבה זו קיימים </w:t>
      </w:r>
      <w:r w:rsidR="000652DB" w:rsidRPr="00103DCA">
        <w:rPr>
          <w:rFonts w:ascii="Tahoma" w:hAnsi="Tahoma" w:cs="Tahoma"/>
          <w:sz w:val="24"/>
          <w:szCs w:val="24"/>
          <w:rPrChange w:id="3303" w:author="רינת אביטל" w:date="2022-05-12T09:18:00Z">
            <w:rPr>
              <w:sz w:val="28"/>
              <w:szCs w:val="28"/>
            </w:rPr>
          </w:rPrChange>
        </w:rPr>
        <w:t>Controlers</w:t>
      </w:r>
      <w:r w:rsidR="000652DB" w:rsidRPr="00103DCA">
        <w:rPr>
          <w:rFonts w:ascii="Tahoma" w:hAnsi="Tahoma" w:cs="Tahoma"/>
          <w:sz w:val="24"/>
          <w:szCs w:val="24"/>
          <w:rtl/>
          <w:rPrChange w:id="3304" w:author="רינת אביטל" w:date="2022-05-12T09:18:00Z">
            <w:rPr>
              <w:rFonts w:hint="cs"/>
              <w:sz w:val="28"/>
              <w:szCs w:val="28"/>
              <w:rtl/>
            </w:rPr>
          </w:rPrChange>
        </w:rPr>
        <w:t xml:space="preserve"> </w:t>
      </w:r>
      <w:r w:rsidR="000652DB" w:rsidRPr="00103DCA">
        <w:rPr>
          <w:rFonts w:ascii="Tahoma" w:hAnsi="Tahoma" w:cs="Tahoma"/>
          <w:sz w:val="24"/>
          <w:szCs w:val="24"/>
          <w:rtl/>
          <w:rPrChange w:id="3305" w:author="רינת אביטל" w:date="2022-05-12T09:18:00Z">
            <w:rPr>
              <w:sz w:val="28"/>
              <w:szCs w:val="28"/>
              <w:rtl/>
            </w:rPr>
          </w:rPrChange>
        </w:rPr>
        <w:t>–</w:t>
      </w:r>
      <w:r w:rsidR="000652DB" w:rsidRPr="00103DCA">
        <w:rPr>
          <w:rFonts w:ascii="Tahoma" w:hAnsi="Tahoma" w:cs="Tahoma"/>
          <w:sz w:val="24"/>
          <w:szCs w:val="24"/>
          <w:rtl/>
          <w:rPrChange w:id="3306" w:author="רינת אביטל" w:date="2022-05-12T09:18:00Z">
            <w:rPr>
              <w:rFonts w:hint="cs"/>
              <w:sz w:val="28"/>
              <w:szCs w:val="28"/>
              <w:rtl/>
            </w:rPr>
          </w:rPrChange>
        </w:rPr>
        <w:t xml:space="preserve"> בקרים האחראים על ניתוב התקשורת בין השרת והלקוח:</w:t>
      </w:r>
    </w:p>
    <w:p w14:paraId="5049F7F6" w14:textId="27A516A3" w:rsidR="000652DB" w:rsidRPr="00103DCA" w:rsidRDefault="000652DB" w:rsidP="000652DB">
      <w:pPr>
        <w:pStyle w:val="a8"/>
        <w:numPr>
          <w:ilvl w:val="0"/>
          <w:numId w:val="44"/>
        </w:numPr>
        <w:jc w:val="both"/>
        <w:rPr>
          <w:rFonts w:ascii="Tahoma" w:hAnsi="Tahoma" w:cs="Tahoma"/>
          <w:b/>
          <w:bCs/>
          <w:sz w:val="24"/>
          <w:szCs w:val="24"/>
          <w:rtl/>
          <w:rPrChange w:id="3307" w:author="רינת אביטל" w:date="2022-05-12T09:18:00Z">
            <w:rPr>
              <w:b/>
              <w:bCs/>
              <w:sz w:val="28"/>
              <w:szCs w:val="28"/>
              <w:rtl/>
            </w:rPr>
          </w:rPrChange>
        </w:rPr>
      </w:pPr>
      <w:r w:rsidRPr="00103DCA">
        <w:rPr>
          <w:rFonts w:ascii="Tahoma" w:hAnsi="Tahoma" w:cs="Tahoma"/>
          <w:b/>
          <w:bCs/>
          <w:sz w:val="24"/>
          <w:szCs w:val="24"/>
          <w:rPrChange w:id="3308" w:author="רינת אביטל" w:date="2022-05-12T09:18:00Z">
            <w:rPr>
              <w:b/>
              <w:bCs/>
              <w:sz w:val="28"/>
              <w:szCs w:val="28"/>
            </w:rPr>
          </w:rPrChange>
        </w:rPr>
        <w:t>UserController</w:t>
      </w:r>
      <w:r w:rsidRPr="00103DCA">
        <w:rPr>
          <w:rFonts w:ascii="Tahoma" w:hAnsi="Tahoma" w:cs="Tahoma"/>
          <w:b/>
          <w:bCs/>
          <w:sz w:val="24"/>
          <w:szCs w:val="24"/>
          <w:rtl/>
          <w:rPrChange w:id="3309" w:author="רינת אביטל" w:date="2022-05-12T09:18:00Z">
            <w:rPr>
              <w:rFonts w:hint="cs"/>
              <w:b/>
              <w:bCs/>
              <w:sz w:val="28"/>
              <w:szCs w:val="28"/>
              <w:rtl/>
            </w:rPr>
          </w:rPrChange>
        </w:rPr>
        <w:t xml:space="preserve"> </w:t>
      </w:r>
      <w:r w:rsidR="00321544" w:rsidRPr="00103DCA">
        <w:rPr>
          <w:rFonts w:ascii="Tahoma" w:hAnsi="Tahoma" w:cs="Tahoma"/>
          <w:b/>
          <w:bCs/>
          <w:sz w:val="24"/>
          <w:szCs w:val="24"/>
          <w:rtl/>
          <w:rPrChange w:id="3310" w:author="רינת אביטל" w:date="2022-05-12T09:18:00Z">
            <w:rPr>
              <w:b/>
              <w:bCs/>
              <w:sz w:val="28"/>
              <w:szCs w:val="28"/>
              <w:rtl/>
            </w:rPr>
          </w:rPrChange>
        </w:rPr>
        <w:t>–</w:t>
      </w:r>
      <w:r w:rsidRPr="00103DCA">
        <w:rPr>
          <w:rFonts w:ascii="Tahoma" w:hAnsi="Tahoma" w:cs="Tahoma"/>
          <w:b/>
          <w:bCs/>
          <w:sz w:val="24"/>
          <w:szCs w:val="24"/>
          <w:rtl/>
          <w:rPrChange w:id="3311" w:author="רינת אביטל" w:date="2022-05-12T09:18:00Z">
            <w:rPr>
              <w:rFonts w:hint="cs"/>
              <w:b/>
              <w:bCs/>
              <w:sz w:val="28"/>
              <w:szCs w:val="28"/>
              <w:rtl/>
            </w:rPr>
          </w:rPrChange>
        </w:rPr>
        <w:t xml:space="preserve"> </w:t>
      </w:r>
      <w:r w:rsidR="00321544" w:rsidRPr="00103DCA">
        <w:rPr>
          <w:rFonts w:ascii="Tahoma" w:hAnsi="Tahoma" w:cs="Tahoma"/>
          <w:sz w:val="24"/>
          <w:szCs w:val="24"/>
          <w:rtl/>
          <w:rPrChange w:id="3312" w:author="רינת אביטל" w:date="2022-05-12T09:18:00Z">
            <w:rPr>
              <w:rFonts w:hint="cs"/>
              <w:sz w:val="28"/>
              <w:szCs w:val="28"/>
              <w:rtl/>
            </w:rPr>
          </w:rPrChange>
        </w:rPr>
        <w:t>במחלקה זו קיימות הפעולות:</w:t>
      </w:r>
      <w:r w:rsidR="00321544" w:rsidRPr="00103DCA">
        <w:rPr>
          <w:rFonts w:ascii="Tahoma" w:hAnsi="Tahoma" w:cs="Tahoma"/>
          <w:b/>
          <w:bCs/>
          <w:sz w:val="24"/>
          <w:szCs w:val="24"/>
          <w:rtl/>
          <w:rPrChange w:id="3313" w:author="רינת אביטל" w:date="2022-05-12T09:18:00Z">
            <w:rPr>
              <w:rFonts w:hint="cs"/>
              <w:b/>
              <w:bCs/>
              <w:sz w:val="28"/>
              <w:szCs w:val="28"/>
              <w:rtl/>
            </w:rPr>
          </w:rPrChange>
        </w:rPr>
        <w:t xml:space="preserve"> </w:t>
      </w:r>
      <w:r w:rsidR="00321544" w:rsidRPr="00103DCA">
        <w:rPr>
          <w:rFonts w:ascii="Tahoma" w:hAnsi="Tahoma" w:cs="Tahoma"/>
          <w:sz w:val="24"/>
          <w:szCs w:val="24"/>
          <w:rPrChange w:id="3314" w:author="רינת אביטל" w:date="2022-05-12T09:18:00Z">
            <w:rPr>
              <w:rFonts w:hint="cs"/>
              <w:sz w:val="28"/>
              <w:szCs w:val="28"/>
            </w:rPr>
          </w:rPrChange>
        </w:rPr>
        <w:t>GET</w:t>
      </w:r>
      <w:r w:rsidR="00321544" w:rsidRPr="00103DCA">
        <w:rPr>
          <w:rFonts w:ascii="Tahoma" w:hAnsi="Tahoma" w:cs="Tahoma"/>
          <w:sz w:val="24"/>
          <w:szCs w:val="24"/>
          <w:rtl/>
          <w:rPrChange w:id="3315" w:author="רינת אביטל" w:date="2022-05-12T09:18:00Z">
            <w:rPr>
              <w:rFonts w:hint="cs"/>
              <w:sz w:val="28"/>
              <w:szCs w:val="28"/>
              <w:rtl/>
            </w:rPr>
          </w:rPrChange>
        </w:rPr>
        <w:t xml:space="preserve">, </w:t>
      </w:r>
      <w:r w:rsidR="00321544" w:rsidRPr="00103DCA">
        <w:rPr>
          <w:rFonts w:ascii="Tahoma" w:hAnsi="Tahoma" w:cs="Tahoma"/>
          <w:sz w:val="24"/>
          <w:szCs w:val="24"/>
          <w:rPrChange w:id="3316" w:author="רינת אביטל" w:date="2022-05-12T09:18:00Z">
            <w:rPr>
              <w:rFonts w:hint="cs"/>
              <w:sz w:val="28"/>
              <w:szCs w:val="28"/>
            </w:rPr>
          </w:rPrChange>
        </w:rPr>
        <w:t>P</w:t>
      </w:r>
      <w:r w:rsidR="00321544" w:rsidRPr="00103DCA">
        <w:rPr>
          <w:rFonts w:ascii="Tahoma" w:hAnsi="Tahoma" w:cs="Tahoma"/>
          <w:sz w:val="24"/>
          <w:szCs w:val="24"/>
          <w:rPrChange w:id="3317" w:author="רינת אביטל" w:date="2022-05-12T09:18:00Z">
            <w:rPr>
              <w:sz w:val="28"/>
              <w:szCs w:val="28"/>
            </w:rPr>
          </w:rPrChange>
        </w:rPr>
        <w:t>OST</w:t>
      </w:r>
      <w:r w:rsidR="00321544" w:rsidRPr="00103DCA">
        <w:rPr>
          <w:rFonts w:ascii="Tahoma" w:hAnsi="Tahoma" w:cs="Tahoma"/>
          <w:sz w:val="24"/>
          <w:szCs w:val="24"/>
          <w:rtl/>
          <w:rPrChange w:id="3318" w:author="רינת אביטל" w:date="2022-05-12T09:18:00Z">
            <w:rPr>
              <w:rFonts w:hint="cs"/>
              <w:sz w:val="28"/>
              <w:szCs w:val="28"/>
              <w:rtl/>
            </w:rPr>
          </w:rPrChange>
        </w:rPr>
        <w:t xml:space="preserve">, הרשמה, התחברות, הוספה, מחיקה, </w:t>
      </w:r>
      <w:r w:rsidR="00321544" w:rsidRPr="00103DCA">
        <w:rPr>
          <w:rFonts w:ascii="Tahoma" w:hAnsi="Tahoma" w:cs="Tahoma"/>
          <w:color w:val="000000"/>
          <w:sz w:val="24"/>
          <w:szCs w:val="24"/>
          <w:rPrChange w:id="3319" w:author="רינת אביטל" w:date="2022-05-12T09:18:00Z">
            <w:rPr>
              <w:rFonts w:ascii="Consolas" w:hAnsi="Consolas" w:cs="Consolas"/>
              <w:color w:val="000000"/>
              <w:sz w:val="28"/>
              <w:szCs w:val="28"/>
            </w:rPr>
          </w:rPrChange>
        </w:rPr>
        <w:t>LoadPictures</w:t>
      </w:r>
      <w:r w:rsidR="00321544" w:rsidRPr="00103DCA">
        <w:rPr>
          <w:rFonts w:ascii="Tahoma" w:hAnsi="Tahoma" w:cs="Tahoma"/>
          <w:b/>
          <w:bCs/>
          <w:sz w:val="24"/>
          <w:szCs w:val="24"/>
          <w:rtl/>
          <w:rPrChange w:id="3320" w:author="רינת אביטל" w:date="2022-05-12T09:18:00Z">
            <w:rPr>
              <w:rFonts w:hint="cs"/>
              <w:b/>
              <w:bCs/>
              <w:sz w:val="28"/>
              <w:szCs w:val="28"/>
              <w:rtl/>
            </w:rPr>
          </w:rPrChange>
        </w:rPr>
        <w:t xml:space="preserve"> </w:t>
      </w:r>
      <w:r w:rsidR="00321544" w:rsidRPr="00103DCA">
        <w:rPr>
          <w:rFonts w:ascii="Tahoma" w:hAnsi="Tahoma" w:cs="Tahoma"/>
          <w:sz w:val="24"/>
          <w:szCs w:val="24"/>
          <w:rtl/>
          <w:rPrChange w:id="3321" w:author="רינת אביטל" w:date="2022-05-12T09:18:00Z">
            <w:rPr>
              <w:sz w:val="28"/>
              <w:szCs w:val="28"/>
              <w:rtl/>
            </w:rPr>
          </w:rPrChange>
        </w:rPr>
        <w:t>–</w:t>
      </w:r>
      <w:r w:rsidR="00321544" w:rsidRPr="00103DCA">
        <w:rPr>
          <w:rFonts w:ascii="Tahoma" w:hAnsi="Tahoma" w:cs="Tahoma"/>
          <w:sz w:val="24"/>
          <w:szCs w:val="24"/>
          <w:rtl/>
          <w:rPrChange w:id="3322" w:author="רינת אביטל" w:date="2022-05-12T09:18:00Z">
            <w:rPr>
              <w:rFonts w:hint="cs"/>
              <w:sz w:val="28"/>
              <w:szCs w:val="28"/>
              <w:rtl/>
            </w:rPr>
          </w:rPrChange>
        </w:rPr>
        <w:t xml:space="preserve"> מטרתה לטעון תמונה המתקבלת מהלקוח.</w:t>
      </w:r>
    </w:p>
    <w:p w14:paraId="6279EFDF" w14:textId="77777777" w:rsidR="000652DB" w:rsidRPr="00103DCA" w:rsidRDefault="000652DB" w:rsidP="000652DB">
      <w:pPr>
        <w:jc w:val="both"/>
        <w:rPr>
          <w:rFonts w:ascii="Tahoma" w:hAnsi="Tahoma" w:cs="Tahoma"/>
          <w:sz w:val="24"/>
          <w:szCs w:val="24"/>
          <w:rtl/>
          <w:rPrChange w:id="3323" w:author="רינת אביטל" w:date="2022-05-12T09:18:00Z">
            <w:rPr>
              <w:sz w:val="28"/>
              <w:szCs w:val="28"/>
              <w:rtl/>
            </w:rPr>
          </w:rPrChange>
        </w:rPr>
      </w:pPr>
    </w:p>
    <w:p w14:paraId="6D8FF98B" w14:textId="77777777" w:rsidR="009107E6" w:rsidRPr="00103DCA" w:rsidRDefault="009107E6" w:rsidP="0058714D">
      <w:pPr>
        <w:pStyle w:val="a8"/>
        <w:ind w:left="1440"/>
        <w:jc w:val="both"/>
        <w:rPr>
          <w:rFonts w:ascii="Tahoma" w:hAnsi="Tahoma" w:cs="Tahoma"/>
          <w:sz w:val="24"/>
          <w:szCs w:val="24"/>
          <w:rtl/>
          <w:rPrChange w:id="3324" w:author="רינת אביטל" w:date="2022-05-12T09:18:00Z">
            <w:rPr>
              <w:sz w:val="28"/>
              <w:szCs w:val="28"/>
              <w:rtl/>
            </w:rPr>
          </w:rPrChange>
        </w:rPr>
      </w:pPr>
    </w:p>
    <w:p w14:paraId="08BE34E7" w14:textId="77777777" w:rsidR="005F4DB0" w:rsidRPr="00103DCA" w:rsidRDefault="005F4DB0" w:rsidP="005F4DB0">
      <w:pPr>
        <w:pStyle w:val="a8"/>
        <w:ind w:left="1440"/>
        <w:rPr>
          <w:rFonts w:ascii="Tahoma" w:hAnsi="Tahoma" w:cs="Tahoma"/>
          <w:sz w:val="24"/>
          <w:szCs w:val="24"/>
          <w:rtl/>
          <w:rPrChange w:id="3325" w:author="רינת אביטל" w:date="2022-05-12T09:18:00Z">
            <w:rPr>
              <w:sz w:val="28"/>
              <w:szCs w:val="28"/>
              <w:rtl/>
            </w:rPr>
          </w:rPrChange>
        </w:rPr>
      </w:pPr>
    </w:p>
    <w:p w14:paraId="1D115F82" w14:textId="77777777" w:rsidR="005F4DB0" w:rsidRPr="00103DCA" w:rsidRDefault="005F4DB0" w:rsidP="005F4DB0">
      <w:pPr>
        <w:pStyle w:val="a8"/>
        <w:rPr>
          <w:rFonts w:ascii="Tahoma" w:hAnsi="Tahoma" w:cs="Tahoma"/>
          <w:b/>
          <w:bCs/>
          <w:sz w:val="24"/>
          <w:szCs w:val="24"/>
          <w:rtl/>
          <w:rPrChange w:id="3326" w:author="רינת אביטל" w:date="2022-05-12T09:18:00Z">
            <w:rPr>
              <w:b/>
              <w:bCs/>
              <w:sz w:val="28"/>
              <w:szCs w:val="28"/>
              <w:rtl/>
            </w:rPr>
          </w:rPrChange>
        </w:rPr>
      </w:pPr>
    </w:p>
    <w:p w14:paraId="28FA1556" w14:textId="77777777" w:rsidR="005F4DB0" w:rsidRPr="00103DCA" w:rsidRDefault="005F4DB0" w:rsidP="005F4DB0">
      <w:pPr>
        <w:pStyle w:val="a8"/>
        <w:ind w:left="1440"/>
        <w:rPr>
          <w:rFonts w:ascii="Tahoma" w:hAnsi="Tahoma" w:cs="Tahoma"/>
          <w:b/>
          <w:bCs/>
          <w:sz w:val="24"/>
          <w:szCs w:val="24"/>
          <w:rtl/>
          <w:rPrChange w:id="3327" w:author="רינת אביטל" w:date="2022-05-12T09:18:00Z">
            <w:rPr>
              <w:b/>
              <w:bCs/>
              <w:sz w:val="28"/>
              <w:szCs w:val="28"/>
              <w:rtl/>
            </w:rPr>
          </w:rPrChange>
        </w:rPr>
      </w:pPr>
    </w:p>
    <w:p w14:paraId="05DC39F9" w14:textId="77777777" w:rsidR="00ED5A21" w:rsidRPr="00103DCA" w:rsidRDefault="00ED5A21" w:rsidP="00ED5A21">
      <w:pPr>
        <w:pStyle w:val="a8"/>
        <w:rPr>
          <w:rFonts w:ascii="Tahoma" w:hAnsi="Tahoma" w:cs="Tahoma"/>
          <w:sz w:val="24"/>
          <w:szCs w:val="24"/>
          <w:rtl/>
          <w:rPrChange w:id="3328" w:author="רינת אביטל" w:date="2022-05-12T09:18:00Z">
            <w:rPr>
              <w:sz w:val="28"/>
              <w:szCs w:val="28"/>
              <w:rtl/>
            </w:rPr>
          </w:rPrChange>
        </w:rPr>
      </w:pPr>
    </w:p>
    <w:p w14:paraId="5304C3E0" w14:textId="77777777" w:rsidR="00ED5A21" w:rsidRPr="00103DCA" w:rsidRDefault="00ED5A21" w:rsidP="00ED5A21">
      <w:pPr>
        <w:pStyle w:val="a8"/>
        <w:rPr>
          <w:rFonts w:ascii="Tahoma" w:hAnsi="Tahoma" w:cs="Tahoma"/>
          <w:sz w:val="24"/>
          <w:szCs w:val="24"/>
          <w:rtl/>
          <w:rPrChange w:id="3329" w:author="רינת אביטל" w:date="2022-05-12T09:18:00Z">
            <w:rPr>
              <w:sz w:val="28"/>
              <w:szCs w:val="28"/>
              <w:rtl/>
            </w:rPr>
          </w:rPrChange>
        </w:rPr>
      </w:pPr>
    </w:p>
    <w:p w14:paraId="5A3FE4E7" w14:textId="27435323" w:rsidR="00535B94" w:rsidRPr="00103DCA" w:rsidRDefault="00535B94" w:rsidP="00BB73C2">
      <w:pPr>
        <w:rPr>
          <w:rFonts w:ascii="Tahoma" w:hAnsi="Tahoma" w:cs="Tahoma"/>
          <w:sz w:val="20"/>
          <w:szCs w:val="20"/>
          <w:rtl/>
          <w:rPrChange w:id="3330" w:author="רינת אביטל" w:date="2022-05-12T09:18:00Z">
            <w:rPr>
              <w:rtl/>
            </w:rPr>
          </w:rPrChange>
        </w:rPr>
      </w:pPr>
    </w:p>
    <w:p w14:paraId="5CD93DAE" w14:textId="15202DE1" w:rsidR="00DA3E44" w:rsidRPr="00103DCA" w:rsidRDefault="00DA3E44" w:rsidP="00BB73C2">
      <w:pPr>
        <w:rPr>
          <w:rFonts w:ascii="Tahoma" w:hAnsi="Tahoma" w:cs="Tahoma"/>
          <w:sz w:val="20"/>
          <w:szCs w:val="20"/>
          <w:rtl/>
          <w:rPrChange w:id="3331" w:author="רינת אביטל" w:date="2022-05-12T09:18:00Z">
            <w:rPr>
              <w:rtl/>
            </w:rPr>
          </w:rPrChange>
        </w:rPr>
      </w:pPr>
    </w:p>
    <w:p w14:paraId="0E8CD946" w14:textId="045111A8" w:rsidR="00DA3E44" w:rsidRPr="00103DCA" w:rsidRDefault="00DA3E44" w:rsidP="00BB73C2">
      <w:pPr>
        <w:rPr>
          <w:rFonts w:ascii="Tahoma" w:hAnsi="Tahoma" w:cs="Tahoma"/>
          <w:sz w:val="20"/>
          <w:szCs w:val="20"/>
          <w:rtl/>
          <w:rPrChange w:id="3332" w:author="רינת אביטל" w:date="2022-05-12T09:18:00Z">
            <w:rPr>
              <w:rtl/>
            </w:rPr>
          </w:rPrChange>
        </w:rPr>
      </w:pPr>
    </w:p>
    <w:p w14:paraId="351F074A" w14:textId="4ABE0E50" w:rsidR="00DA3E44" w:rsidRPr="00103DCA" w:rsidRDefault="00DA3E44" w:rsidP="00BB73C2">
      <w:pPr>
        <w:rPr>
          <w:rFonts w:ascii="Tahoma" w:hAnsi="Tahoma" w:cs="Tahoma"/>
          <w:sz w:val="20"/>
          <w:szCs w:val="20"/>
          <w:rtl/>
          <w:rPrChange w:id="3333" w:author="רינת אביטל" w:date="2022-05-12T09:18:00Z">
            <w:rPr>
              <w:rtl/>
            </w:rPr>
          </w:rPrChange>
        </w:rPr>
      </w:pPr>
    </w:p>
    <w:p w14:paraId="7837E734" w14:textId="7C1C4471" w:rsidR="00DA3E44" w:rsidRPr="00103DCA" w:rsidRDefault="00DA3E44" w:rsidP="00BB73C2">
      <w:pPr>
        <w:rPr>
          <w:rFonts w:ascii="Tahoma" w:hAnsi="Tahoma" w:cs="Tahoma"/>
          <w:sz w:val="20"/>
          <w:szCs w:val="20"/>
          <w:rtl/>
          <w:rPrChange w:id="3334" w:author="רינת אביטל" w:date="2022-05-12T09:18:00Z">
            <w:rPr>
              <w:rtl/>
            </w:rPr>
          </w:rPrChange>
        </w:rPr>
      </w:pPr>
    </w:p>
    <w:p w14:paraId="637A8C06" w14:textId="218D7EE8" w:rsidR="00DA3E44" w:rsidRPr="00103DCA" w:rsidRDefault="00DA3E44" w:rsidP="00BB73C2">
      <w:pPr>
        <w:rPr>
          <w:rFonts w:ascii="Tahoma" w:hAnsi="Tahoma" w:cs="Tahoma"/>
          <w:sz w:val="20"/>
          <w:szCs w:val="20"/>
          <w:rtl/>
          <w:rPrChange w:id="3335" w:author="רינת אביטל" w:date="2022-05-12T09:18:00Z">
            <w:rPr>
              <w:rtl/>
            </w:rPr>
          </w:rPrChange>
        </w:rPr>
      </w:pPr>
    </w:p>
    <w:p w14:paraId="4C4A4194" w14:textId="7AF9FABA" w:rsidR="00DA3E44" w:rsidRPr="00103DCA" w:rsidRDefault="00DA3E44" w:rsidP="00BB73C2">
      <w:pPr>
        <w:rPr>
          <w:rFonts w:ascii="Tahoma" w:hAnsi="Tahoma" w:cs="Tahoma"/>
          <w:sz w:val="20"/>
          <w:szCs w:val="20"/>
          <w:rtl/>
          <w:rPrChange w:id="3336" w:author="רינת אביטל" w:date="2022-05-12T09:18:00Z">
            <w:rPr>
              <w:rtl/>
            </w:rPr>
          </w:rPrChange>
        </w:rPr>
      </w:pPr>
    </w:p>
    <w:p w14:paraId="6314AFE6" w14:textId="48C2632E" w:rsidR="00DA3E44" w:rsidRPr="00103DCA" w:rsidRDefault="00DA3E44" w:rsidP="00BB73C2">
      <w:pPr>
        <w:rPr>
          <w:rFonts w:ascii="Tahoma" w:hAnsi="Tahoma" w:cs="Tahoma"/>
          <w:sz w:val="20"/>
          <w:szCs w:val="20"/>
          <w:rtl/>
          <w:rPrChange w:id="3337" w:author="רינת אביטל" w:date="2022-05-12T09:18:00Z">
            <w:rPr>
              <w:rtl/>
            </w:rPr>
          </w:rPrChange>
        </w:rPr>
      </w:pPr>
    </w:p>
    <w:p w14:paraId="6463B386" w14:textId="182079E2" w:rsidR="00DA3E44" w:rsidRPr="00103DCA" w:rsidRDefault="00DA3E44" w:rsidP="00BB73C2">
      <w:pPr>
        <w:rPr>
          <w:rFonts w:ascii="Tahoma" w:hAnsi="Tahoma" w:cs="Tahoma"/>
          <w:sz w:val="20"/>
          <w:szCs w:val="20"/>
          <w:rtl/>
          <w:rPrChange w:id="3338" w:author="רינת אביטל" w:date="2022-05-12T09:18:00Z">
            <w:rPr>
              <w:rtl/>
            </w:rPr>
          </w:rPrChange>
        </w:rPr>
      </w:pPr>
    </w:p>
    <w:p w14:paraId="30F08AD9" w14:textId="4BFD580C" w:rsidR="00DA3E44" w:rsidRPr="00103DCA" w:rsidRDefault="00DA3E44" w:rsidP="00BB73C2">
      <w:pPr>
        <w:rPr>
          <w:rFonts w:ascii="Tahoma" w:hAnsi="Tahoma" w:cs="Tahoma"/>
          <w:sz w:val="20"/>
          <w:szCs w:val="20"/>
          <w:rtl/>
          <w:rPrChange w:id="3339" w:author="רינת אביטל" w:date="2022-05-12T09:18:00Z">
            <w:rPr>
              <w:rtl/>
            </w:rPr>
          </w:rPrChange>
        </w:rPr>
      </w:pPr>
    </w:p>
    <w:p w14:paraId="5127AD8F" w14:textId="4BB06450" w:rsidR="00DA3E44" w:rsidRPr="00103DCA" w:rsidRDefault="00DA3E44" w:rsidP="00BB73C2">
      <w:pPr>
        <w:rPr>
          <w:rFonts w:ascii="Tahoma" w:hAnsi="Tahoma" w:cs="Tahoma"/>
          <w:sz w:val="20"/>
          <w:szCs w:val="20"/>
          <w:rtl/>
          <w:rPrChange w:id="3340" w:author="רינת אביטל" w:date="2022-05-12T09:18:00Z">
            <w:rPr>
              <w:rtl/>
            </w:rPr>
          </w:rPrChange>
        </w:rPr>
      </w:pPr>
    </w:p>
    <w:p w14:paraId="490531B8" w14:textId="29510C91" w:rsidR="00DA3E44" w:rsidRPr="00103DCA" w:rsidRDefault="00DA3E44" w:rsidP="00BB73C2">
      <w:pPr>
        <w:rPr>
          <w:rFonts w:ascii="Tahoma" w:hAnsi="Tahoma" w:cs="Tahoma"/>
          <w:sz w:val="20"/>
          <w:szCs w:val="20"/>
          <w:rtl/>
          <w:rPrChange w:id="3341" w:author="רינת אביטל" w:date="2022-05-12T09:18:00Z">
            <w:rPr>
              <w:rtl/>
            </w:rPr>
          </w:rPrChange>
        </w:rPr>
      </w:pPr>
    </w:p>
    <w:p w14:paraId="255BD4DE" w14:textId="10AC735C" w:rsidR="00DA3E44" w:rsidRPr="00103DCA" w:rsidRDefault="00DA3E44" w:rsidP="00BB73C2">
      <w:pPr>
        <w:rPr>
          <w:rFonts w:ascii="Tahoma" w:hAnsi="Tahoma" w:cs="Tahoma"/>
          <w:sz w:val="20"/>
          <w:szCs w:val="20"/>
          <w:rtl/>
          <w:rPrChange w:id="3342" w:author="רינת אביטל" w:date="2022-05-12T09:18:00Z">
            <w:rPr>
              <w:rtl/>
            </w:rPr>
          </w:rPrChange>
        </w:rPr>
      </w:pPr>
    </w:p>
    <w:p w14:paraId="42D2574E" w14:textId="7E1B639B" w:rsidR="00DA3E44" w:rsidRPr="00103DCA" w:rsidRDefault="00DA3E44" w:rsidP="00BB73C2">
      <w:pPr>
        <w:rPr>
          <w:rFonts w:ascii="Tahoma" w:hAnsi="Tahoma" w:cs="Tahoma"/>
          <w:sz w:val="20"/>
          <w:szCs w:val="20"/>
          <w:rtl/>
          <w:rPrChange w:id="3343" w:author="רינת אביטל" w:date="2022-05-12T09:18:00Z">
            <w:rPr>
              <w:rtl/>
            </w:rPr>
          </w:rPrChange>
        </w:rPr>
      </w:pPr>
    </w:p>
    <w:p w14:paraId="7BC92C0A" w14:textId="4E8F6015" w:rsidR="00DA3E44" w:rsidRPr="00103DCA" w:rsidRDefault="00DA3E44" w:rsidP="00BB73C2">
      <w:pPr>
        <w:rPr>
          <w:rFonts w:ascii="Tahoma" w:hAnsi="Tahoma" w:cs="Tahoma"/>
          <w:sz w:val="20"/>
          <w:szCs w:val="20"/>
          <w:rtl/>
          <w:rPrChange w:id="3344" w:author="רינת אביטל" w:date="2022-05-12T09:18:00Z">
            <w:rPr>
              <w:rtl/>
            </w:rPr>
          </w:rPrChange>
        </w:rPr>
      </w:pPr>
    </w:p>
    <w:p w14:paraId="6D65EFE0" w14:textId="31F3D54C" w:rsidR="00DA3E44" w:rsidRPr="00103DCA" w:rsidRDefault="00DA3E44" w:rsidP="00BB73C2">
      <w:pPr>
        <w:rPr>
          <w:rFonts w:ascii="Tahoma" w:hAnsi="Tahoma" w:cs="Tahoma"/>
          <w:sz w:val="20"/>
          <w:szCs w:val="20"/>
          <w:rtl/>
          <w:rPrChange w:id="3345" w:author="רינת אביטל" w:date="2022-05-12T09:18:00Z">
            <w:rPr>
              <w:rtl/>
            </w:rPr>
          </w:rPrChange>
        </w:rPr>
      </w:pPr>
    </w:p>
    <w:p w14:paraId="724A8F3C" w14:textId="3CB4728E" w:rsidR="00DA3E44" w:rsidRPr="00103DCA" w:rsidRDefault="00DA3E44" w:rsidP="00BB73C2">
      <w:pPr>
        <w:rPr>
          <w:rFonts w:ascii="Tahoma" w:hAnsi="Tahoma" w:cs="Tahoma"/>
          <w:sz w:val="20"/>
          <w:szCs w:val="20"/>
          <w:rtl/>
          <w:rPrChange w:id="3346" w:author="רינת אביטל" w:date="2022-05-12T09:18:00Z">
            <w:rPr>
              <w:rtl/>
            </w:rPr>
          </w:rPrChange>
        </w:rPr>
      </w:pPr>
    </w:p>
    <w:p w14:paraId="719B9191" w14:textId="286CCD6F" w:rsidR="00DA3E44" w:rsidRPr="00103DCA" w:rsidRDefault="00DA3E44" w:rsidP="00BB73C2">
      <w:pPr>
        <w:rPr>
          <w:rFonts w:ascii="Tahoma" w:hAnsi="Tahoma" w:cs="Tahoma"/>
          <w:sz w:val="20"/>
          <w:szCs w:val="20"/>
          <w:rtl/>
          <w:rPrChange w:id="3347" w:author="רינת אביטל" w:date="2022-05-12T09:18:00Z">
            <w:rPr>
              <w:rtl/>
            </w:rPr>
          </w:rPrChange>
        </w:rPr>
      </w:pPr>
    </w:p>
    <w:p w14:paraId="7111D9D0" w14:textId="68E25B47" w:rsidR="00DA3E44" w:rsidRPr="00103DCA" w:rsidRDefault="00DA3E44" w:rsidP="00BB73C2">
      <w:pPr>
        <w:rPr>
          <w:rFonts w:ascii="Tahoma" w:hAnsi="Tahoma" w:cs="Tahoma"/>
          <w:sz w:val="20"/>
          <w:szCs w:val="20"/>
          <w:rtl/>
          <w:rPrChange w:id="3348" w:author="רינת אביטל" w:date="2022-05-12T09:18:00Z">
            <w:rPr>
              <w:rtl/>
            </w:rPr>
          </w:rPrChange>
        </w:rPr>
      </w:pPr>
    </w:p>
    <w:p w14:paraId="4ED4B432" w14:textId="3D1DF5D3" w:rsidR="00DA3E44" w:rsidRPr="00103DCA" w:rsidRDefault="00DA3E44" w:rsidP="00BB73C2">
      <w:pPr>
        <w:rPr>
          <w:rFonts w:ascii="Tahoma" w:hAnsi="Tahoma" w:cs="Tahoma"/>
          <w:sz w:val="20"/>
          <w:szCs w:val="20"/>
          <w:rtl/>
          <w:rPrChange w:id="3349" w:author="רינת אביטל" w:date="2022-05-12T09:18:00Z">
            <w:rPr>
              <w:rtl/>
            </w:rPr>
          </w:rPrChange>
        </w:rPr>
      </w:pPr>
    </w:p>
    <w:p w14:paraId="416C7FC9" w14:textId="7C1A5C2A" w:rsidR="00DA3E44" w:rsidRPr="00103DCA" w:rsidRDefault="00DA3E44" w:rsidP="00BB73C2">
      <w:pPr>
        <w:rPr>
          <w:rFonts w:ascii="Tahoma" w:hAnsi="Tahoma" w:cs="Tahoma"/>
          <w:sz w:val="20"/>
          <w:szCs w:val="20"/>
          <w:rtl/>
          <w:rPrChange w:id="3350" w:author="רינת אביטל" w:date="2022-05-12T09:18:00Z">
            <w:rPr>
              <w:rtl/>
            </w:rPr>
          </w:rPrChange>
        </w:rPr>
      </w:pPr>
    </w:p>
    <w:p w14:paraId="5F752697" w14:textId="77777777" w:rsidR="00DA3E44" w:rsidRPr="00103DCA" w:rsidRDefault="00DA3E44" w:rsidP="00BB73C2">
      <w:pPr>
        <w:rPr>
          <w:rFonts w:ascii="Tahoma" w:hAnsi="Tahoma" w:cs="Tahoma"/>
          <w:sz w:val="20"/>
          <w:szCs w:val="20"/>
          <w:rtl/>
          <w:rPrChange w:id="3351" w:author="רינת אביטל" w:date="2022-05-12T09:18:00Z">
            <w:rPr>
              <w:rtl/>
            </w:rPr>
          </w:rPrChange>
        </w:rPr>
      </w:pPr>
    </w:p>
    <w:p w14:paraId="0C530446" w14:textId="049CA1F4" w:rsidR="0051280A" w:rsidRPr="00103DCA" w:rsidRDefault="0051280A" w:rsidP="00816266">
      <w:pPr>
        <w:pStyle w:val="1"/>
        <w:numPr>
          <w:ilvl w:val="0"/>
          <w:numId w:val="7"/>
        </w:numPr>
        <w:spacing w:line="480" w:lineRule="auto"/>
        <w:jc w:val="center"/>
        <w:rPr>
          <w:rFonts w:ascii="Tahoma" w:hAnsi="Tahoma" w:cs="Tahoma"/>
          <w:b/>
          <w:bCs/>
          <w:color w:val="89D7C3"/>
          <w:sz w:val="36"/>
          <w:szCs w:val="36"/>
          <w:rtl/>
          <w:rPrChange w:id="3352" w:author="רינת אביטל" w:date="2022-05-12T09:18:00Z">
            <w:rPr>
              <w:b/>
              <w:bCs/>
              <w:color w:val="89D7C3"/>
              <w:sz w:val="40"/>
              <w:szCs w:val="40"/>
              <w:rtl/>
            </w:rPr>
          </w:rPrChange>
        </w:rPr>
      </w:pPr>
      <w:bookmarkStart w:id="3353" w:name="_Toc103039624"/>
      <w:r w:rsidRPr="00103DCA">
        <w:rPr>
          <w:rFonts w:ascii="Tahoma" w:hAnsi="Tahoma" w:cs="Tahoma"/>
          <w:b/>
          <w:bCs/>
          <w:color w:val="89D7C3"/>
          <w:sz w:val="36"/>
          <w:szCs w:val="36"/>
          <w:rtl/>
          <w:rPrChange w:id="3354" w:author="רינת אביטל" w:date="2022-05-12T09:18:00Z">
            <w:rPr>
              <w:rFonts w:hint="cs"/>
              <w:b/>
              <w:bCs/>
              <w:color w:val="89D7C3"/>
              <w:sz w:val="40"/>
              <w:szCs w:val="40"/>
              <w:rtl/>
            </w:rPr>
          </w:rPrChange>
        </w:rPr>
        <w:t>תיאור התוכנה</w:t>
      </w:r>
      <w:bookmarkEnd w:id="3353"/>
    </w:p>
    <w:p w14:paraId="36D1ED0D" w14:textId="77777777" w:rsidR="00C26F9C" w:rsidRPr="00103DCA" w:rsidRDefault="00C26F9C" w:rsidP="00D70154">
      <w:pPr>
        <w:numPr>
          <w:ilvl w:val="1"/>
          <w:numId w:val="27"/>
        </w:numPr>
        <w:spacing w:after="265" w:line="276" w:lineRule="auto"/>
        <w:ind w:hanging="360"/>
        <w:rPr>
          <w:rFonts w:ascii="Tahoma" w:hAnsi="Tahoma" w:cs="Tahoma"/>
          <w:b/>
          <w:bCs/>
          <w:rPrChange w:id="3355" w:author="רינת אביטל" w:date="2022-05-12T09:18:00Z">
            <w:rPr>
              <w:b/>
              <w:bCs/>
              <w:sz w:val="24"/>
              <w:szCs w:val="24"/>
            </w:rPr>
          </w:rPrChange>
        </w:rPr>
      </w:pPr>
      <w:r w:rsidRPr="00103DCA">
        <w:rPr>
          <w:rFonts w:ascii="Tahoma" w:eastAsia="Arial" w:hAnsi="Tahoma" w:cs="Tahoma"/>
          <w:b/>
          <w:bCs/>
          <w:sz w:val="24"/>
          <w:szCs w:val="24"/>
          <w:rtl/>
          <w:rPrChange w:id="3356" w:author="רינת אביטל" w:date="2022-05-12T09:18:00Z">
            <w:rPr>
              <w:rFonts w:ascii="Arial" w:eastAsia="Arial" w:hAnsi="Arial" w:cs="Arial"/>
              <w:b/>
              <w:bCs/>
              <w:sz w:val="28"/>
              <w:szCs w:val="28"/>
              <w:rtl/>
            </w:rPr>
          </w:rPrChange>
        </w:rPr>
        <w:t xml:space="preserve">סביבת עבודה: </w:t>
      </w:r>
    </w:p>
    <w:p w14:paraId="2E7FDF58" w14:textId="77777777" w:rsidR="00C26F9C" w:rsidRPr="00103DCA" w:rsidRDefault="00C26F9C" w:rsidP="00D70154">
      <w:pPr>
        <w:spacing w:after="282" w:line="276" w:lineRule="auto"/>
        <w:ind w:right="787"/>
        <w:rPr>
          <w:rFonts w:ascii="Tahoma" w:hAnsi="Tahoma" w:cs="Tahoma"/>
          <w:rPrChange w:id="3357" w:author="רינת אביטל" w:date="2022-05-12T09:18:00Z">
            <w:rPr>
              <w:sz w:val="24"/>
              <w:szCs w:val="24"/>
            </w:rPr>
          </w:rPrChange>
        </w:rPr>
      </w:pPr>
      <w:r w:rsidRPr="00103DCA">
        <w:rPr>
          <w:rFonts w:ascii="Tahoma" w:eastAsia="Arial" w:hAnsi="Tahoma" w:cs="Tahoma"/>
          <w:sz w:val="24"/>
          <w:rPrChange w:id="3358" w:author="רינת אביטל" w:date="2022-05-12T09:18:00Z">
            <w:rPr>
              <w:rFonts w:ascii="Arial" w:eastAsia="Arial" w:hAnsi="Arial" w:cs="Arial"/>
              <w:sz w:val="28"/>
              <w:szCs w:val="24"/>
            </w:rPr>
          </w:rPrChange>
        </w:rPr>
        <w:t xml:space="preserve">  Visual Studio Code</w:t>
      </w:r>
      <w:r w:rsidRPr="00103DCA">
        <w:rPr>
          <w:rFonts w:ascii="Tahoma" w:eastAsia="Arial" w:hAnsi="Tahoma" w:cs="Tahoma"/>
          <w:sz w:val="24"/>
          <w:szCs w:val="24"/>
          <w:rtl/>
          <w:rPrChange w:id="3359" w:author="רינת אביטל" w:date="2022-05-12T09:18:00Z">
            <w:rPr>
              <w:rFonts w:ascii="Arial" w:eastAsia="Arial" w:hAnsi="Arial" w:cs="Arial"/>
              <w:sz w:val="28"/>
              <w:szCs w:val="28"/>
              <w:rtl/>
            </w:rPr>
          </w:rPrChange>
        </w:rPr>
        <w:t>ו</w:t>
      </w:r>
      <w:r w:rsidRPr="00103DCA">
        <w:rPr>
          <w:rFonts w:ascii="Tahoma" w:eastAsia="Arial" w:hAnsi="Tahoma" w:cs="Tahoma"/>
          <w:sz w:val="24"/>
          <w:rPrChange w:id="3360" w:author="רינת אביטל" w:date="2022-05-12T09:18:00Z">
            <w:rPr>
              <w:rFonts w:ascii="Arial" w:eastAsia="Arial" w:hAnsi="Arial" w:cs="Arial"/>
              <w:sz w:val="28"/>
              <w:szCs w:val="24"/>
            </w:rPr>
          </w:rPrChange>
        </w:rPr>
        <w:t xml:space="preserve">  Visual Studio</w:t>
      </w:r>
    </w:p>
    <w:p w14:paraId="7AA801B7" w14:textId="77777777" w:rsidR="00C26F9C" w:rsidRPr="00103DCA" w:rsidRDefault="00C26F9C" w:rsidP="00D70154">
      <w:pPr>
        <w:numPr>
          <w:ilvl w:val="1"/>
          <w:numId w:val="27"/>
        </w:numPr>
        <w:spacing w:after="453" w:line="276" w:lineRule="auto"/>
        <w:ind w:hanging="360"/>
        <w:rPr>
          <w:rFonts w:ascii="Tahoma" w:hAnsi="Tahoma" w:cs="Tahoma"/>
          <w:b/>
          <w:bCs/>
          <w:rPrChange w:id="3361" w:author="רינת אביטל" w:date="2022-05-12T09:18:00Z">
            <w:rPr>
              <w:b/>
              <w:bCs/>
              <w:sz w:val="24"/>
              <w:szCs w:val="24"/>
            </w:rPr>
          </w:rPrChange>
        </w:rPr>
      </w:pPr>
      <w:r w:rsidRPr="00103DCA">
        <w:rPr>
          <w:rFonts w:ascii="Tahoma" w:eastAsia="Arial" w:hAnsi="Tahoma" w:cs="Tahoma"/>
          <w:b/>
          <w:bCs/>
          <w:sz w:val="24"/>
          <w:szCs w:val="24"/>
          <w:rtl/>
          <w:rPrChange w:id="3362" w:author="רינת אביטל" w:date="2022-05-12T09:18:00Z">
            <w:rPr>
              <w:rFonts w:ascii="Arial" w:eastAsia="Arial" w:hAnsi="Arial" w:cs="Arial"/>
              <w:b/>
              <w:bCs/>
              <w:sz w:val="28"/>
              <w:szCs w:val="28"/>
              <w:rtl/>
            </w:rPr>
          </w:rPrChange>
        </w:rPr>
        <w:lastRenderedPageBreak/>
        <w:t xml:space="preserve">שפות תכנות: </w:t>
      </w:r>
    </w:p>
    <w:p w14:paraId="118AAB0D" w14:textId="77777777" w:rsidR="00565F28" w:rsidRPr="00103DCA" w:rsidRDefault="00C26F9C" w:rsidP="00D70154">
      <w:pPr>
        <w:spacing w:after="428" w:line="276" w:lineRule="auto"/>
        <w:ind w:left="51" w:right="3800" w:hanging="8"/>
        <w:jc w:val="both"/>
        <w:rPr>
          <w:rFonts w:ascii="Tahoma" w:eastAsia="Arial" w:hAnsi="Tahoma" w:cs="Tahoma"/>
          <w:sz w:val="24"/>
          <w:szCs w:val="24"/>
          <w:rtl/>
          <w:rPrChange w:id="3363" w:author="רינת אביטל" w:date="2022-05-12T09:18:00Z">
            <w:rPr>
              <w:rFonts w:ascii="Arial" w:eastAsia="Arial" w:hAnsi="Arial" w:cs="Arial"/>
              <w:sz w:val="28"/>
              <w:szCs w:val="28"/>
              <w:rtl/>
            </w:rPr>
          </w:rPrChange>
        </w:rPr>
      </w:pPr>
      <w:r w:rsidRPr="00103DCA">
        <w:rPr>
          <w:rFonts w:ascii="Tahoma" w:eastAsia="Arial" w:hAnsi="Tahoma" w:cs="Tahoma"/>
          <w:sz w:val="24"/>
          <w:szCs w:val="24"/>
          <w:rtl/>
          <w:rPrChange w:id="3364" w:author="רינת אביטל" w:date="2022-05-12T09:18:00Z">
            <w:rPr>
              <w:rFonts w:ascii="Arial" w:eastAsia="Arial" w:hAnsi="Arial" w:cs="Arial"/>
              <w:sz w:val="28"/>
              <w:szCs w:val="28"/>
              <w:rtl/>
            </w:rPr>
          </w:rPrChange>
        </w:rPr>
        <w:t xml:space="preserve">צד השרת נכתב בטכנולוגית </w:t>
      </w:r>
      <w:r w:rsidRPr="00103DCA">
        <w:rPr>
          <w:rFonts w:ascii="Tahoma" w:eastAsia="Arial" w:hAnsi="Tahoma" w:cs="Tahoma"/>
          <w:sz w:val="24"/>
          <w:rPrChange w:id="3365" w:author="רינת אביטל" w:date="2022-05-12T09:18:00Z">
            <w:rPr>
              <w:rFonts w:ascii="Arial" w:eastAsia="Arial" w:hAnsi="Arial" w:cs="Arial"/>
              <w:sz w:val="28"/>
              <w:szCs w:val="24"/>
            </w:rPr>
          </w:rPrChange>
        </w:rPr>
        <w:t>WebApi</w:t>
      </w:r>
      <w:r w:rsidR="00565F28" w:rsidRPr="00103DCA">
        <w:rPr>
          <w:rFonts w:ascii="Tahoma" w:eastAsia="Arial" w:hAnsi="Tahoma" w:cs="Tahoma"/>
          <w:sz w:val="24"/>
          <w:szCs w:val="24"/>
          <w:rtl/>
          <w:rPrChange w:id="3366" w:author="רינת אביטל" w:date="2022-05-12T09:18:00Z">
            <w:rPr>
              <w:rFonts w:ascii="Arial" w:eastAsia="Arial" w:hAnsi="Arial" w:cs="Arial" w:hint="cs"/>
              <w:sz w:val="28"/>
              <w:szCs w:val="28"/>
              <w:rtl/>
            </w:rPr>
          </w:rPrChange>
        </w:rPr>
        <w:t xml:space="preserve"> </w:t>
      </w:r>
      <w:r w:rsidRPr="00103DCA">
        <w:rPr>
          <w:rFonts w:ascii="Tahoma" w:eastAsia="Arial" w:hAnsi="Tahoma" w:cs="Tahoma"/>
          <w:sz w:val="24"/>
          <w:szCs w:val="24"/>
          <w:rtl/>
          <w:rPrChange w:id="3367" w:author="רינת אביטל" w:date="2022-05-12T09:18:00Z">
            <w:rPr>
              <w:rFonts w:ascii="Arial" w:eastAsia="Arial" w:hAnsi="Arial" w:cs="Arial"/>
              <w:sz w:val="28"/>
              <w:szCs w:val="28"/>
              <w:rtl/>
            </w:rPr>
          </w:rPrChange>
        </w:rPr>
        <w:t xml:space="preserve">ובשפת </w:t>
      </w:r>
      <w:r w:rsidRPr="00103DCA">
        <w:rPr>
          <w:rFonts w:ascii="Tahoma" w:eastAsia="Arial" w:hAnsi="Tahoma" w:cs="Tahoma"/>
          <w:sz w:val="24"/>
          <w:rPrChange w:id="3368" w:author="רינת אביטל" w:date="2022-05-12T09:18:00Z">
            <w:rPr>
              <w:rFonts w:ascii="Arial" w:eastAsia="Arial" w:hAnsi="Arial" w:cs="Arial"/>
              <w:sz w:val="28"/>
              <w:szCs w:val="24"/>
            </w:rPr>
          </w:rPrChange>
        </w:rPr>
        <w:t>c#</w:t>
      </w:r>
      <w:r w:rsidRPr="00103DCA">
        <w:rPr>
          <w:rFonts w:ascii="Tahoma" w:eastAsia="Arial" w:hAnsi="Tahoma" w:cs="Tahoma"/>
          <w:sz w:val="24"/>
          <w:szCs w:val="24"/>
          <w:rtl/>
          <w:rPrChange w:id="3369" w:author="רינת אביטל" w:date="2022-05-12T09:18:00Z">
            <w:rPr>
              <w:rFonts w:ascii="Arial" w:eastAsia="Arial" w:hAnsi="Arial" w:cs="Arial"/>
              <w:sz w:val="28"/>
              <w:szCs w:val="28"/>
              <w:rtl/>
            </w:rPr>
          </w:rPrChange>
        </w:rPr>
        <w:t>.</w:t>
      </w:r>
    </w:p>
    <w:p w14:paraId="34528C6D" w14:textId="24E51E10" w:rsidR="00565F28" w:rsidRPr="00103DCA" w:rsidRDefault="00565F28" w:rsidP="00D70154">
      <w:pPr>
        <w:spacing w:after="428" w:line="276" w:lineRule="auto"/>
        <w:ind w:left="51" w:right="3800" w:hanging="8"/>
        <w:jc w:val="both"/>
        <w:rPr>
          <w:rFonts w:ascii="Tahoma" w:eastAsia="Arial" w:hAnsi="Tahoma" w:cs="Tahoma"/>
          <w:sz w:val="24"/>
          <w:szCs w:val="24"/>
          <w:rtl/>
          <w:rPrChange w:id="3370" w:author="רינת אביטל" w:date="2022-05-12T09:18:00Z">
            <w:rPr>
              <w:rFonts w:ascii="Arial" w:eastAsia="Arial" w:hAnsi="Arial" w:cs="Arial"/>
              <w:sz w:val="28"/>
              <w:szCs w:val="28"/>
              <w:rtl/>
            </w:rPr>
          </w:rPrChange>
        </w:rPr>
      </w:pPr>
      <w:r w:rsidRPr="00103DCA">
        <w:rPr>
          <w:rFonts w:ascii="Tahoma" w:hAnsi="Tahoma" w:cs="Tahoma"/>
          <w:sz w:val="24"/>
          <w:szCs w:val="24"/>
          <w:rtl/>
          <w:rPrChange w:id="3371" w:author="רינת אביטל" w:date="2022-05-12T09:18:00Z">
            <w:rPr>
              <w:rFonts w:hint="cs"/>
              <w:sz w:val="28"/>
              <w:szCs w:val="28"/>
              <w:rtl/>
            </w:rPr>
          </w:rPrChange>
        </w:rPr>
        <w:t xml:space="preserve">צד הלקוח נכתב בשפות: </w:t>
      </w:r>
      <w:r w:rsidRPr="00103DCA">
        <w:rPr>
          <w:rFonts w:ascii="Tahoma" w:hAnsi="Tahoma" w:cs="Tahoma"/>
          <w:sz w:val="24"/>
          <w:szCs w:val="24"/>
          <w:rPrChange w:id="3372" w:author="רינת אביטל" w:date="2022-05-12T09:18:00Z">
            <w:rPr>
              <w:sz w:val="28"/>
              <w:szCs w:val="28"/>
            </w:rPr>
          </w:rPrChange>
        </w:rPr>
        <w:t xml:space="preserve">HTML, </w:t>
      </w:r>
      <w:r w:rsidR="00321544" w:rsidRPr="00103DCA">
        <w:rPr>
          <w:rFonts w:ascii="Tahoma" w:hAnsi="Tahoma" w:cs="Tahoma"/>
          <w:sz w:val="24"/>
          <w:szCs w:val="24"/>
          <w:rPrChange w:id="3373" w:author="רינת אביטל" w:date="2022-05-12T09:18:00Z">
            <w:rPr>
              <w:sz w:val="28"/>
              <w:szCs w:val="28"/>
            </w:rPr>
          </w:rPrChange>
        </w:rPr>
        <w:t>C</w:t>
      </w:r>
      <w:r w:rsidR="0036161A" w:rsidRPr="00103DCA">
        <w:rPr>
          <w:rFonts w:ascii="Tahoma" w:hAnsi="Tahoma" w:cs="Tahoma"/>
          <w:sz w:val="24"/>
          <w:szCs w:val="24"/>
          <w:rPrChange w:id="3374" w:author="רינת אביטל" w:date="2022-05-12T09:18:00Z">
            <w:rPr>
              <w:sz w:val="28"/>
              <w:szCs w:val="28"/>
            </w:rPr>
          </w:rPrChange>
        </w:rPr>
        <w:t>ss</w:t>
      </w:r>
      <w:r w:rsidRPr="00103DCA">
        <w:rPr>
          <w:rFonts w:ascii="Tahoma" w:hAnsi="Tahoma" w:cs="Tahoma"/>
          <w:sz w:val="24"/>
          <w:szCs w:val="24"/>
          <w:rPrChange w:id="3375" w:author="רינת אביטל" w:date="2022-05-12T09:18:00Z">
            <w:rPr>
              <w:sz w:val="28"/>
              <w:szCs w:val="28"/>
            </w:rPr>
          </w:rPrChange>
        </w:rPr>
        <w:t>, TypeScript</w:t>
      </w:r>
      <w:r w:rsidRPr="00103DCA">
        <w:rPr>
          <w:rFonts w:ascii="Tahoma" w:hAnsi="Tahoma" w:cs="Tahoma"/>
          <w:sz w:val="24"/>
          <w:szCs w:val="24"/>
          <w:rtl/>
          <w:rPrChange w:id="3376" w:author="רינת אביטל" w:date="2022-05-12T09:18:00Z">
            <w:rPr>
              <w:rFonts w:hint="cs"/>
              <w:sz w:val="28"/>
              <w:szCs w:val="28"/>
              <w:rtl/>
            </w:rPr>
          </w:rPrChange>
        </w:rPr>
        <w:t xml:space="preserve"> בטכנולוגית </w:t>
      </w:r>
      <w:r w:rsidRPr="00103DCA">
        <w:rPr>
          <w:rFonts w:ascii="Tahoma" w:hAnsi="Tahoma" w:cs="Tahoma"/>
          <w:sz w:val="24"/>
          <w:szCs w:val="24"/>
          <w:rPrChange w:id="3377" w:author="רינת אביטל" w:date="2022-05-12T09:18:00Z">
            <w:rPr>
              <w:rFonts w:hint="cs"/>
              <w:sz w:val="28"/>
              <w:szCs w:val="28"/>
            </w:rPr>
          </w:rPrChange>
        </w:rPr>
        <w:t>A</w:t>
      </w:r>
      <w:r w:rsidRPr="00103DCA">
        <w:rPr>
          <w:rFonts w:ascii="Tahoma" w:hAnsi="Tahoma" w:cs="Tahoma"/>
          <w:sz w:val="24"/>
          <w:szCs w:val="24"/>
          <w:rPrChange w:id="3378" w:author="רינת אביטל" w:date="2022-05-12T09:18:00Z">
            <w:rPr>
              <w:sz w:val="28"/>
              <w:szCs w:val="28"/>
            </w:rPr>
          </w:rPrChange>
        </w:rPr>
        <w:t>ngular</w:t>
      </w:r>
      <w:r w:rsidRPr="00103DCA">
        <w:rPr>
          <w:rFonts w:ascii="Tahoma" w:hAnsi="Tahoma" w:cs="Tahoma"/>
          <w:sz w:val="24"/>
          <w:szCs w:val="24"/>
          <w:rtl/>
          <w:rPrChange w:id="3379" w:author="רינת אביטל" w:date="2022-05-12T09:18:00Z">
            <w:rPr>
              <w:rFonts w:hint="cs"/>
              <w:sz w:val="28"/>
              <w:szCs w:val="28"/>
              <w:rtl/>
            </w:rPr>
          </w:rPrChange>
        </w:rPr>
        <w:t>.</w:t>
      </w:r>
    </w:p>
    <w:p w14:paraId="07FDBA87" w14:textId="0B11379D" w:rsidR="00C26F9C" w:rsidRPr="00103DCA" w:rsidRDefault="00C26F9C" w:rsidP="00C26F9C">
      <w:pPr>
        <w:rPr>
          <w:rFonts w:ascii="Tahoma" w:hAnsi="Tahoma" w:cs="Tahoma"/>
          <w:rtl/>
          <w:rPrChange w:id="3380" w:author="רינת אביטל" w:date="2022-05-12T09:18:00Z">
            <w:rPr>
              <w:sz w:val="24"/>
              <w:szCs w:val="24"/>
              <w:rtl/>
            </w:rPr>
          </w:rPrChange>
        </w:rPr>
      </w:pPr>
    </w:p>
    <w:p w14:paraId="0784732E" w14:textId="0713DC6B" w:rsidR="008810FC" w:rsidRPr="00103DCA" w:rsidRDefault="008810FC" w:rsidP="00C26F9C">
      <w:pPr>
        <w:rPr>
          <w:rFonts w:ascii="Tahoma" w:hAnsi="Tahoma" w:cs="Tahoma"/>
          <w:sz w:val="20"/>
          <w:szCs w:val="20"/>
          <w:rtl/>
          <w:rPrChange w:id="3381" w:author="רינת אביטל" w:date="2022-05-12T09:18:00Z">
            <w:rPr>
              <w:rtl/>
            </w:rPr>
          </w:rPrChange>
        </w:rPr>
      </w:pPr>
    </w:p>
    <w:p w14:paraId="1FFBA62D" w14:textId="1F52F776" w:rsidR="008810FC" w:rsidRPr="00103DCA" w:rsidRDefault="008810FC" w:rsidP="00C26F9C">
      <w:pPr>
        <w:rPr>
          <w:rFonts w:ascii="Tahoma" w:hAnsi="Tahoma" w:cs="Tahoma"/>
          <w:sz w:val="20"/>
          <w:szCs w:val="20"/>
          <w:rtl/>
          <w:rPrChange w:id="3382" w:author="רינת אביטל" w:date="2022-05-12T09:18:00Z">
            <w:rPr>
              <w:rtl/>
            </w:rPr>
          </w:rPrChange>
        </w:rPr>
      </w:pPr>
    </w:p>
    <w:p w14:paraId="4CEC28A8" w14:textId="0F41DCF1" w:rsidR="008810FC" w:rsidRPr="00103DCA" w:rsidRDefault="008810FC" w:rsidP="00C26F9C">
      <w:pPr>
        <w:rPr>
          <w:rFonts w:ascii="Tahoma" w:hAnsi="Tahoma" w:cs="Tahoma"/>
          <w:sz w:val="20"/>
          <w:szCs w:val="20"/>
          <w:rtl/>
          <w:rPrChange w:id="3383" w:author="רינת אביטל" w:date="2022-05-12T09:18:00Z">
            <w:rPr>
              <w:rtl/>
            </w:rPr>
          </w:rPrChange>
        </w:rPr>
      </w:pPr>
    </w:p>
    <w:p w14:paraId="6CC5B442" w14:textId="109E9CF6" w:rsidR="008810FC" w:rsidRPr="00103DCA" w:rsidRDefault="008810FC" w:rsidP="00C26F9C">
      <w:pPr>
        <w:rPr>
          <w:rFonts w:ascii="Tahoma" w:hAnsi="Tahoma" w:cs="Tahoma"/>
          <w:sz w:val="20"/>
          <w:szCs w:val="20"/>
          <w:rtl/>
          <w:rPrChange w:id="3384" w:author="רינת אביטל" w:date="2022-05-12T09:18:00Z">
            <w:rPr>
              <w:rtl/>
            </w:rPr>
          </w:rPrChange>
        </w:rPr>
      </w:pPr>
    </w:p>
    <w:p w14:paraId="2FF84E14" w14:textId="72273A74" w:rsidR="008810FC" w:rsidRPr="00103DCA" w:rsidRDefault="008810FC" w:rsidP="00C26F9C">
      <w:pPr>
        <w:rPr>
          <w:rFonts w:ascii="Tahoma" w:hAnsi="Tahoma" w:cs="Tahoma"/>
          <w:sz w:val="20"/>
          <w:szCs w:val="20"/>
          <w:rtl/>
          <w:rPrChange w:id="3385" w:author="רינת אביטל" w:date="2022-05-12T09:18:00Z">
            <w:rPr>
              <w:rtl/>
            </w:rPr>
          </w:rPrChange>
        </w:rPr>
      </w:pPr>
    </w:p>
    <w:p w14:paraId="65FA620F" w14:textId="4D0839BC" w:rsidR="008810FC" w:rsidRPr="00103DCA" w:rsidRDefault="008810FC" w:rsidP="00C26F9C">
      <w:pPr>
        <w:rPr>
          <w:rFonts w:ascii="Tahoma" w:hAnsi="Tahoma" w:cs="Tahoma"/>
          <w:sz w:val="20"/>
          <w:szCs w:val="20"/>
          <w:rtl/>
          <w:rPrChange w:id="3386" w:author="רינת אביטל" w:date="2022-05-12T09:18:00Z">
            <w:rPr>
              <w:rtl/>
            </w:rPr>
          </w:rPrChange>
        </w:rPr>
      </w:pPr>
    </w:p>
    <w:p w14:paraId="4F9BBCB5" w14:textId="3586CF8B" w:rsidR="008810FC" w:rsidRPr="00103DCA" w:rsidRDefault="008810FC" w:rsidP="00C26F9C">
      <w:pPr>
        <w:rPr>
          <w:rFonts w:ascii="Tahoma" w:hAnsi="Tahoma" w:cs="Tahoma"/>
          <w:sz w:val="20"/>
          <w:szCs w:val="20"/>
          <w:rtl/>
          <w:rPrChange w:id="3387" w:author="רינת אביטל" w:date="2022-05-12T09:18:00Z">
            <w:rPr>
              <w:rtl/>
            </w:rPr>
          </w:rPrChange>
        </w:rPr>
      </w:pPr>
    </w:p>
    <w:p w14:paraId="0FD4D606" w14:textId="453F83D0" w:rsidR="008810FC" w:rsidRPr="00103DCA" w:rsidRDefault="008810FC" w:rsidP="00C26F9C">
      <w:pPr>
        <w:rPr>
          <w:rFonts w:ascii="Tahoma" w:hAnsi="Tahoma" w:cs="Tahoma"/>
          <w:sz w:val="20"/>
          <w:szCs w:val="20"/>
          <w:rtl/>
          <w:rPrChange w:id="3388" w:author="רינת אביטל" w:date="2022-05-12T09:18:00Z">
            <w:rPr>
              <w:rtl/>
            </w:rPr>
          </w:rPrChange>
        </w:rPr>
      </w:pPr>
    </w:p>
    <w:p w14:paraId="30B096EF" w14:textId="0FF2E2D0" w:rsidR="008810FC" w:rsidRPr="00103DCA" w:rsidRDefault="008810FC" w:rsidP="00C26F9C">
      <w:pPr>
        <w:rPr>
          <w:rFonts w:ascii="Tahoma" w:hAnsi="Tahoma" w:cs="Tahoma"/>
          <w:sz w:val="20"/>
          <w:szCs w:val="20"/>
          <w:rtl/>
          <w:rPrChange w:id="3389" w:author="רינת אביטל" w:date="2022-05-12T09:18:00Z">
            <w:rPr>
              <w:rtl/>
            </w:rPr>
          </w:rPrChange>
        </w:rPr>
      </w:pPr>
    </w:p>
    <w:p w14:paraId="73F41150" w14:textId="1C5A2A50" w:rsidR="008810FC" w:rsidRPr="00103DCA" w:rsidRDefault="008810FC" w:rsidP="00C26F9C">
      <w:pPr>
        <w:rPr>
          <w:rFonts w:ascii="Tahoma" w:hAnsi="Tahoma" w:cs="Tahoma"/>
          <w:sz w:val="20"/>
          <w:szCs w:val="20"/>
          <w:rtl/>
          <w:rPrChange w:id="3390" w:author="רינת אביטל" w:date="2022-05-12T09:18:00Z">
            <w:rPr>
              <w:rtl/>
            </w:rPr>
          </w:rPrChange>
        </w:rPr>
      </w:pPr>
    </w:p>
    <w:p w14:paraId="4A15ED11" w14:textId="5D11E97E" w:rsidR="008810FC" w:rsidRPr="00103DCA" w:rsidRDefault="008810FC" w:rsidP="00C26F9C">
      <w:pPr>
        <w:rPr>
          <w:rFonts w:ascii="Tahoma" w:hAnsi="Tahoma" w:cs="Tahoma"/>
          <w:sz w:val="20"/>
          <w:szCs w:val="20"/>
          <w:rtl/>
          <w:rPrChange w:id="3391" w:author="רינת אביטל" w:date="2022-05-12T09:18:00Z">
            <w:rPr>
              <w:rtl/>
            </w:rPr>
          </w:rPrChange>
        </w:rPr>
      </w:pPr>
    </w:p>
    <w:p w14:paraId="1BDE0DC8" w14:textId="7D79FF2B" w:rsidR="008810FC" w:rsidRPr="00103DCA" w:rsidRDefault="008810FC" w:rsidP="00C26F9C">
      <w:pPr>
        <w:rPr>
          <w:rFonts w:ascii="Tahoma" w:hAnsi="Tahoma" w:cs="Tahoma"/>
          <w:sz w:val="20"/>
          <w:szCs w:val="20"/>
          <w:rtl/>
          <w:rPrChange w:id="3392" w:author="רינת אביטל" w:date="2022-05-12T09:18:00Z">
            <w:rPr>
              <w:rtl/>
            </w:rPr>
          </w:rPrChange>
        </w:rPr>
      </w:pPr>
    </w:p>
    <w:p w14:paraId="4C3F096F" w14:textId="2959C80F" w:rsidR="00F50FEF" w:rsidRPr="00103DCA" w:rsidRDefault="00F50FEF" w:rsidP="00C26F9C">
      <w:pPr>
        <w:rPr>
          <w:rFonts w:ascii="Tahoma" w:hAnsi="Tahoma" w:cs="Tahoma"/>
          <w:sz w:val="20"/>
          <w:szCs w:val="20"/>
          <w:rtl/>
          <w:rPrChange w:id="3393" w:author="רינת אביטל" w:date="2022-05-12T09:18:00Z">
            <w:rPr>
              <w:rtl/>
            </w:rPr>
          </w:rPrChange>
        </w:rPr>
      </w:pPr>
    </w:p>
    <w:p w14:paraId="745CAE07" w14:textId="228D46CB" w:rsidR="00F50FEF" w:rsidRPr="00103DCA" w:rsidRDefault="00F50FEF" w:rsidP="00C26F9C">
      <w:pPr>
        <w:rPr>
          <w:rFonts w:ascii="Tahoma" w:hAnsi="Tahoma" w:cs="Tahoma"/>
          <w:sz w:val="20"/>
          <w:szCs w:val="20"/>
          <w:rtl/>
          <w:rPrChange w:id="3394" w:author="רינת אביטל" w:date="2022-05-12T09:18:00Z">
            <w:rPr>
              <w:rtl/>
            </w:rPr>
          </w:rPrChange>
        </w:rPr>
      </w:pPr>
    </w:p>
    <w:p w14:paraId="20E1A427" w14:textId="0B632DCF" w:rsidR="00F50FEF" w:rsidRPr="00103DCA" w:rsidRDefault="00F50FEF" w:rsidP="00C26F9C">
      <w:pPr>
        <w:rPr>
          <w:rFonts w:ascii="Tahoma" w:hAnsi="Tahoma" w:cs="Tahoma"/>
          <w:sz w:val="20"/>
          <w:szCs w:val="20"/>
          <w:rtl/>
          <w:rPrChange w:id="3395" w:author="רינת אביטל" w:date="2022-05-12T09:18:00Z">
            <w:rPr>
              <w:rtl/>
            </w:rPr>
          </w:rPrChange>
        </w:rPr>
      </w:pPr>
    </w:p>
    <w:p w14:paraId="76E1162B" w14:textId="63256568" w:rsidR="00F50FEF" w:rsidDel="005C14B4" w:rsidRDefault="00F50FEF" w:rsidP="00C26F9C">
      <w:pPr>
        <w:rPr>
          <w:del w:id="3396" w:author="רינת אביטל" w:date="2022-05-12T14:08:00Z"/>
          <w:rFonts w:ascii="Tahoma" w:hAnsi="Tahoma" w:cs="Tahoma"/>
          <w:sz w:val="20"/>
          <w:szCs w:val="20"/>
          <w:rtl/>
        </w:rPr>
      </w:pPr>
    </w:p>
    <w:p w14:paraId="2CB02425" w14:textId="172AC5E6" w:rsidR="005C14B4" w:rsidRDefault="005C14B4" w:rsidP="00C26F9C">
      <w:pPr>
        <w:rPr>
          <w:ins w:id="3397" w:author="רינת אביטל" w:date="2022-05-12T14:08:00Z"/>
          <w:rFonts w:ascii="Tahoma" w:hAnsi="Tahoma" w:cs="Tahoma"/>
          <w:sz w:val="20"/>
          <w:szCs w:val="20"/>
          <w:rtl/>
        </w:rPr>
      </w:pPr>
    </w:p>
    <w:p w14:paraId="5EF6CB2A" w14:textId="0CD6B6E8" w:rsidR="005C14B4" w:rsidRDefault="005C14B4" w:rsidP="00C26F9C">
      <w:pPr>
        <w:rPr>
          <w:ins w:id="3398" w:author="רינת אביטל" w:date="2022-05-12T14:08:00Z"/>
          <w:rFonts w:ascii="Tahoma" w:hAnsi="Tahoma" w:cs="Tahoma"/>
          <w:sz w:val="20"/>
          <w:szCs w:val="20"/>
          <w:rtl/>
        </w:rPr>
      </w:pPr>
    </w:p>
    <w:p w14:paraId="2433965C" w14:textId="207A4959" w:rsidR="005C14B4" w:rsidRDefault="005C14B4" w:rsidP="00C26F9C">
      <w:pPr>
        <w:rPr>
          <w:ins w:id="3399" w:author="רינת אביטל" w:date="2022-05-12T14:08:00Z"/>
          <w:rFonts w:ascii="Tahoma" w:hAnsi="Tahoma" w:cs="Tahoma"/>
          <w:sz w:val="20"/>
          <w:szCs w:val="20"/>
          <w:rtl/>
        </w:rPr>
      </w:pPr>
    </w:p>
    <w:p w14:paraId="0E5C8D9D" w14:textId="47ED6BBD" w:rsidR="005C14B4" w:rsidRDefault="005C14B4" w:rsidP="00C26F9C">
      <w:pPr>
        <w:rPr>
          <w:ins w:id="3400" w:author="רינת אביטל" w:date="2022-05-12T14:08:00Z"/>
          <w:rFonts w:ascii="Tahoma" w:hAnsi="Tahoma" w:cs="Tahoma"/>
          <w:sz w:val="20"/>
          <w:szCs w:val="20"/>
          <w:rtl/>
        </w:rPr>
      </w:pPr>
    </w:p>
    <w:p w14:paraId="7A4AFA6A" w14:textId="77777777" w:rsidR="005C14B4" w:rsidRPr="00103DCA" w:rsidRDefault="005C14B4" w:rsidP="00C26F9C">
      <w:pPr>
        <w:rPr>
          <w:ins w:id="3401" w:author="רינת אביטל" w:date="2022-05-12T14:08:00Z"/>
          <w:rFonts w:ascii="Tahoma" w:hAnsi="Tahoma" w:cs="Tahoma"/>
          <w:sz w:val="20"/>
          <w:szCs w:val="20"/>
          <w:rtl/>
          <w:rPrChange w:id="3402" w:author="רינת אביטל" w:date="2022-05-12T09:18:00Z">
            <w:rPr>
              <w:ins w:id="3403" w:author="רינת אביטל" w:date="2022-05-12T14:08:00Z"/>
              <w:rtl/>
            </w:rPr>
          </w:rPrChange>
        </w:rPr>
      </w:pPr>
    </w:p>
    <w:p w14:paraId="7C362029" w14:textId="77777777" w:rsidR="00F50FEF" w:rsidRPr="00103DCA" w:rsidRDefault="00F50FEF" w:rsidP="00C26F9C">
      <w:pPr>
        <w:rPr>
          <w:rFonts w:ascii="Tahoma" w:hAnsi="Tahoma" w:cs="Tahoma"/>
          <w:sz w:val="20"/>
          <w:szCs w:val="20"/>
          <w:rtl/>
          <w:rPrChange w:id="3404" w:author="רינת אביטל" w:date="2022-05-12T09:18:00Z">
            <w:rPr>
              <w:rtl/>
            </w:rPr>
          </w:rPrChange>
        </w:rPr>
      </w:pPr>
    </w:p>
    <w:p w14:paraId="1600E3F3" w14:textId="77777777" w:rsidR="008810FC" w:rsidRPr="00103DCA" w:rsidRDefault="008810FC" w:rsidP="00C26F9C">
      <w:pPr>
        <w:rPr>
          <w:rFonts w:ascii="Tahoma" w:hAnsi="Tahoma" w:cs="Tahoma"/>
          <w:sz w:val="20"/>
          <w:szCs w:val="20"/>
          <w:rPrChange w:id="3405" w:author="רינת אביטל" w:date="2022-05-12T09:18:00Z">
            <w:rPr/>
          </w:rPrChange>
        </w:rPr>
      </w:pPr>
    </w:p>
    <w:p w14:paraId="3FEE6609" w14:textId="6ABA968A" w:rsidR="0051280A" w:rsidRPr="00103DCA" w:rsidRDefault="0051280A" w:rsidP="00816266">
      <w:pPr>
        <w:pStyle w:val="1"/>
        <w:numPr>
          <w:ilvl w:val="0"/>
          <w:numId w:val="7"/>
        </w:numPr>
        <w:spacing w:line="480" w:lineRule="auto"/>
        <w:jc w:val="center"/>
        <w:rPr>
          <w:rFonts w:ascii="Tahoma" w:hAnsi="Tahoma" w:cs="Tahoma"/>
          <w:b/>
          <w:bCs/>
          <w:color w:val="89D7C3"/>
          <w:sz w:val="40"/>
          <w:szCs w:val="40"/>
          <w:rtl/>
          <w:rPrChange w:id="3406" w:author="רינת אביטל" w:date="2022-05-12T09:18:00Z">
            <w:rPr>
              <w:b/>
              <w:bCs/>
              <w:color w:val="89D7C3"/>
              <w:sz w:val="44"/>
              <w:szCs w:val="44"/>
              <w:rtl/>
            </w:rPr>
          </w:rPrChange>
        </w:rPr>
      </w:pPr>
      <w:bookmarkStart w:id="3407" w:name="_Toc103039625"/>
      <w:r w:rsidRPr="00103DCA">
        <w:rPr>
          <w:rFonts w:ascii="Tahoma" w:hAnsi="Tahoma" w:cs="Tahoma"/>
          <w:b/>
          <w:bCs/>
          <w:color w:val="89D7C3"/>
          <w:sz w:val="40"/>
          <w:szCs w:val="40"/>
          <w:rtl/>
          <w:rPrChange w:id="3408" w:author="רינת אביטל" w:date="2022-05-12T09:18:00Z">
            <w:rPr>
              <w:rFonts w:hint="cs"/>
              <w:b/>
              <w:bCs/>
              <w:color w:val="89D7C3"/>
              <w:sz w:val="44"/>
              <w:szCs w:val="44"/>
              <w:rtl/>
            </w:rPr>
          </w:rPrChange>
        </w:rPr>
        <w:lastRenderedPageBreak/>
        <w:t>אלגוריתמים מרכזיים</w:t>
      </w:r>
      <w:bookmarkEnd w:id="3407"/>
    </w:p>
    <w:p w14:paraId="132E2F69" w14:textId="239B8BAC" w:rsidR="00C26F9C" w:rsidRPr="00103DCA" w:rsidRDefault="00C26F9C" w:rsidP="00C26F9C">
      <w:pPr>
        <w:rPr>
          <w:rFonts w:ascii="Tahoma" w:hAnsi="Tahoma" w:cs="Tahoma"/>
          <w:sz w:val="20"/>
          <w:szCs w:val="20"/>
          <w:rPrChange w:id="3409" w:author="רינת אביטל" w:date="2022-05-12T09:18:00Z">
            <w:rPr/>
          </w:rPrChange>
        </w:rPr>
      </w:pPr>
      <w:r w:rsidRPr="00103DCA">
        <w:rPr>
          <w:rFonts w:ascii="Tahoma" w:hAnsi="Tahoma" w:cs="Tahoma"/>
          <w:sz w:val="20"/>
          <w:szCs w:val="20"/>
          <w:rtl/>
          <w:rPrChange w:id="3410" w:author="רינת אביטל" w:date="2022-05-12T09:18:00Z">
            <w:rPr>
              <w:rFonts w:hint="cs"/>
              <w:rtl/>
            </w:rPr>
          </w:rPrChange>
        </w:rPr>
        <w:t>כאן תפרטי את הפעולות העיקריות בפרויקט.</w:t>
      </w:r>
    </w:p>
    <w:p w14:paraId="0FBE9D76" w14:textId="32DFD471" w:rsidR="0051280A" w:rsidRPr="00103DCA" w:rsidRDefault="0051280A" w:rsidP="0051280A">
      <w:pPr>
        <w:pStyle w:val="2"/>
        <w:numPr>
          <w:ilvl w:val="1"/>
          <w:numId w:val="7"/>
        </w:numPr>
        <w:rPr>
          <w:rFonts w:ascii="Tahoma" w:hAnsi="Tahoma" w:cs="Tahoma"/>
          <w:sz w:val="24"/>
          <w:szCs w:val="24"/>
          <w:rPrChange w:id="3411" w:author="רינת אביטל" w:date="2022-05-12T09:18:00Z">
            <w:rPr/>
          </w:rPrChange>
        </w:rPr>
      </w:pPr>
      <w:bookmarkStart w:id="3412" w:name="_Toc103039626"/>
      <w:r w:rsidRPr="00103DCA">
        <w:rPr>
          <w:rFonts w:ascii="Tahoma" w:hAnsi="Tahoma" w:cs="Tahoma"/>
          <w:sz w:val="24"/>
          <w:szCs w:val="24"/>
          <w:rtl/>
          <w:rPrChange w:id="3413" w:author="רינת אביטל" w:date="2022-05-12T09:18:00Z">
            <w:rPr>
              <w:rFonts w:hint="cs"/>
              <w:rtl/>
            </w:rPr>
          </w:rPrChange>
        </w:rPr>
        <w:t>חלק מהאלגוריתם...</w:t>
      </w:r>
      <w:r w:rsidR="00410423" w:rsidRPr="00103DCA">
        <w:rPr>
          <w:rFonts w:ascii="Tahoma" w:hAnsi="Tahoma" w:cs="Tahoma"/>
          <w:sz w:val="24"/>
          <w:szCs w:val="24"/>
          <w:rtl/>
          <w:rPrChange w:id="3414" w:author="רינת אביטל" w:date="2022-05-12T09:18:00Z">
            <w:rPr>
              <w:rFonts w:hint="cs"/>
              <w:rtl/>
            </w:rPr>
          </w:rPrChange>
        </w:rPr>
        <w:t xml:space="preserve">   הפיכת התמונה לשחור לבן</w:t>
      </w:r>
      <w:bookmarkEnd w:id="3412"/>
    </w:p>
    <w:p w14:paraId="49FC8CC1" w14:textId="7711E0CC" w:rsidR="0051280A" w:rsidRPr="00103DCA" w:rsidRDefault="0051280A" w:rsidP="0051280A">
      <w:pPr>
        <w:pStyle w:val="2"/>
        <w:numPr>
          <w:ilvl w:val="1"/>
          <w:numId w:val="7"/>
        </w:numPr>
        <w:rPr>
          <w:rFonts w:ascii="Tahoma" w:hAnsi="Tahoma" w:cs="Tahoma"/>
          <w:sz w:val="24"/>
          <w:szCs w:val="24"/>
          <w:rPrChange w:id="3415" w:author="רינת אביטל" w:date="2022-05-12T09:18:00Z">
            <w:rPr/>
          </w:rPrChange>
        </w:rPr>
      </w:pPr>
      <w:bookmarkStart w:id="3416" w:name="_Toc103039627"/>
      <w:r w:rsidRPr="00103DCA">
        <w:rPr>
          <w:rFonts w:ascii="Tahoma" w:hAnsi="Tahoma" w:cs="Tahoma"/>
          <w:sz w:val="24"/>
          <w:szCs w:val="24"/>
          <w:rtl/>
          <w:rPrChange w:id="3417" w:author="רינת אביטל" w:date="2022-05-12T09:18:00Z">
            <w:rPr>
              <w:rFonts w:hint="cs"/>
              <w:rtl/>
            </w:rPr>
          </w:rPrChange>
        </w:rPr>
        <w:t>חלק אחר מהאלגוריתם...</w:t>
      </w:r>
      <w:r w:rsidR="00410423" w:rsidRPr="00103DCA">
        <w:rPr>
          <w:rFonts w:ascii="Tahoma" w:hAnsi="Tahoma" w:cs="Tahoma"/>
          <w:sz w:val="24"/>
          <w:szCs w:val="24"/>
          <w:rtl/>
          <w:rPrChange w:id="3418" w:author="רינת אביטל" w:date="2022-05-12T09:18:00Z">
            <w:rPr>
              <w:rFonts w:hint="cs"/>
              <w:rtl/>
            </w:rPr>
          </w:rPrChange>
        </w:rPr>
        <w:t xml:space="preserve">   פירוק התמונה לאותיות</w:t>
      </w:r>
      <w:bookmarkEnd w:id="3416"/>
    </w:p>
    <w:p w14:paraId="1AC8CCE7" w14:textId="3A06FA9B" w:rsidR="0051280A" w:rsidRPr="00103DCA" w:rsidRDefault="0051280A" w:rsidP="0051280A">
      <w:pPr>
        <w:pStyle w:val="2"/>
        <w:numPr>
          <w:ilvl w:val="1"/>
          <w:numId w:val="7"/>
        </w:numPr>
        <w:rPr>
          <w:rFonts w:ascii="Tahoma" w:hAnsi="Tahoma" w:cs="Tahoma"/>
          <w:sz w:val="24"/>
          <w:szCs w:val="24"/>
          <w:rtl/>
          <w:rPrChange w:id="3419" w:author="רינת אביטל" w:date="2022-05-12T09:18:00Z">
            <w:rPr>
              <w:rtl/>
            </w:rPr>
          </w:rPrChange>
        </w:rPr>
      </w:pPr>
      <w:bookmarkStart w:id="3420" w:name="_Toc103039628"/>
      <w:r w:rsidRPr="00103DCA">
        <w:rPr>
          <w:rFonts w:ascii="Tahoma" w:hAnsi="Tahoma" w:cs="Tahoma"/>
          <w:sz w:val="24"/>
          <w:szCs w:val="24"/>
          <w:rtl/>
          <w:rPrChange w:id="3421" w:author="רינת אביטל" w:date="2022-05-12T09:18:00Z">
            <w:rPr>
              <w:rFonts w:hint="cs"/>
              <w:rtl/>
            </w:rPr>
          </w:rPrChange>
        </w:rPr>
        <w:t>החלק העיקרי באלגוריתם</w:t>
      </w:r>
      <w:r w:rsidR="00410423" w:rsidRPr="00103DCA">
        <w:rPr>
          <w:rFonts w:ascii="Tahoma" w:hAnsi="Tahoma" w:cs="Tahoma"/>
          <w:sz w:val="24"/>
          <w:szCs w:val="24"/>
          <w:rtl/>
          <w:rPrChange w:id="3422" w:author="רינת אביטל" w:date="2022-05-12T09:18:00Z">
            <w:rPr>
              <w:rFonts w:hint="cs"/>
              <w:rtl/>
            </w:rPr>
          </w:rPrChange>
        </w:rPr>
        <w:t xml:space="preserve">   למידת מכונה </w:t>
      </w:r>
      <w:r w:rsidR="00410423" w:rsidRPr="00103DCA">
        <w:rPr>
          <w:rFonts w:ascii="Tahoma" w:hAnsi="Tahoma" w:cs="Tahoma"/>
          <w:sz w:val="24"/>
          <w:szCs w:val="24"/>
          <w:rtl/>
          <w:rPrChange w:id="3423" w:author="רינת אביטל" w:date="2022-05-12T09:18:00Z">
            <w:rPr>
              <w:rtl/>
            </w:rPr>
          </w:rPrChange>
        </w:rPr>
        <w:t>–</w:t>
      </w:r>
      <w:r w:rsidR="00410423" w:rsidRPr="00103DCA">
        <w:rPr>
          <w:rFonts w:ascii="Tahoma" w:hAnsi="Tahoma" w:cs="Tahoma"/>
          <w:sz w:val="24"/>
          <w:szCs w:val="24"/>
          <w:rtl/>
          <w:rPrChange w:id="3424" w:author="רינת אביטל" w:date="2022-05-12T09:18:00Z">
            <w:rPr>
              <w:rFonts w:hint="cs"/>
              <w:rtl/>
            </w:rPr>
          </w:rPrChange>
        </w:rPr>
        <w:t xml:space="preserve"> וזיהוי האות</w:t>
      </w:r>
      <w:bookmarkEnd w:id="3420"/>
    </w:p>
    <w:p w14:paraId="38C8CE3F" w14:textId="0A9D1ABC" w:rsidR="008810FC" w:rsidRPr="00103DCA" w:rsidRDefault="008810FC" w:rsidP="008810FC">
      <w:pPr>
        <w:rPr>
          <w:rFonts w:ascii="Tahoma" w:hAnsi="Tahoma" w:cs="Tahoma"/>
          <w:sz w:val="20"/>
          <w:szCs w:val="20"/>
          <w:rtl/>
          <w:rPrChange w:id="3425" w:author="רינת אביטל" w:date="2022-05-12T09:18:00Z">
            <w:rPr>
              <w:rtl/>
            </w:rPr>
          </w:rPrChange>
        </w:rPr>
      </w:pPr>
    </w:p>
    <w:p w14:paraId="48175B97" w14:textId="54C38F07" w:rsidR="008810FC" w:rsidRPr="00103DCA" w:rsidRDefault="008810FC" w:rsidP="008810FC">
      <w:pPr>
        <w:rPr>
          <w:rFonts w:ascii="Tahoma" w:hAnsi="Tahoma" w:cs="Tahoma"/>
          <w:sz w:val="20"/>
          <w:szCs w:val="20"/>
          <w:rtl/>
          <w:rPrChange w:id="3426" w:author="רינת אביטל" w:date="2022-05-12T09:18:00Z">
            <w:rPr>
              <w:rtl/>
            </w:rPr>
          </w:rPrChange>
        </w:rPr>
      </w:pPr>
    </w:p>
    <w:p w14:paraId="6D52F0C2" w14:textId="7B6D8984" w:rsidR="008810FC" w:rsidRPr="00103DCA" w:rsidRDefault="008810FC" w:rsidP="008810FC">
      <w:pPr>
        <w:rPr>
          <w:rFonts w:ascii="Tahoma" w:hAnsi="Tahoma" w:cs="Tahoma"/>
          <w:sz w:val="20"/>
          <w:szCs w:val="20"/>
          <w:rtl/>
          <w:rPrChange w:id="3427" w:author="רינת אביטל" w:date="2022-05-12T09:18:00Z">
            <w:rPr>
              <w:rtl/>
            </w:rPr>
          </w:rPrChange>
        </w:rPr>
      </w:pPr>
    </w:p>
    <w:p w14:paraId="3441849D" w14:textId="3FFEF028" w:rsidR="008810FC" w:rsidRPr="00103DCA" w:rsidRDefault="008810FC" w:rsidP="008810FC">
      <w:pPr>
        <w:rPr>
          <w:rFonts w:ascii="Tahoma" w:hAnsi="Tahoma" w:cs="Tahoma"/>
          <w:sz w:val="20"/>
          <w:szCs w:val="20"/>
          <w:rtl/>
          <w:rPrChange w:id="3428" w:author="רינת אביטל" w:date="2022-05-12T09:18:00Z">
            <w:rPr>
              <w:rtl/>
            </w:rPr>
          </w:rPrChange>
        </w:rPr>
      </w:pPr>
    </w:p>
    <w:p w14:paraId="32500C7E" w14:textId="67F9D89B" w:rsidR="008810FC" w:rsidRPr="00103DCA" w:rsidRDefault="008810FC" w:rsidP="008810FC">
      <w:pPr>
        <w:rPr>
          <w:rFonts w:ascii="Tahoma" w:hAnsi="Tahoma" w:cs="Tahoma"/>
          <w:sz w:val="20"/>
          <w:szCs w:val="20"/>
          <w:rtl/>
          <w:rPrChange w:id="3429" w:author="רינת אביטל" w:date="2022-05-12T09:18:00Z">
            <w:rPr>
              <w:rtl/>
            </w:rPr>
          </w:rPrChange>
        </w:rPr>
      </w:pPr>
    </w:p>
    <w:p w14:paraId="76F7A28C" w14:textId="33F734D7" w:rsidR="008810FC" w:rsidRPr="00103DCA" w:rsidRDefault="008810FC" w:rsidP="008810FC">
      <w:pPr>
        <w:rPr>
          <w:rFonts w:ascii="Tahoma" w:hAnsi="Tahoma" w:cs="Tahoma"/>
          <w:sz w:val="20"/>
          <w:szCs w:val="20"/>
          <w:rtl/>
          <w:rPrChange w:id="3430" w:author="רינת אביטל" w:date="2022-05-12T09:18:00Z">
            <w:rPr>
              <w:rtl/>
            </w:rPr>
          </w:rPrChange>
        </w:rPr>
      </w:pPr>
    </w:p>
    <w:p w14:paraId="2DB2F8F1" w14:textId="1D33A171" w:rsidR="008810FC" w:rsidRPr="00103DCA" w:rsidRDefault="008810FC" w:rsidP="008810FC">
      <w:pPr>
        <w:rPr>
          <w:rFonts w:ascii="Tahoma" w:hAnsi="Tahoma" w:cs="Tahoma"/>
          <w:sz w:val="20"/>
          <w:szCs w:val="20"/>
          <w:rtl/>
          <w:rPrChange w:id="3431" w:author="רינת אביטל" w:date="2022-05-12T09:18:00Z">
            <w:rPr>
              <w:rtl/>
            </w:rPr>
          </w:rPrChange>
        </w:rPr>
      </w:pPr>
    </w:p>
    <w:p w14:paraId="60C51E07" w14:textId="48F70D2E" w:rsidR="008810FC" w:rsidRPr="00103DCA" w:rsidRDefault="008810FC" w:rsidP="008810FC">
      <w:pPr>
        <w:rPr>
          <w:rFonts w:ascii="Tahoma" w:hAnsi="Tahoma" w:cs="Tahoma"/>
          <w:sz w:val="20"/>
          <w:szCs w:val="20"/>
          <w:rtl/>
          <w:rPrChange w:id="3432" w:author="רינת אביטל" w:date="2022-05-12T09:18:00Z">
            <w:rPr>
              <w:rtl/>
            </w:rPr>
          </w:rPrChange>
        </w:rPr>
      </w:pPr>
    </w:p>
    <w:p w14:paraId="48C18988" w14:textId="241CEA05" w:rsidR="008810FC" w:rsidRPr="00103DCA" w:rsidRDefault="008810FC" w:rsidP="008810FC">
      <w:pPr>
        <w:rPr>
          <w:rFonts w:ascii="Tahoma" w:hAnsi="Tahoma" w:cs="Tahoma"/>
          <w:sz w:val="20"/>
          <w:szCs w:val="20"/>
          <w:rtl/>
          <w:rPrChange w:id="3433" w:author="רינת אביטל" w:date="2022-05-12T09:18:00Z">
            <w:rPr>
              <w:rtl/>
            </w:rPr>
          </w:rPrChange>
        </w:rPr>
      </w:pPr>
    </w:p>
    <w:p w14:paraId="044A8C60" w14:textId="3FE59C84" w:rsidR="008810FC" w:rsidRPr="00103DCA" w:rsidRDefault="008810FC" w:rsidP="008810FC">
      <w:pPr>
        <w:rPr>
          <w:rFonts w:ascii="Tahoma" w:hAnsi="Tahoma" w:cs="Tahoma"/>
          <w:sz w:val="20"/>
          <w:szCs w:val="20"/>
          <w:rtl/>
          <w:rPrChange w:id="3434" w:author="רינת אביטל" w:date="2022-05-12T09:18:00Z">
            <w:rPr>
              <w:rtl/>
            </w:rPr>
          </w:rPrChange>
        </w:rPr>
      </w:pPr>
    </w:p>
    <w:p w14:paraId="66B25B94" w14:textId="2599FDE0" w:rsidR="008810FC" w:rsidRPr="00103DCA" w:rsidRDefault="008810FC" w:rsidP="008810FC">
      <w:pPr>
        <w:rPr>
          <w:rFonts w:ascii="Tahoma" w:hAnsi="Tahoma" w:cs="Tahoma"/>
          <w:sz w:val="20"/>
          <w:szCs w:val="20"/>
          <w:rtl/>
          <w:rPrChange w:id="3435" w:author="רינת אביטל" w:date="2022-05-12T09:18:00Z">
            <w:rPr>
              <w:rtl/>
            </w:rPr>
          </w:rPrChange>
        </w:rPr>
      </w:pPr>
    </w:p>
    <w:p w14:paraId="1FAD4A53" w14:textId="28567DE9" w:rsidR="008810FC" w:rsidRPr="00103DCA" w:rsidRDefault="008810FC" w:rsidP="008810FC">
      <w:pPr>
        <w:rPr>
          <w:rFonts w:ascii="Tahoma" w:hAnsi="Tahoma" w:cs="Tahoma"/>
          <w:sz w:val="20"/>
          <w:szCs w:val="20"/>
          <w:rtl/>
          <w:rPrChange w:id="3436" w:author="רינת אביטל" w:date="2022-05-12T09:18:00Z">
            <w:rPr>
              <w:rtl/>
            </w:rPr>
          </w:rPrChange>
        </w:rPr>
      </w:pPr>
    </w:p>
    <w:p w14:paraId="192923E5" w14:textId="268FE512" w:rsidR="008810FC" w:rsidRPr="00103DCA" w:rsidRDefault="008810FC" w:rsidP="008810FC">
      <w:pPr>
        <w:rPr>
          <w:rFonts w:ascii="Tahoma" w:hAnsi="Tahoma" w:cs="Tahoma"/>
          <w:sz w:val="20"/>
          <w:szCs w:val="20"/>
          <w:rtl/>
          <w:rPrChange w:id="3437" w:author="רינת אביטל" w:date="2022-05-12T09:18:00Z">
            <w:rPr>
              <w:rtl/>
            </w:rPr>
          </w:rPrChange>
        </w:rPr>
      </w:pPr>
    </w:p>
    <w:p w14:paraId="7953A5B3" w14:textId="3189762A" w:rsidR="008810FC" w:rsidRPr="00103DCA" w:rsidRDefault="008810FC" w:rsidP="008810FC">
      <w:pPr>
        <w:rPr>
          <w:rFonts w:ascii="Tahoma" w:hAnsi="Tahoma" w:cs="Tahoma"/>
          <w:sz w:val="20"/>
          <w:szCs w:val="20"/>
          <w:rtl/>
          <w:rPrChange w:id="3438" w:author="רינת אביטל" w:date="2022-05-12T09:18:00Z">
            <w:rPr>
              <w:rtl/>
            </w:rPr>
          </w:rPrChange>
        </w:rPr>
      </w:pPr>
    </w:p>
    <w:p w14:paraId="0186ED39" w14:textId="4ECB6362" w:rsidR="008810FC" w:rsidRPr="00103DCA" w:rsidRDefault="008810FC" w:rsidP="008810FC">
      <w:pPr>
        <w:rPr>
          <w:rFonts w:ascii="Tahoma" w:hAnsi="Tahoma" w:cs="Tahoma"/>
          <w:sz w:val="20"/>
          <w:szCs w:val="20"/>
          <w:rtl/>
          <w:rPrChange w:id="3439" w:author="רינת אביטל" w:date="2022-05-12T09:18:00Z">
            <w:rPr>
              <w:rtl/>
            </w:rPr>
          </w:rPrChange>
        </w:rPr>
      </w:pPr>
    </w:p>
    <w:p w14:paraId="6BB07978" w14:textId="4B64C2E5" w:rsidR="008810FC" w:rsidRPr="00103DCA" w:rsidRDefault="008810FC" w:rsidP="008810FC">
      <w:pPr>
        <w:rPr>
          <w:rFonts w:ascii="Tahoma" w:hAnsi="Tahoma" w:cs="Tahoma"/>
          <w:sz w:val="20"/>
          <w:szCs w:val="20"/>
          <w:rtl/>
          <w:rPrChange w:id="3440" w:author="רינת אביטל" w:date="2022-05-12T09:18:00Z">
            <w:rPr>
              <w:rtl/>
            </w:rPr>
          </w:rPrChange>
        </w:rPr>
      </w:pPr>
    </w:p>
    <w:p w14:paraId="7395AE65" w14:textId="02E5BDFA" w:rsidR="008810FC" w:rsidRPr="00103DCA" w:rsidRDefault="008810FC" w:rsidP="008810FC">
      <w:pPr>
        <w:rPr>
          <w:rFonts w:ascii="Tahoma" w:hAnsi="Tahoma" w:cs="Tahoma"/>
          <w:sz w:val="20"/>
          <w:szCs w:val="20"/>
          <w:rtl/>
          <w:rPrChange w:id="3441" w:author="רינת אביטל" w:date="2022-05-12T09:18:00Z">
            <w:rPr>
              <w:rtl/>
            </w:rPr>
          </w:rPrChange>
        </w:rPr>
      </w:pPr>
    </w:p>
    <w:p w14:paraId="42B5D53F" w14:textId="41A459A7" w:rsidR="008810FC" w:rsidRPr="00103DCA" w:rsidRDefault="008810FC" w:rsidP="008810FC">
      <w:pPr>
        <w:rPr>
          <w:rFonts w:ascii="Tahoma" w:hAnsi="Tahoma" w:cs="Tahoma"/>
          <w:sz w:val="20"/>
          <w:szCs w:val="20"/>
          <w:rtl/>
          <w:rPrChange w:id="3442" w:author="רינת אביטל" w:date="2022-05-12T09:18:00Z">
            <w:rPr>
              <w:rtl/>
            </w:rPr>
          </w:rPrChange>
        </w:rPr>
      </w:pPr>
    </w:p>
    <w:p w14:paraId="59103FC5" w14:textId="3348C2EB" w:rsidR="008810FC" w:rsidRPr="00103DCA" w:rsidRDefault="008810FC" w:rsidP="008810FC">
      <w:pPr>
        <w:rPr>
          <w:rFonts w:ascii="Tahoma" w:hAnsi="Tahoma" w:cs="Tahoma"/>
          <w:sz w:val="20"/>
          <w:szCs w:val="20"/>
          <w:rtl/>
          <w:rPrChange w:id="3443" w:author="רינת אביטל" w:date="2022-05-12T09:18:00Z">
            <w:rPr>
              <w:rtl/>
            </w:rPr>
          </w:rPrChange>
        </w:rPr>
      </w:pPr>
    </w:p>
    <w:p w14:paraId="096A8D63" w14:textId="672B3988" w:rsidR="008810FC" w:rsidRPr="00103DCA" w:rsidRDefault="008810FC" w:rsidP="008810FC">
      <w:pPr>
        <w:rPr>
          <w:rFonts w:ascii="Tahoma" w:hAnsi="Tahoma" w:cs="Tahoma"/>
          <w:sz w:val="20"/>
          <w:szCs w:val="20"/>
          <w:rtl/>
          <w:rPrChange w:id="3444" w:author="רינת אביטל" w:date="2022-05-12T09:18:00Z">
            <w:rPr>
              <w:rtl/>
            </w:rPr>
          </w:rPrChange>
        </w:rPr>
      </w:pPr>
    </w:p>
    <w:p w14:paraId="004B157D" w14:textId="4269E7FE" w:rsidR="008810FC" w:rsidRPr="00103DCA" w:rsidRDefault="008810FC" w:rsidP="008810FC">
      <w:pPr>
        <w:rPr>
          <w:rFonts w:ascii="Tahoma" w:hAnsi="Tahoma" w:cs="Tahoma"/>
          <w:sz w:val="20"/>
          <w:szCs w:val="20"/>
          <w:rtl/>
          <w:rPrChange w:id="3445" w:author="רינת אביטל" w:date="2022-05-12T09:18:00Z">
            <w:rPr>
              <w:rtl/>
            </w:rPr>
          </w:rPrChange>
        </w:rPr>
      </w:pPr>
    </w:p>
    <w:p w14:paraId="73F5D0C4" w14:textId="6C15E167" w:rsidR="008810FC" w:rsidRPr="00103DCA" w:rsidRDefault="008810FC" w:rsidP="008810FC">
      <w:pPr>
        <w:rPr>
          <w:rFonts w:ascii="Tahoma" w:hAnsi="Tahoma" w:cs="Tahoma"/>
          <w:sz w:val="20"/>
          <w:szCs w:val="20"/>
          <w:rtl/>
          <w:rPrChange w:id="3446" w:author="רינת אביטל" w:date="2022-05-12T09:18:00Z">
            <w:rPr>
              <w:rtl/>
            </w:rPr>
          </w:rPrChange>
        </w:rPr>
      </w:pPr>
    </w:p>
    <w:p w14:paraId="1E752B20" w14:textId="60B0788A" w:rsidR="008810FC" w:rsidRPr="00103DCA" w:rsidRDefault="008810FC" w:rsidP="008810FC">
      <w:pPr>
        <w:rPr>
          <w:rFonts w:ascii="Tahoma" w:hAnsi="Tahoma" w:cs="Tahoma"/>
          <w:sz w:val="20"/>
          <w:szCs w:val="20"/>
          <w:rtl/>
          <w:rPrChange w:id="3447" w:author="רינת אביטל" w:date="2022-05-12T09:18:00Z">
            <w:rPr>
              <w:rtl/>
            </w:rPr>
          </w:rPrChange>
        </w:rPr>
      </w:pPr>
    </w:p>
    <w:p w14:paraId="6D0D3254" w14:textId="66B00503" w:rsidR="008810FC" w:rsidRPr="00103DCA" w:rsidRDefault="008810FC" w:rsidP="008810FC">
      <w:pPr>
        <w:rPr>
          <w:rFonts w:ascii="Tahoma" w:hAnsi="Tahoma" w:cs="Tahoma"/>
          <w:sz w:val="20"/>
          <w:szCs w:val="20"/>
          <w:rtl/>
          <w:rPrChange w:id="3448" w:author="רינת אביטל" w:date="2022-05-12T09:18:00Z">
            <w:rPr>
              <w:rtl/>
            </w:rPr>
          </w:rPrChange>
        </w:rPr>
      </w:pPr>
    </w:p>
    <w:p w14:paraId="09BD1F48" w14:textId="54C864E6" w:rsidR="008810FC" w:rsidRPr="00103DCA" w:rsidRDefault="008810FC" w:rsidP="008810FC">
      <w:pPr>
        <w:rPr>
          <w:rFonts w:ascii="Tahoma" w:hAnsi="Tahoma" w:cs="Tahoma"/>
          <w:sz w:val="20"/>
          <w:szCs w:val="20"/>
          <w:rtl/>
          <w:rPrChange w:id="3449" w:author="רינת אביטל" w:date="2022-05-12T09:18:00Z">
            <w:rPr>
              <w:rtl/>
            </w:rPr>
          </w:rPrChange>
        </w:rPr>
      </w:pPr>
    </w:p>
    <w:p w14:paraId="78916FBC" w14:textId="77777777" w:rsidR="00D70154" w:rsidRPr="00103DCA" w:rsidRDefault="00D70154" w:rsidP="008810FC">
      <w:pPr>
        <w:rPr>
          <w:rFonts w:ascii="Tahoma" w:hAnsi="Tahoma" w:cs="Tahoma"/>
          <w:sz w:val="20"/>
          <w:szCs w:val="20"/>
          <w:rPrChange w:id="3450" w:author="רינת אביטל" w:date="2022-05-12T09:18:00Z">
            <w:rPr/>
          </w:rPrChange>
        </w:rPr>
      </w:pPr>
    </w:p>
    <w:p w14:paraId="2EE223AD" w14:textId="2149FECF" w:rsidR="0051280A" w:rsidRPr="00103DCA" w:rsidRDefault="0051280A" w:rsidP="00274657">
      <w:pPr>
        <w:pStyle w:val="1"/>
        <w:numPr>
          <w:ilvl w:val="0"/>
          <w:numId w:val="7"/>
        </w:numPr>
        <w:spacing w:line="480" w:lineRule="auto"/>
        <w:jc w:val="center"/>
        <w:rPr>
          <w:rFonts w:ascii="Tahoma" w:hAnsi="Tahoma" w:cs="Tahoma"/>
          <w:b/>
          <w:bCs/>
          <w:sz w:val="40"/>
          <w:szCs w:val="40"/>
          <w:rtl/>
          <w:rPrChange w:id="3451" w:author="רינת אביטל" w:date="2022-05-12T09:18:00Z">
            <w:rPr>
              <w:b/>
              <w:bCs/>
              <w:sz w:val="44"/>
              <w:szCs w:val="44"/>
              <w:rtl/>
            </w:rPr>
          </w:rPrChange>
        </w:rPr>
      </w:pPr>
      <w:bookmarkStart w:id="3452" w:name="_Toc103039629"/>
      <w:r w:rsidRPr="00103DCA">
        <w:rPr>
          <w:rFonts w:ascii="Tahoma" w:hAnsi="Tahoma" w:cs="Tahoma"/>
          <w:b/>
          <w:bCs/>
          <w:color w:val="89D7C3"/>
          <w:sz w:val="40"/>
          <w:szCs w:val="40"/>
          <w:rtl/>
          <w:rPrChange w:id="3453" w:author="רינת אביטל" w:date="2022-05-12T09:18:00Z">
            <w:rPr>
              <w:rFonts w:hint="cs"/>
              <w:b/>
              <w:bCs/>
              <w:color w:val="89D7C3"/>
              <w:sz w:val="44"/>
              <w:szCs w:val="44"/>
              <w:rtl/>
            </w:rPr>
          </w:rPrChange>
        </w:rPr>
        <w:lastRenderedPageBreak/>
        <w:t>קוד האלגוריתם</w:t>
      </w:r>
      <w:bookmarkEnd w:id="3452"/>
    </w:p>
    <w:p w14:paraId="2EC0FCF4" w14:textId="3B351425" w:rsidR="00C26F9C" w:rsidRPr="00103DCA" w:rsidRDefault="00C26F9C" w:rsidP="00C26F9C">
      <w:pPr>
        <w:rPr>
          <w:rFonts w:ascii="Tahoma" w:hAnsi="Tahoma" w:cs="Tahoma"/>
          <w:sz w:val="20"/>
          <w:szCs w:val="20"/>
          <w:rtl/>
          <w:rPrChange w:id="3454" w:author="רינת אביטל" w:date="2022-05-12T09:18:00Z">
            <w:rPr>
              <w:rtl/>
            </w:rPr>
          </w:rPrChange>
        </w:rPr>
      </w:pPr>
      <w:r w:rsidRPr="00103DCA">
        <w:rPr>
          <w:rFonts w:ascii="Tahoma" w:hAnsi="Tahoma" w:cs="Tahoma"/>
          <w:sz w:val="20"/>
          <w:szCs w:val="20"/>
          <w:rtl/>
          <w:rPrChange w:id="3455" w:author="רינת אביטל" w:date="2022-05-12T09:18:00Z">
            <w:rPr>
              <w:rFonts w:hint="cs"/>
              <w:rtl/>
            </w:rPr>
          </w:rPrChange>
        </w:rPr>
        <w:t xml:space="preserve">לכאן תעתיקי את הפונצקיות העיקריות בפרויקט </w:t>
      </w:r>
    </w:p>
    <w:p w14:paraId="7E52AA67" w14:textId="79DE5CEA" w:rsidR="008810FC" w:rsidRPr="00103DCA" w:rsidRDefault="008810FC" w:rsidP="00C26F9C">
      <w:pPr>
        <w:rPr>
          <w:rFonts w:ascii="Tahoma" w:hAnsi="Tahoma" w:cs="Tahoma"/>
          <w:sz w:val="20"/>
          <w:szCs w:val="20"/>
          <w:rtl/>
          <w:rPrChange w:id="3456" w:author="רינת אביטל" w:date="2022-05-12T09:18:00Z">
            <w:rPr>
              <w:rtl/>
            </w:rPr>
          </w:rPrChange>
        </w:rPr>
      </w:pPr>
    </w:p>
    <w:p w14:paraId="629F82E7" w14:textId="018D16F6" w:rsidR="008810FC" w:rsidRPr="00103DCA" w:rsidRDefault="008810FC" w:rsidP="00C26F9C">
      <w:pPr>
        <w:rPr>
          <w:rFonts w:ascii="Tahoma" w:hAnsi="Tahoma" w:cs="Tahoma"/>
          <w:sz w:val="20"/>
          <w:szCs w:val="20"/>
          <w:rtl/>
          <w:rPrChange w:id="3457" w:author="רינת אביטל" w:date="2022-05-12T09:18:00Z">
            <w:rPr>
              <w:rtl/>
            </w:rPr>
          </w:rPrChange>
        </w:rPr>
      </w:pPr>
    </w:p>
    <w:p w14:paraId="1CB68208" w14:textId="2F1E6F4C" w:rsidR="008810FC" w:rsidRPr="00103DCA" w:rsidRDefault="008810FC" w:rsidP="00C26F9C">
      <w:pPr>
        <w:rPr>
          <w:rFonts w:ascii="Tahoma" w:hAnsi="Tahoma" w:cs="Tahoma"/>
          <w:sz w:val="20"/>
          <w:szCs w:val="20"/>
          <w:rtl/>
          <w:rPrChange w:id="3458" w:author="רינת אביטל" w:date="2022-05-12T09:18:00Z">
            <w:rPr>
              <w:rtl/>
            </w:rPr>
          </w:rPrChange>
        </w:rPr>
      </w:pPr>
    </w:p>
    <w:p w14:paraId="3DA07733" w14:textId="167D5184" w:rsidR="008810FC" w:rsidRPr="00103DCA" w:rsidRDefault="008810FC" w:rsidP="00C26F9C">
      <w:pPr>
        <w:rPr>
          <w:rFonts w:ascii="Tahoma" w:hAnsi="Tahoma" w:cs="Tahoma"/>
          <w:sz w:val="20"/>
          <w:szCs w:val="20"/>
          <w:rtl/>
          <w:rPrChange w:id="3459" w:author="רינת אביטל" w:date="2022-05-12T09:18:00Z">
            <w:rPr>
              <w:rtl/>
            </w:rPr>
          </w:rPrChange>
        </w:rPr>
      </w:pPr>
    </w:p>
    <w:p w14:paraId="60ACFE3B" w14:textId="498CE0C1" w:rsidR="008810FC" w:rsidRPr="00103DCA" w:rsidRDefault="008810FC" w:rsidP="00C26F9C">
      <w:pPr>
        <w:rPr>
          <w:rFonts w:ascii="Tahoma" w:hAnsi="Tahoma" w:cs="Tahoma"/>
          <w:sz w:val="20"/>
          <w:szCs w:val="20"/>
          <w:rtl/>
          <w:rPrChange w:id="3460" w:author="רינת אביטל" w:date="2022-05-12T09:18:00Z">
            <w:rPr>
              <w:rtl/>
            </w:rPr>
          </w:rPrChange>
        </w:rPr>
      </w:pPr>
    </w:p>
    <w:p w14:paraId="3C9722E1" w14:textId="4BAAC10D" w:rsidR="008810FC" w:rsidRPr="00103DCA" w:rsidRDefault="008810FC" w:rsidP="00C26F9C">
      <w:pPr>
        <w:rPr>
          <w:rFonts w:ascii="Tahoma" w:hAnsi="Tahoma" w:cs="Tahoma"/>
          <w:sz w:val="20"/>
          <w:szCs w:val="20"/>
          <w:rtl/>
          <w:rPrChange w:id="3461" w:author="רינת אביטל" w:date="2022-05-12T09:18:00Z">
            <w:rPr>
              <w:rtl/>
            </w:rPr>
          </w:rPrChange>
        </w:rPr>
      </w:pPr>
    </w:p>
    <w:p w14:paraId="70BCF8D8" w14:textId="02DBF486" w:rsidR="008810FC" w:rsidRPr="00103DCA" w:rsidRDefault="008810FC" w:rsidP="00C26F9C">
      <w:pPr>
        <w:rPr>
          <w:rFonts w:ascii="Tahoma" w:hAnsi="Tahoma" w:cs="Tahoma"/>
          <w:sz w:val="20"/>
          <w:szCs w:val="20"/>
          <w:rtl/>
          <w:rPrChange w:id="3462" w:author="רינת אביטל" w:date="2022-05-12T09:18:00Z">
            <w:rPr>
              <w:rtl/>
            </w:rPr>
          </w:rPrChange>
        </w:rPr>
      </w:pPr>
    </w:p>
    <w:p w14:paraId="4B406051" w14:textId="223F90CB" w:rsidR="008810FC" w:rsidRPr="00103DCA" w:rsidRDefault="008810FC" w:rsidP="00C26F9C">
      <w:pPr>
        <w:rPr>
          <w:rFonts w:ascii="Tahoma" w:hAnsi="Tahoma" w:cs="Tahoma"/>
          <w:sz w:val="20"/>
          <w:szCs w:val="20"/>
          <w:rtl/>
          <w:rPrChange w:id="3463" w:author="רינת אביטל" w:date="2022-05-12T09:18:00Z">
            <w:rPr>
              <w:rtl/>
            </w:rPr>
          </w:rPrChange>
        </w:rPr>
      </w:pPr>
    </w:p>
    <w:p w14:paraId="7BA28339" w14:textId="6FD375B8" w:rsidR="008810FC" w:rsidRPr="00103DCA" w:rsidRDefault="008810FC" w:rsidP="00C26F9C">
      <w:pPr>
        <w:rPr>
          <w:rFonts w:ascii="Tahoma" w:hAnsi="Tahoma" w:cs="Tahoma"/>
          <w:sz w:val="20"/>
          <w:szCs w:val="20"/>
          <w:rtl/>
          <w:rPrChange w:id="3464" w:author="רינת אביטל" w:date="2022-05-12T09:18:00Z">
            <w:rPr>
              <w:rtl/>
            </w:rPr>
          </w:rPrChange>
        </w:rPr>
      </w:pPr>
    </w:p>
    <w:p w14:paraId="1E5814A6" w14:textId="5C1BEB59" w:rsidR="008810FC" w:rsidRPr="00103DCA" w:rsidRDefault="008810FC" w:rsidP="00C26F9C">
      <w:pPr>
        <w:rPr>
          <w:rFonts w:ascii="Tahoma" w:hAnsi="Tahoma" w:cs="Tahoma"/>
          <w:sz w:val="20"/>
          <w:szCs w:val="20"/>
          <w:rtl/>
          <w:rPrChange w:id="3465" w:author="רינת אביטל" w:date="2022-05-12T09:18:00Z">
            <w:rPr>
              <w:rtl/>
            </w:rPr>
          </w:rPrChange>
        </w:rPr>
      </w:pPr>
    </w:p>
    <w:p w14:paraId="36208BA6" w14:textId="4AEBADEE" w:rsidR="008810FC" w:rsidRPr="00103DCA" w:rsidRDefault="008810FC" w:rsidP="00C26F9C">
      <w:pPr>
        <w:rPr>
          <w:rFonts w:ascii="Tahoma" w:hAnsi="Tahoma" w:cs="Tahoma"/>
          <w:sz w:val="20"/>
          <w:szCs w:val="20"/>
          <w:rtl/>
          <w:rPrChange w:id="3466" w:author="רינת אביטל" w:date="2022-05-12T09:18:00Z">
            <w:rPr>
              <w:rtl/>
            </w:rPr>
          </w:rPrChange>
        </w:rPr>
      </w:pPr>
    </w:p>
    <w:p w14:paraId="4E7C5B47" w14:textId="30E9C0A1" w:rsidR="008810FC" w:rsidRPr="00103DCA" w:rsidRDefault="008810FC" w:rsidP="00C26F9C">
      <w:pPr>
        <w:rPr>
          <w:rFonts w:ascii="Tahoma" w:hAnsi="Tahoma" w:cs="Tahoma"/>
          <w:sz w:val="20"/>
          <w:szCs w:val="20"/>
          <w:rtl/>
          <w:rPrChange w:id="3467" w:author="רינת אביטל" w:date="2022-05-12T09:18:00Z">
            <w:rPr>
              <w:rtl/>
            </w:rPr>
          </w:rPrChange>
        </w:rPr>
      </w:pPr>
    </w:p>
    <w:p w14:paraId="128FBE9A" w14:textId="3BC75ACD" w:rsidR="008810FC" w:rsidRPr="00103DCA" w:rsidRDefault="008810FC" w:rsidP="00C26F9C">
      <w:pPr>
        <w:rPr>
          <w:rFonts w:ascii="Tahoma" w:hAnsi="Tahoma" w:cs="Tahoma"/>
          <w:sz w:val="20"/>
          <w:szCs w:val="20"/>
          <w:rtl/>
          <w:rPrChange w:id="3468" w:author="רינת אביטל" w:date="2022-05-12T09:18:00Z">
            <w:rPr>
              <w:rtl/>
            </w:rPr>
          </w:rPrChange>
        </w:rPr>
      </w:pPr>
    </w:p>
    <w:p w14:paraId="69F32D4E" w14:textId="0EB7E2EB" w:rsidR="008810FC" w:rsidRPr="00103DCA" w:rsidRDefault="008810FC" w:rsidP="00C26F9C">
      <w:pPr>
        <w:rPr>
          <w:rFonts w:ascii="Tahoma" w:hAnsi="Tahoma" w:cs="Tahoma"/>
          <w:sz w:val="20"/>
          <w:szCs w:val="20"/>
          <w:rtl/>
          <w:rPrChange w:id="3469" w:author="רינת אביטל" w:date="2022-05-12T09:18:00Z">
            <w:rPr>
              <w:rtl/>
            </w:rPr>
          </w:rPrChange>
        </w:rPr>
      </w:pPr>
    </w:p>
    <w:p w14:paraId="3F88FDBB" w14:textId="112D1894" w:rsidR="008810FC" w:rsidRPr="00103DCA" w:rsidRDefault="008810FC" w:rsidP="00C26F9C">
      <w:pPr>
        <w:rPr>
          <w:rFonts w:ascii="Tahoma" w:hAnsi="Tahoma" w:cs="Tahoma"/>
          <w:sz w:val="20"/>
          <w:szCs w:val="20"/>
          <w:rtl/>
          <w:rPrChange w:id="3470" w:author="רינת אביטל" w:date="2022-05-12T09:18:00Z">
            <w:rPr>
              <w:rtl/>
            </w:rPr>
          </w:rPrChange>
        </w:rPr>
      </w:pPr>
    </w:p>
    <w:p w14:paraId="0A14A6CF" w14:textId="2B5B5E83" w:rsidR="008810FC" w:rsidRPr="00103DCA" w:rsidRDefault="008810FC" w:rsidP="00C26F9C">
      <w:pPr>
        <w:rPr>
          <w:rFonts w:ascii="Tahoma" w:hAnsi="Tahoma" w:cs="Tahoma"/>
          <w:sz w:val="20"/>
          <w:szCs w:val="20"/>
          <w:rtl/>
          <w:rPrChange w:id="3471" w:author="רינת אביטל" w:date="2022-05-12T09:18:00Z">
            <w:rPr>
              <w:rtl/>
            </w:rPr>
          </w:rPrChange>
        </w:rPr>
      </w:pPr>
    </w:p>
    <w:p w14:paraId="6B45A22D" w14:textId="2B4C74C7" w:rsidR="008810FC" w:rsidRPr="00103DCA" w:rsidRDefault="008810FC" w:rsidP="00C26F9C">
      <w:pPr>
        <w:rPr>
          <w:rFonts w:ascii="Tahoma" w:hAnsi="Tahoma" w:cs="Tahoma"/>
          <w:sz w:val="20"/>
          <w:szCs w:val="20"/>
          <w:rtl/>
          <w:rPrChange w:id="3472" w:author="רינת אביטל" w:date="2022-05-12T09:18:00Z">
            <w:rPr>
              <w:rtl/>
            </w:rPr>
          </w:rPrChange>
        </w:rPr>
      </w:pPr>
    </w:p>
    <w:p w14:paraId="2F28C532" w14:textId="67141EA9" w:rsidR="008810FC" w:rsidRPr="00103DCA" w:rsidRDefault="008810FC" w:rsidP="00C26F9C">
      <w:pPr>
        <w:rPr>
          <w:rFonts w:ascii="Tahoma" w:hAnsi="Tahoma" w:cs="Tahoma"/>
          <w:sz w:val="20"/>
          <w:szCs w:val="20"/>
          <w:rtl/>
          <w:rPrChange w:id="3473" w:author="רינת אביטל" w:date="2022-05-12T09:18:00Z">
            <w:rPr>
              <w:rtl/>
            </w:rPr>
          </w:rPrChange>
        </w:rPr>
      </w:pPr>
    </w:p>
    <w:p w14:paraId="09E91496" w14:textId="04931F6D" w:rsidR="008810FC" w:rsidRPr="00103DCA" w:rsidRDefault="008810FC" w:rsidP="00C26F9C">
      <w:pPr>
        <w:rPr>
          <w:rFonts w:ascii="Tahoma" w:hAnsi="Tahoma" w:cs="Tahoma"/>
          <w:sz w:val="20"/>
          <w:szCs w:val="20"/>
          <w:rtl/>
          <w:rPrChange w:id="3474" w:author="רינת אביטל" w:date="2022-05-12T09:18:00Z">
            <w:rPr>
              <w:rtl/>
            </w:rPr>
          </w:rPrChange>
        </w:rPr>
      </w:pPr>
    </w:p>
    <w:p w14:paraId="1B294B7A" w14:textId="1EB10E5A" w:rsidR="008810FC" w:rsidRPr="00103DCA" w:rsidRDefault="008810FC" w:rsidP="00C26F9C">
      <w:pPr>
        <w:rPr>
          <w:rFonts w:ascii="Tahoma" w:hAnsi="Tahoma" w:cs="Tahoma"/>
          <w:sz w:val="20"/>
          <w:szCs w:val="20"/>
          <w:rtl/>
          <w:rPrChange w:id="3475" w:author="רינת אביטל" w:date="2022-05-12T09:18:00Z">
            <w:rPr>
              <w:rtl/>
            </w:rPr>
          </w:rPrChange>
        </w:rPr>
      </w:pPr>
    </w:p>
    <w:p w14:paraId="09805443" w14:textId="0ECFE095" w:rsidR="008810FC" w:rsidRPr="00103DCA" w:rsidRDefault="008810FC" w:rsidP="00C26F9C">
      <w:pPr>
        <w:rPr>
          <w:rFonts w:ascii="Tahoma" w:hAnsi="Tahoma" w:cs="Tahoma"/>
          <w:sz w:val="20"/>
          <w:szCs w:val="20"/>
          <w:rtl/>
          <w:rPrChange w:id="3476" w:author="רינת אביטל" w:date="2022-05-12T09:18:00Z">
            <w:rPr>
              <w:rtl/>
            </w:rPr>
          </w:rPrChange>
        </w:rPr>
      </w:pPr>
    </w:p>
    <w:p w14:paraId="57E775FD" w14:textId="78A0808E" w:rsidR="008810FC" w:rsidRPr="00103DCA" w:rsidRDefault="008810FC" w:rsidP="00C26F9C">
      <w:pPr>
        <w:rPr>
          <w:rFonts w:ascii="Tahoma" w:hAnsi="Tahoma" w:cs="Tahoma"/>
          <w:sz w:val="20"/>
          <w:szCs w:val="20"/>
          <w:rtl/>
          <w:rPrChange w:id="3477" w:author="רינת אביטל" w:date="2022-05-12T09:18:00Z">
            <w:rPr>
              <w:rtl/>
            </w:rPr>
          </w:rPrChange>
        </w:rPr>
      </w:pPr>
    </w:p>
    <w:p w14:paraId="4070C817" w14:textId="536C9D3F" w:rsidR="008810FC" w:rsidRPr="00103DCA" w:rsidRDefault="008810FC" w:rsidP="00C26F9C">
      <w:pPr>
        <w:rPr>
          <w:rFonts w:ascii="Tahoma" w:hAnsi="Tahoma" w:cs="Tahoma" w:hint="cs"/>
          <w:sz w:val="20"/>
          <w:szCs w:val="20"/>
          <w:rtl/>
          <w:rPrChange w:id="3478" w:author="רינת אביטל" w:date="2022-05-12T09:18:00Z">
            <w:rPr>
              <w:rtl/>
            </w:rPr>
          </w:rPrChange>
        </w:rPr>
      </w:pPr>
    </w:p>
    <w:p w14:paraId="08D95E5F" w14:textId="5A77AB06" w:rsidR="008810FC" w:rsidRPr="00103DCA" w:rsidRDefault="008810FC" w:rsidP="00C26F9C">
      <w:pPr>
        <w:rPr>
          <w:rFonts w:ascii="Tahoma" w:hAnsi="Tahoma" w:cs="Tahoma"/>
          <w:sz w:val="20"/>
          <w:szCs w:val="20"/>
          <w:rtl/>
          <w:rPrChange w:id="3479" w:author="רינת אביטל" w:date="2022-05-12T09:18:00Z">
            <w:rPr>
              <w:rtl/>
            </w:rPr>
          </w:rPrChange>
        </w:rPr>
      </w:pPr>
    </w:p>
    <w:p w14:paraId="3BE8F5F3" w14:textId="55272393" w:rsidR="008810FC" w:rsidRDefault="008810FC" w:rsidP="00C26F9C">
      <w:pPr>
        <w:rPr>
          <w:ins w:id="3480" w:author="רינת אביטל" w:date="2022-05-12T14:08:00Z"/>
          <w:rFonts w:ascii="Tahoma" w:hAnsi="Tahoma" w:cs="Tahoma"/>
          <w:sz w:val="20"/>
          <w:szCs w:val="20"/>
          <w:rtl/>
        </w:rPr>
      </w:pPr>
    </w:p>
    <w:p w14:paraId="598CAAE6" w14:textId="09A2E7A2" w:rsidR="005C14B4" w:rsidRDefault="005C14B4" w:rsidP="00C26F9C">
      <w:pPr>
        <w:rPr>
          <w:ins w:id="3481" w:author="רינת אביטל" w:date="2022-05-12T14:08:00Z"/>
          <w:rFonts w:ascii="Tahoma" w:hAnsi="Tahoma" w:cs="Tahoma"/>
          <w:sz w:val="20"/>
          <w:szCs w:val="20"/>
          <w:rtl/>
        </w:rPr>
      </w:pPr>
    </w:p>
    <w:p w14:paraId="499CF42A" w14:textId="77777777" w:rsidR="005C14B4" w:rsidRPr="00103DCA" w:rsidRDefault="005C14B4" w:rsidP="00C26F9C">
      <w:pPr>
        <w:rPr>
          <w:rFonts w:ascii="Tahoma" w:hAnsi="Tahoma" w:cs="Tahoma" w:hint="cs"/>
          <w:sz w:val="20"/>
          <w:szCs w:val="20"/>
          <w:rtl/>
          <w:rPrChange w:id="3482" w:author="רינת אביטל" w:date="2022-05-12T09:18:00Z">
            <w:rPr>
              <w:rtl/>
            </w:rPr>
          </w:rPrChange>
        </w:rPr>
      </w:pPr>
    </w:p>
    <w:p w14:paraId="32B32579" w14:textId="77777777" w:rsidR="008810FC" w:rsidRPr="00103DCA" w:rsidRDefault="008810FC" w:rsidP="00C26F9C">
      <w:pPr>
        <w:rPr>
          <w:rFonts w:ascii="Tahoma" w:hAnsi="Tahoma" w:cs="Tahoma"/>
          <w:sz w:val="20"/>
          <w:szCs w:val="20"/>
          <w:rPrChange w:id="3483" w:author="רינת אביטל" w:date="2022-05-12T09:18:00Z">
            <w:rPr/>
          </w:rPrChange>
        </w:rPr>
      </w:pPr>
    </w:p>
    <w:p w14:paraId="51C053DF" w14:textId="5D76F6F1" w:rsidR="0051280A" w:rsidRPr="00103DCA" w:rsidRDefault="0051280A" w:rsidP="00274657">
      <w:pPr>
        <w:pStyle w:val="1"/>
        <w:numPr>
          <w:ilvl w:val="0"/>
          <w:numId w:val="7"/>
        </w:numPr>
        <w:spacing w:line="480" w:lineRule="auto"/>
        <w:jc w:val="center"/>
        <w:rPr>
          <w:rFonts w:ascii="Tahoma" w:hAnsi="Tahoma" w:cs="Tahoma"/>
          <w:b/>
          <w:bCs/>
          <w:color w:val="89D7C3"/>
          <w:sz w:val="40"/>
          <w:szCs w:val="40"/>
          <w:rtl/>
          <w:rPrChange w:id="3484" w:author="רינת אביטל" w:date="2022-05-12T09:18:00Z">
            <w:rPr>
              <w:b/>
              <w:bCs/>
              <w:color w:val="89D7C3"/>
              <w:sz w:val="44"/>
              <w:szCs w:val="44"/>
              <w:rtl/>
            </w:rPr>
          </w:rPrChange>
        </w:rPr>
      </w:pPr>
      <w:bookmarkStart w:id="3485" w:name="_Toc103039630"/>
      <w:r w:rsidRPr="00103DCA">
        <w:rPr>
          <w:rFonts w:ascii="Tahoma" w:hAnsi="Tahoma" w:cs="Tahoma"/>
          <w:b/>
          <w:bCs/>
          <w:color w:val="89D7C3"/>
          <w:sz w:val="40"/>
          <w:szCs w:val="40"/>
          <w:rtl/>
          <w:rPrChange w:id="3486" w:author="רינת אביטל" w:date="2022-05-12T09:18:00Z">
            <w:rPr>
              <w:rFonts w:hint="cs"/>
              <w:b/>
              <w:bCs/>
              <w:color w:val="89D7C3"/>
              <w:sz w:val="44"/>
              <w:szCs w:val="44"/>
              <w:rtl/>
            </w:rPr>
          </w:rPrChange>
        </w:rPr>
        <w:lastRenderedPageBreak/>
        <w:t>תיאור מסד הנתונים</w:t>
      </w:r>
      <w:bookmarkEnd w:id="3485"/>
    </w:p>
    <w:p w14:paraId="37EC6C9E" w14:textId="5B464BA6" w:rsidR="00C26F9C" w:rsidRDefault="00C26F9C" w:rsidP="00C26F9C">
      <w:pPr>
        <w:rPr>
          <w:ins w:id="3487" w:author="רינת אביטל" w:date="2022-05-12T14:13:00Z"/>
          <w:rFonts w:ascii="Tahoma" w:hAnsi="Tahoma" w:cs="Tahoma"/>
          <w:sz w:val="20"/>
          <w:szCs w:val="20"/>
          <w:rtl/>
        </w:rPr>
      </w:pPr>
      <w:r w:rsidRPr="00103DCA">
        <w:rPr>
          <w:rFonts w:ascii="Tahoma" w:hAnsi="Tahoma" w:cs="Tahoma"/>
          <w:sz w:val="20"/>
          <w:szCs w:val="20"/>
          <w:rtl/>
          <w:rPrChange w:id="3488" w:author="רינת אביטל" w:date="2022-05-12T09:18:00Z">
            <w:rPr>
              <w:rFonts w:hint="cs"/>
              <w:rtl/>
            </w:rPr>
          </w:rPrChange>
        </w:rPr>
        <w:t>תצלמי את הדיאגרמה מה-</w:t>
      </w:r>
      <w:r w:rsidRPr="00103DCA">
        <w:rPr>
          <w:rFonts w:ascii="Tahoma" w:hAnsi="Tahoma" w:cs="Tahoma"/>
          <w:sz w:val="20"/>
          <w:szCs w:val="20"/>
          <w:rPrChange w:id="3489" w:author="רינת אביטל" w:date="2022-05-12T09:18:00Z">
            <w:rPr>
              <w:rFonts w:hint="cs"/>
            </w:rPr>
          </w:rPrChange>
        </w:rPr>
        <w:t>SQL</w:t>
      </w:r>
    </w:p>
    <w:p w14:paraId="32D10206" w14:textId="14AF5A44" w:rsidR="00260D88" w:rsidRPr="00103DCA" w:rsidRDefault="00260D88" w:rsidP="00C26F9C">
      <w:pPr>
        <w:rPr>
          <w:rFonts w:ascii="Tahoma" w:hAnsi="Tahoma" w:cs="Tahoma"/>
          <w:sz w:val="20"/>
          <w:szCs w:val="20"/>
          <w:rPrChange w:id="3490" w:author="רינת אביטל" w:date="2022-05-12T09:18:00Z">
            <w:rPr/>
          </w:rPrChange>
        </w:rPr>
      </w:pPr>
      <w:ins w:id="3491" w:author="רינת אביטל" w:date="2022-05-12T14:13:00Z">
        <w:r>
          <w:rPr>
            <w:noProof/>
          </w:rPr>
          <w:drawing>
            <wp:inline distT="0" distB="0" distL="0" distR="0" wp14:anchorId="262699B4" wp14:editId="31E3654F">
              <wp:extent cx="4647619" cy="2571429"/>
              <wp:effectExtent l="0" t="0" r="635" b="63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7619" cy="2571429"/>
                      </a:xfrm>
                      <a:prstGeom prst="rect">
                        <a:avLst/>
                      </a:prstGeom>
                    </pic:spPr>
                  </pic:pic>
                </a:graphicData>
              </a:graphic>
            </wp:inline>
          </w:drawing>
        </w:r>
      </w:ins>
    </w:p>
    <w:p w14:paraId="443FCA29" w14:textId="183DF7CA" w:rsidR="0051280A" w:rsidRPr="00103DCA" w:rsidRDefault="0051280A" w:rsidP="00274657">
      <w:pPr>
        <w:pStyle w:val="2"/>
        <w:numPr>
          <w:ilvl w:val="1"/>
          <w:numId w:val="7"/>
        </w:numPr>
        <w:spacing w:line="360" w:lineRule="auto"/>
        <w:rPr>
          <w:rFonts w:ascii="Tahoma" w:hAnsi="Tahoma" w:cs="Tahoma"/>
          <w:b/>
          <w:bCs/>
          <w:color w:val="89D7C3"/>
          <w:sz w:val="36"/>
          <w:szCs w:val="36"/>
          <w:rtl/>
          <w:rPrChange w:id="3492" w:author="רינת אביטל" w:date="2022-05-12T09:18:00Z">
            <w:rPr>
              <w:b/>
              <w:bCs/>
              <w:color w:val="89D7C3"/>
              <w:sz w:val="40"/>
              <w:szCs w:val="40"/>
              <w:rtl/>
            </w:rPr>
          </w:rPrChange>
        </w:rPr>
      </w:pPr>
      <w:bookmarkStart w:id="3493" w:name="_Toc103039631"/>
      <w:r w:rsidRPr="00103DCA">
        <w:rPr>
          <w:rFonts w:ascii="Tahoma" w:hAnsi="Tahoma" w:cs="Tahoma"/>
          <w:b/>
          <w:bCs/>
          <w:color w:val="89D7C3"/>
          <w:sz w:val="36"/>
          <w:szCs w:val="36"/>
          <w:rtl/>
          <w:rPrChange w:id="3494" w:author="רינת אביטל" w:date="2022-05-12T09:18:00Z">
            <w:rPr>
              <w:rFonts w:hint="cs"/>
              <w:b/>
              <w:bCs/>
              <w:color w:val="89D7C3"/>
              <w:sz w:val="40"/>
              <w:szCs w:val="40"/>
              <w:rtl/>
            </w:rPr>
          </w:rPrChange>
        </w:rPr>
        <w:t xml:space="preserve">פירוט הטבלאות ב- </w:t>
      </w:r>
      <w:r w:rsidRPr="00103DCA">
        <w:rPr>
          <w:rFonts w:ascii="Tahoma" w:hAnsi="Tahoma" w:cs="Tahoma"/>
          <w:b/>
          <w:bCs/>
          <w:color w:val="89D7C3"/>
          <w:sz w:val="36"/>
          <w:szCs w:val="36"/>
          <w:rPrChange w:id="3495" w:author="רינת אביטל" w:date="2022-05-12T09:18:00Z">
            <w:rPr>
              <w:b/>
              <w:bCs/>
              <w:color w:val="89D7C3"/>
              <w:sz w:val="40"/>
              <w:szCs w:val="40"/>
            </w:rPr>
          </w:rPrChange>
        </w:rPr>
        <w:t>Data Base</w:t>
      </w:r>
      <w:bookmarkEnd w:id="3493"/>
    </w:p>
    <w:p w14:paraId="6EF54638" w14:textId="77777777" w:rsidR="00260D88" w:rsidRPr="00260D88" w:rsidRDefault="00260D88" w:rsidP="00260D88">
      <w:pPr>
        <w:pStyle w:val="a8"/>
        <w:numPr>
          <w:ilvl w:val="0"/>
          <w:numId w:val="7"/>
        </w:numPr>
        <w:spacing w:after="240" w:line="360" w:lineRule="auto"/>
        <w:jc w:val="center"/>
        <w:rPr>
          <w:ins w:id="3496" w:author="רינת אביטל" w:date="2022-05-12T14:14:00Z"/>
          <w:rFonts w:ascii="Tahoma" w:hAnsi="Tahoma" w:cs="Tahoma"/>
          <w:color w:val="000000" w:themeColor="text1"/>
          <w:rtl/>
        </w:rPr>
      </w:pPr>
      <w:ins w:id="3497" w:author="רינת אביטל" w:date="2022-05-12T14:14:00Z">
        <w:r w:rsidRPr="00260D88">
          <w:rPr>
            <w:rFonts w:ascii="Tahoma" w:hAnsi="Tahoma" w:cs="Tahoma"/>
            <w:b/>
            <w:bCs/>
            <w:color w:val="000000" w:themeColor="text1"/>
            <w:rtl/>
          </w:rPr>
          <w:t>טבלאות</w:t>
        </w:r>
      </w:ins>
    </w:p>
    <w:p w14:paraId="5293C9EE" w14:textId="77777777" w:rsidR="00260D88" w:rsidRPr="00260D88" w:rsidRDefault="00260D88" w:rsidP="00260D88">
      <w:pPr>
        <w:pStyle w:val="a8"/>
        <w:numPr>
          <w:ilvl w:val="0"/>
          <w:numId w:val="7"/>
        </w:numPr>
        <w:spacing w:after="240" w:line="360" w:lineRule="auto"/>
        <w:jc w:val="both"/>
        <w:rPr>
          <w:ins w:id="3498" w:author="רינת אביטל" w:date="2022-05-12T14:14:00Z"/>
          <w:rFonts w:ascii="Tahoma" w:hAnsi="Tahoma" w:cs="Tahoma"/>
          <w:rtl/>
        </w:rPr>
      </w:pPr>
      <w:ins w:id="3499" w:author="רינת אביטל" w:date="2022-05-12T14:14:00Z">
        <w:r w:rsidRPr="00260D88">
          <w:rPr>
            <w:rFonts w:ascii="Tahoma" w:hAnsi="Tahoma" w:cs="Tahoma"/>
            <w:rtl/>
          </w:rPr>
          <w:t xml:space="preserve">הנתונים נשמרים בתוך טבלאות, השדות נשמרים בצורה טבלאית כשלכל שדה יש שם שנשמר במערכת </w:t>
        </w:r>
        <w:r w:rsidRPr="00260D88">
          <w:rPr>
            <w:rFonts w:ascii="Tahoma" w:hAnsi="Tahoma" w:cs="Tahoma"/>
          </w:rPr>
          <w:t>SqlServer</w:t>
        </w:r>
        <w:r w:rsidRPr="00260D88">
          <w:rPr>
            <w:rFonts w:ascii="Tahoma" w:hAnsi="Tahoma" w:cs="Tahoma"/>
            <w:rtl/>
          </w:rPr>
          <w:t>, ולפי השמות של השדות נשלפים הנתונים.</w:t>
        </w:r>
      </w:ins>
    </w:p>
    <w:p w14:paraId="0AB68568" w14:textId="77777777" w:rsidR="00260D88" w:rsidRPr="00260D88" w:rsidRDefault="00260D88" w:rsidP="00260D88">
      <w:pPr>
        <w:pStyle w:val="a8"/>
        <w:numPr>
          <w:ilvl w:val="0"/>
          <w:numId w:val="7"/>
        </w:numPr>
        <w:spacing w:line="360" w:lineRule="auto"/>
        <w:jc w:val="center"/>
        <w:rPr>
          <w:ins w:id="3500" w:author="רינת אביטל" w:date="2022-05-12T14:14:00Z"/>
          <w:rFonts w:ascii="Tahoma" w:hAnsi="Tahoma" w:cs="Tahoma"/>
          <w:b/>
          <w:bCs/>
          <w:color w:val="ED7D31" w:themeColor="accent2"/>
        </w:rPr>
      </w:pPr>
      <w:ins w:id="3501" w:author="רינת אביטל" w:date="2022-05-12T14:14:00Z">
        <w:r w:rsidRPr="00260D88">
          <w:rPr>
            <w:rFonts w:ascii="Tahoma" w:hAnsi="Tahoma" w:cs="Tahoma"/>
            <w:b/>
            <w:bCs/>
            <w:color w:val="ED7D31" w:themeColor="accent2"/>
            <w:rtl/>
          </w:rPr>
          <w:t xml:space="preserve">טבלת </w:t>
        </w:r>
        <w:r w:rsidRPr="00260D88">
          <w:rPr>
            <w:rFonts w:ascii="Tahoma" w:hAnsi="Tahoma" w:cs="Tahoma" w:hint="cs"/>
            <w:b/>
            <w:bCs/>
            <w:color w:val="ED7D31" w:themeColor="accent2"/>
            <w:rtl/>
          </w:rPr>
          <w:t>משתמשים</w:t>
        </w:r>
        <w:r w:rsidRPr="00260D88">
          <w:rPr>
            <w:rFonts w:ascii="Tahoma" w:hAnsi="Tahoma" w:cs="Tahoma"/>
            <w:b/>
            <w:bCs/>
            <w:color w:val="ED7D31" w:themeColor="accent2"/>
            <w:rtl/>
          </w:rPr>
          <w:t xml:space="preserve">- </w:t>
        </w:r>
        <w:r w:rsidRPr="00260D88">
          <w:rPr>
            <w:rFonts w:ascii="Tahoma" w:hAnsi="Tahoma" w:cs="Tahoma" w:hint="cs"/>
            <w:b/>
            <w:bCs/>
            <w:color w:val="ED7D31" w:themeColor="accent2"/>
          </w:rPr>
          <w:t>U</w:t>
        </w:r>
        <w:r w:rsidRPr="00260D88">
          <w:rPr>
            <w:rFonts w:ascii="Tahoma" w:hAnsi="Tahoma" w:cs="Tahoma"/>
            <w:b/>
            <w:bCs/>
            <w:color w:val="ED7D31" w:themeColor="accent2"/>
          </w:rPr>
          <w:t>sers</w:t>
        </w:r>
      </w:ins>
    </w:p>
    <w:p w14:paraId="1728A75F" w14:textId="77777777" w:rsidR="00260D88" w:rsidRPr="00260D88" w:rsidRDefault="00260D88" w:rsidP="00260D88">
      <w:pPr>
        <w:pStyle w:val="a8"/>
        <w:numPr>
          <w:ilvl w:val="0"/>
          <w:numId w:val="7"/>
        </w:numPr>
        <w:spacing w:line="360" w:lineRule="auto"/>
        <w:jc w:val="both"/>
        <w:rPr>
          <w:ins w:id="3502" w:author="רינת אביטל" w:date="2022-05-12T14:14:00Z"/>
          <w:rFonts w:ascii="Tahoma" w:hAnsi="Tahoma" w:cs="Tahoma"/>
          <w:rtl/>
        </w:rPr>
      </w:pPr>
      <w:ins w:id="3503" w:author="רינת אביטל" w:date="2022-05-12T14:14:00Z">
        <w:r w:rsidRPr="00260D88">
          <w:rPr>
            <w:rFonts w:ascii="Tahoma" w:hAnsi="Tahoma" w:cs="Tahoma" w:hint="cs"/>
            <w:rtl/>
          </w:rPr>
          <w:t xml:space="preserve">הטבלה מכילה את </w:t>
        </w:r>
        <w:r w:rsidRPr="00260D88">
          <w:rPr>
            <w:rFonts w:ascii="Tahoma" w:hAnsi="Tahoma" w:cs="Tahoma"/>
            <w:rtl/>
          </w:rPr>
          <w:t xml:space="preserve">נתוני </w:t>
        </w:r>
        <w:r w:rsidRPr="00260D88">
          <w:rPr>
            <w:rFonts w:ascii="Tahoma" w:hAnsi="Tahoma" w:cs="Tahoma" w:hint="cs"/>
            <w:rtl/>
          </w:rPr>
          <w:t>המשתמשים.</w:t>
        </w:r>
      </w:ins>
    </w:p>
    <w:tbl>
      <w:tblPr>
        <w:tblStyle w:val="11"/>
        <w:bidiVisual/>
        <w:tblW w:w="0" w:type="auto"/>
        <w:tblLook w:val="04A0" w:firstRow="1" w:lastRow="0" w:firstColumn="1" w:lastColumn="0" w:noHBand="0" w:noVBand="1"/>
        <w:tblPrChange w:id="3504" w:author="רינת אביטל" w:date="2022-05-12T14:15:00Z">
          <w:tblPr>
            <w:tblStyle w:val="11"/>
            <w:bidiVisual/>
            <w:tblW w:w="0" w:type="auto"/>
            <w:tblLook w:val="04A0" w:firstRow="1" w:lastRow="0" w:firstColumn="1" w:lastColumn="0" w:noHBand="0" w:noVBand="1"/>
          </w:tblPr>
        </w:tblPrChange>
      </w:tblPr>
      <w:tblGrid>
        <w:gridCol w:w="1648"/>
        <w:gridCol w:w="1771"/>
        <w:gridCol w:w="1652"/>
        <w:gridCol w:w="1851"/>
        <w:gridCol w:w="1374"/>
        <w:tblGridChange w:id="3505">
          <w:tblGrid>
            <w:gridCol w:w="1648"/>
            <w:gridCol w:w="1771"/>
            <w:gridCol w:w="1652"/>
            <w:gridCol w:w="1851"/>
            <w:gridCol w:w="1374"/>
          </w:tblGrid>
        </w:tblGridChange>
      </w:tblGrid>
      <w:tr w:rsidR="00260D88" w14:paraId="4B99216F" w14:textId="77777777" w:rsidTr="00260D88">
        <w:trPr>
          <w:cnfStyle w:val="100000000000" w:firstRow="1" w:lastRow="0" w:firstColumn="0" w:lastColumn="0" w:oddVBand="0" w:evenVBand="0" w:oddHBand="0" w:evenHBand="0" w:firstRowFirstColumn="0" w:firstRowLastColumn="0" w:lastRowFirstColumn="0" w:lastRowLastColumn="0"/>
          <w:trHeight w:val="567"/>
          <w:ins w:id="3506" w:author="רינת אביטל" w:date="2022-05-12T14:14:00Z"/>
          <w:trPrChange w:id="3507"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3508" w:author="רינת אביטל" w:date="2022-05-12T14:15:00Z">
              <w:tcPr>
                <w:tcW w:w="1803" w:type="dxa"/>
                <w:vAlign w:val="center"/>
              </w:tcPr>
            </w:tcPrChange>
          </w:tcPr>
          <w:p w14:paraId="0DA9B105" w14:textId="77777777" w:rsidR="00260D88" w:rsidRDefault="00260D88" w:rsidP="00F2481D">
            <w:pPr>
              <w:spacing w:line="360" w:lineRule="auto"/>
              <w:jc w:val="center"/>
              <w:cnfStyle w:val="101000000000" w:firstRow="1" w:lastRow="0" w:firstColumn="1" w:lastColumn="0" w:oddVBand="0" w:evenVBand="0" w:oddHBand="0" w:evenHBand="0" w:firstRowFirstColumn="0" w:firstRowLastColumn="0" w:lastRowFirstColumn="0" w:lastRowLastColumn="0"/>
              <w:rPr>
                <w:ins w:id="3509" w:author="רינת אביטל" w:date="2022-05-12T14:14:00Z"/>
                <w:rFonts w:ascii="Tahoma" w:hAnsi="Tahoma" w:cs="Tahoma"/>
                <w:color w:val="ED7D31" w:themeColor="accent2"/>
                <w:sz w:val="22"/>
                <w:szCs w:val="22"/>
                <w:rtl/>
              </w:rPr>
            </w:pPr>
            <w:ins w:id="3510" w:author="רינת אביטל" w:date="2022-05-12T14:14:00Z">
              <w:r>
                <w:rPr>
                  <w:rFonts w:ascii="Tahoma" w:hAnsi="Tahoma" w:cs="Tahoma" w:hint="cs"/>
                  <w:color w:val="ED7D31" w:themeColor="accent2"/>
                  <w:sz w:val="22"/>
                  <w:szCs w:val="22"/>
                  <w:rtl/>
                </w:rPr>
                <w:t>מפתחות</w:t>
              </w:r>
            </w:ins>
          </w:p>
        </w:tc>
        <w:tc>
          <w:tcPr>
            <w:tcW w:w="1771" w:type="dxa"/>
            <w:vAlign w:val="center"/>
            <w:tcPrChange w:id="3511" w:author="רינת אביטל" w:date="2022-05-12T14:15:00Z">
              <w:tcPr>
                <w:tcW w:w="1803" w:type="dxa"/>
                <w:vAlign w:val="center"/>
              </w:tcPr>
            </w:tcPrChange>
          </w:tcPr>
          <w:p w14:paraId="41F8C78F" w14:textId="77777777" w:rsidR="00260D88" w:rsidRDefault="00260D88" w:rsidP="00F2481D">
            <w:pPr>
              <w:spacing w:line="360" w:lineRule="auto"/>
              <w:jc w:val="center"/>
              <w:cnfStyle w:val="100000000000" w:firstRow="1" w:lastRow="0" w:firstColumn="0" w:lastColumn="0" w:oddVBand="0" w:evenVBand="0" w:oddHBand="0" w:evenHBand="0" w:firstRowFirstColumn="0" w:firstRowLastColumn="0" w:lastRowFirstColumn="0" w:lastRowLastColumn="0"/>
              <w:rPr>
                <w:ins w:id="3512" w:author="רינת אביטל" w:date="2022-05-12T14:14:00Z"/>
                <w:rFonts w:ascii="Tahoma" w:hAnsi="Tahoma" w:cs="Tahoma"/>
                <w:color w:val="ED7D31" w:themeColor="accent2"/>
                <w:sz w:val="22"/>
                <w:szCs w:val="22"/>
                <w:rtl/>
              </w:rPr>
            </w:pPr>
            <w:ins w:id="3513" w:author="רינת אביטל" w:date="2022-05-12T14:14:00Z">
              <w:r>
                <w:rPr>
                  <w:rFonts w:ascii="Tahoma" w:hAnsi="Tahoma" w:cs="Tahoma" w:hint="cs"/>
                  <w:color w:val="ED7D31" w:themeColor="accent2"/>
                  <w:sz w:val="22"/>
                  <w:szCs w:val="22"/>
                  <w:rtl/>
                </w:rPr>
                <w:t>שם השדה</w:t>
              </w:r>
            </w:ins>
          </w:p>
        </w:tc>
        <w:tc>
          <w:tcPr>
            <w:tcW w:w="1652" w:type="dxa"/>
            <w:vAlign w:val="center"/>
            <w:tcPrChange w:id="3514" w:author="רינת אביטל" w:date="2022-05-12T14:15:00Z">
              <w:tcPr>
                <w:tcW w:w="1803" w:type="dxa"/>
                <w:vAlign w:val="center"/>
              </w:tcPr>
            </w:tcPrChange>
          </w:tcPr>
          <w:p w14:paraId="000CA261" w14:textId="77777777" w:rsidR="00260D88" w:rsidRDefault="00260D88" w:rsidP="00F2481D">
            <w:pPr>
              <w:spacing w:line="360" w:lineRule="auto"/>
              <w:jc w:val="center"/>
              <w:cnfStyle w:val="100000000000" w:firstRow="1" w:lastRow="0" w:firstColumn="0" w:lastColumn="0" w:oddVBand="0" w:evenVBand="0" w:oddHBand="0" w:evenHBand="0" w:firstRowFirstColumn="0" w:firstRowLastColumn="0" w:lastRowFirstColumn="0" w:lastRowLastColumn="0"/>
              <w:rPr>
                <w:ins w:id="3515" w:author="רינת אביטל" w:date="2022-05-12T14:14:00Z"/>
                <w:rFonts w:ascii="Tahoma" w:hAnsi="Tahoma" w:cs="Tahoma"/>
                <w:color w:val="ED7D31" w:themeColor="accent2"/>
                <w:sz w:val="22"/>
                <w:szCs w:val="22"/>
                <w:rtl/>
              </w:rPr>
            </w:pPr>
            <w:ins w:id="3516" w:author="רינת אביטל" w:date="2022-05-12T14:14:00Z">
              <w:r>
                <w:rPr>
                  <w:rFonts w:ascii="Tahoma" w:hAnsi="Tahoma" w:cs="Tahoma" w:hint="cs"/>
                  <w:color w:val="ED7D31" w:themeColor="accent2"/>
                  <w:sz w:val="22"/>
                  <w:szCs w:val="22"/>
                  <w:rtl/>
                </w:rPr>
                <w:t>סוג השדה</w:t>
              </w:r>
            </w:ins>
          </w:p>
        </w:tc>
        <w:tc>
          <w:tcPr>
            <w:tcW w:w="1851" w:type="dxa"/>
            <w:vAlign w:val="center"/>
            <w:tcPrChange w:id="3517" w:author="רינת אביטל" w:date="2022-05-12T14:15:00Z">
              <w:tcPr>
                <w:tcW w:w="2054" w:type="dxa"/>
                <w:vAlign w:val="center"/>
              </w:tcPr>
            </w:tcPrChange>
          </w:tcPr>
          <w:p w14:paraId="7FBE0627" w14:textId="77777777" w:rsidR="00260D88" w:rsidRDefault="00260D88" w:rsidP="00F2481D">
            <w:pPr>
              <w:spacing w:line="360" w:lineRule="auto"/>
              <w:jc w:val="center"/>
              <w:cnfStyle w:val="100000000000" w:firstRow="1" w:lastRow="0" w:firstColumn="0" w:lastColumn="0" w:oddVBand="0" w:evenVBand="0" w:oddHBand="0" w:evenHBand="0" w:firstRowFirstColumn="0" w:firstRowLastColumn="0" w:lastRowFirstColumn="0" w:lastRowLastColumn="0"/>
              <w:rPr>
                <w:ins w:id="3518" w:author="רינת אביטל" w:date="2022-05-12T14:14:00Z"/>
                <w:rFonts w:ascii="Tahoma" w:hAnsi="Tahoma" w:cs="Tahoma"/>
                <w:color w:val="ED7D31" w:themeColor="accent2"/>
                <w:sz w:val="22"/>
                <w:szCs w:val="22"/>
                <w:rtl/>
              </w:rPr>
            </w:pPr>
            <w:ins w:id="3519" w:author="רינת אביטל" w:date="2022-05-12T14:14:00Z">
              <w:r>
                <w:rPr>
                  <w:rFonts w:ascii="Tahoma" w:hAnsi="Tahoma" w:cs="Tahoma" w:hint="cs"/>
                  <w:color w:val="ED7D31" w:themeColor="accent2"/>
                  <w:sz w:val="22"/>
                  <w:szCs w:val="22"/>
                  <w:rtl/>
                </w:rPr>
                <w:t>תאור</w:t>
              </w:r>
            </w:ins>
          </w:p>
        </w:tc>
        <w:tc>
          <w:tcPr>
            <w:tcW w:w="1374" w:type="dxa"/>
            <w:vAlign w:val="center"/>
            <w:tcPrChange w:id="3520" w:author="רינת אביטל" w:date="2022-05-12T14:15:00Z">
              <w:tcPr>
                <w:tcW w:w="1553" w:type="dxa"/>
                <w:vAlign w:val="center"/>
              </w:tcPr>
            </w:tcPrChange>
          </w:tcPr>
          <w:p w14:paraId="37FEF8BC" w14:textId="77777777" w:rsidR="00260D88" w:rsidRDefault="00260D88" w:rsidP="00F2481D">
            <w:pPr>
              <w:spacing w:line="360" w:lineRule="auto"/>
              <w:jc w:val="center"/>
              <w:cnfStyle w:val="100000000000" w:firstRow="1" w:lastRow="0" w:firstColumn="0" w:lastColumn="0" w:oddVBand="0" w:evenVBand="0" w:oddHBand="0" w:evenHBand="0" w:firstRowFirstColumn="0" w:firstRowLastColumn="0" w:lastRowFirstColumn="0" w:lastRowLastColumn="0"/>
              <w:rPr>
                <w:ins w:id="3521" w:author="רינת אביטל" w:date="2022-05-12T14:14:00Z"/>
                <w:rFonts w:ascii="Tahoma" w:hAnsi="Tahoma" w:cs="Tahoma"/>
                <w:color w:val="ED7D31" w:themeColor="accent2"/>
                <w:sz w:val="22"/>
                <w:szCs w:val="22"/>
                <w:rtl/>
              </w:rPr>
            </w:pPr>
            <w:ins w:id="3522" w:author="רינת אביטל" w:date="2022-05-12T14:14:00Z">
              <w:r>
                <w:rPr>
                  <w:rFonts w:ascii="Tahoma" w:hAnsi="Tahoma" w:cs="Tahoma" w:hint="cs"/>
                  <w:color w:val="ED7D31" w:themeColor="accent2"/>
                  <w:sz w:val="22"/>
                  <w:szCs w:val="22"/>
                  <w:rtl/>
                </w:rPr>
                <w:t>שדה חובה</w:t>
              </w:r>
            </w:ins>
          </w:p>
        </w:tc>
      </w:tr>
      <w:tr w:rsidR="00260D88" w14:paraId="2A065055" w14:textId="77777777" w:rsidTr="00260D88">
        <w:trPr>
          <w:cnfStyle w:val="000000100000" w:firstRow="0" w:lastRow="0" w:firstColumn="0" w:lastColumn="0" w:oddVBand="0" w:evenVBand="0" w:oddHBand="1" w:evenHBand="0" w:firstRowFirstColumn="0" w:firstRowLastColumn="0" w:lastRowFirstColumn="0" w:lastRowLastColumn="0"/>
          <w:trHeight w:val="567"/>
          <w:ins w:id="3523" w:author="רינת אביטל" w:date="2022-05-12T14:14:00Z"/>
          <w:trPrChange w:id="3524"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3525" w:author="רינת אביטל" w:date="2022-05-12T14:15:00Z">
              <w:tcPr>
                <w:tcW w:w="1803" w:type="dxa"/>
                <w:vAlign w:val="center"/>
              </w:tcPr>
            </w:tcPrChange>
          </w:tcPr>
          <w:p w14:paraId="4CA470B2" w14:textId="77777777" w:rsidR="00260D88" w:rsidRDefault="00260D88" w:rsidP="00F2481D">
            <w:pPr>
              <w:spacing w:line="360" w:lineRule="auto"/>
              <w:jc w:val="center"/>
              <w:cnfStyle w:val="001000100000" w:firstRow="0" w:lastRow="0" w:firstColumn="1" w:lastColumn="0" w:oddVBand="0" w:evenVBand="0" w:oddHBand="1" w:evenHBand="0" w:firstRowFirstColumn="0" w:firstRowLastColumn="0" w:lastRowFirstColumn="0" w:lastRowLastColumn="0"/>
              <w:rPr>
                <w:ins w:id="3526" w:author="רינת אביטל" w:date="2022-05-12T14:14:00Z"/>
                <w:rFonts w:ascii="Tahoma" w:hAnsi="Tahoma" w:cs="Tahoma"/>
                <w:sz w:val="22"/>
                <w:szCs w:val="22"/>
              </w:rPr>
            </w:pPr>
            <w:ins w:id="3527" w:author="רינת אביטל" w:date="2022-05-12T14:14:00Z">
              <w:r>
                <w:rPr>
                  <w:rFonts w:ascii="Tahoma" w:hAnsi="Tahoma" w:cs="Tahoma" w:hint="cs"/>
                  <w:sz w:val="22"/>
                  <w:szCs w:val="22"/>
                </w:rPr>
                <w:t>PK</w:t>
              </w:r>
            </w:ins>
          </w:p>
        </w:tc>
        <w:tc>
          <w:tcPr>
            <w:tcW w:w="1771" w:type="dxa"/>
            <w:vAlign w:val="center"/>
            <w:tcPrChange w:id="3528" w:author="רינת אביטל" w:date="2022-05-12T14:15:00Z">
              <w:tcPr>
                <w:tcW w:w="1803" w:type="dxa"/>
                <w:vAlign w:val="center"/>
              </w:tcPr>
            </w:tcPrChange>
          </w:tcPr>
          <w:p w14:paraId="5B84408B"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3529" w:author="רינת אביטל" w:date="2022-05-12T14:14:00Z"/>
                <w:rFonts w:ascii="Tahoma" w:hAnsi="Tahoma" w:cs="Tahoma"/>
                <w:sz w:val="22"/>
                <w:szCs w:val="22"/>
              </w:rPr>
            </w:pPr>
            <w:ins w:id="3530" w:author="רינת אביטל" w:date="2022-05-12T14:14:00Z">
              <w:r>
                <w:rPr>
                  <w:rFonts w:ascii="Tahoma" w:hAnsi="Tahoma" w:cs="Tahoma"/>
                  <w:sz w:val="22"/>
                  <w:szCs w:val="22"/>
                </w:rPr>
                <w:t>Code</w:t>
              </w:r>
            </w:ins>
          </w:p>
        </w:tc>
        <w:tc>
          <w:tcPr>
            <w:tcW w:w="1652" w:type="dxa"/>
            <w:vAlign w:val="center"/>
            <w:tcPrChange w:id="3531" w:author="רינת אביטל" w:date="2022-05-12T14:15:00Z">
              <w:tcPr>
                <w:tcW w:w="1803" w:type="dxa"/>
                <w:vAlign w:val="center"/>
              </w:tcPr>
            </w:tcPrChange>
          </w:tcPr>
          <w:p w14:paraId="7BACF334"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3532" w:author="רינת אביטל" w:date="2022-05-12T14:14:00Z"/>
                <w:rFonts w:ascii="Tahoma" w:hAnsi="Tahoma" w:cs="Tahoma"/>
                <w:sz w:val="22"/>
                <w:szCs w:val="22"/>
                <w:rtl/>
              </w:rPr>
            </w:pPr>
            <w:ins w:id="3533" w:author="רינת אביטל" w:date="2022-05-12T14:14:00Z">
              <w:r>
                <w:rPr>
                  <w:rFonts w:ascii="Tahoma" w:hAnsi="Tahoma" w:cs="Tahoma"/>
                  <w:sz w:val="22"/>
                  <w:szCs w:val="22"/>
                </w:rPr>
                <w:t>int</w:t>
              </w:r>
            </w:ins>
          </w:p>
        </w:tc>
        <w:tc>
          <w:tcPr>
            <w:tcW w:w="1851" w:type="dxa"/>
            <w:vAlign w:val="center"/>
            <w:tcPrChange w:id="3534" w:author="רינת אביטל" w:date="2022-05-12T14:15:00Z">
              <w:tcPr>
                <w:tcW w:w="2054" w:type="dxa"/>
                <w:vAlign w:val="center"/>
              </w:tcPr>
            </w:tcPrChange>
          </w:tcPr>
          <w:p w14:paraId="34FB0282"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3535" w:author="רינת אביטל" w:date="2022-05-12T14:14:00Z"/>
                <w:rFonts w:ascii="Tahoma" w:hAnsi="Tahoma" w:cs="Tahoma"/>
                <w:sz w:val="22"/>
                <w:szCs w:val="22"/>
                <w:rtl/>
              </w:rPr>
            </w:pPr>
            <w:ins w:id="3536" w:author="רינת אביטל" w:date="2022-05-12T14:14:00Z">
              <w:r>
                <w:rPr>
                  <w:rFonts w:ascii="Tahoma" w:hAnsi="Tahoma" w:cs="Tahoma" w:hint="cs"/>
                  <w:sz w:val="22"/>
                  <w:szCs w:val="22"/>
                  <w:rtl/>
                </w:rPr>
                <w:t>קוד</w:t>
              </w:r>
            </w:ins>
          </w:p>
        </w:tc>
        <w:tc>
          <w:tcPr>
            <w:tcW w:w="1374" w:type="dxa"/>
            <w:vAlign w:val="center"/>
            <w:tcPrChange w:id="3537" w:author="רינת אביטל" w:date="2022-05-12T14:15:00Z">
              <w:tcPr>
                <w:tcW w:w="1553" w:type="dxa"/>
                <w:vAlign w:val="center"/>
              </w:tcPr>
            </w:tcPrChange>
          </w:tcPr>
          <w:p w14:paraId="1C9C0F5E"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3538" w:author="רינת אביטל" w:date="2022-05-12T14:14:00Z"/>
                <w:rFonts w:ascii="Tahoma" w:hAnsi="Tahoma" w:cs="Tahoma"/>
                <w:sz w:val="22"/>
                <w:szCs w:val="22"/>
                <w:rtl/>
              </w:rPr>
            </w:pPr>
            <w:ins w:id="3539" w:author="רינת אביטל" w:date="2022-05-12T14:14:00Z">
              <w:r>
                <w:rPr>
                  <w:rFonts w:ascii="Tahoma" w:hAnsi="Tahoma" w:cs="Tahoma"/>
                  <w:sz w:val="22"/>
                  <w:szCs w:val="22"/>
                </w:rPr>
                <w:sym w:font="Wingdings" w:char="F0FC"/>
              </w:r>
            </w:ins>
          </w:p>
        </w:tc>
      </w:tr>
      <w:tr w:rsidR="00260D88" w14:paraId="49225C7E" w14:textId="77777777" w:rsidTr="00260D88">
        <w:trPr>
          <w:trHeight w:val="567"/>
          <w:ins w:id="3540" w:author="רינת אביטל" w:date="2022-05-12T14:14:00Z"/>
          <w:trPrChange w:id="3541"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3542" w:author="רינת אביטל" w:date="2022-05-12T14:15:00Z">
              <w:tcPr>
                <w:tcW w:w="1803" w:type="dxa"/>
                <w:vAlign w:val="center"/>
              </w:tcPr>
            </w:tcPrChange>
          </w:tcPr>
          <w:p w14:paraId="4F4495C9" w14:textId="77777777" w:rsidR="00260D88" w:rsidRDefault="00260D88" w:rsidP="00F2481D">
            <w:pPr>
              <w:spacing w:line="360" w:lineRule="auto"/>
              <w:jc w:val="center"/>
              <w:rPr>
                <w:ins w:id="3543" w:author="רינת אביטל" w:date="2022-05-12T14:14:00Z"/>
                <w:rFonts w:ascii="Tahoma" w:hAnsi="Tahoma" w:cs="Tahoma"/>
                <w:sz w:val="22"/>
                <w:szCs w:val="22"/>
                <w:rtl/>
              </w:rPr>
            </w:pPr>
          </w:p>
        </w:tc>
        <w:tc>
          <w:tcPr>
            <w:tcW w:w="1771" w:type="dxa"/>
            <w:vAlign w:val="center"/>
            <w:tcPrChange w:id="3544" w:author="רינת אביטל" w:date="2022-05-12T14:15:00Z">
              <w:tcPr>
                <w:tcW w:w="1803" w:type="dxa"/>
                <w:vAlign w:val="center"/>
              </w:tcPr>
            </w:tcPrChange>
          </w:tcPr>
          <w:p w14:paraId="15330FBF" w14:textId="77777777"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3545" w:author="רינת אביטל" w:date="2022-05-12T14:14:00Z"/>
                <w:rFonts w:ascii="Tahoma" w:hAnsi="Tahoma" w:cs="Tahoma"/>
                <w:sz w:val="22"/>
                <w:szCs w:val="22"/>
              </w:rPr>
            </w:pPr>
            <w:ins w:id="3546" w:author="רינת אביטל" w:date="2022-05-12T14:14:00Z">
              <w:r>
                <w:rPr>
                  <w:rFonts w:ascii="Tahoma" w:hAnsi="Tahoma" w:cs="Tahoma"/>
                  <w:sz w:val="22"/>
                  <w:szCs w:val="22"/>
                </w:rPr>
                <w:t>firstName</w:t>
              </w:r>
            </w:ins>
          </w:p>
        </w:tc>
        <w:tc>
          <w:tcPr>
            <w:tcW w:w="1652" w:type="dxa"/>
            <w:tcPrChange w:id="3547" w:author="רינת אביטל" w:date="2022-05-12T14:15:00Z">
              <w:tcPr>
                <w:tcW w:w="1803" w:type="dxa"/>
              </w:tcPr>
            </w:tcPrChange>
          </w:tcPr>
          <w:p w14:paraId="62EFD00D" w14:textId="77777777"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3548" w:author="רינת אביטל" w:date="2022-05-12T14:14:00Z"/>
                <w:rFonts w:ascii="Tahoma" w:hAnsi="Tahoma" w:cs="Tahoma"/>
                <w:sz w:val="22"/>
                <w:szCs w:val="22"/>
              </w:rPr>
            </w:pPr>
            <w:ins w:id="3549" w:author="רינת אביטל" w:date="2022-05-12T14:14:00Z">
              <w:r w:rsidRPr="000C70A3">
                <w:t>varchar(50)</w:t>
              </w:r>
            </w:ins>
          </w:p>
        </w:tc>
        <w:tc>
          <w:tcPr>
            <w:tcW w:w="1851" w:type="dxa"/>
            <w:vAlign w:val="center"/>
            <w:tcPrChange w:id="3550" w:author="רינת אביטל" w:date="2022-05-12T14:15:00Z">
              <w:tcPr>
                <w:tcW w:w="2054" w:type="dxa"/>
                <w:vAlign w:val="center"/>
              </w:tcPr>
            </w:tcPrChange>
          </w:tcPr>
          <w:p w14:paraId="250D6F5F" w14:textId="77777777"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3551" w:author="רינת אביטל" w:date="2022-05-12T14:14:00Z"/>
                <w:rFonts w:ascii="Tahoma" w:hAnsi="Tahoma" w:cs="Tahoma"/>
                <w:sz w:val="22"/>
                <w:szCs w:val="22"/>
                <w:rtl/>
              </w:rPr>
            </w:pPr>
            <w:ins w:id="3552" w:author="רינת אביטל" w:date="2022-05-12T14:14:00Z">
              <w:r>
                <w:rPr>
                  <w:rFonts w:ascii="Tahoma" w:hAnsi="Tahoma" w:cs="Tahoma" w:hint="cs"/>
                  <w:sz w:val="22"/>
                  <w:szCs w:val="22"/>
                  <w:rtl/>
                </w:rPr>
                <w:t>שם משתמש</w:t>
              </w:r>
            </w:ins>
          </w:p>
        </w:tc>
        <w:tc>
          <w:tcPr>
            <w:tcW w:w="1374" w:type="dxa"/>
            <w:vAlign w:val="center"/>
            <w:tcPrChange w:id="3553" w:author="רינת אביטל" w:date="2022-05-12T14:15:00Z">
              <w:tcPr>
                <w:tcW w:w="1553" w:type="dxa"/>
                <w:vAlign w:val="center"/>
              </w:tcPr>
            </w:tcPrChange>
          </w:tcPr>
          <w:p w14:paraId="0F765187" w14:textId="77777777"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3554" w:author="רינת אביטל" w:date="2022-05-12T14:14:00Z"/>
                <w:rFonts w:ascii="Tahoma" w:hAnsi="Tahoma" w:cs="Tahoma"/>
                <w:sz w:val="22"/>
                <w:szCs w:val="22"/>
                <w:rtl/>
              </w:rPr>
            </w:pPr>
            <w:ins w:id="3555" w:author="רינת אביטל" w:date="2022-05-12T14:14:00Z">
              <w:r>
                <w:rPr>
                  <w:rFonts w:ascii="Tahoma" w:hAnsi="Tahoma" w:cs="Tahoma"/>
                  <w:sz w:val="22"/>
                  <w:szCs w:val="22"/>
                </w:rPr>
                <w:sym w:font="Wingdings" w:char="F0FC"/>
              </w:r>
            </w:ins>
          </w:p>
        </w:tc>
      </w:tr>
      <w:tr w:rsidR="00260D88" w14:paraId="02B0CA3F" w14:textId="77777777" w:rsidTr="00260D88">
        <w:trPr>
          <w:cnfStyle w:val="000000100000" w:firstRow="0" w:lastRow="0" w:firstColumn="0" w:lastColumn="0" w:oddVBand="0" w:evenVBand="0" w:oddHBand="1" w:evenHBand="0" w:firstRowFirstColumn="0" w:firstRowLastColumn="0" w:lastRowFirstColumn="0" w:lastRowLastColumn="0"/>
          <w:trHeight w:val="567"/>
          <w:ins w:id="3556" w:author="רינת אביטל" w:date="2022-05-12T14:14:00Z"/>
          <w:trPrChange w:id="3557"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3558" w:author="רינת אביטל" w:date="2022-05-12T14:15:00Z">
              <w:tcPr>
                <w:tcW w:w="1803" w:type="dxa"/>
                <w:vAlign w:val="center"/>
              </w:tcPr>
            </w:tcPrChange>
          </w:tcPr>
          <w:p w14:paraId="46432D4F" w14:textId="77777777" w:rsidR="00260D88" w:rsidRDefault="00260D88" w:rsidP="00F2481D">
            <w:pPr>
              <w:spacing w:line="360" w:lineRule="auto"/>
              <w:jc w:val="center"/>
              <w:cnfStyle w:val="001000100000" w:firstRow="0" w:lastRow="0" w:firstColumn="1" w:lastColumn="0" w:oddVBand="0" w:evenVBand="0" w:oddHBand="1" w:evenHBand="0" w:firstRowFirstColumn="0" w:firstRowLastColumn="0" w:lastRowFirstColumn="0" w:lastRowLastColumn="0"/>
              <w:rPr>
                <w:ins w:id="3559" w:author="רינת אביטל" w:date="2022-05-12T14:14:00Z"/>
                <w:rFonts w:ascii="Tahoma" w:hAnsi="Tahoma" w:cs="Tahoma"/>
                <w:sz w:val="22"/>
                <w:szCs w:val="22"/>
                <w:rtl/>
              </w:rPr>
            </w:pPr>
          </w:p>
        </w:tc>
        <w:tc>
          <w:tcPr>
            <w:tcW w:w="1771" w:type="dxa"/>
            <w:vAlign w:val="center"/>
            <w:tcPrChange w:id="3560" w:author="רינת אביטל" w:date="2022-05-12T14:15:00Z">
              <w:tcPr>
                <w:tcW w:w="1803" w:type="dxa"/>
                <w:vAlign w:val="center"/>
              </w:tcPr>
            </w:tcPrChange>
          </w:tcPr>
          <w:p w14:paraId="1A2DF9E2"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3561" w:author="רינת אביטל" w:date="2022-05-12T14:14:00Z"/>
                <w:rFonts w:ascii="Tahoma" w:hAnsi="Tahoma" w:cs="Tahoma"/>
                <w:sz w:val="22"/>
                <w:szCs w:val="22"/>
              </w:rPr>
            </w:pPr>
            <w:ins w:id="3562" w:author="רינת אביטל" w:date="2022-05-12T14:14:00Z">
              <w:r>
                <w:rPr>
                  <w:rFonts w:ascii="Tahoma" w:hAnsi="Tahoma" w:cs="Tahoma"/>
                  <w:sz w:val="22"/>
                  <w:szCs w:val="22"/>
                </w:rPr>
                <w:t>lastName</w:t>
              </w:r>
            </w:ins>
          </w:p>
        </w:tc>
        <w:tc>
          <w:tcPr>
            <w:tcW w:w="1652" w:type="dxa"/>
            <w:tcPrChange w:id="3563" w:author="רינת אביטל" w:date="2022-05-12T14:15:00Z">
              <w:tcPr>
                <w:tcW w:w="1803" w:type="dxa"/>
              </w:tcPr>
            </w:tcPrChange>
          </w:tcPr>
          <w:p w14:paraId="70D7FFD5"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3564" w:author="רינת אביטל" w:date="2022-05-12T14:14:00Z"/>
                <w:rFonts w:ascii="Tahoma" w:hAnsi="Tahoma" w:cs="Tahoma"/>
                <w:sz w:val="22"/>
                <w:szCs w:val="22"/>
              </w:rPr>
            </w:pPr>
            <w:ins w:id="3565" w:author="רינת אביטל" w:date="2022-05-12T14:14:00Z">
              <w:r w:rsidRPr="000C70A3">
                <w:t>varchar(50)</w:t>
              </w:r>
            </w:ins>
          </w:p>
        </w:tc>
        <w:tc>
          <w:tcPr>
            <w:tcW w:w="1851" w:type="dxa"/>
            <w:vAlign w:val="center"/>
            <w:tcPrChange w:id="3566" w:author="רינת אביטל" w:date="2022-05-12T14:15:00Z">
              <w:tcPr>
                <w:tcW w:w="2054" w:type="dxa"/>
                <w:vAlign w:val="center"/>
              </w:tcPr>
            </w:tcPrChange>
          </w:tcPr>
          <w:p w14:paraId="297E7914"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3567" w:author="רינת אביטל" w:date="2022-05-12T14:14:00Z"/>
                <w:rFonts w:ascii="Tahoma" w:hAnsi="Tahoma" w:cs="Tahoma"/>
                <w:sz w:val="22"/>
                <w:szCs w:val="22"/>
                <w:rtl/>
              </w:rPr>
            </w:pPr>
            <w:ins w:id="3568" w:author="רינת אביטל" w:date="2022-05-12T14:14:00Z">
              <w:r>
                <w:rPr>
                  <w:rFonts w:ascii="Tahoma" w:hAnsi="Tahoma" w:cs="Tahoma" w:hint="cs"/>
                  <w:sz w:val="22"/>
                  <w:szCs w:val="22"/>
                  <w:rtl/>
                </w:rPr>
                <w:t>משפחת המשתמש</w:t>
              </w:r>
            </w:ins>
          </w:p>
        </w:tc>
        <w:tc>
          <w:tcPr>
            <w:tcW w:w="1374" w:type="dxa"/>
            <w:vAlign w:val="center"/>
            <w:tcPrChange w:id="3569" w:author="רינת אביטל" w:date="2022-05-12T14:15:00Z">
              <w:tcPr>
                <w:tcW w:w="1553" w:type="dxa"/>
                <w:vAlign w:val="center"/>
              </w:tcPr>
            </w:tcPrChange>
          </w:tcPr>
          <w:p w14:paraId="73F7C0EA"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3570" w:author="רינת אביטל" w:date="2022-05-12T14:14:00Z"/>
                <w:rFonts w:ascii="Tahoma" w:hAnsi="Tahoma" w:cs="Tahoma"/>
                <w:sz w:val="22"/>
                <w:szCs w:val="22"/>
              </w:rPr>
            </w:pPr>
            <w:ins w:id="3571" w:author="רינת אביטל" w:date="2022-05-12T14:14:00Z">
              <w:r>
                <w:rPr>
                  <w:rFonts w:ascii="Tahoma" w:hAnsi="Tahoma" w:cs="Tahoma"/>
                  <w:sz w:val="22"/>
                  <w:szCs w:val="22"/>
                </w:rPr>
                <w:sym w:font="Wingdings" w:char="F0FC"/>
              </w:r>
            </w:ins>
          </w:p>
        </w:tc>
      </w:tr>
      <w:tr w:rsidR="00260D88" w14:paraId="20E83C38" w14:textId="77777777" w:rsidTr="00260D88">
        <w:trPr>
          <w:trHeight w:val="567"/>
          <w:ins w:id="3572" w:author="רינת אביטל" w:date="2022-05-12T14:14:00Z"/>
          <w:trPrChange w:id="3573"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3574" w:author="רינת אביטל" w:date="2022-05-12T14:15:00Z">
              <w:tcPr>
                <w:tcW w:w="1803" w:type="dxa"/>
                <w:vAlign w:val="center"/>
              </w:tcPr>
            </w:tcPrChange>
          </w:tcPr>
          <w:p w14:paraId="534B8277" w14:textId="77777777" w:rsidR="00260D88" w:rsidRDefault="00260D88" w:rsidP="00F2481D">
            <w:pPr>
              <w:spacing w:line="360" w:lineRule="auto"/>
              <w:jc w:val="center"/>
              <w:rPr>
                <w:ins w:id="3575" w:author="רינת אביטל" w:date="2022-05-12T14:14:00Z"/>
                <w:rFonts w:ascii="Tahoma" w:hAnsi="Tahoma" w:cs="Tahoma"/>
                <w:sz w:val="22"/>
                <w:szCs w:val="22"/>
                <w:rtl/>
              </w:rPr>
            </w:pPr>
          </w:p>
        </w:tc>
        <w:tc>
          <w:tcPr>
            <w:tcW w:w="1771" w:type="dxa"/>
            <w:vAlign w:val="center"/>
            <w:tcPrChange w:id="3576" w:author="רינת אביטל" w:date="2022-05-12T14:15:00Z">
              <w:tcPr>
                <w:tcW w:w="1803" w:type="dxa"/>
                <w:vAlign w:val="center"/>
              </w:tcPr>
            </w:tcPrChange>
          </w:tcPr>
          <w:p w14:paraId="12D8F630" w14:textId="77777777"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3577" w:author="רינת אביטל" w:date="2022-05-12T14:14:00Z"/>
                <w:rFonts w:ascii="Tahoma" w:hAnsi="Tahoma" w:cs="Tahoma"/>
                <w:sz w:val="22"/>
                <w:szCs w:val="22"/>
              </w:rPr>
            </w:pPr>
            <w:ins w:id="3578" w:author="רינת אביטל" w:date="2022-05-12T14:14:00Z">
              <w:r>
                <w:rPr>
                  <w:rFonts w:ascii="Tahoma" w:hAnsi="Tahoma" w:cs="Tahoma"/>
                  <w:sz w:val="22"/>
                  <w:szCs w:val="22"/>
                </w:rPr>
                <w:t>userName</w:t>
              </w:r>
            </w:ins>
          </w:p>
        </w:tc>
        <w:tc>
          <w:tcPr>
            <w:tcW w:w="1652" w:type="dxa"/>
            <w:tcPrChange w:id="3579" w:author="רינת אביטל" w:date="2022-05-12T14:15:00Z">
              <w:tcPr>
                <w:tcW w:w="1803" w:type="dxa"/>
              </w:tcPr>
            </w:tcPrChange>
          </w:tcPr>
          <w:p w14:paraId="28694995" w14:textId="77777777"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3580" w:author="רינת אביטל" w:date="2022-05-12T14:14:00Z"/>
                <w:rFonts w:ascii="Tahoma" w:hAnsi="Tahoma" w:cs="Tahoma"/>
                <w:sz w:val="22"/>
                <w:szCs w:val="22"/>
              </w:rPr>
            </w:pPr>
            <w:ins w:id="3581" w:author="רינת אביטל" w:date="2022-05-12T14:14:00Z">
              <w:r w:rsidRPr="000C70A3">
                <w:t>varchar(50)</w:t>
              </w:r>
            </w:ins>
          </w:p>
        </w:tc>
        <w:tc>
          <w:tcPr>
            <w:tcW w:w="1851" w:type="dxa"/>
            <w:vAlign w:val="center"/>
            <w:tcPrChange w:id="3582" w:author="רינת אביטל" w:date="2022-05-12T14:15:00Z">
              <w:tcPr>
                <w:tcW w:w="2054" w:type="dxa"/>
                <w:vAlign w:val="center"/>
              </w:tcPr>
            </w:tcPrChange>
          </w:tcPr>
          <w:p w14:paraId="6A38B12B" w14:textId="77777777"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3583" w:author="רינת אביטל" w:date="2022-05-12T14:14:00Z"/>
                <w:rFonts w:ascii="Tahoma" w:hAnsi="Tahoma" w:cs="Tahoma"/>
                <w:sz w:val="22"/>
                <w:szCs w:val="22"/>
                <w:rtl/>
              </w:rPr>
            </w:pPr>
            <w:ins w:id="3584" w:author="רינת אביטל" w:date="2022-05-12T14:14:00Z">
              <w:r>
                <w:rPr>
                  <w:rFonts w:ascii="Tahoma" w:hAnsi="Tahoma" w:cs="Tahoma" w:hint="cs"/>
                  <w:sz w:val="22"/>
                  <w:szCs w:val="22"/>
                  <w:rtl/>
                </w:rPr>
                <w:t>שם משתמש</w:t>
              </w:r>
            </w:ins>
          </w:p>
        </w:tc>
        <w:tc>
          <w:tcPr>
            <w:tcW w:w="1374" w:type="dxa"/>
            <w:vAlign w:val="center"/>
            <w:tcPrChange w:id="3585" w:author="רינת אביטל" w:date="2022-05-12T14:15:00Z">
              <w:tcPr>
                <w:tcW w:w="1553" w:type="dxa"/>
                <w:vAlign w:val="center"/>
              </w:tcPr>
            </w:tcPrChange>
          </w:tcPr>
          <w:p w14:paraId="1BF1A8DF" w14:textId="77777777"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3586" w:author="רינת אביטל" w:date="2022-05-12T14:14:00Z"/>
                <w:rFonts w:ascii="Tahoma" w:hAnsi="Tahoma" w:cs="Tahoma"/>
                <w:sz w:val="22"/>
                <w:szCs w:val="22"/>
              </w:rPr>
            </w:pPr>
            <w:ins w:id="3587" w:author="רינת אביטל" w:date="2022-05-12T14:14:00Z">
              <w:r>
                <w:rPr>
                  <w:rFonts w:ascii="Tahoma" w:hAnsi="Tahoma" w:cs="Tahoma"/>
                  <w:sz w:val="22"/>
                  <w:szCs w:val="22"/>
                </w:rPr>
                <w:sym w:font="Wingdings" w:char="F0FC"/>
              </w:r>
            </w:ins>
          </w:p>
        </w:tc>
      </w:tr>
      <w:tr w:rsidR="00260D88" w14:paraId="0A370740" w14:textId="77777777" w:rsidTr="00260D88">
        <w:trPr>
          <w:cnfStyle w:val="000000100000" w:firstRow="0" w:lastRow="0" w:firstColumn="0" w:lastColumn="0" w:oddVBand="0" w:evenVBand="0" w:oddHBand="1" w:evenHBand="0" w:firstRowFirstColumn="0" w:firstRowLastColumn="0" w:lastRowFirstColumn="0" w:lastRowLastColumn="0"/>
          <w:trHeight w:val="567"/>
          <w:ins w:id="3588" w:author="רינת אביטל" w:date="2022-05-12T14:14:00Z"/>
          <w:trPrChange w:id="3589"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3590" w:author="רינת אביטל" w:date="2022-05-12T14:15:00Z">
              <w:tcPr>
                <w:tcW w:w="1803" w:type="dxa"/>
                <w:vAlign w:val="center"/>
              </w:tcPr>
            </w:tcPrChange>
          </w:tcPr>
          <w:p w14:paraId="085AF595" w14:textId="77777777" w:rsidR="00260D88" w:rsidRDefault="00260D88" w:rsidP="00F2481D">
            <w:pPr>
              <w:spacing w:line="360" w:lineRule="auto"/>
              <w:jc w:val="center"/>
              <w:cnfStyle w:val="001000100000" w:firstRow="0" w:lastRow="0" w:firstColumn="1" w:lastColumn="0" w:oddVBand="0" w:evenVBand="0" w:oddHBand="1" w:evenHBand="0" w:firstRowFirstColumn="0" w:firstRowLastColumn="0" w:lastRowFirstColumn="0" w:lastRowLastColumn="0"/>
              <w:rPr>
                <w:ins w:id="3591" w:author="רינת אביטל" w:date="2022-05-12T14:14:00Z"/>
                <w:rFonts w:ascii="Tahoma" w:hAnsi="Tahoma" w:cs="Tahoma"/>
                <w:sz w:val="22"/>
                <w:szCs w:val="22"/>
                <w:rtl/>
              </w:rPr>
            </w:pPr>
          </w:p>
        </w:tc>
        <w:tc>
          <w:tcPr>
            <w:tcW w:w="1771" w:type="dxa"/>
            <w:vAlign w:val="center"/>
            <w:tcPrChange w:id="3592" w:author="רינת אביטל" w:date="2022-05-12T14:15:00Z">
              <w:tcPr>
                <w:tcW w:w="1803" w:type="dxa"/>
                <w:vAlign w:val="center"/>
              </w:tcPr>
            </w:tcPrChange>
          </w:tcPr>
          <w:p w14:paraId="248C0250"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3593" w:author="רינת אביטל" w:date="2022-05-12T14:14:00Z"/>
                <w:rFonts w:ascii="Tahoma" w:hAnsi="Tahoma" w:cs="Tahoma"/>
                <w:sz w:val="22"/>
                <w:szCs w:val="22"/>
              </w:rPr>
            </w:pPr>
            <w:ins w:id="3594" w:author="רינת אביטל" w:date="2022-05-12T14:14:00Z">
              <w:r>
                <w:rPr>
                  <w:rFonts w:ascii="Tahoma" w:hAnsi="Tahoma" w:cs="Tahoma"/>
                  <w:sz w:val="22"/>
                  <w:szCs w:val="22"/>
                </w:rPr>
                <w:t>email</w:t>
              </w:r>
            </w:ins>
          </w:p>
        </w:tc>
        <w:tc>
          <w:tcPr>
            <w:tcW w:w="1652" w:type="dxa"/>
            <w:tcPrChange w:id="3595" w:author="רינת אביטל" w:date="2022-05-12T14:15:00Z">
              <w:tcPr>
                <w:tcW w:w="1803" w:type="dxa"/>
              </w:tcPr>
            </w:tcPrChange>
          </w:tcPr>
          <w:p w14:paraId="2A417ED8"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3596" w:author="רינת אביטל" w:date="2022-05-12T14:14:00Z"/>
                <w:rFonts w:ascii="Tahoma" w:hAnsi="Tahoma" w:cs="Tahoma"/>
                <w:sz w:val="22"/>
                <w:szCs w:val="22"/>
              </w:rPr>
            </w:pPr>
            <w:ins w:id="3597" w:author="רינת אביטל" w:date="2022-05-12T14:14:00Z">
              <w:r w:rsidRPr="000C70A3">
                <w:t>varchar(50)</w:t>
              </w:r>
            </w:ins>
          </w:p>
        </w:tc>
        <w:tc>
          <w:tcPr>
            <w:tcW w:w="1851" w:type="dxa"/>
            <w:vAlign w:val="center"/>
            <w:tcPrChange w:id="3598" w:author="רינת אביטל" w:date="2022-05-12T14:15:00Z">
              <w:tcPr>
                <w:tcW w:w="2054" w:type="dxa"/>
                <w:vAlign w:val="center"/>
              </w:tcPr>
            </w:tcPrChange>
          </w:tcPr>
          <w:p w14:paraId="2DABFEC2"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3599" w:author="רינת אביטל" w:date="2022-05-12T14:14:00Z"/>
                <w:rFonts w:ascii="Tahoma" w:hAnsi="Tahoma" w:cs="Tahoma"/>
                <w:sz w:val="22"/>
                <w:szCs w:val="22"/>
                <w:rtl/>
              </w:rPr>
            </w:pPr>
            <w:ins w:id="3600" w:author="רינת אביטל" w:date="2022-05-12T14:14:00Z">
              <w:r>
                <w:rPr>
                  <w:rFonts w:ascii="Tahoma" w:hAnsi="Tahoma" w:cs="Tahoma" w:hint="cs"/>
                  <w:sz w:val="22"/>
                  <w:szCs w:val="22"/>
                  <w:rtl/>
                </w:rPr>
                <w:t>מייל</w:t>
              </w:r>
            </w:ins>
          </w:p>
        </w:tc>
        <w:tc>
          <w:tcPr>
            <w:tcW w:w="1374" w:type="dxa"/>
            <w:vAlign w:val="center"/>
            <w:tcPrChange w:id="3601" w:author="רינת אביטל" w:date="2022-05-12T14:15:00Z">
              <w:tcPr>
                <w:tcW w:w="1553" w:type="dxa"/>
                <w:vAlign w:val="center"/>
              </w:tcPr>
            </w:tcPrChange>
          </w:tcPr>
          <w:p w14:paraId="3A592D99"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3602" w:author="רינת אביטל" w:date="2022-05-12T14:14:00Z"/>
                <w:rFonts w:ascii="Tahoma" w:hAnsi="Tahoma" w:cs="Tahoma"/>
                <w:sz w:val="22"/>
                <w:szCs w:val="22"/>
              </w:rPr>
            </w:pPr>
            <w:ins w:id="3603" w:author="רינת אביטל" w:date="2022-05-12T14:14:00Z">
              <w:r>
                <w:rPr>
                  <w:rFonts w:ascii="Tahoma" w:hAnsi="Tahoma" w:cs="Tahoma"/>
                  <w:sz w:val="22"/>
                  <w:szCs w:val="22"/>
                </w:rPr>
                <w:sym w:font="Wingdings" w:char="F0FC"/>
              </w:r>
            </w:ins>
          </w:p>
        </w:tc>
      </w:tr>
      <w:tr w:rsidR="00260D88" w14:paraId="55B90F19" w14:textId="77777777" w:rsidTr="00260D88">
        <w:trPr>
          <w:trHeight w:val="567"/>
          <w:ins w:id="3604" w:author="רינת אביטל" w:date="2022-05-12T14:14:00Z"/>
          <w:trPrChange w:id="3605"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3606" w:author="רינת אביטל" w:date="2022-05-12T14:15:00Z">
              <w:tcPr>
                <w:tcW w:w="1803" w:type="dxa"/>
                <w:vAlign w:val="center"/>
              </w:tcPr>
            </w:tcPrChange>
          </w:tcPr>
          <w:p w14:paraId="7C1DCC5B" w14:textId="77777777" w:rsidR="00260D88" w:rsidRDefault="00260D88" w:rsidP="00F2481D">
            <w:pPr>
              <w:spacing w:line="360" w:lineRule="auto"/>
              <w:jc w:val="center"/>
              <w:rPr>
                <w:ins w:id="3607" w:author="רינת אביטל" w:date="2022-05-12T14:14:00Z"/>
                <w:rFonts w:ascii="Tahoma" w:hAnsi="Tahoma" w:cs="Tahoma"/>
                <w:sz w:val="22"/>
                <w:szCs w:val="22"/>
                <w:rtl/>
              </w:rPr>
            </w:pPr>
          </w:p>
        </w:tc>
        <w:tc>
          <w:tcPr>
            <w:tcW w:w="1771" w:type="dxa"/>
            <w:vAlign w:val="center"/>
            <w:tcPrChange w:id="3608" w:author="רינת אביטל" w:date="2022-05-12T14:15:00Z">
              <w:tcPr>
                <w:tcW w:w="1803" w:type="dxa"/>
                <w:vAlign w:val="center"/>
              </w:tcPr>
            </w:tcPrChange>
          </w:tcPr>
          <w:p w14:paraId="1E35C269" w14:textId="77777777"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3609" w:author="רינת אביטל" w:date="2022-05-12T14:14:00Z"/>
                <w:rFonts w:ascii="Tahoma" w:hAnsi="Tahoma" w:cs="Tahoma"/>
                <w:sz w:val="22"/>
                <w:szCs w:val="22"/>
                <w:rtl/>
              </w:rPr>
            </w:pPr>
            <w:ins w:id="3610" w:author="רינת אביטל" w:date="2022-05-12T14:14:00Z">
              <w:r>
                <w:rPr>
                  <w:rFonts w:ascii="Tahoma" w:hAnsi="Tahoma" w:cs="Tahoma"/>
                  <w:sz w:val="22"/>
                  <w:szCs w:val="22"/>
                </w:rPr>
                <w:t>password</w:t>
              </w:r>
            </w:ins>
          </w:p>
        </w:tc>
        <w:tc>
          <w:tcPr>
            <w:tcW w:w="1652" w:type="dxa"/>
            <w:tcPrChange w:id="3611" w:author="רינת אביטל" w:date="2022-05-12T14:15:00Z">
              <w:tcPr>
                <w:tcW w:w="1803" w:type="dxa"/>
              </w:tcPr>
            </w:tcPrChange>
          </w:tcPr>
          <w:p w14:paraId="0F6FF9A9" w14:textId="77777777"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3612" w:author="רינת אביטל" w:date="2022-05-12T14:14:00Z"/>
                <w:rFonts w:ascii="Tahoma" w:hAnsi="Tahoma" w:cs="Tahoma"/>
                <w:sz w:val="22"/>
                <w:szCs w:val="22"/>
                <w:rtl/>
              </w:rPr>
            </w:pPr>
            <w:ins w:id="3613" w:author="רינת אביטל" w:date="2022-05-12T14:14:00Z">
              <w:r w:rsidRPr="000C70A3">
                <w:t>varchar(50)</w:t>
              </w:r>
            </w:ins>
          </w:p>
        </w:tc>
        <w:tc>
          <w:tcPr>
            <w:tcW w:w="1851" w:type="dxa"/>
            <w:vAlign w:val="center"/>
            <w:tcPrChange w:id="3614" w:author="רינת אביטל" w:date="2022-05-12T14:15:00Z">
              <w:tcPr>
                <w:tcW w:w="2054" w:type="dxa"/>
                <w:vAlign w:val="center"/>
              </w:tcPr>
            </w:tcPrChange>
          </w:tcPr>
          <w:p w14:paraId="55C96EC2" w14:textId="77777777"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3615" w:author="רינת אביטל" w:date="2022-05-12T14:14:00Z"/>
                <w:rFonts w:ascii="Tahoma" w:hAnsi="Tahoma" w:cs="Tahoma"/>
                <w:sz w:val="22"/>
                <w:szCs w:val="22"/>
                <w:rtl/>
              </w:rPr>
            </w:pPr>
            <w:ins w:id="3616" w:author="רינת אביטל" w:date="2022-05-12T14:14:00Z">
              <w:r>
                <w:rPr>
                  <w:rFonts w:ascii="Tahoma" w:hAnsi="Tahoma" w:cs="Tahoma" w:hint="cs"/>
                  <w:sz w:val="22"/>
                  <w:szCs w:val="22"/>
                  <w:rtl/>
                </w:rPr>
                <w:t>ססמה</w:t>
              </w:r>
            </w:ins>
          </w:p>
        </w:tc>
        <w:tc>
          <w:tcPr>
            <w:tcW w:w="1374" w:type="dxa"/>
            <w:vAlign w:val="center"/>
            <w:tcPrChange w:id="3617" w:author="רינת אביטל" w:date="2022-05-12T14:15:00Z">
              <w:tcPr>
                <w:tcW w:w="1553" w:type="dxa"/>
                <w:vAlign w:val="center"/>
              </w:tcPr>
            </w:tcPrChange>
          </w:tcPr>
          <w:p w14:paraId="2BAAE251" w14:textId="77777777"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3618" w:author="רינת אביטל" w:date="2022-05-12T14:14:00Z"/>
                <w:rFonts w:ascii="Tahoma" w:hAnsi="Tahoma" w:cs="Tahoma"/>
                <w:sz w:val="22"/>
                <w:szCs w:val="22"/>
                <w:rtl/>
              </w:rPr>
            </w:pPr>
            <w:ins w:id="3619" w:author="רינת אביטל" w:date="2022-05-12T14:14:00Z">
              <w:r>
                <w:rPr>
                  <w:rFonts w:ascii="Tahoma" w:hAnsi="Tahoma" w:cs="Tahoma"/>
                  <w:sz w:val="22"/>
                  <w:szCs w:val="22"/>
                </w:rPr>
                <w:sym w:font="Wingdings" w:char="F0FC"/>
              </w:r>
            </w:ins>
          </w:p>
        </w:tc>
      </w:tr>
    </w:tbl>
    <w:p w14:paraId="1595CADD" w14:textId="1BB51975" w:rsidR="00260D88" w:rsidRDefault="00260D88" w:rsidP="00260D88">
      <w:pPr>
        <w:pStyle w:val="a8"/>
        <w:spacing w:line="360" w:lineRule="auto"/>
        <w:ind w:left="502"/>
        <w:rPr>
          <w:ins w:id="3620" w:author="רינת אביטל" w:date="2022-05-12T14:15:00Z"/>
          <w:rFonts w:ascii="Tahoma" w:hAnsi="Tahoma" w:cs="Tahoma"/>
          <w:b/>
          <w:bCs/>
          <w:color w:val="ED7D31" w:themeColor="accent2"/>
          <w:rtl/>
        </w:rPr>
      </w:pPr>
    </w:p>
    <w:p w14:paraId="0D9E6E6E" w14:textId="4A053580" w:rsidR="00260D88" w:rsidRDefault="00260D88" w:rsidP="00260D88">
      <w:pPr>
        <w:pStyle w:val="a8"/>
        <w:spacing w:line="360" w:lineRule="auto"/>
        <w:ind w:left="502"/>
        <w:rPr>
          <w:ins w:id="3621" w:author="רינת אביטל" w:date="2022-05-12T14:15:00Z"/>
          <w:rFonts w:ascii="Tahoma" w:hAnsi="Tahoma" w:cs="Tahoma"/>
          <w:b/>
          <w:bCs/>
          <w:color w:val="ED7D31" w:themeColor="accent2"/>
          <w:rtl/>
        </w:rPr>
      </w:pPr>
    </w:p>
    <w:p w14:paraId="44E24598" w14:textId="77777777" w:rsidR="00260D88" w:rsidRPr="00260D88" w:rsidRDefault="00260D88" w:rsidP="00260D88">
      <w:pPr>
        <w:pStyle w:val="a8"/>
        <w:spacing w:line="360" w:lineRule="auto"/>
        <w:ind w:left="502"/>
        <w:rPr>
          <w:ins w:id="3622" w:author="רינת אביטל" w:date="2022-05-12T14:14:00Z"/>
          <w:rFonts w:ascii="Tahoma" w:hAnsi="Tahoma" w:cs="Tahoma"/>
          <w:b/>
          <w:bCs/>
          <w:color w:val="ED7D31" w:themeColor="accent2"/>
          <w:rtl/>
        </w:rPr>
        <w:pPrChange w:id="3623" w:author="רינת אביטל" w:date="2022-05-12T14:15:00Z">
          <w:pPr>
            <w:pStyle w:val="a8"/>
            <w:numPr>
              <w:numId w:val="7"/>
            </w:numPr>
            <w:spacing w:line="360" w:lineRule="auto"/>
            <w:ind w:left="502" w:hanging="360"/>
          </w:pPr>
        </w:pPrChange>
      </w:pPr>
    </w:p>
    <w:p w14:paraId="2E9445E5" w14:textId="77777777" w:rsidR="00260D88" w:rsidRPr="00260D88" w:rsidRDefault="00260D88" w:rsidP="00260D88">
      <w:pPr>
        <w:pStyle w:val="a8"/>
        <w:spacing w:line="360" w:lineRule="auto"/>
        <w:ind w:left="502"/>
        <w:rPr>
          <w:ins w:id="3624" w:author="רינת אביטל" w:date="2022-05-12T14:14:00Z"/>
          <w:rFonts w:ascii="Tahoma" w:hAnsi="Tahoma" w:cs="Tahoma"/>
          <w:b/>
          <w:bCs/>
          <w:color w:val="ED7D31" w:themeColor="accent2"/>
          <w:rtl/>
        </w:rPr>
        <w:pPrChange w:id="3625" w:author="רינת אביטל" w:date="2022-05-12T14:15:00Z">
          <w:pPr>
            <w:pStyle w:val="a8"/>
            <w:numPr>
              <w:numId w:val="7"/>
            </w:numPr>
            <w:spacing w:line="360" w:lineRule="auto"/>
            <w:ind w:left="502" w:hanging="360"/>
            <w:jc w:val="center"/>
          </w:pPr>
        </w:pPrChange>
      </w:pPr>
      <w:ins w:id="3626" w:author="רינת אביטל" w:date="2022-05-12T14:14:00Z">
        <w:r w:rsidRPr="00260D88">
          <w:rPr>
            <w:rFonts w:ascii="Tahoma" w:hAnsi="Tahoma" w:cs="Tahoma"/>
            <w:b/>
            <w:bCs/>
            <w:color w:val="ED7D31" w:themeColor="accent2"/>
            <w:rtl/>
          </w:rPr>
          <w:lastRenderedPageBreak/>
          <w:t xml:space="preserve">טבלת </w:t>
        </w:r>
        <w:r w:rsidRPr="00260D88">
          <w:rPr>
            <w:rFonts w:ascii="Tahoma" w:hAnsi="Tahoma" w:cs="Tahoma" w:hint="cs"/>
            <w:b/>
            <w:bCs/>
            <w:color w:val="ED7D31" w:themeColor="accent2"/>
            <w:rtl/>
          </w:rPr>
          <w:t>גרפים</w:t>
        </w:r>
        <w:r w:rsidRPr="00260D88">
          <w:rPr>
            <w:rFonts w:ascii="Tahoma" w:hAnsi="Tahoma" w:cs="Tahoma"/>
            <w:b/>
            <w:bCs/>
            <w:color w:val="ED7D31" w:themeColor="accent2"/>
            <w:rtl/>
          </w:rPr>
          <w:t xml:space="preserve">- </w:t>
        </w:r>
        <w:r w:rsidRPr="00260D88">
          <w:rPr>
            <w:rFonts w:ascii="Tahoma" w:hAnsi="Tahoma" w:cs="Tahoma"/>
            <w:b/>
            <w:bCs/>
            <w:color w:val="ED7D31" w:themeColor="accent2"/>
          </w:rPr>
          <w:t>Graph</w:t>
        </w:r>
      </w:ins>
    </w:p>
    <w:p w14:paraId="094A3238" w14:textId="77777777" w:rsidR="00260D88" w:rsidRPr="00260D88" w:rsidRDefault="00260D88" w:rsidP="00260D88">
      <w:pPr>
        <w:pStyle w:val="a8"/>
        <w:spacing w:after="240" w:line="360" w:lineRule="auto"/>
        <w:ind w:left="502"/>
        <w:jc w:val="both"/>
        <w:rPr>
          <w:ins w:id="3627" w:author="רינת אביטל" w:date="2022-05-12T14:14:00Z"/>
          <w:rFonts w:ascii="Tahoma" w:hAnsi="Tahoma" w:cs="Tahoma"/>
          <w:rtl/>
        </w:rPr>
        <w:pPrChange w:id="3628" w:author="רינת אביטל" w:date="2022-05-12T14:15:00Z">
          <w:pPr>
            <w:pStyle w:val="a8"/>
            <w:numPr>
              <w:numId w:val="7"/>
            </w:numPr>
            <w:spacing w:after="240" w:line="360" w:lineRule="auto"/>
            <w:ind w:left="502" w:hanging="360"/>
            <w:jc w:val="both"/>
          </w:pPr>
        </w:pPrChange>
      </w:pPr>
      <w:ins w:id="3629" w:author="רינת אביטל" w:date="2022-05-12T14:14:00Z">
        <w:r w:rsidRPr="00260D88">
          <w:rPr>
            <w:rFonts w:ascii="Tahoma" w:hAnsi="Tahoma" w:cs="Tahoma" w:hint="cs"/>
            <w:rtl/>
          </w:rPr>
          <w:t xml:space="preserve">טבלה המכילה גרפים. </w:t>
        </w:r>
      </w:ins>
    </w:p>
    <w:tbl>
      <w:tblPr>
        <w:tblStyle w:val="11"/>
        <w:bidiVisual/>
        <w:tblW w:w="0" w:type="auto"/>
        <w:tblLook w:val="04A0" w:firstRow="1" w:lastRow="0" w:firstColumn="1" w:lastColumn="0" w:noHBand="0" w:noVBand="1"/>
      </w:tblPr>
      <w:tblGrid>
        <w:gridCol w:w="1656"/>
        <w:gridCol w:w="1725"/>
        <w:gridCol w:w="1703"/>
        <w:gridCol w:w="1633"/>
        <w:gridCol w:w="1579"/>
      </w:tblGrid>
      <w:tr w:rsidR="00260D88" w14:paraId="6E421B3D" w14:textId="77777777" w:rsidTr="00F2481D">
        <w:trPr>
          <w:cnfStyle w:val="100000000000" w:firstRow="1" w:lastRow="0" w:firstColumn="0" w:lastColumn="0" w:oddVBand="0" w:evenVBand="0" w:oddHBand="0" w:evenHBand="0" w:firstRowFirstColumn="0" w:firstRowLastColumn="0" w:lastRowFirstColumn="0" w:lastRowLastColumn="0"/>
          <w:trHeight w:val="567"/>
          <w:ins w:id="3630" w:author="רינת אביטל" w:date="2022-05-12T14:14:00Z"/>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7E754184" w14:textId="77777777" w:rsidR="00260D88" w:rsidRDefault="00260D88" w:rsidP="00F2481D">
            <w:pPr>
              <w:spacing w:line="360" w:lineRule="auto"/>
              <w:jc w:val="center"/>
              <w:rPr>
                <w:ins w:id="3631" w:author="רינת אביטל" w:date="2022-05-12T14:14:00Z"/>
                <w:rFonts w:ascii="Tahoma" w:hAnsi="Tahoma" w:cs="Tahoma"/>
                <w:color w:val="ED7D31" w:themeColor="accent2"/>
                <w:sz w:val="22"/>
                <w:szCs w:val="22"/>
                <w:rtl/>
              </w:rPr>
            </w:pPr>
            <w:ins w:id="3632" w:author="רינת אביטל" w:date="2022-05-12T14:14:00Z">
              <w:r>
                <w:rPr>
                  <w:rFonts w:ascii="Tahoma" w:hAnsi="Tahoma" w:cs="Tahoma" w:hint="cs"/>
                  <w:color w:val="ED7D31" w:themeColor="accent2"/>
                  <w:sz w:val="22"/>
                  <w:szCs w:val="22"/>
                  <w:rtl/>
                </w:rPr>
                <w:t>מפתחות</w:t>
              </w:r>
            </w:ins>
          </w:p>
        </w:tc>
        <w:tc>
          <w:tcPr>
            <w:tcW w:w="1803" w:type="dxa"/>
            <w:vAlign w:val="center"/>
          </w:tcPr>
          <w:p w14:paraId="735F677A" w14:textId="77777777" w:rsidR="00260D88" w:rsidRDefault="00260D88" w:rsidP="00F2481D">
            <w:pPr>
              <w:spacing w:line="360" w:lineRule="auto"/>
              <w:jc w:val="center"/>
              <w:cnfStyle w:val="100000000000" w:firstRow="1" w:lastRow="0" w:firstColumn="0" w:lastColumn="0" w:oddVBand="0" w:evenVBand="0" w:oddHBand="0" w:evenHBand="0" w:firstRowFirstColumn="0" w:firstRowLastColumn="0" w:lastRowFirstColumn="0" w:lastRowLastColumn="0"/>
              <w:rPr>
                <w:ins w:id="3633" w:author="רינת אביטל" w:date="2022-05-12T14:14:00Z"/>
                <w:rFonts w:ascii="Tahoma" w:hAnsi="Tahoma" w:cs="Tahoma"/>
                <w:color w:val="ED7D31" w:themeColor="accent2"/>
                <w:sz w:val="22"/>
                <w:szCs w:val="22"/>
                <w:rtl/>
              </w:rPr>
            </w:pPr>
            <w:ins w:id="3634" w:author="רינת אביטל" w:date="2022-05-12T14:14:00Z">
              <w:r>
                <w:rPr>
                  <w:rFonts w:ascii="Tahoma" w:hAnsi="Tahoma" w:cs="Tahoma" w:hint="cs"/>
                  <w:color w:val="ED7D31" w:themeColor="accent2"/>
                  <w:sz w:val="22"/>
                  <w:szCs w:val="22"/>
                  <w:rtl/>
                </w:rPr>
                <w:t>שם השדה</w:t>
              </w:r>
            </w:ins>
          </w:p>
        </w:tc>
        <w:tc>
          <w:tcPr>
            <w:tcW w:w="1803" w:type="dxa"/>
            <w:vAlign w:val="center"/>
          </w:tcPr>
          <w:p w14:paraId="2E119D58" w14:textId="77777777" w:rsidR="00260D88" w:rsidRDefault="00260D88" w:rsidP="00F2481D">
            <w:pPr>
              <w:spacing w:line="360" w:lineRule="auto"/>
              <w:jc w:val="center"/>
              <w:cnfStyle w:val="100000000000" w:firstRow="1" w:lastRow="0" w:firstColumn="0" w:lastColumn="0" w:oddVBand="0" w:evenVBand="0" w:oddHBand="0" w:evenHBand="0" w:firstRowFirstColumn="0" w:firstRowLastColumn="0" w:lastRowFirstColumn="0" w:lastRowLastColumn="0"/>
              <w:rPr>
                <w:ins w:id="3635" w:author="רינת אביטל" w:date="2022-05-12T14:14:00Z"/>
                <w:rFonts w:ascii="Tahoma" w:hAnsi="Tahoma" w:cs="Tahoma"/>
                <w:color w:val="ED7D31" w:themeColor="accent2"/>
                <w:sz w:val="22"/>
                <w:szCs w:val="22"/>
                <w:rtl/>
              </w:rPr>
            </w:pPr>
            <w:ins w:id="3636" w:author="רינת אביטל" w:date="2022-05-12T14:14:00Z">
              <w:r>
                <w:rPr>
                  <w:rFonts w:ascii="Tahoma" w:hAnsi="Tahoma" w:cs="Tahoma" w:hint="cs"/>
                  <w:color w:val="ED7D31" w:themeColor="accent2"/>
                  <w:sz w:val="22"/>
                  <w:szCs w:val="22"/>
                  <w:rtl/>
                </w:rPr>
                <w:t>סוג השדה</w:t>
              </w:r>
            </w:ins>
          </w:p>
        </w:tc>
        <w:tc>
          <w:tcPr>
            <w:tcW w:w="1803" w:type="dxa"/>
            <w:vAlign w:val="center"/>
          </w:tcPr>
          <w:p w14:paraId="74CE13B4" w14:textId="77777777" w:rsidR="00260D88" w:rsidRDefault="00260D88" w:rsidP="00F2481D">
            <w:pPr>
              <w:spacing w:line="360" w:lineRule="auto"/>
              <w:jc w:val="center"/>
              <w:cnfStyle w:val="100000000000" w:firstRow="1" w:lastRow="0" w:firstColumn="0" w:lastColumn="0" w:oddVBand="0" w:evenVBand="0" w:oddHBand="0" w:evenHBand="0" w:firstRowFirstColumn="0" w:firstRowLastColumn="0" w:lastRowFirstColumn="0" w:lastRowLastColumn="0"/>
              <w:rPr>
                <w:ins w:id="3637" w:author="רינת אביטל" w:date="2022-05-12T14:14:00Z"/>
                <w:rFonts w:ascii="Tahoma" w:hAnsi="Tahoma" w:cs="Tahoma"/>
                <w:color w:val="ED7D31" w:themeColor="accent2"/>
                <w:sz w:val="22"/>
                <w:szCs w:val="22"/>
                <w:rtl/>
              </w:rPr>
            </w:pPr>
            <w:ins w:id="3638" w:author="רינת אביטל" w:date="2022-05-12T14:14:00Z">
              <w:r>
                <w:rPr>
                  <w:rFonts w:ascii="Tahoma" w:hAnsi="Tahoma" w:cs="Tahoma" w:hint="cs"/>
                  <w:color w:val="ED7D31" w:themeColor="accent2"/>
                  <w:sz w:val="22"/>
                  <w:szCs w:val="22"/>
                  <w:rtl/>
                </w:rPr>
                <w:t>תאור</w:t>
              </w:r>
            </w:ins>
          </w:p>
        </w:tc>
        <w:tc>
          <w:tcPr>
            <w:tcW w:w="1804" w:type="dxa"/>
            <w:vAlign w:val="center"/>
          </w:tcPr>
          <w:p w14:paraId="20D6DF52" w14:textId="77777777" w:rsidR="00260D88" w:rsidRDefault="00260D88" w:rsidP="00F2481D">
            <w:pPr>
              <w:spacing w:line="360" w:lineRule="auto"/>
              <w:jc w:val="center"/>
              <w:cnfStyle w:val="100000000000" w:firstRow="1" w:lastRow="0" w:firstColumn="0" w:lastColumn="0" w:oddVBand="0" w:evenVBand="0" w:oddHBand="0" w:evenHBand="0" w:firstRowFirstColumn="0" w:firstRowLastColumn="0" w:lastRowFirstColumn="0" w:lastRowLastColumn="0"/>
              <w:rPr>
                <w:ins w:id="3639" w:author="רינת אביטל" w:date="2022-05-12T14:14:00Z"/>
                <w:rFonts w:ascii="Tahoma" w:hAnsi="Tahoma" w:cs="Tahoma"/>
                <w:color w:val="ED7D31" w:themeColor="accent2"/>
                <w:sz w:val="22"/>
                <w:szCs w:val="22"/>
                <w:rtl/>
              </w:rPr>
            </w:pPr>
            <w:ins w:id="3640" w:author="רינת אביטל" w:date="2022-05-12T14:14:00Z">
              <w:r>
                <w:rPr>
                  <w:rFonts w:ascii="Tahoma" w:hAnsi="Tahoma" w:cs="Tahoma" w:hint="cs"/>
                  <w:color w:val="ED7D31" w:themeColor="accent2"/>
                  <w:sz w:val="22"/>
                  <w:szCs w:val="22"/>
                  <w:rtl/>
                </w:rPr>
                <w:t>שדה חובה</w:t>
              </w:r>
            </w:ins>
          </w:p>
        </w:tc>
      </w:tr>
      <w:tr w:rsidR="00260D88" w14:paraId="098C8583" w14:textId="77777777" w:rsidTr="00F2481D">
        <w:trPr>
          <w:cnfStyle w:val="000000100000" w:firstRow="0" w:lastRow="0" w:firstColumn="0" w:lastColumn="0" w:oddVBand="0" w:evenVBand="0" w:oddHBand="1" w:evenHBand="0" w:firstRowFirstColumn="0" w:firstRowLastColumn="0" w:lastRowFirstColumn="0" w:lastRowLastColumn="0"/>
          <w:trHeight w:val="567"/>
          <w:ins w:id="3641" w:author="רינת אביטל" w:date="2022-05-12T14:14:00Z"/>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791BD3D1" w14:textId="77777777" w:rsidR="00260D88" w:rsidRDefault="00260D88" w:rsidP="00F2481D">
            <w:pPr>
              <w:spacing w:line="360" w:lineRule="auto"/>
              <w:jc w:val="center"/>
              <w:rPr>
                <w:ins w:id="3642" w:author="רינת אביטל" w:date="2022-05-12T14:14:00Z"/>
                <w:rFonts w:ascii="Tahoma" w:hAnsi="Tahoma" w:cs="Tahoma"/>
                <w:sz w:val="22"/>
                <w:szCs w:val="22"/>
              </w:rPr>
            </w:pPr>
            <w:ins w:id="3643" w:author="רינת אביטל" w:date="2022-05-12T14:14:00Z">
              <w:r>
                <w:rPr>
                  <w:rFonts w:ascii="Tahoma" w:hAnsi="Tahoma" w:cs="Tahoma" w:hint="cs"/>
                  <w:sz w:val="22"/>
                  <w:szCs w:val="22"/>
                </w:rPr>
                <w:t>PK</w:t>
              </w:r>
            </w:ins>
          </w:p>
        </w:tc>
        <w:tc>
          <w:tcPr>
            <w:tcW w:w="1803" w:type="dxa"/>
            <w:vAlign w:val="center"/>
          </w:tcPr>
          <w:p w14:paraId="3B99DF0E"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3644" w:author="רינת אביטל" w:date="2022-05-12T14:14:00Z"/>
                <w:rFonts w:ascii="Tahoma" w:hAnsi="Tahoma" w:cs="Tahoma"/>
                <w:sz w:val="22"/>
                <w:szCs w:val="22"/>
                <w:rtl/>
              </w:rPr>
            </w:pPr>
            <w:ins w:id="3645" w:author="רינת אביטל" w:date="2022-05-12T14:14:00Z">
              <w:r>
                <w:rPr>
                  <w:rFonts w:ascii="Tahoma" w:hAnsi="Tahoma" w:cs="Tahoma"/>
                  <w:sz w:val="22"/>
                  <w:szCs w:val="22"/>
                </w:rPr>
                <w:t>graphCode</w:t>
              </w:r>
            </w:ins>
          </w:p>
        </w:tc>
        <w:tc>
          <w:tcPr>
            <w:tcW w:w="1803" w:type="dxa"/>
            <w:vAlign w:val="center"/>
          </w:tcPr>
          <w:p w14:paraId="190EE5BE"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3646" w:author="רינת אביטל" w:date="2022-05-12T14:14:00Z"/>
                <w:rFonts w:ascii="Tahoma" w:hAnsi="Tahoma" w:cs="Tahoma"/>
                <w:sz w:val="22"/>
                <w:szCs w:val="22"/>
                <w:rtl/>
              </w:rPr>
            </w:pPr>
            <w:ins w:id="3647" w:author="רינת אביטל" w:date="2022-05-12T14:14:00Z">
              <w:r>
                <w:rPr>
                  <w:rFonts w:ascii="Tahoma" w:hAnsi="Tahoma" w:cs="Tahoma"/>
                  <w:sz w:val="22"/>
                  <w:szCs w:val="22"/>
                </w:rPr>
                <w:t>int</w:t>
              </w:r>
            </w:ins>
          </w:p>
        </w:tc>
        <w:tc>
          <w:tcPr>
            <w:tcW w:w="1803" w:type="dxa"/>
            <w:vAlign w:val="center"/>
          </w:tcPr>
          <w:p w14:paraId="6B9072B4"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3648" w:author="רינת אביטל" w:date="2022-05-12T14:14:00Z"/>
                <w:rFonts w:ascii="Tahoma" w:hAnsi="Tahoma" w:cs="Tahoma"/>
                <w:sz w:val="22"/>
                <w:szCs w:val="22"/>
                <w:rtl/>
              </w:rPr>
            </w:pPr>
            <w:ins w:id="3649" w:author="רינת אביטל" w:date="2022-05-12T14:14:00Z">
              <w:r>
                <w:rPr>
                  <w:rFonts w:ascii="Tahoma" w:hAnsi="Tahoma" w:cs="Tahoma" w:hint="cs"/>
                  <w:sz w:val="22"/>
                  <w:szCs w:val="22"/>
                  <w:rtl/>
                </w:rPr>
                <w:t>קוד גרף</w:t>
              </w:r>
            </w:ins>
          </w:p>
        </w:tc>
        <w:tc>
          <w:tcPr>
            <w:tcW w:w="1804" w:type="dxa"/>
            <w:vAlign w:val="center"/>
          </w:tcPr>
          <w:p w14:paraId="1F8D4493"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3650" w:author="רינת אביטל" w:date="2022-05-12T14:14:00Z"/>
                <w:rFonts w:ascii="Tahoma" w:hAnsi="Tahoma" w:cs="Tahoma"/>
                <w:sz w:val="22"/>
                <w:szCs w:val="22"/>
                <w:rtl/>
              </w:rPr>
            </w:pPr>
            <w:ins w:id="3651" w:author="רינת אביטל" w:date="2022-05-12T14:14:00Z">
              <w:r>
                <w:rPr>
                  <w:rFonts w:ascii="Tahoma" w:hAnsi="Tahoma" w:cs="Tahoma"/>
                  <w:sz w:val="22"/>
                  <w:szCs w:val="22"/>
                </w:rPr>
                <w:sym w:font="Wingdings" w:char="F0FC"/>
              </w:r>
            </w:ins>
          </w:p>
        </w:tc>
      </w:tr>
      <w:tr w:rsidR="00260D88" w14:paraId="514CAB11" w14:textId="77777777" w:rsidTr="00F2481D">
        <w:trPr>
          <w:trHeight w:val="567"/>
          <w:ins w:id="3652" w:author="רינת אביטל" w:date="2022-05-12T14:14:00Z"/>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EEA985A" w14:textId="77777777" w:rsidR="00260D88" w:rsidRDefault="00260D88" w:rsidP="00F2481D">
            <w:pPr>
              <w:spacing w:line="360" w:lineRule="auto"/>
              <w:jc w:val="center"/>
              <w:rPr>
                <w:ins w:id="3653" w:author="רינת אביטל" w:date="2022-05-12T14:14:00Z"/>
                <w:rFonts w:ascii="Tahoma" w:hAnsi="Tahoma" w:cs="Tahoma"/>
                <w:sz w:val="22"/>
                <w:szCs w:val="22"/>
                <w:rtl/>
              </w:rPr>
            </w:pPr>
          </w:p>
        </w:tc>
        <w:tc>
          <w:tcPr>
            <w:tcW w:w="1803" w:type="dxa"/>
            <w:vAlign w:val="center"/>
          </w:tcPr>
          <w:p w14:paraId="38E3A384" w14:textId="77777777"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3654" w:author="רינת אביטל" w:date="2022-05-12T14:14:00Z"/>
                <w:rFonts w:ascii="Tahoma" w:hAnsi="Tahoma" w:cs="Tahoma"/>
                <w:sz w:val="22"/>
                <w:szCs w:val="22"/>
                <w:rtl/>
              </w:rPr>
            </w:pPr>
            <w:ins w:id="3655" w:author="רינת אביטל" w:date="2022-05-12T14:14:00Z">
              <w:r>
                <w:rPr>
                  <w:rFonts w:ascii="Tahoma" w:hAnsi="Tahoma" w:cs="Tahoma"/>
                  <w:sz w:val="22"/>
                  <w:szCs w:val="22"/>
                </w:rPr>
                <w:t>graphString</w:t>
              </w:r>
            </w:ins>
          </w:p>
        </w:tc>
        <w:tc>
          <w:tcPr>
            <w:tcW w:w="1803" w:type="dxa"/>
            <w:vAlign w:val="center"/>
          </w:tcPr>
          <w:p w14:paraId="1004CB4F" w14:textId="77777777"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3656" w:author="רינת אביטל" w:date="2022-05-12T14:14:00Z"/>
                <w:rFonts w:ascii="Tahoma" w:hAnsi="Tahoma" w:cs="Tahoma"/>
                <w:sz w:val="22"/>
                <w:szCs w:val="22"/>
                <w:rtl/>
              </w:rPr>
            </w:pPr>
            <w:ins w:id="3657" w:author="רינת אביטל" w:date="2022-05-12T14:14:00Z">
              <w:r w:rsidRPr="00783554">
                <w:rPr>
                  <w:rFonts w:ascii="Tahoma" w:hAnsi="Tahoma" w:cs="Tahoma"/>
                  <w:sz w:val="22"/>
                  <w:szCs w:val="22"/>
                </w:rPr>
                <w:t>varchar</w:t>
              </w:r>
              <w:r w:rsidRPr="00783554">
                <w:rPr>
                  <w:rFonts w:ascii="Tahoma" w:hAnsi="Tahoma" w:cs="Tahoma"/>
                  <w:sz w:val="22"/>
                  <w:szCs w:val="22"/>
                  <w:rtl/>
                </w:rPr>
                <w:t>(50)</w:t>
              </w:r>
            </w:ins>
          </w:p>
        </w:tc>
        <w:tc>
          <w:tcPr>
            <w:tcW w:w="1803" w:type="dxa"/>
            <w:vAlign w:val="center"/>
          </w:tcPr>
          <w:p w14:paraId="22F84CB3" w14:textId="77777777"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3658" w:author="רינת אביטל" w:date="2022-05-12T14:14:00Z"/>
                <w:rFonts w:ascii="Tahoma" w:hAnsi="Tahoma" w:cs="Tahoma"/>
                <w:sz w:val="22"/>
                <w:szCs w:val="22"/>
                <w:rtl/>
              </w:rPr>
            </w:pPr>
            <w:ins w:id="3659" w:author="רינת אביטל" w:date="2022-05-12T14:14:00Z">
              <w:r>
                <w:rPr>
                  <w:rFonts w:ascii="Tahoma" w:hAnsi="Tahoma" w:cs="Tahoma" w:hint="cs"/>
                  <w:sz w:val="22"/>
                  <w:szCs w:val="22"/>
                  <w:rtl/>
                </w:rPr>
                <w:t>מחרוזת הגרף</w:t>
              </w:r>
            </w:ins>
          </w:p>
        </w:tc>
        <w:tc>
          <w:tcPr>
            <w:tcW w:w="1804" w:type="dxa"/>
            <w:vAlign w:val="center"/>
          </w:tcPr>
          <w:p w14:paraId="2AA32EF1" w14:textId="77777777"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3660" w:author="רינת אביטל" w:date="2022-05-12T14:14:00Z"/>
                <w:rFonts w:ascii="Tahoma" w:hAnsi="Tahoma" w:cs="Tahoma"/>
                <w:sz w:val="22"/>
                <w:szCs w:val="22"/>
                <w:rtl/>
              </w:rPr>
            </w:pPr>
            <w:ins w:id="3661" w:author="רינת אביטל" w:date="2022-05-12T14:14:00Z">
              <w:r>
                <w:rPr>
                  <w:rFonts w:ascii="Tahoma" w:hAnsi="Tahoma" w:cs="Tahoma"/>
                  <w:sz w:val="22"/>
                  <w:szCs w:val="22"/>
                </w:rPr>
                <w:sym w:font="Wingdings" w:char="F0FC"/>
              </w:r>
            </w:ins>
          </w:p>
        </w:tc>
      </w:tr>
      <w:tr w:rsidR="00260D88" w14:paraId="46A1F239" w14:textId="77777777" w:rsidTr="00F2481D">
        <w:trPr>
          <w:cnfStyle w:val="000000100000" w:firstRow="0" w:lastRow="0" w:firstColumn="0" w:lastColumn="0" w:oddVBand="0" w:evenVBand="0" w:oddHBand="1" w:evenHBand="0" w:firstRowFirstColumn="0" w:firstRowLastColumn="0" w:lastRowFirstColumn="0" w:lastRowLastColumn="0"/>
          <w:trHeight w:val="567"/>
          <w:ins w:id="3662" w:author="רינת אביטל" w:date="2022-05-12T14:14:00Z"/>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54B8B03" w14:textId="77777777" w:rsidR="00260D88" w:rsidRPr="004D2842" w:rsidRDefault="00260D88" w:rsidP="00F2481D">
            <w:pPr>
              <w:spacing w:line="360" w:lineRule="auto"/>
              <w:rPr>
                <w:ins w:id="3663" w:author="רינת אביטל" w:date="2022-05-12T14:14:00Z"/>
                <w:rFonts w:ascii="Tahoma" w:hAnsi="Tahoma" w:cs="Tahoma"/>
                <w:rtl/>
              </w:rPr>
            </w:pPr>
          </w:p>
        </w:tc>
        <w:tc>
          <w:tcPr>
            <w:tcW w:w="1803" w:type="dxa"/>
            <w:vAlign w:val="center"/>
          </w:tcPr>
          <w:p w14:paraId="3E20B1C8"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3664" w:author="רינת אביטל" w:date="2022-05-12T14:14:00Z"/>
                <w:rFonts w:ascii="Tahoma" w:hAnsi="Tahoma" w:cs="Tahoma"/>
                <w:sz w:val="22"/>
                <w:szCs w:val="22"/>
                <w:rtl/>
              </w:rPr>
            </w:pPr>
            <w:ins w:id="3665" w:author="רינת אביטל" w:date="2022-05-12T14:14:00Z">
              <w:r>
                <w:rPr>
                  <w:rFonts w:ascii="Tahoma" w:hAnsi="Tahoma" w:cs="Tahoma"/>
                  <w:sz w:val="22"/>
                  <w:szCs w:val="22"/>
                </w:rPr>
                <w:t>userCode</w:t>
              </w:r>
            </w:ins>
          </w:p>
        </w:tc>
        <w:tc>
          <w:tcPr>
            <w:tcW w:w="1803" w:type="dxa"/>
            <w:vAlign w:val="center"/>
          </w:tcPr>
          <w:p w14:paraId="07510845"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3666" w:author="רינת אביטל" w:date="2022-05-12T14:14:00Z"/>
                <w:rFonts w:ascii="Tahoma" w:hAnsi="Tahoma" w:cs="Tahoma"/>
                <w:sz w:val="22"/>
                <w:szCs w:val="22"/>
                <w:rtl/>
              </w:rPr>
            </w:pPr>
            <w:ins w:id="3667" w:author="רינת אביטל" w:date="2022-05-12T14:14:00Z">
              <w:r>
                <w:rPr>
                  <w:rFonts w:ascii="Tahoma" w:hAnsi="Tahoma" w:cs="Tahoma"/>
                  <w:sz w:val="22"/>
                  <w:szCs w:val="22"/>
                </w:rPr>
                <w:t>int</w:t>
              </w:r>
            </w:ins>
          </w:p>
        </w:tc>
        <w:tc>
          <w:tcPr>
            <w:tcW w:w="1803" w:type="dxa"/>
            <w:vAlign w:val="center"/>
          </w:tcPr>
          <w:p w14:paraId="4AB704E6"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3668" w:author="רינת אביטל" w:date="2022-05-12T14:14:00Z"/>
                <w:rFonts w:ascii="Tahoma" w:hAnsi="Tahoma" w:cs="Tahoma"/>
                <w:sz w:val="22"/>
                <w:szCs w:val="22"/>
                <w:rtl/>
              </w:rPr>
            </w:pPr>
            <w:ins w:id="3669" w:author="רינת אביטל" w:date="2022-05-12T14:14:00Z">
              <w:r>
                <w:rPr>
                  <w:rFonts w:ascii="Tahoma" w:hAnsi="Tahoma" w:cs="Tahoma" w:hint="cs"/>
                  <w:sz w:val="22"/>
                  <w:szCs w:val="22"/>
                  <w:rtl/>
                </w:rPr>
                <w:t>קוד משתמש</w:t>
              </w:r>
            </w:ins>
          </w:p>
        </w:tc>
        <w:tc>
          <w:tcPr>
            <w:tcW w:w="1804" w:type="dxa"/>
            <w:vAlign w:val="center"/>
          </w:tcPr>
          <w:p w14:paraId="6A43D07B"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3670" w:author="רינת אביטל" w:date="2022-05-12T14:14:00Z"/>
                <w:rFonts w:ascii="Tahoma" w:hAnsi="Tahoma" w:cs="Tahoma"/>
                <w:sz w:val="22"/>
                <w:szCs w:val="22"/>
                <w:rtl/>
              </w:rPr>
            </w:pPr>
            <w:ins w:id="3671" w:author="רינת אביטל" w:date="2022-05-12T14:14:00Z">
              <w:r>
                <w:rPr>
                  <w:rFonts w:ascii="Tahoma" w:hAnsi="Tahoma" w:cs="Tahoma"/>
                  <w:sz w:val="22"/>
                  <w:szCs w:val="22"/>
                </w:rPr>
                <w:sym w:font="Wingdings" w:char="F0FC"/>
              </w:r>
            </w:ins>
          </w:p>
        </w:tc>
      </w:tr>
      <w:tr w:rsidR="00260D88" w14:paraId="3FF98250" w14:textId="77777777" w:rsidTr="00F2481D">
        <w:trPr>
          <w:trHeight w:val="567"/>
          <w:ins w:id="3672" w:author="רינת אביטל" w:date="2022-05-12T14:14:00Z"/>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4DD651FE" w14:textId="77777777" w:rsidR="00260D88" w:rsidRDefault="00260D88" w:rsidP="00F2481D">
            <w:pPr>
              <w:spacing w:line="360" w:lineRule="auto"/>
              <w:jc w:val="center"/>
              <w:rPr>
                <w:ins w:id="3673" w:author="רינת אביטל" w:date="2022-05-12T14:14:00Z"/>
                <w:rFonts w:ascii="Tahoma" w:hAnsi="Tahoma" w:cs="Tahoma"/>
                <w:sz w:val="22"/>
                <w:szCs w:val="22"/>
                <w:rtl/>
              </w:rPr>
            </w:pPr>
          </w:p>
        </w:tc>
        <w:tc>
          <w:tcPr>
            <w:tcW w:w="1803" w:type="dxa"/>
            <w:vAlign w:val="center"/>
          </w:tcPr>
          <w:p w14:paraId="32145C95" w14:textId="77777777"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3674" w:author="רינת אביטל" w:date="2022-05-12T14:14:00Z"/>
                <w:rFonts w:ascii="Tahoma" w:hAnsi="Tahoma" w:cs="Tahoma"/>
                <w:sz w:val="22"/>
                <w:szCs w:val="22"/>
                <w:rtl/>
              </w:rPr>
            </w:pPr>
            <w:ins w:id="3675" w:author="רינת אביטל" w:date="2022-05-12T14:14:00Z">
              <w:r>
                <w:rPr>
                  <w:rFonts w:ascii="Tahoma" w:hAnsi="Tahoma" w:cs="Tahoma"/>
                  <w:sz w:val="22"/>
                  <w:szCs w:val="22"/>
                </w:rPr>
                <w:t>creationDate</w:t>
              </w:r>
            </w:ins>
          </w:p>
        </w:tc>
        <w:tc>
          <w:tcPr>
            <w:tcW w:w="1803" w:type="dxa"/>
            <w:vAlign w:val="center"/>
          </w:tcPr>
          <w:p w14:paraId="52309BC4" w14:textId="77777777"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3676" w:author="רינת אביטל" w:date="2022-05-12T14:14:00Z"/>
                <w:rFonts w:ascii="Tahoma" w:hAnsi="Tahoma" w:cs="Tahoma"/>
                <w:sz w:val="22"/>
                <w:szCs w:val="22"/>
              </w:rPr>
            </w:pPr>
            <w:ins w:id="3677" w:author="רינת אביטל" w:date="2022-05-12T14:14:00Z">
              <w:r w:rsidRPr="00783554">
                <w:rPr>
                  <w:rFonts w:ascii="Tahoma" w:hAnsi="Tahoma" w:cs="Tahoma"/>
                  <w:sz w:val="22"/>
                  <w:szCs w:val="22"/>
                </w:rPr>
                <w:t>datetime</w:t>
              </w:r>
            </w:ins>
          </w:p>
        </w:tc>
        <w:tc>
          <w:tcPr>
            <w:tcW w:w="1803" w:type="dxa"/>
            <w:vAlign w:val="center"/>
          </w:tcPr>
          <w:p w14:paraId="2DD48DAA" w14:textId="77777777"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3678" w:author="רינת אביטל" w:date="2022-05-12T14:14:00Z"/>
                <w:rFonts w:ascii="Tahoma" w:hAnsi="Tahoma" w:cs="Tahoma"/>
                <w:sz w:val="22"/>
                <w:szCs w:val="22"/>
                <w:rtl/>
              </w:rPr>
            </w:pPr>
            <w:ins w:id="3679" w:author="רינת אביטל" w:date="2022-05-12T14:14:00Z">
              <w:r>
                <w:rPr>
                  <w:rFonts w:ascii="Tahoma" w:hAnsi="Tahoma" w:cs="Tahoma" w:hint="cs"/>
                  <w:sz w:val="22"/>
                  <w:szCs w:val="22"/>
                  <w:rtl/>
                </w:rPr>
                <w:t>תאריך יצירה</w:t>
              </w:r>
            </w:ins>
          </w:p>
        </w:tc>
        <w:tc>
          <w:tcPr>
            <w:tcW w:w="1804" w:type="dxa"/>
            <w:vAlign w:val="center"/>
          </w:tcPr>
          <w:p w14:paraId="4E4B75F8" w14:textId="2E9445E5"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3680" w:author="רינת אביטל" w:date="2022-05-12T14:14:00Z"/>
                <w:rFonts w:ascii="Tahoma" w:hAnsi="Tahoma" w:cs="Tahoma" w:hint="cs"/>
                <w:sz w:val="22"/>
                <w:szCs w:val="22"/>
                <w:rtl/>
              </w:rPr>
            </w:pPr>
            <w:ins w:id="3681" w:author="רינת אביטל" w:date="2022-05-12T14:16:00Z">
              <w:r>
                <w:rPr>
                  <w:rFonts w:ascii="Tahoma" w:hAnsi="Tahoma" w:cs="Tahoma"/>
                  <w:sz w:val="22"/>
                  <w:szCs w:val="22"/>
                </w:rPr>
                <w:sym w:font="Wingdings" w:char="F0FC"/>
              </w:r>
            </w:ins>
          </w:p>
        </w:tc>
      </w:tr>
    </w:tbl>
    <w:p w14:paraId="1C57C70B" w14:textId="62A9A3EC" w:rsidR="00C26F9C" w:rsidRPr="00103DCA" w:rsidDel="00260D88" w:rsidRDefault="00C26F9C" w:rsidP="00C26F9C">
      <w:pPr>
        <w:ind w:left="1440"/>
        <w:rPr>
          <w:del w:id="3682" w:author="רינת אביטל" w:date="2022-05-12T14:14:00Z"/>
          <w:rFonts w:ascii="Tahoma" w:hAnsi="Tahoma" w:cs="Tahoma"/>
          <w:sz w:val="20"/>
          <w:szCs w:val="20"/>
          <w:rtl/>
          <w:rPrChange w:id="3683" w:author="רינת אביטל" w:date="2022-05-12T09:18:00Z">
            <w:rPr>
              <w:del w:id="3684" w:author="רינת אביטל" w:date="2022-05-12T14:14:00Z"/>
              <w:rtl/>
            </w:rPr>
          </w:rPrChange>
        </w:rPr>
      </w:pPr>
      <w:del w:id="3685" w:author="רינת אביטל" w:date="2022-05-12T14:14:00Z">
        <w:r w:rsidRPr="00103DCA" w:rsidDel="00260D88">
          <w:rPr>
            <w:rFonts w:ascii="Tahoma" w:hAnsi="Tahoma" w:cs="Tahoma"/>
            <w:sz w:val="20"/>
            <w:szCs w:val="20"/>
            <w:rtl/>
            <w:rPrChange w:id="3686" w:author="רינת אביטל" w:date="2022-05-12T09:18:00Z">
              <w:rPr>
                <w:rFonts w:hint="cs"/>
                <w:rtl/>
              </w:rPr>
            </w:rPrChange>
          </w:rPr>
          <w:delText xml:space="preserve">יש לפרט שם כל טבלה, הסבר על תפקידה ועל עמודות חשובות </w:delText>
        </w:r>
        <w:r w:rsidR="00410423" w:rsidRPr="00103DCA" w:rsidDel="00260D88">
          <w:rPr>
            <w:rFonts w:ascii="Tahoma" w:hAnsi="Tahoma" w:cs="Tahoma"/>
            <w:sz w:val="20"/>
            <w:szCs w:val="20"/>
            <w:rtl/>
            <w:rPrChange w:id="3687" w:author="רינת אביטל" w:date="2022-05-12T09:18:00Z">
              <w:rPr>
                <w:rFonts w:hint="cs"/>
                <w:rtl/>
              </w:rPr>
            </w:rPrChange>
          </w:rPr>
          <w:delText>(מפתח זר או קוד מסוים</w:delText>
        </w:r>
        <w:r w:rsidR="00410423" w:rsidRPr="00103DCA" w:rsidDel="00260D88">
          <w:rPr>
            <w:rFonts w:ascii="Tahoma" w:hAnsi="Tahoma" w:cs="Tahoma"/>
            <w:sz w:val="20"/>
            <w:szCs w:val="20"/>
            <w:rPrChange w:id="3688" w:author="רינת אביטל" w:date="2022-05-12T09:18:00Z">
              <w:rPr>
                <w:rFonts w:hint="cs"/>
              </w:rPr>
            </w:rPrChange>
          </w:rPr>
          <w:delText xml:space="preserve"> </w:delText>
        </w:r>
        <w:r w:rsidR="00410423" w:rsidRPr="00103DCA" w:rsidDel="00260D88">
          <w:rPr>
            <w:rFonts w:ascii="Tahoma" w:hAnsi="Tahoma" w:cs="Tahoma"/>
            <w:sz w:val="20"/>
            <w:szCs w:val="20"/>
            <w:rtl/>
            <w:rPrChange w:id="3689" w:author="רינת אביטל" w:date="2022-05-12T09:18:00Z">
              <w:rPr>
                <w:rFonts w:hint="cs"/>
                <w:rtl/>
              </w:rPr>
            </w:rPrChange>
          </w:rPr>
          <w:delText xml:space="preserve">)  </w:delText>
        </w:r>
        <w:r w:rsidRPr="00103DCA" w:rsidDel="00260D88">
          <w:rPr>
            <w:rFonts w:ascii="Tahoma" w:hAnsi="Tahoma" w:cs="Tahoma"/>
            <w:sz w:val="20"/>
            <w:szCs w:val="20"/>
            <w:rtl/>
            <w:rPrChange w:id="3690" w:author="רינת אביטל" w:date="2022-05-12T09:18:00Z">
              <w:rPr>
                <w:rFonts w:hint="cs"/>
                <w:rtl/>
              </w:rPr>
            </w:rPrChange>
          </w:rPr>
          <w:delText>ולמלא:</w:delText>
        </w:r>
      </w:del>
    </w:p>
    <w:p w14:paraId="1B83D5EB" w14:textId="6F076B9F" w:rsidR="00410423" w:rsidRPr="00103DCA" w:rsidDel="00260D88" w:rsidRDefault="00410423" w:rsidP="00410423">
      <w:pPr>
        <w:rPr>
          <w:del w:id="3691" w:author="רינת אביטל" w:date="2022-05-12T14:14:00Z"/>
          <w:rFonts w:ascii="Tahoma" w:hAnsi="Tahoma" w:cs="Tahoma"/>
          <w:sz w:val="20"/>
          <w:szCs w:val="20"/>
          <w:rtl/>
          <w:rPrChange w:id="3692" w:author="רינת אביטל" w:date="2022-05-12T09:18:00Z">
            <w:rPr>
              <w:del w:id="3693" w:author="רינת אביטל" w:date="2022-05-12T14:14:00Z"/>
              <w:rtl/>
            </w:rPr>
          </w:rPrChange>
        </w:rPr>
      </w:pPr>
      <w:del w:id="3694" w:author="רינת אביטל" w:date="2022-05-12T14:14:00Z">
        <w:r w:rsidRPr="00103DCA" w:rsidDel="00260D88">
          <w:rPr>
            <w:rFonts w:ascii="Tahoma" w:hAnsi="Tahoma" w:cs="Tahoma"/>
            <w:sz w:val="20"/>
            <w:szCs w:val="20"/>
            <w:rtl/>
            <w:rPrChange w:id="3695" w:author="רינת אביטל" w:date="2022-05-12T09:18:00Z">
              <w:rPr>
                <w:rFonts w:hint="cs"/>
                <w:rtl/>
              </w:rPr>
            </w:rPrChange>
          </w:rPr>
          <w:delText xml:space="preserve">טבלת ??????? </w:delText>
        </w:r>
        <w:r w:rsidRPr="00103DCA" w:rsidDel="00260D88">
          <w:rPr>
            <w:rFonts w:ascii="Tahoma" w:hAnsi="Tahoma" w:cs="Tahoma"/>
            <w:sz w:val="20"/>
            <w:szCs w:val="20"/>
            <w:rtl/>
            <w:rPrChange w:id="3696" w:author="רינת אביטל" w:date="2022-05-12T09:18:00Z">
              <w:rPr>
                <w:rtl/>
              </w:rPr>
            </w:rPrChange>
          </w:rPr>
          <w:delText>–</w:delText>
        </w:r>
        <w:r w:rsidRPr="00103DCA" w:rsidDel="00260D88">
          <w:rPr>
            <w:rFonts w:ascii="Tahoma" w:hAnsi="Tahoma" w:cs="Tahoma"/>
            <w:sz w:val="20"/>
            <w:szCs w:val="20"/>
            <w:rtl/>
            <w:rPrChange w:id="3697" w:author="רינת אביטל" w:date="2022-05-12T09:18:00Z">
              <w:rPr>
                <w:rFonts w:hint="cs"/>
                <w:rtl/>
              </w:rPr>
            </w:rPrChange>
          </w:rPr>
          <w:delText xml:space="preserve"> משמשת ל......</w:delText>
        </w:r>
      </w:del>
    </w:p>
    <w:p w14:paraId="1EBC7F58" w14:textId="2D463E69" w:rsidR="00410423" w:rsidRPr="00103DCA" w:rsidDel="00260D88" w:rsidRDefault="00410423" w:rsidP="00410423">
      <w:pPr>
        <w:rPr>
          <w:del w:id="3698" w:author="רינת אביטל" w:date="2022-05-12T14:14:00Z"/>
          <w:rFonts w:ascii="Tahoma" w:hAnsi="Tahoma" w:cs="Tahoma"/>
          <w:sz w:val="20"/>
          <w:szCs w:val="20"/>
          <w:rtl/>
          <w:rPrChange w:id="3699" w:author="רינת אביטל" w:date="2022-05-12T09:18:00Z">
            <w:rPr>
              <w:del w:id="3700" w:author="רינת אביטל" w:date="2022-05-12T14:14:00Z"/>
              <w:rtl/>
            </w:rPr>
          </w:rPrChange>
        </w:rPr>
      </w:pPr>
      <w:del w:id="3701" w:author="רינת אביטל" w:date="2022-05-12T14:14:00Z">
        <w:r w:rsidRPr="00103DCA" w:rsidDel="00260D88">
          <w:rPr>
            <w:rFonts w:ascii="Tahoma" w:hAnsi="Tahoma" w:cs="Tahoma"/>
            <w:sz w:val="20"/>
            <w:szCs w:val="20"/>
            <w:rtl/>
            <w:rPrChange w:id="3702" w:author="רינת אביטל" w:date="2022-05-12T09:18:00Z">
              <w:rPr>
                <w:rtl/>
              </w:rPr>
            </w:rPrChange>
          </w:rPr>
          <w:tab/>
        </w:r>
        <w:r w:rsidRPr="00103DCA" w:rsidDel="00260D88">
          <w:rPr>
            <w:rFonts w:ascii="Tahoma" w:hAnsi="Tahoma" w:cs="Tahoma"/>
            <w:sz w:val="20"/>
            <w:szCs w:val="20"/>
            <w:rtl/>
            <w:rPrChange w:id="3703" w:author="רינת אביטל" w:date="2022-05-12T09:18:00Z">
              <w:rPr>
                <w:rtl/>
              </w:rPr>
            </w:rPrChange>
          </w:rPr>
          <w:tab/>
        </w:r>
        <w:r w:rsidRPr="00103DCA" w:rsidDel="00260D88">
          <w:rPr>
            <w:rFonts w:ascii="Tahoma" w:hAnsi="Tahoma" w:cs="Tahoma"/>
            <w:sz w:val="20"/>
            <w:szCs w:val="20"/>
            <w:rPrChange w:id="3704" w:author="רינת אביטל" w:date="2022-05-12T09:18:00Z">
              <w:rPr/>
            </w:rPrChange>
          </w:rPr>
          <w:delText>U_userid</w:delText>
        </w:r>
        <w:r w:rsidRPr="00103DCA" w:rsidDel="00260D88">
          <w:rPr>
            <w:rFonts w:ascii="Tahoma" w:hAnsi="Tahoma" w:cs="Tahoma"/>
            <w:sz w:val="20"/>
            <w:szCs w:val="20"/>
            <w:rtl/>
            <w:rPrChange w:id="3705" w:author="רינת אביטל" w:date="2022-05-12T09:18:00Z">
              <w:rPr>
                <w:rFonts w:hint="cs"/>
                <w:rtl/>
              </w:rPr>
            </w:rPrChange>
          </w:rPr>
          <w:delText xml:space="preserve"> </w:delText>
        </w:r>
        <w:r w:rsidRPr="00103DCA" w:rsidDel="00260D88">
          <w:rPr>
            <w:rFonts w:ascii="Tahoma" w:hAnsi="Tahoma" w:cs="Tahoma"/>
            <w:sz w:val="20"/>
            <w:szCs w:val="20"/>
            <w:rtl/>
            <w:rPrChange w:id="3706" w:author="רינת אביטל" w:date="2022-05-12T09:18:00Z">
              <w:rPr>
                <w:rtl/>
              </w:rPr>
            </w:rPrChange>
          </w:rPr>
          <w:delText>–</w:delText>
        </w:r>
        <w:r w:rsidRPr="00103DCA" w:rsidDel="00260D88">
          <w:rPr>
            <w:rFonts w:ascii="Tahoma" w:hAnsi="Tahoma" w:cs="Tahoma"/>
            <w:sz w:val="20"/>
            <w:szCs w:val="20"/>
            <w:rtl/>
            <w:rPrChange w:id="3707" w:author="רינת אביטל" w:date="2022-05-12T09:18:00Z">
              <w:rPr>
                <w:rFonts w:hint="cs"/>
                <w:rtl/>
              </w:rPr>
            </w:rPrChange>
          </w:rPr>
          <w:delText xml:space="preserve"> תפקידו הוא.</w:delText>
        </w:r>
      </w:del>
    </w:p>
    <w:tbl>
      <w:tblPr>
        <w:tblStyle w:val="TableGrid"/>
        <w:tblW w:w="9025" w:type="dxa"/>
        <w:tblInd w:w="-4" w:type="dxa"/>
        <w:tblCellMar>
          <w:top w:w="54" w:type="dxa"/>
          <w:right w:w="115" w:type="dxa"/>
        </w:tblCellMar>
        <w:tblLook w:val="04A0" w:firstRow="1" w:lastRow="0" w:firstColumn="1" w:lastColumn="0" w:noHBand="0" w:noVBand="1"/>
      </w:tblPr>
      <w:tblGrid>
        <w:gridCol w:w="1806"/>
        <w:gridCol w:w="1805"/>
        <w:gridCol w:w="1805"/>
        <w:gridCol w:w="1805"/>
        <w:gridCol w:w="1804"/>
      </w:tblGrid>
      <w:tr w:rsidR="00C26F9C" w:rsidRPr="00103DCA" w:rsidDel="00260D88" w14:paraId="57617D6B" w14:textId="6521AFDC" w:rsidTr="00E307F9">
        <w:trPr>
          <w:trHeight w:val="696"/>
          <w:del w:id="3708" w:author="רינת אביטל" w:date="2022-05-12T14:14:00Z"/>
        </w:trPr>
        <w:tc>
          <w:tcPr>
            <w:tcW w:w="1806" w:type="dxa"/>
            <w:tcBorders>
              <w:top w:val="single" w:sz="4" w:space="0" w:color="000000"/>
              <w:left w:val="single" w:sz="4" w:space="0" w:color="000000"/>
              <w:bottom w:val="single" w:sz="4" w:space="0" w:color="000000"/>
              <w:right w:val="single" w:sz="4" w:space="0" w:color="000000"/>
            </w:tcBorders>
            <w:shd w:val="clear" w:color="auto" w:fill="2E74B5"/>
          </w:tcPr>
          <w:p w14:paraId="15FCDEEE" w14:textId="58F64E61" w:rsidR="00C26F9C" w:rsidRPr="00103DCA" w:rsidDel="00260D88" w:rsidRDefault="00C26F9C" w:rsidP="00E307F9">
            <w:pPr>
              <w:ind w:right="570"/>
              <w:rPr>
                <w:del w:id="3709" w:author="רינת אביטל" w:date="2022-05-12T14:14:00Z"/>
                <w:rFonts w:ascii="Tahoma" w:hAnsi="Tahoma" w:cs="Tahoma"/>
                <w:sz w:val="20"/>
                <w:szCs w:val="20"/>
                <w:rPrChange w:id="3710" w:author="רינת אביטל" w:date="2022-05-12T09:18:00Z">
                  <w:rPr>
                    <w:del w:id="3711" w:author="רינת אביטל" w:date="2022-05-12T14:14:00Z"/>
                  </w:rPr>
                </w:rPrChange>
              </w:rPr>
            </w:pPr>
            <w:del w:id="3712" w:author="רינת אביטל" w:date="2022-05-12T14:14:00Z">
              <w:r w:rsidRPr="00103DCA" w:rsidDel="00260D88">
                <w:rPr>
                  <w:rFonts w:ascii="Tahoma" w:eastAsia="Arial" w:hAnsi="Tahoma" w:cs="Tahoma"/>
                  <w:color w:val="FFFFFF"/>
                  <w:sz w:val="24"/>
                  <w:szCs w:val="24"/>
                  <w:rtl/>
                  <w:rPrChange w:id="3713" w:author="רינת אביטל" w:date="2022-05-12T09:18:00Z">
                    <w:rPr>
                      <w:rFonts w:ascii="Arial" w:eastAsia="Arial" w:hAnsi="Arial" w:cs="Arial"/>
                      <w:color w:val="FFFFFF"/>
                      <w:sz w:val="28"/>
                      <w:szCs w:val="28"/>
                      <w:rtl/>
                    </w:rPr>
                  </w:rPrChange>
                </w:rPr>
                <w:delText xml:space="preserve">מפתח </w:delText>
              </w:r>
            </w:del>
          </w:p>
        </w:tc>
        <w:tc>
          <w:tcPr>
            <w:tcW w:w="1805" w:type="dxa"/>
            <w:tcBorders>
              <w:top w:val="single" w:sz="4" w:space="0" w:color="000000"/>
              <w:left w:val="single" w:sz="4" w:space="0" w:color="000000"/>
              <w:bottom w:val="single" w:sz="4" w:space="0" w:color="000000"/>
              <w:right w:val="single" w:sz="4" w:space="0" w:color="000000"/>
            </w:tcBorders>
            <w:shd w:val="clear" w:color="auto" w:fill="2E74B5"/>
          </w:tcPr>
          <w:p w14:paraId="2100FAF3" w14:textId="67B9856B" w:rsidR="00C26F9C" w:rsidRPr="00103DCA" w:rsidDel="00260D88" w:rsidRDefault="00C26F9C" w:rsidP="00E307F9">
            <w:pPr>
              <w:ind w:right="432"/>
              <w:rPr>
                <w:del w:id="3714" w:author="רינת אביטל" w:date="2022-05-12T14:14:00Z"/>
                <w:rFonts w:ascii="Tahoma" w:hAnsi="Tahoma" w:cs="Tahoma"/>
                <w:sz w:val="20"/>
                <w:szCs w:val="20"/>
                <w:rPrChange w:id="3715" w:author="רינת אביטל" w:date="2022-05-12T09:18:00Z">
                  <w:rPr>
                    <w:del w:id="3716" w:author="רינת אביטל" w:date="2022-05-12T14:14:00Z"/>
                  </w:rPr>
                </w:rPrChange>
              </w:rPr>
            </w:pPr>
            <w:del w:id="3717" w:author="רינת אביטל" w:date="2022-05-12T14:14:00Z">
              <w:r w:rsidRPr="00103DCA" w:rsidDel="00260D88">
                <w:rPr>
                  <w:rFonts w:ascii="Tahoma" w:eastAsia="Arial" w:hAnsi="Tahoma" w:cs="Tahoma"/>
                  <w:color w:val="FFFFFF"/>
                  <w:sz w:val="24"/>
                  <w:szCs w:val="24"/>
                  <w:rtl/>
                  <w:rPrChange w:id="3718" w:author="רינת אביטל" w:date="2022-05-12T09:18:00Z">
                    <w:rPr>
                      <w:rFonts w:ascii="Arial" w:eastAsia="Arial" w:hAnsi="Arial" w:cs="Arial"/>
                      <w:color w:val="FFFFFF"/>
                      <w:sz w:val="28"/>
                      <w:szCs w:val="28"/>
                      <w:rtl/>
                    </w:rPr>
                  </w:rPrChange>
                </w:rPr>
                <w:delText xml:space="preserve">שם שדה </w:delText>
              </w:r>
            </w:del>
          </w:p>
        </w:tc>
        <w:tc>
          <w:tcPr>
            <w:tcW w:w="1805" w:type="dxa"/>
            <w:tcBorders>
              <w:top w:val="single" w:sz="4" w:space="0" w:color="000000"/>
              <w:left w:val="single" w:sz="4" w:space="0" w:color="000000"/>
              <w:bottom w:val="single" w:sz="4" w:space="0" w:color="000000"/>
              <w:right w:val="single" w:sz="4" w:space="0" w:color="000000"/>
            </w:tcBorders>
            <w:shd w:val="clear" w:color="auto" w:fill="2E74B5"/>
          </w:tcPr>
          <w:p w14:paraId="3DA7EF61" w14:textId="6448798B" w:rsidR="00C26F9C" w:rsidRPr="00103DCA" w:rsidDel="00260D88" w:rsidRDefault="00C26F9C" w:rsidP="00E307F9">
            <w:pPr>
              <w:ind w:right="593"/>
              <w:rPr>
                <w:del w:id="3719" w:author="רינת אביטל" w:date="2022-05-12T14:14:00Z"/>
                <w:rFonts w:ascii="Tahoma" w:hAnsi="Tahoma" w:cs="Tahoma"/>
                <w:sz w:val="20"/>
                <w:szCs w:val="20"/>
                <w:rPrChange w:id="3720" w:author="רינת אביטל" w:date="2022-05-12T09:18:00Z">
                  <w:rPr>
                    <w:del w:id="3721" w:author="רינת אביטל" w:date="2022-05-12T14:14:00Z"/>
                  </w:rPr>
                </w:rPrChange>
              </w:rPr>
            </w:pPr>
            <w:del w:id="3722" w:author="רינת אביטל" w:date="2022-05-12T14:14:00Z">
              <w:r w:rsidRPr="00103DCA" w:rsidDel="00260D88">
                <w:rPr>
                  <w:rFonts w:ascii="Tahoma" w:eastAsia="Arial" w:hAnsi="Tahoma" w:cs="Tahoma"/>
                  <w:color w:val="FFFFFF"/>
                  <w:sz w:val="24"/>
                  <w:szCs w:val="24"/>
                  <w:rtl/>
                  <w:rPrChange w:id="3723" w:author="רינת אביטל" w:date="2022-05-12T09:18:00Z">
                    <w:rPr>
                      <w:rFonts w:ascii="Arial" w:eastAsia="Arial" w:hAnsi="Arial" w:cs="Arial"/>
                      <w:color w:val="FFFFFF"/>
                      <w:sz w:val="28"/>
                      <w:szCs w:val="28"/>
                      <w:rtl/>
                    </w:rPr>
                  </w:rPrChange>
                </w:rPr>
                <w:delText xml:space="preserve">תיאו ר </w:delText>
              </w:r>
            </w:del>
          </w:p>
        </w:tc>
        <w:tc>
          <w:tcPr>
            <w:tcW w:w="1805" w:type="dxa"/>
            <w:tcBorders>
              <w:top w:val="single" w:sz="4" w:space="0" w:color="000000"/>
              <w:left w:val="single" w:sz="4" w:space="0" w:color="000000"/>
              <w:bottom w:val="single" w:sz="4" w:space="0" w:color="000000"/>
              <w:right w:val="single" w:sz="4" w:space="0" w:color="000000"/>
            </w:tcBorders>
            <w:shd w:val="clear" w:color="auto" w:fill="2E74B5"/>
          </w:tcPr>
          <w:p w14:paraId="6E97316E" w14:textId="7BB0A88C" w:rsidR="00C26F9C" w:rsidRPr="00103DCA" w:rsidDel="00260D88" w:rsidRDefault="00C26F9C" w:rsidP="00E307F9">
            <w:pPr>
              <w:ind w:right="595"/>
              <w:rPr>
                <w:del w:id="3724" w:author="רינת אביטל" w:date="2022-05-12T14:14:00Z"/>
                <w:rFonts w:ascii="Tahoma" w:hAnsi="Tahoma" w:cs="Tahoma"/>
                <w:sz w:val="20"/>
                <w:szCs w:val="20"/>
                <w:rPrChange w:id="3725" w:author="רינת אביטל" w:date="2022-05-12T09:18:00Z">
                  <w:rPr>
                    <w:del w:id="3726" w:author="רינת אביטל" w:date="2022-05-12T14:14:00Z"/>
                  </w:rPr>
                </w:rPrChange>
              </w:rPr>
            </w:pPr>
            <w:del w:id="3727" w:author="רינת אביטל" w:date="2022-05-12T14:14:00Z">
              <w:r w:rsidRPr="00103DCA" w:rsidDel="00260D88">
                <w:rPr>
                  <w:rFonts w:ascii="Tahoma" w:eastAsia="Arial" w:hAnsi="Tahoma" w:cs="Tahoma"/>
                  <w:color w:val="FFFFFF"/>
                  <w:sz w:val="24"/>
                  <w:szCs w:val="24"/>
                  <w:rtl/>
                  <w:rPrChange w:id="3728" w:author="רינת אביטל" w:date="2022-05-12T09:18:00Z">
                    <w:rPr>
                      <w:rFonts w:ascii="Arial" w:eastAsia="Arial" w:hAnsi="Arial" w:cs="Arial"/>
                      <w:color w:val="FFFFFF"/>
                      <w:sz w:val="28"/>
                      <w:szCs w:val="28"/>
                      <w:rtl/>
                    </w:rPr>
                  </w:rPrChange>
                </w:rPr>
                <w:delText xml:space="preserve">טיפו ס </w:delText>
              </w:r>
            </w:del>
          </w:p>
        </w:tc>
        <w:tc>
          <w:tcPr>
            <w:tcW w:w="1804" w:type="dxa"/>
            <w:tcBorders>
              <w:top w:val="single" w:sz="4" w:space="0" w:color="000000"/>
              <w:left w:val="single" w:sz="4" w:space="0" w:color="000000"/>
              <w:bottom w:val="single" w:sz="4" w:space="0" w:color="000000"/>
              <w:right w:val="single" w:sz="4" w:space="0" w:color="000000"/>
            </w:tcBorders>
            <w:shd w:val="clear" w:color="auto" w:fill="2E74B5"/>
          </w:tcPr>
          <w:p w14:paraId="395036F5" w14:textId="6484C1A0" w:rsidR="00C26F9C" w:rsidRPr="00103DCA" w:rsidDel="00260D88" w:rsidRDefault="00C26F9C" w:rsidP="00E307F9">
            <w:pPr>
              <w:spacing w:after="19"/>
              <w:ind w:right="132"/>
              <w:rPr>
                <w:del w:id="3729" w:author="רינת אביטל" w:date="2022-05-12T14:14:00Z"/>
                <w:rFonts w:ascii="Tahoma" w:hAnsi="Tahoma" w:cs="Tahoma"/>
                <w:sz w:val="20"/>
                <w:szCs w:val="20"/>
                <w:rPrChange w:id="3730" w:author="רינת אביטל" w:date="2022-05-12T09:18:00Z">
                  <w:rPr>
                    <w:del w:id="3731" w:author="רינת אביטל" w:date="2022-05-12T14:14:00Z"/>
                  </w:rPr>
                </w:rPrChange>
              </w:rPr>
            </w:pPr>
            <w:del w:id="3732" w:author="רינת אביטל" w:date="2022-05-12T14:14:00Z">
              <w:r w:rsidRPr="00103DCA" w:rsidDel="00260D88">
                <w:rPr>
                  <w:rFonts w:ascii="Tahoma" w:eastAsia="Arial" w:hAnsi="Tahoma" w:cs="Tahoma"/>
                  <w:color w:val="FFFFFF"/>
                  <w:rtl/>
                  <w:rPrChange w:id="3733" w:author="רינת אביטל" w:date="2022-05-12T09:18:00Z">
                    <w:rPr>
                      <w:rFonts w:ascii="Arial" w:eastAsia="Arial" w:hAnsi="Arial" w:cs="Arial"/>
                      <w:color w:val="FFFFFF"/>
                      <w:sz w:val="24"/>
                      <w:szCs w:val="24"/>
                      <w:rtl/>
                    </w:rPr>
                  </w:rPrChange>
                </w:rPr>
                <w:delText xml:space="preserve">שדה שאינו חובה </w:delText>
              </w:r>
            </w:del>
          </w:p>
          <w:p w14:paraId="5559215B" w14:textId="5F128914" w:rsidR="00C26F9C" w:rsidRPr="00103DCA" w:rsidDel="00260D88" w:rsidRDefault="00C26F9C" w:rsidP="00E307F9">
            <w:pPr>
              <w:bidi w:val="0"/>
              <w:ind w:right="98"/>
              <w:jc w:val="center"/>
              <w:rPr>
                <w:del w:id="3734" w:author="רינת אביטל" w:date="2022-05-12T14:14:00Z"/>
                <w:rFonts w:ascii="Tahoma" w:hAnsi="Tahoma" w:cs="Tahoma"/>
                <w:sz w:val="20"/>
                <w:szCs w:val="20"/>
                <w:rPrChange w:id="3735" w:author="רינת אביטל" w:date="2022-05-12T09:18:00Z">
                  <w:rPr>
                    <w:del w:id="3736" w:author="רינת אביטל" w:date="2022-05-12T14:14:00Z"/>
                  </w:rPr>
                </w:rPrChange>
              </w:rPr>
            </w:pPr>
            <w:del w:id="3737" w:author="רינת אביטל" w:date="2022-05-12T14:14:00Z">
              <w:r w:rsidRPr="00103DCA" w:rsidDel="00260D88">
                <w:rPr>
                  <w:rFonts w:ascii="Tahoma" w:eastAsia="Calibri" w:hAnsi="Tahoma" w:cs="Tahoma"/>
                  <w:color w:val="FFFFFF"/>
                  <w:sz w:val="24"/>
                  <w:szCs w:val="20"/>
                  <w:rPrChange w:id="3738" w:author="רינת אביטל" w:date="2022-05-12T09:18:00Z">
                    <w:rPr>
                      <w:rFonts w:ascii="Calibri" w:eastAsia="Calibri" w:hAnsi="Calibri" w:cs="Calibri"/>
                      <w:color w:val="FFFFFF"/>
                      <w:sz w:val="28"/>
                    </w:rPr>
                  </w:rPrChange>
                </w:rPr>
                <w:delText xml:space="preserve"> </w:delText>
              </w:r>
            </w:del>
          </w:p>
        </w:tc>
      </w:tr>
      <w:tr w:rsidR="00C26F9C" w:rsidRPr="00103DCA" w:rsidDel="00260D88" w14:paraId="1CB016F8" w14:textId="7DD177B1" w:rsidTr="00E307F9">
        <w:trPr>
          <w:trHeight w:val="700"/>
          <w:del w:id="3739" w:author="רינת אביטל" w:date="2022-05-12T14:14:00Z"/>
        </w:trPr>
        <w:tc>
          <w:tcPr>
            <w:tcW w:w="1806" w:type="dxa"/>
            <w:tcBorders>
              <w:top w:val="single" w:sz="4" w:space="0" w:color="000000"/>
              <w:left w:val="single" w:sz="4" w:space="0" w:color="000000"/>
              <w:bottom w:val="single" w:sz="4" w:space="0" w:color="000000"/>
              <w:right w:val="single" w:sz="4" w:space="0" w:color="000000"/>
            </w:tcBorders>
          </w:tcPr>
          <w:p w14:paraId="52155826" w14:textId="2348A72A" w:rsidR="00C26F9C" w:rsidRPr="00103DCA" w:rsidDel="00260D88" w:rsidRDefault="00C26F9C" w:rsidP="00E307F9">
            <w:pPr>
              <w:bidi w:val="0"/>
              <w:ind w:right="18"/>
              <w:jc w:val="center"/>
              <w:rPr>
                <w:del w:id="3740" w:author="רינת אביטל" w:date="2022-05-12T14:14:00Z"/>
                <w:rFonts w:ascii="Tahoma" w:hAnsi="Tahoma" w:cs="Tahoma"/>
                <w:sz w:val="20"/>
                <w:szCs w:val="20"/>
                <w:rPrChange w:id="3741" w:author="רינת אביטל" w:date="2022-05-12T09:18:00Z">
                  <w:rPr>
                    <w:del w:id="3742" w:author="רינת אביטל" w:date="2022-05-12T14:14:00Z"/>
                  </w:rPr>
                </w:rPrChange>
              </w:rPr>
            </w:pPr>
            <w:del w:id="3743" w:author="רינת אביטל" w:date="2022-05-12T14:14:00Z">
              <w:r w:rsidRPr="00103DCA" w:rsidDel="00260D88">
                <w:rPr>
                  <w:rFonts w:ascii="Tahoma" w:eastAsia="Calibri" w:hAnsi="Tahoma" w:cs="Tahoma"/>
                  <w:sz w:val="24"/>
                  <w:szCs w:val="20"/>
                  <w:rPrChange w:id="3744" w:author="רינת אביטל" w:date="2022-05-12T09:18:00Z">
                    <w:rPr>
                      <w:rFonts w:ascii="Calibri" w:eastAsia="Calibri" w:hAnsi="Calibri" w:cs="Calibri"/>
                      <w:sz w:val="28"/>
                    </w:rPr>
                  </w:rPrChange>
                </w:rPr>
                <w:delText xml:space="preserve"> pk</w:delText>
              </w:r>
            </w:del>
          </w:p>
        </w:tc>
        <w:tc>
          <w:tcPr>
            <w:tcW w:w="1805" w:type="dxa"/>
            <w:tcBorders>
              <w:top w:val="single" w:sz="4" w:space="0" w:color="000000"/>
              <w:left w:val="single" w:sz="4" w:space="0" w:color="000000"/>
              <w:bottom w:val="single" w:sz="4" w:space="0" w:color="000000"/>
              <w:right w:val="single" w:sz="4" w:space="0" w:color="000000"/>
            </w:tcBorders>
          </w:tcPr>
          <w:p w14:paraId="17E38153" w14:textId="059D18D5" w:rsidR="00C26F9C" w:rsidRPr="00103DCA" w:rsidDel="00260D88" w:rsidRDefault="00C26F9C" w:rsidP="00E307F9">
            <w:pPr>
              <w:bidi w:val="0"/>
              <w:ind w:left="233"/>
              <w:rPr>
                <w:del w:id="3745" w:author="רינת אביטל" w:date="2022-05-12T14:14:00Z"/>
                <w:rFonts w:ascii="Tahoma" w:hAnsi="Tahoma" w:cs="Tahoma"/>
                <w:sz w:val="20"/>
                <w:szCs w:val="20"/>
                <w:rPrChange w:id="3746" w:author="רינת אביטל" w:date="2022-05-12T09:18:00Z">
                  <w:rPr>
                    <w:del w:id="3747" w:author="רינת אביטל" w:date="2022-05-12T14:14:00Z"/>
                  </w:rPr>
                </w:rPrChange>
              </w:rPr>
            </w:pPr>
            <w:del w:id="3748" w:author="רינת אביטל" w:date="2022-05-12T14:14:00Z">
              <w:r w:rsidRPr="00103DCA" w:rsidDel="00260D88">
                <w:rPr>
                  <w:rFonts w:ascii="Tahoma" w:eastAsia="Arial" w:hAnsi="Tahoma" w:cs="Tahoma"/>
                  <w:sz w:val="24"/>
                  <w:szCs w:val="20"/>
                  <w:rPrChange w:id="3749" w:author="רינת אביטל" w:date="2022-05-12T09:18:00Z">
                    <w:rPr>
                      <w:rFonts w:ascii="Arial" w:eastAsia="Arial" w:hAnsi="Arial" w:cs="Arial"/>
                      <w:sz w:val="28"/>
                    </w:rPr>
                  </w:rPrChange>
                </w:rPr>
                <w:delText xml:space="preserve"> </w:delText>
              </w:r>
              <w:r w:rsidRPr="00103DCA" w:rsidDel="00260D88">
                <w:rPr>
                  <w:rFonts w:ascii="Tahoma" w:eastAsia="Calibri" w:hAnsi="Tahoma" w:cs="Tahoma"/>
                  <w:sz w:val="24"/>
                  <w:szCs w:val="20"/>
                  <w:rPrChange w:id="3750" w:author="רינת אביטל" w:date="2022-05-12T09:18:00Z">
                    <w:rPr>
                      <w:rFonts w:ascii="Calibri" w:eastAsia="Calibri" w:hAnsi="Calibri" w:cs="Calibri"/>
                      <w:sz w:val="28"/>
                    </w:rPr>
                  </w:rPrChange>
                </w:rPr>
                <w:delText>u_UserId</w:delText>
              </w:r>
            </w:del>
          </w:p>
        </w:tc>
        <w:tc>
          <w:tcPr>
            <w:tcW w:w="1805" w:type="dxa"/>
            <w:tcBorders>
              <w:top w:val="single" w:sz="4" w:space="0" w:color="000000"/>
              <w:left w:val="single" w:sz="4" w:space="0" w:color="000000"/>
              <w:bottom w:val="single" w:sz="4" w:space="0" w:color="000000"/>
              <w:right w:val="single" w:sz="4" w:space="0" w:color="000000"/>
            </w:tcBorders>
          </w:tcPr>
          <w:p w14:paraId="0DE506A0" w14:textId="637F9165" w:rsidR="00C26F9C" w:rsidRPr="00103DCA" w:rsidDel="00260D88" w:rsidRDefault="00C26F9C" w:rsidP="00E307F9">
            <w:pPr>
              <w:ind w:right="230"/>
              <w:rPr>
                <w:del w:id="3751" w:author="רינת אביטל" w:date="2022-05-12T14:14:00Z"/>
                <w:rFonts w:ascii="Tahoma" w:hAnsi="Tahoma" w:cs="Tahoma"/>
                <w:sz w:val="20"/>
                <w:szCs w:val="20"/>
                <w:rPrChange w:id="3752" w:author="רינת אביטל" w:date="2022-05-12T09:18:00Z">
                  <w:rPr>
                    <w:del w:id="3753" w:author="רינת אביטל" w:date="2022-05-12T14:14:00Z"/>
                  </w:rPr>
                </w:rPrChange>
              </w:rPr>
            </w:pPr>
            <w:del w:id="3754" w:author="רינת אביטל" w:date="2022-05-12T14:14:00Z">
              <w:r w:rsidRPr="00103DCA" w:rsidDel="00260D88">
                <w:rPr>
                  <w:rFonts w:ascii="Tahoma" w:eastAsia="Arial" w:hAnsi="Tahoma" w:cs="Tahoma"/>
                  <w:sz w:val="24"/>
                  <w:szCs w:val="24"/>
                  <w:rtl/>
                  <w:rPrChange w:id="3755" w:author="רינת אביטל" w:date="2022-05-12T09:18:00Z">
                    <w:rPr>
                      <w:rFonts w:ascii="Arial" w:eastAsia="Arial" w:hAnsi="Arial" w:cs="Arial"/>
                      <w:sz w:val="28"/>
                      <w:szCs w:val="28"/>
                      <w:rtl/>
                    </w:rPr>
                  </w:rPrChange>
                </w:rPr>
                <w:delText xml:space="preserve">קוד משתמש </w:delText>
              </w:r>
            </w:del>
          </w:p>
        </w:tc>
        <w:tc>
          <w:tcPr>
            <w:tcW w:w="1805" w:type="dxa"/>
            <w:tcBorders>
              <w:top w:val="single" w:sz="4" w:space="0" w:color="000000"/>
              <w:left w:val="single" w:sz="4" w:space="0" w:color="000000"/>
              <w:bottom w:val="single" w:sz="4" w:space="0" w:color="000000"/>
              <w:right w:val="single" w:sz="4" w:space="0" w:color="000000"/>
            </w:tcBorders>
          </w:tcPr>
          <w:p w14:paraId="263BE7D1" w14:textId="1A50BC68" w:rsidR="00C26F9C" w:rsidRPr="00103DCA" w:rsidDel="00260D88" w:rsidRDefault="00C26F9C" w:rsidP="00E307F9">
            <w:pPr>
              <w:bidi w:val="0"/>
              <w:ind w:right="17"/>
              <w:jc w:val="center"/>
              <w:rPr>
                <w:del w:id="3756" w:author="רינת אביטל" w:date="2022-05-12T14:14:00Z"/>
                <w:rFonts w:ascii="Tahoma" w:hAnsi="Tahoma" w:cs="Tahoma"/>
                <w:sz w:val="20"/>
                <w:szCs w:val="20"/>
                <w:rPrChange w:id="3757" w:author="רינת אביטל" w:date="2022-05-12T09:18:00Z">
                  <w:rPr>
                    <w:del w:id="3758" w:author="רינת אביטל" w:date="2022-05-12T14:14:00Z"/>
                  </w:rPr>
                </w:rPrChange>
              </w:rPr>
            </w:pPr>
            <w:del w:id="3759" w:author="רינת אביטל" w:date="2022-05-12T14:14:00Z">
              <w:r w:rsidRPr="00103DCA" w:rsidDel="00260D88">
                <w:rPr>
                  <w:rFonts w:ascii="Tahoma" w:eastAsia="Calibri" w:hAnsi="Tahoma" w:cs="Tahoma"/>
                  <w:sz w:val="24"/>
                  <w:szCs w:val="20"/>
                  <w:rPrChange w:id="3760" w:author="רינת אביטל" w:date="2022-05-12T09:18:00Z">
                    <w:rPr>
                      <w:rFonts w:ascii="Calibri" w:eastAsia="Calibri" w:hAnsi="Calibri" w:cs="Calibri"/>
                      <w:sz w:val="28"/>
                    </w:rPr>
                  </w:rPrChange>
                </w:rPr>
                <w:delText xml:space="preserve"> int</w:delText>
              </w:r>
            </w:del>
          </w:p>
        </w:tc>
        <w:tc>
          <w:tcPr>
            <w:tcW w:w="1804" w:type="dxa"/>
            <w:tcBorders>
              <w:top w:val="single" w:sz="4" w:space="0" w:color="000000"/>
              <w:left w:val="single" w:sz="4" w:space="0" w:color="000000"/>
              <w:bottom w:val="single" w:sz="4" w:space="0" w:color="000000"/>
              <w:right w:val="single" w:sz="4" w:space="0" w:color="000000"/>
            </w:tcBorders>
          </w:tcPr>
          <w:p w14:paraId="6338FF89" w14:textId="2F62D6A6" w:rsidR="00C26F9C" w:rsidRPr="00103DCA" w:rsidDel="00260D88" w:rsidRDefault="00C26F9C" w:rsidP="00E307F9">
            <w:pPr>
              <w:bidi w:val="0"/>
              <w:ind w:left="747"/>
              <w:rPr>
                <w:del w:id="3761" w:author="רינת אביטל" w:date="2022-05-12T14:14:00Z"/>
                <w:rFonts w:ascii="Tahoma" w:hAnsi="Tahoma" w:cs="Tahoma"/>
                <w:sz w:val="20"/>
                <w:szCs w:val="20"/>
                <w:rPrChange w:id="3762" w:author="רינת אביטל" w:date="2022-05-12T09:18:00Z">
                  <w:rPr>
                    <w:del w:id="3763" w:author="רינת אביטל" w:date="2022-05-12T14:14:00Z"/>
                  </w:rPr>
                </w:rPrChange>
              </w:rPr>
            </w:pPr>
            <w:del w:id="3764" w:author="רינת אביטל" w:date="2022-05-12T14:14:00Z">
              <w:r w:rsidRPr="00103DCA" w:rsidDel="00260D88">
                <w:rPr>
                  <w:rFonts w:ascii="Tahoma" w:eastAsia="Arial" w:hAnsi="Tahoma" w:cs="Tahoma"/>
                  <w:sz w:val="24"/>
                  <w:szCs w:val="20"/>
                  <w:rPrChange w:id="3765" w:author="רינת אביטל" w:date="2022-05-12T09:18:00Z">
                    <w:rPr>
                      <w:rFonts w:ascii="Arial" w:eastAsia="Arial" w:hAnsi="Arial" w:cs="Arial"/>
                      <w:sz w:val="28"/>
                    </w:rPr>
                  </w:rPrChange>
                </w:rPr>
                <w:delText xml:space="preserve"> </w:delText>
              </w:r>
            </w:del>
          </w:p>
        </w:tc>
      </w:tr>
      <w:tr w:rsidR="00C26F9C" w:rsidRPr="00103DCA" w:rsidDel="00260D88" w14:paraId="7CAA2152" w14:textId="791351D1" w:rsidTr="00E307F9">
        <w:trPr>
          <w:trHeight w:val="698"/>
          <w:del w:id="3766" w:author="רינת אביטל" w:date="2022-05-12T14:14:00Z"/>
        </w:trPr>
        <w:tc>
          <w:tcPr>
            <w:tcW w:w="1806" w:type="dxa"/>
            <w:tcBorders>
              <w:top w:val="single" w:sz="4" w:space="0" w:color="000000"/>
              <w:left w:val="single" w:sz="4" w:space="0" w:color="000000"/>
              <w:bottom w:val="single" w:sz="4" w:space="0" w:color="000000"/>
              <w:right w:val="single" w:sz="4" w:space="0" w:color="000000"/>
            </w:tcBorders>
          </w:tcPr>
          <w:p w14:paraId="2A6DE6A9" w14:textId="0BF3B796" w:rsidR="00C26F9C" w:rsidRPr="00103DCA" w:rsidDel="00260D88" w:rsidRDefault="00C26F9C" w:rsidP="00E307F9">
            <w:pPr>
              <w:bidi w:val="0"/>
              <w:ind w:left="748"/>
              <w:rPr>
                <w:del w:id="3767" w:author="רינת אביטל" w:date="2022-05-12T14:14:00Z"/>
                <w:rFonts w:ascii="Tahoma" w:hAnsi="Tahoma" w:cs="Tahoma"/>
                <w:sz w:val="20"/>
                <w:szCs w:val="20"/>
                <w:rPrChange w:id="3768" w:author="רינת אביטל" w:date="2022-05-12T09:18:00Z">
                  <w:rPr>
                    <w:del w:id="3769" w:author="רינת אביטל" w:date="2022-05-12T14:14:00Z"/>
                  </w:rPr>
                </w:rPrChange>
              </w:rPr>
            </w:pPr>
            <w:del w:id="3770" w:author="רינת אביטל" w:date="2022-05-12T14:14:00Z">
              <w:r w:rsidRPr="00103DCA" w:rsidDel="00260D88">
                <w:rPr>
                  <w:rFonts w:ascii="Tahoma" w:eastAsia="Arial" w:hAnsi="Tahoma" w:cs="Tahoma"/>
                  <w:sz w:val="24"/>
                  <w:szCs w:val="20"/>
                  <w:rPrChange w:id="3771" w:author="רינת אביטל" w:date="2022-05-12T09:18:00Z">
                    <w:rPr>
                      <w:rFonts w:ascii="Arial" w:eastAsia="Arial" w:hAnsi="Arial" w:cs="Arial"/>
                      <w:sz w:val="28"/>
                    </w:rPr>
                  </w:rPrChange>
                </w:rPr>
                <w:delText xml:space="preserve"> </w:delText>
              </w:r>
            </w:del>
          </w:p>
        </w:tc>
        <w:tc>
          <w:tcPr>
            <w:tcW w:w="1805" w:type="dxa"/>
            <w:tcBorders>
              <w:top w:val="single" w:sz="4" w:space="0" w:color="000000"/>
              <w:left w:val="single" w:sz="4" w:space="0" w:color="000000"/>
              <w:bottom w:val="single" w:sz="4" w:space="0" w:color="000000"/>
              <w:right w:val="single" w:sz="4" w:space="0" w:color="000000"/>
            </w:tcBorders>
          </w:tcPr>
          <w:p w14:paraId="5536AE92" w14:textId="0843C9D3" w:rsidR="00C26F9C" w:rsidRPr="00103DCA" w:rsidDel="00260D88" w:rsidRDefault="00C26F9C" w:rsidP="00E307F9">
            <w:pPr>
              <w:bidi w:val="0"/>
              <w:ind w:left="17"/>
              <w:rPr>
                <w:del w:id="3772" w:author="רינת אביטל" w:date="2022-05-12T14:14:00Z"/>
                <w:rFonts w:ascii="Tahoma" w:hAnsi="Tahoma" w:cs="Tahoma"/>
                <w:sz w:val="20"/>
                <w:szCs w:val="20"/>
                <w:rPrChange w:id="3773" w:author="רינת אביטל" w:date="2022-05-12T09:18:00Z">
                  <w:rPr>
                    <w:del w:id="3774" w:author="רינת אביטל" w:date="2022-05-12T14:14:00Z"/>
                  </w:rPr>
                </w:rPrChange>
              </w:rPr>
            </w:pPr>
            <w:del w:id="3775" w:author="רינת אביטל" w:date="2022-05-12T14:14:00Z">
              <w:r w:rsidRPr="00103DCA" w:rsidDel="00260D88">
                <w:rPr>
                  <w:rFonts w:ascii="Tahoma" w:eastAsia="Arial" w:hAnsi="Tahoma" w:cs="Tahoma"/>
                  <w:sz w:val="24"/>
                  <w:szCs w:val="20"/>
                  <w:rPrChange w:id="3776" w:author="רינת אביטל" w:date="2022-05-12T09:18:00Z">
                    <w:rPr>
                      <w:rFonts w:ascii="Arial" w:eastAsia="Arial" w:hAnsi="Arial" w:cs="Arial"/>
                      <w:sz w:val="28"/>
                    </w:rPr>
                  </w:rPrChange>
                </w:rPr>
                <w:delText xml:space="preserve"> </w:delText>
              </w:r>
              <w:r w:rsidRPr="00103DCA" w:rsidDel="00260D88">
                <w:rPr>
                  <w:rFonts w:ascii="Tahoma" w:eastAsia="Calibri" w:hAnsi="Tahoma" w:cs="Tahoma"/>
                  <w:sz w:val="24"/>
                  <w:szCs w:val="20"/>
                  <w:rPrChange w:id="3777" w:author="רינת אביטל" w:date="2022-05-12T09:18:00Z">
                    <w:rPr>
                      <w:rFonts w:ascii="Calibri" w:eastAsia="Calibri" w:hAnsi="Calibri" w:cs="Calibri"/>
                      <w:sz w:val="28"/>
                    </w:rPr>
                  </w:rPrChange>
                </w:rPr>
                <w:delText>u_FirstName</w:delText>
              </w:r>
            </w:del>
          </w:p>
        </w:tc>
        <w:tc>
          <w:tcPr>
            <w:tcW w:w="1805" w:type="dxa"/>
            <w:tcBorders>
              <w:top w:val="single" w:sz="4" w:space="0" w:color="000000"/>
              <w:left w:val="single" w:sz="4" w:space="0" w:color="000000"/>
              <w:bottom w:val="single" w:sz="4" w:space="0" w:color="000000"/>
              <w:right w:val="single" w:sz="4" w:space="0" w:color="000000"/>
            </w:tcBorders>
          </w:tcPr>
          <w:p w14:paraId="2DD3F454" w14:textId="0D5465E8" w:rsidR="00C26F9C" w:rsidRPr="00103DCA" w:rsidDel="00260D88" w:rsidRDefault="00C26F9C" w:rsidP="00E307F9">
            <w:pPr>
              <w:ind w:right="418"/>
              <w:rPr>
                <w:del w:id="3778" w:author="רינת אביטל" w:date="2022-05-12T14:14:00Z"/>
                <w:rFonts w:ascii="Tahoma" w:hAnsi="Tahoma" w:cs="Tahoma"/>
                <w:sz w:val="20"/>
                <w:szCs w:val="20"/>
                <w:rPrChange w:id="3779" w:author="רינת אביטל" w:date="2022-05-12T09:18:00Z">
                  <w:rPr>
                    <w:del w:id="3780" w:author="רינת אביטל" w:date="2022-05-12T14:14:00Z"/>
                  </w:rPr>
                </w:rPrChange>
              </w:rPr>
            </w:pPr>
            <w:del w:id="3781" w:author="רינת אביטל" w:date="2022-05-12T14:14:00Z">
              <w:r w:rsidRPr="00103DCA" w:rsidDel="00260D88">
                <w:rPr>
                  <w:rFonts w:ascii="Tahoma" w:eastAsia="Arial" w:hAnsi="Tahoma" w:cs="Tahoma"/>
                  <w:sz w:val="24"/>
                  <w:szCs w:val="24"/>
                  <w:rtl/>
                  <w:rPrChange w:id="3782" w:author="רינת אביטל" w:date="2022-05-12T09:18:00Z">
                    <w:rPr>
                      <w:rFonts w:ascii="Arial" w:eastAsia="Arial" w:hAnsi="Arial" w:cs="Arial"/>
                      <w:sz w:val="28"/>
                      <w:szCs w:val="28"/>
                      <w:rtl/>
                    </w:rPr>
                  </w:rPrChange>
                </w:rPr>
                <w:delText xml:space="preserve">שם פרט י </w:delText>
              </w:r>
            </w:del>
          </w:p>
        </w:tc>
        <w:tc>
          <w:tcPr>
            <w:tcW w:w="1805" w:type="dxa"/>
            <w:tcBorders>
              <w:top w:val="single" w:sz="4" w:space="0" w:color="000000"/>
              <w:left w:val="single" w:sz="4" w:space="0" w:color="000000"/>
              <w:bottom w:val="single" w:sz="4" w:space="0" w:color="000000"/>
              <w:right w:val="single" w:sz="4" w:space="0" w:color="000000"/>
            </w:tcBorders>
          </w:tcPr>
          <w:p w14:paraId="3750F376" w14:textId="27EC2BE4" w:rsidR="00C26F9C" w:rsidRPr="00103DCA" w:rsidDel="00260D88" w:rsidRDefault="00C26F9C" w:rsidP="00E307F9">
            <w:pPr>
              <w:bidi w:val="0"/>
              <w:ind w:left="442"/>
              <w:rPr>
                <w:del w:id="3783" w:author="רינת אביטל" w:date="2022-05-12T14:14:00Z"/>
                <w:rFonts w:ascii="Tahoma" w:hAnsi="Tahoma" w:cs="Tahoma"/>
                <w:sz w:val="20"/>
                <w:szCs w:val="20"/>
                <w:rPrChange w:id="3784" w:author="רינת אביטל" w:date="2022-05-12T09:18:00Z">
                  <w:rPr>
                    <w:del w:id="3785" w:author="רינת אביטל" w:date="2022-05-12T14:14:00Z"/>
                  </w:rPr>
                </w:rPrChange>
              </w:rPr>
            </w:pPr>
            <w:del w:id="3786" w:author="רינת אביטל" w:date="2022-05-12T14:14:00Z">
              <w:r w:rsidRPr="00103DCA" w:rsidDel="00260D88">
                <w:rPr>
                  <w:rFonts w:ascii="Tahoma" w:eastAsia="Calibri" w:hAnsi="Tahoma" w:cs="Tahoma"/>
                  <w:sz w:val="24"/>
                  <w:szCs w:val="20"/>
                  <w:rPrChange w:id="3787" w:author="רינת אביטל" w:date="2022-05-12T09:18:00Z">
                    <w:rPr>
                      <w:rFonts w:ascii="Calibri" w:eastAsia="Calibri" w:hAnsi="Calibri" w:cs="Calibri"/>
                      <w:sz w:val="28"/>
                    </w:rPr>
                  </w:rPrChange>
                </w:rPr>
                <w:delText xml:space="preserve"> string</w:delText>
              </w:r>
            </w:del>
          </w:p>
        </w:tc>
        <w:tc>
          <w:tcPr>
            <w:tcW w:w="1804" w:type="dxa"/>
            <w:tcBorders>
              <w:top w:val="single" w:sz="4" w:space="0" w:color="000000"/>
              <w:left w:val="single" w:sz="4" w:space="0" w:color="000000"/>
              <w:bottom w:val="single" w:sz="4" w:space="0" w:color="000000"/>
              <w:right w:val="single" w:sz="4" w:space="0" w:color="000000"/>
            </w:tcBorders>
          </w:tcPr>
          <w:p w14:paraId="3798D181" w14:textId="3DB237CC" w:rsidR="00C26F9C" w:rsidRPr="00103DCA" w:rsidDel="00260D88" w:rsidRDefault="00C26F9C" w:rsidP="00E307F9">
            <w:pPr>
              <w:bidi w:val="0"/>
              <w:ind w:left="747"/>
              <w:rPr>
                <w:del w:id="3788" w:author="רינת אביטל" w:date="2022-05-12T14:14:00Z"/>
                <w:rFonts w:ascii="Tahoma" w:hAnsi="Tahoma" w:cs="Tahoma"/>
                <w:sz w:val="20"/>
                <w:szCs w:val="20"/>
                <w:rPrChange w:id="3789" w:author="רינת אביטל" w:date="2022-05-12T09:18:00Z">
                  <w:rPr>
                    <w:del w:id="3790" w:author="רינת אביטל" w:date="2022-05-12T14:14:00Z"/>
                  </w:rPr>
                </w:rPrChange>
              </w:rPr>
            </w:pPr>
            <w:del w:id="3791" w:author="רינת אביטל" w:date="2022-05-12T14:14:00Z">
              <w:r w:rsidRPr="00103DCA" w:rsidDel="00260D88">
                <w:rPr>
                  <w:rFonts w:ascii="Tahoma" w:eastAsia="Arial" w:hAnsi="Tahoma" w:cs="Tahoma"/>
                  <w:sz w:val="24"/>
                  <w:szCs w:val="20"/>
                  <w:rPrChange w:id="3792" w:author="רינת אביטל" w:date="2022-05-12T09:18:00Z">
                    <w:rPr>
                      <w:rFonts w:ascii="Arial" w:eastAsia="Arial" w:hAnsi="Arial" w:cs="Arial"/>
                      <w:sz w:val="28"/>
                    </w:rPr>
                  </w:rPrChange>
                </w:rPr>
                <w:delText xml:space="preserve"> </w:delText>
              </w:r>
            </w:del>
          </w:p>
        </w:tc>
      </w:tr>
      <w:tr w:rsidR="00C26F9C" w:rsidRPr="00103DCA" w:rsidDel="00260D88" w14:paraId="792B1FC6" w14:textId="6FAC49D0" w:rsidTr="00E307F9">
        <w:trPr>
          <w:trHeight w:val="701"/>
          <w:del w:id="3793" w:author="רינת אביטל" w:date="2022-05-12T14:14:00Z"/>
        </w:trPr>
        <w:tc>
          <w:tcPr>
            <w:tcW w:w="1806" w:type="dxa"/>
            <w:tcBorders>
              <w:top w:val="single" w:sz="4" w:space="0" w:color="000000"/>
              <w:left w:val="single" w:sz="4" w:space="0" w:color="000000"/>
              <w:bottom w:val="single" w:sz="4" w:space="0" w:color="000000"/>
              <w:right w:val="single" w:sz="4" w:space="0" w:color="000000"/>
            </w:tcBorders>
          </w:tcPr>
          <w:p w14:paraId="25CD305D" w14:textId="4DCE2380" w:rsidR="00C26F9C" w:rsidRPr="00103DCA" w:rsidDel="00260D88" w:rsidRDefault="00C26F9C" w:rsidP="00E307F9">
            <w:pPr>
              <w:bidi w:val="0"/>
              <w:ind w:left="748"/>
              <w:rPr>
                <w:del w:id="3794" w:author="רינת אביטל" w:date="2022-05-12T14:14:00Z"/>
                <w:rFonts w:ascii="Tahoma" w:hAnsi="Tahoma" w:cs="Tahoma"/>
                <w:sz w:val="20"/>
                <w:szCs w:val="20"/>
                <w:rPrChange w:id="3795" w:author="רינת אביטל" w:date="2022-05-12T09:18:00Z">
                  <w:rPr>
                    <w:del w:id="3796" w:author="רינת אביטל" w:date="2022-05-12T14:14:00Z"/>
                  </w:rPr>
                </w:rPrChange>
              </w:rPr>
            </w:pPr>
            <w:del w:id="3797" w:author="רינת אביטל" w:date="2022-05-12T14:14:00Z">
              <w:r w:rsidRPr="00103DCA" w:rsidDel="00260D88">
                <w:rPr>
                  <w:rFonts w:ascii="Tahoma" w:eastAsia="Arial" w:hAnsi="Tahoma" w:cs="Tahoma"/>
                  <w:sz w:val="24"/>
                  <w:szCs w:val="20"/>
                  <w:rPrChange w:id="3798" w:author="רינת אביטל" w:date="2022-05-12T09:18:00Z">
                    <w:rPr>
                      <w:rFonts w:ascii="Arial" w:eastAsia="Arial" w:hAnsi="Arial" w:cs="Arial"/>
                      <w:sz w:val="28"/>
                    </w:rPr>
                  </w:rPrChange>
                </w:rPr>
                <w:delText xml:space="preserve"> </w:delText>
              </w:r>
            </w:del>
          </w:p>
        </w:tc>
        <w:tc>
          <w:tcPr>
            <w:tcW w:w="1805" w:type="dxa"/>
            <w:tcBorders>
              <w:top w:val="single" w:sz="4" w:space="0" w:color="000000"/>
              <w:left w:val="single" w:sz="4" w:space="0" w:color="000000"/>
              <w:bottom w:val="single" w:sz="4" w:space="0" w:color="000000"/>
              <w:right w:val="single" w:sz="4" w:space="0" w:color="000000"/>
            </w:tcBorders>
          </w:tcPr>
          <w:p w14:paraId="4BC53714" w14:textId="0DB76E66" w:rsidR="00C26F9C" w:rsidRPr="00103DCA" w:rsidDel="00260D88" w:rsidRDefault="00C26F9C" w:rsidP="00E307F9">
            <w:pPr>
              <w:bidi w:val="0"/>
              <w:ind w:left="36"/>
              <w:rPr>
                <w:del w:id="3799" w:author="רינת אביטל" w:date="2022-05-12T14:14:00Z"/>
                <w:rFonts w:ascii="Tahoma" w:hAnsi="Tahoma" w:cs="Tahoma"/>
                <w:sz w:val="20"/>
                <w:szCs w:val="20"/>
                <w:rPrChange w:id="3800" w:author="רינת אביטל" w:date="2022-05-12T09:18:00Z">
                  <w:rPr>
                    <w:del w:id="3801" w:author="רינת אביטל" w:date="2022-05-12T14:14:00Z"/>
                  </w:rPr>
                </w:rPrChange>
              </w:rPr>
            </w:pPr>
            <w:del w:id="3802" w:author="רינת אביטל" w:date="2022-05-12T14:14:00Z">
              <w:r w:rsidRPr="00103DCA" w:rsidDel="00260D88">
                <w:rPr>
                  <w:rFonts w:ascii="Tahoma" w:eastAsia="Arial" w:hAnsi="Tahoma" w:cs="Tahoma"/>
                  <w:sz w:val="24"/>
                  <w:szCs w:val="20"/>
                  <w:rPrChange w:id="3803" w:author="רינת אביטל" w:date="2022-05-12T09:18:00Z">
                    <w:rPr>
                      <w:rFonts w:ascii="Arial" w:eastAsia="Arial" w:hAnsi="Arial" w:cs="Arial"/>
                      <w:sz w:val="28"/>
                    </w:rPr>
                  </w:rPrChange>
                </w:rPr>
                <w:delText xml:space="preserve"> </w:delText>
              </w:r>
              <w:r w:rsidRPr="00103DCA" w:rsidDel="00260D88">
                <w:rPr>
                  <w:rFonts w:ascii="Tahoma" w:eastAsia="Calibri" w:hAnsi="Tahoma" w:cs="Tahoma"/>
                  <w:sz w:val="24"/>
                  <w:szCs w:val="20"/>
                  <w:rPrChange w:id="3804" w:author="רינת אביטל" w:date="2022-05-12T09:18:00Z">
                    <w:rPr>
                      <w:rFonts w:ascii="Calibri" w:eastAsia="Calibri" w:hAnsi="Calibri" w:cs="Calibri"/>
                      <w:sz w:val="28"/>
                    </w:rPr>
                  </w:rPrChange>
                </w:rPr>
                <w:delText>u_LastName</w:delText>
              </w:r>
            </w:del>
          </w:p>
        </w:tc>
        <w:tc>
          <w:tcPr>
            <w:tcW w:w="1805" w:type="dxa"/>
            <w:tcBorders>
              <w:top w:val="single" w:sz="4" w:space="0" w:color="000000"/>
              <w:left w:val="single" w:sz="4" w:space="0" w:color="000000"/>
              <w:bottom w:val="single" w:sz="4" w:space="0" w:color="000000"/>
              <w:right w:val="single" w:sz="4" w:space="0" w:color="000000"/>
            </w:tcBorders>
          </w:tcPr>
          <w:p w14:paraId="67DEC531" w14:textId="5DB5CB2C" w:rsidR="00C26F9C" w:rsidRPr="00103DCA" w:rsidDel="00260D88" w:rsidRDefault="00C26F9C" w:rsidP="00E307F9">
            <w:pPr>
              <w:ind w:right="257"/>
              <w:rPr>
                <w:del w:id="3805" w:author="רינת אביטל" w:date="2022-05-12T14:14:00Z"/>
                <w:rFonts w:ascii="Tahoma" w:hAnsi="Tahoma" w:cs="Tahoma"/>
                <w:sz w:val="20"/>
                <w:szCs w:val="20"/>
                <w:rPrChange w:id="3806" w:author="רינת אביטל" w:date="2022-05-12T09:18:00Z">
                  <w:rPr>
                    <w:del w:id="3807" w:author="רינת אביטל" w:date="2022-05-12T14:14:00Z"/>
                  </w:rPr>
                </w:rPrChange>
              </w:rPr>
            </w:pPr>
            <w:del w:id="3808" w:author="רינת אביטל" w:date="2022-05-12T14:14:00Z">
              <w:r w:rsidRPr="00103DCA" w:rsidDel="00260D88">
                <w:rPr>
                  <w:rFonts w:ascii="Tahoma" w:eastAsia="Arial" w:hAnsi="Tahoma" w:cs="Tahoma"/>
                  <w:sz w:val="24"/>
                  <w:szCs w:val="24"/>
                  <w:rtl/>
                  <w:rPrChange w:id="3809" w:author="רינת אביטל" w:date="2022-05-12T09:18:00Z">
                    <w:rPr>
                      <w:rFonts w:ascii="Arial" w:eastAsia="Arial" w:hAnsi="Arial" w:cs="Arial"/>
                      <w:sz w:val="28"/>
                      <w:szCs w:val="28"/>
                      <w:rtl/>
                    </w:rPr>
                  </w:rPrChange>
                </w:rPr>
                <w:delText xml:space="preserve">שם משפח ה </w:delText>
              </w:r>
            </w:del>
          </w:p>
        </w:tc>
        <w:tc>
          <w:tcPr>
            <w:tcW w:w="1805" w:type="dxa"/>
            <w:tcBorders>
              <w:top w:val="single" w:sz="4" w:space="0" w:color="000000"/>
              <w:left w:val="single" w:sz="4" w:space="0" w:color="000000"/>
              <w:bottom w:val="single" w:sz="4" w:space="0" w:color="000000"/>
              <w:right w:val="single" w:sz="4" w:space="0" w:color="000000"/>
            </w:tcBorders>
          </w:tcPr>
          <w:p w14:paraId="683FDB37" w14:textId="72E55481" w:rsidR="00C26F9C" w:rsidRPr="00103DCA" w:rsidDel="00260D88" w:rsidRDefault="00C26F9C" w:rsidP="00E307F9">
            <w:pPr>
              <w:bidi w:val="0"/>
              <w:ind w:left="415"/>
              <w:rPr>
                <w:del w:id="3810" w:author="רינת אביטל" w:date="2022-05-12T14:14:00Z"/>
                <w:rFonts w:ascii="Tahoma" w:hAnsi="Tahoma" w:cs="Tahoma"/>
                <w:sz w:val="20"/>
                <w:szCs w:val="20"/>
                <w:rPrChange w:id="3811" w:author="רינת אביטל" w:date="2022-05-12T09:18:00Z">
                  <w:rPr>
                    <w:del w:id="3812" w:author="רינת אביטל" w:date="2022-05-12T14:14:00Z"/>
                  </w:rPr>
                </w:rPrChange>
              </w:rPr>
            </w:pPr>
            <w:del w:id="3813" w:author="רינת אביטל" w:date="2022-05-12T14:14:00Z">
              <w:r w:rsidRPr="00103DCA" w:rsidDel="00260D88">
                <w:rPr>
                  <w:rFonts w:ascii="Tahoma" w:eastAsia="Arial" w:hAnsi="Tahoma" w:cs="Tahoma"/>
                  <w:sz w:val="24"/>
                  <w:szCs w:val="20"/>
                  <w:rPrChange w:id="3814" w:author="רינת אביטל" w:date="2022-05-12T09:18:00Z">
                    <w:rPr>
                      <w:rFonts w:ascii="Arial" w:eastAsia="Arial" w:hAnsi="Arial" w:cs="Arial"/>
                      <w:sz w:val="28"/>
                    </w:rPr>
                  </w:rPrChange>
                </w:rPr>
                <w:delText xml:space="preserve"> </w:delText>
              </w:r>
              <w:r w:rsidRPr="00103DCA" w:rsidDel="00260D88">
                <w:rPr>
                  <w:rFonts w:ascii="Tahoma" w:eastAsia="Calibri" w:hAnsi="Tahoma" w:cs="Tahoma"/>
                  <w:sz w:val="24"/>
                  <w:szCs w:val="20"/>
                  <w:rPrChange w:id="3815" w:author="רינת אביטל" w:date="2022-05-12T09:18:00Z">
                    <w:rPr>
                      <w:rFonts w:ascii="Calibri" w:eastAsia="Calibri" w:hAnsi="Calibri" w:cs="Calibri"/>
                      <w:sz w:val="28"/>
                    </w:rPr>
                  </w:rPrChange>
                </w:rPr>
                <w:delText>String</w:delText>
              </w:r>
            </w:del>
          </w:p>
        </w:tc>
        <w:tc>
          <w:tcPr>
            <w:tcW w:w="1804" w:type="dxa"/>
            <w:tcBorders>
              <w:top w:val="single" w:sz="4" w:space="0" w:color="000000"/>
              <w:left w:val="single" w:sz="4" w:space="0" w:color="000000"/>
              <w:bottom w:val="single" w:sz="4" w:space="0" w:color="000000"/>
              <w:right w:val="single" w:sz="4" w:space="0" w:color="000000"/>
            </w:tcBorders>
          </w:tcPr>
          <w:p w14:paraId="74C9B4D4" w14:textId="748D66C3" w:rsidR="00C26F9C" w:rsidRPr="00103DCA" w:rsidDel="00260D88" w:rsidRDefault="00C26F9C" w:rsidP="00E307F9">
            <w:pPr>
              <w:bidi w:val="0"/>
              <w:ind w:left="747"/>
              <w:rPr>
                <w:del w:id="3816" w:author="רינת אביטל" w:date="2022-05-12T14:14:00Z"/>
                <w:rFonts w:ascii="Tahoma" w:hAnsi="Tahoma" w:cs="Tahoma"/>
                <w:sz w:val="20"/>
                <w:szCs w:val="20"/>
                <w:rPrChange w:id="3817" w:author="רינת אביטל" w:date="2022-05-12T09:18:00Z">
                  <w:rPr>
                    <w:del w:id="3818" w:author="רינת אביטל" w:date="2022-05-12T14:14:00Z"/>
                  </w:rPr>
                </w:rPrChange>
              </w:rPr>
            </w:pPr>
            <w:del w:id="3819" w:author="רינת אביטל" w:date="2022-05-12T14:14:00Z">
              <w:r w:rsidRPr="00103DCA" w:rsidDel="00260D88">
                <w:rPr>
                  <w:rFonts w:ascii="Tahoma" w:eastAsia="Arial" w:hAnsi="Tahoma" w:cs="Tahoma"/>
                  <w:sz w:val="24"/>
                  <w:szCs w:val="20"/>
                  <w:rPrChange w:id="3820" w:author="רינת אביטל" w:date="2022-05-12T09:18:00Z">
                    <w:rPr>
                      <w:rFonts w:ascii="Arial" w:eastAsia="Arial" w:hAnsi="Arial" w:cs="Arial"/>
                      <w:sz w:val="28"/>
                    </w:rPr>
                  </w:rPrChange>
                </w:rPr>
                <w:delText xml:space="preserve"> </w:delText>
              </w:r>
            </w:del>
          </w:p>
        </w:tc>
      </w:tr>
    </w:tbl>
    <w:p w14:paraId="73A181C9" w14:textId="3F989DE2" w:rsidR="00C26F9C" w:rsidRPr="00103DCA" w:rsidDel="00260D88" w:rsidRDefault="00C26F9C" w:rsidP="00C26F9C">
      <w:pPr>
        <w:ind w:left="1440"/>
        <w:rPr>
          <w:del w:id="3821" w:author="רינת אביטל" w:date="2022-05-12T14:14:00Z"/>
          <w:rFonts w:ascii="Tahoma" w:hAnsi="Tahoma" w:cs="Tahoma"/>
          <w:sz w:val="20"/>
          <w:szCs w:val="20"/>
          <w:rtl/>
          <w:rPrChange w:id="3822" w:author="רינת אביטל" w:date="2022-05-12T09:18:00Z">
            <w:rPr>
              <w:del w:id="3823" w:author="רינת אביטל" w:date="2022-05-12T14:14:00Z"/>
              <w:rtl/>
            </w:rPr>
          </w:rPrChange>
        </w:rPr>
      </w:pPr>
    </w:p>
    <w:p w14:paraId="5CE9CD64" w14:textId="5CEDC18A" w:rsidR="008810FC" w:rsidRPr="00103DCA" w:rsidDel="00260D88" w:rsidRDefault="008810FC" w:rsidP="00C26F9C">
      <w:pPr>
        <w:ind w:left="1440"/>
        <w:rPr>
          <w:del w:id="3824" w:author="רינת אביטל" w:date="2022-05-12T14:14:00Z"/>
          <w:rFonts w:ascii="Tahoma" w:hAnsi="Tahoma" w:cs="Tahoma"/>
          <w:sz w:val="20"/>
          <w:szCs w:val="20"/>
          <w:rtl/>
          <w:rPrChange w:id="3825" w:author="רינת אביטל" w:date="2022-05-12T09:18:00Z">
            <w:rPr>
              <w:del w:id="3826" w:author="רינת אביטל" w:date="2022-05-12T14:14:00Z"/>
              <w:rtl/>
            </w:rPr>
          </w:rPrChange>
        </w:rPr>
      </w:pPr>
    </w:p>
    <w:p w14:paraId="1935326A" w14:textId="2826AE31" w:rsidR="008810FC" w:rsidRPr="00103DCA" w:rsidDel="00260D88" w:rsidRDefault="008810FC" w:rsidP="00C26F9C">
      <w:pPr>
        <w:ind w:left="1440"/>
        <w:rPr>
          <w:del w:id="3827" w:author="רינת אביטל" w:date="2022-05-12T14:14:00Z"/>
          <w:rFonts w:ascii="Tahoma" w:hAnsi="Tahoma" w:cs="Tahoma"/>
          <w:sz w:val="20"/>
          <w:szCs w:val="20"/>
          <w:rtl/>
          <w:rPrChange w:id="3828" w:author="רינת אביטל" w:date="2022-05-12T09:18:00Z">
            <w:rPr>
              <w:del w:id="3829" w:author="רינת אביטל" w:date="2022-05-12T14:14:00Z"/>
              <w:rtl/>
            </w:rPr>
          </w:rPrChange>
        </w:rPr>
      </w:pPr>
    </w:p>
    <w:p w14:paraId="6A03AB01" w14:textId="2495476F" w:rsidR="008810FC" w:rsidRPr="00103DCA" w:rsidDel="00260D88" w:rsidRDefault="008810FC" w:rsidP="00C26F9C">
      <w:pPr>
        <w:ind w:left="1440"/>
        <w:rPr>
          <w:del w:id="3830" w:author="רינת אביטל" w:date="2022-05-12T14:16:00Z"/>
          <w:rFonts w:ascii="Tahoma" w:hAnsi="Tahoma" w:cs="Tahoma"/>
          <w:sz w:val="20"/>
          <w:szCs w:val="20"/>
          <w:rtl/>
          <w:rPrChange w:id="3831" w:author="רינת אביטל" w:date="2022-05-12T09:18:00Z">
            <w:rPr>
              <w:del w:id="3832" w:author="רינת אביטל" w:date="2022-05-12T14:16:00Z"/>
              <w:rtl/>
            </w:rPr>
          </w:rPrChange>
        </w:rPr>
      </w:pPr>
    </w:p>
    <w:p w14:paraId="4E367AEF" w14:textId="5E41879A" w:rsidR="008810FC" w:rsidRPr="00103DCA" w:rsidRDefault="008810FC" w:rsidP="00C26F9C">
      <w:pPr>
        <w:ind w:left="1440"/>
        <w:rPr>
          <w:rFonts w:ascii="Tahoma" w:hAnsi="Tahoma" w:cs="Tahoma"/>
          <w:sz w:val="20"/>
          <w:szCs w:val="20"/>
          <w:rtl/>
          <w:rPrChange w:id="3833" w:author="רינת אביטל" w:date="2022-05-12T09:18:00Z">
            <w:rPr>
              <w:rtl/>
            </w:rPr>
          </w:rPrChange>
        </w:rPr>
      </w:pPr>
    </w:p>
    <w:p w14:paraId="12FC0B25" w14:textId="3129E134" w:rsidR="008810FC" w:rsidRPr="00103DCA" w:rsidRDefault="008810FC" w:rsidP="00C26F9C">
      <w:pPr>
        <w:ind w:left="1440"/>
        <w:rPr>
          <w:rFonts w:ascii="Tahoma" w:hAnsi="Tahoma" w:cs="Tahoma"/>
          <w:sz w:val="20"/>
          <w:szCs w:val="20"/>
          <w:rtl/>
          <w:rPrChange w:id="3834" w:author="רינת אביטל" w:date="2022-05-12T09:18:00Z">
            <w:rPr>
              <w:rtl/>
            </w:rPr>
          </w:rPrChange>
        </w:rPr>
      </w:pPr>
    </w:p>
    <w:p w14:paraId="2EB16733" w14:textId="7E7880D8" w:rsidR="008810FC" w:rsidRPr="00103DCA" w:rsidRDefault="008810FC" w:rsidP="00C26F9C">
      <w:pPr>
        <w:ind w:left="1440"/>
        <w:rPr>
          <w:rFonts w:ascii="Tahoma" w:hAnsi="Tahoma" w:cs="Tahoma"/>
          <w:sz w:val="20"/>
          <w:szCs w:val="20"/>
          <w:rtl/>
          <w:rPrChange w:id="3835" w:author="רינת אביטל" w:date="2022-05-12T09:18:00Z">
            <w:rPr>
              <w:rtl/>
            </w:rPr>
          </w:rPrChange>
        </w:rPr>
      </w:pPr>
    </w:p>
    <w:p w14:paraId="6FF3E0EB" w14:textId="74E5A4E0" w:rsidR="00D70154" w:rsidRPr="00103DCA" w:rsidRDefault="00D70154" w:rsidP="00C26F9C">
      <w:pPr>
        <w:ind w:left="1440"/>
        <w:rPr>
          <w:rFonts w:ascii="Tahoma" w:hAnsi="Tahoma" w:cs="Tahoma"/>
          <w:sz w:val="20"/>
          <w:szCs w:val="20"/>
          <w:rtl/>
          <w:rPrChange w:id="3836" w:author="רינת אביטל" w:date="2022-05-12T09:18:00Z">
            <w:rPr>
              <w:rtl/>
            </w:rPr>
          </w:rPrChange>
        </w:rPr>
      </w:pPr>
    </w:p>
    <w:p w14:paraId="28F32428" w14:textId="12BED2E6" w:rsidR="00D70154" w:rsidRPr="00103DCA" w:rsidRDefault="00D70154" w:rsidP="00C26F9C">
      <w:pPr>
        <w:ind w:left="1440"/>
        <w:rPr>
          <w:rFonts w:ascii="Tahoma" w:hAnsi="Tahoma" w:cs="Tahoma"/>
          <w:sz w:val="20"/>
          <w:szCs w:val="20"/>
          <w:rtl/>
          <w:rPrChange w:id="3837" w:author="רינת אביטל" w:date="2022-05-12T09:18:00Z">
            <w:rPr>
              <w:rtl/>
            </w:rPr>
          </w:rPrChange>
        </w:rPr>
      </w:pPr>
    </w:p>
    <w:p w14:paraId="3DAD7628" w14:textId="429AA3A3" w:rsidR="00D70154" w:rsidRPr="00103DCA" w:rsidRDefault="00D70154" w:rsidP="00C26F9C">
      <w:pPr>
        <w:ind w:left="1440"/>
        <w:rPr>
          <w:rFonts w:ascii="Tahoma" w:hAnsi="Tahoma" w:cs="Tahoma"/>
          <w:sz w:val="20"/>
          <w:szCs w:val="20"/>
          <w:rtl/>
          <w:rPrChange w:id="3838" w:author="רינת אביטל" w:date="2022-05-12T09:18:00Z">
            <w:rPr>
              <w:rtl/>
            </w:rPr>
          </w:rPrChange>
        </w:rPr>
      </w:pPr>
    </w:p>
    <w:p w14:paraId="41848C84" w14:textId="150F77CD" w:rsidR="00D70154" w:rsidRPr="00103DCA" w:rsidRDefault="00D70154" w:rsidP="00C26F9C">
      <w:pPr>
        <w:ind w:left="1440"/>
        <w:rPr>
          <w:rFonts w:ascii="Tahoma" w:hAnsi="Tahoma" w:cs="Tahoma"/>
          <w:sz w:val="20"/>
          <w:szCs w:val="20"/>
          <w:rtl/>
          <w:rPrChange w:id="3839" w:author="רינת אביטל" w:date="2022-05-12T09:18:00Z">
            <w:rPr>
              <w:rtl/>
            </w:rPr>
          </w:rPrChange>
        </w:rPr>
      </w:pPr>
    </w:p>
    <w:p w14:paraId="0D73B0C4" w14:textId="33E61CDC" w:rsidR="00D70154" w:rsidRDefault="00D70154" w:rsidP="00C26F9C">
      <w:pPr>
        <w:ind w:left="1440"/>
        <w:rPr>
          <w:ins w:id="3840" w:author="רינת אביטל" w:date="2022-05-12T14:16:00Z"/>
          <w:rFonts w:ascii="Tahoma" w:hAnsi="Tahoma" w:cs="Tahoma"/>
          <w:sz w:val="20"/>
          <w:szCs w:val="20"/>
          <w:rtl/>
        </w:rPr>
      </w:pPr>
    </w:p>
    <w:p w14:paraId="1DEDE3FD" w14:textId="0C39F33F" w:rsidR="00260D88" w:rsidRDefault="00260D88" w:rsidP="00C26F9C">
      <w:pPr>
        <w:ind w:left="1440"/>
        <w:rPr>
          <w:ins w:id="3841" w:author="רינת אביטל" w:date="2022-05-12T14:16:00Z"/>
          <w:rFonts w:ascii="Tahoma" w:hAnsi="Tahoma" w:cs="Tahoma"/>
          <w:sz w:val="20"/>
          <w:szCs w:val="20"/>
          <w:rtl/>
        </w:rPr>
      </w:pPr>
    </w:p>
    <w:p w14:paraId="26355EA0" w14:textId="172C6816" w:rsidR="00260D88" w:rsidRDefault="00260D88" w:rsidP="00C26F9C">
      <w:pPr>
        <w:ind w:left="1440"/>
        <w:rPr>
          <w:ins w:id="3842" w:author="רינת אביטל" w:date="2022-05-12T14:16:00Z"/>
          <w:rFonts w:ascii="Tahoma" w:hAnsi="Tahoma" w:cs="Tahoma"/>
          <w:sz w:val="20"/>
          <w:szCs w:val="20"/>
          <w:rtl/>
        </w:rPr>
      </w:pPr>
    </w:p>
    <w:p w14:paraId="1DA1DF26" w14:textId="48513E4A" w:rsidR="00260D88" w:rsidRDefault="00260D88" w:rsidP="00C26F9C">
      <w:pPr>
        <w:ind w:left="1440"/>
        <w:rPr>
          <w:ins w:id="3843" w:author="רינת אביטל" w:date="2022-05-12T14:16:00Z"/>
          <w:rFonts w:ascii="Tahoma" w:hAnsi="Tahoma" w:cs="Tahoma"/>
          <w:sz w:val="20"/>
          <w:szCs w:val="20"/>
          <w:rtl/>
        </w:rPr>
      </w:pPr>
    </w:p>
    <w:p w14:paraId="6FCF87CE" w14:textId="2BDEFD8A" w:rsidR="00260D88" w:rsidRDefault="00260D88" w:rsidP="00C26F9C">
      <w:pPr>
        <w:ind w:left="1440"/>
        <w:rPr>
          <w:ins w:id="3844" w:author="רינת אביטל" w:date="2022-05-12T14:16:00Z"/>
          <w:rFonts w:ascii="Tahoma" w:hAnsi="Tahoma" w:cs="Tahoma"/>
          <w:sz w:val="20"/>
          <w:szCs w:val="20"/>
          <w:rtl/>
        </w:rPr>
      </w:pPr>
    </w:p>
    <w:p w14:paraId="24B15A6C" w14:textId="0EC55FEA" w:rsidR="00260D88" w:rsidRDefault="00260D88" w:rsidP="00C26F9C">
      <w:pPr>
        <w:ind w:left="1440"/>
        <w:rPr>
          <w:ins w:id="3845" w:author="רינת אביטל" w:date="2022-05-12T14:16:00Z"/>
          <w:rFonts w:ascii="Tahoma" w:hAnsi="Tahoma" w:cs="Tahoma"/>
          <w:sz w:val="20"/>
          <w:szCs w:val="20"/>
          <w:rtl/>
        </w:rPr>
      </w:pPr>
    </w:p>
    <w:p w14:paraId="44FD5D10" w14:textId="77CFDCF5" w:rsidR="00260D88" w:rsidRDefault="00260D88" w:rsidP="00C26F9C">
      <w:pPr>
        <w:ind w:left="1440"/>
        <w:rPr>
          <w:ins w:id="3846" w:author="רינת אביטל" w:date="2022-05-12T14:16:00Z"/>
          <w:rFonts w:ascii="Tahoma" w:hAnsi="Tahoma" w:cs="Tahoma"/>
          <w:sz w:val="20"/>
          <w:szCs w:val="20"/>
          <w:rtl/>
        </w:rPr>
      </w:pPr>
    </w:p>
    <w:p w14:paraId="7C5C9711" w14:textId="2313F896" w:rsidR="00260D88" w:rsidRDefault="00260D88" w:rsidP="00C26F9C">
      <w:pPr>
        <w:ind w:left="1440"/>
        <w:rPr>
          <w:ins w:id="3847" w:author="רינת אביטל" w:date="2022-05-12T14:16:00Z"/>
          <w:rFonts w:ascii="Tahoma" w:hAnsi="Tahoma" w:cs="Tahoma"/>
          <w:sz w:val="20"/>
          <w:szCs w:val="20"/>
          <w:rtl/>
        </w:rPr>
      </w:pPr>
    </w:p>
    <w:p w14:paraId="503461C4" w14:textId="77777777" w:rsidR="00260D88" w:rsidRPr="00103DCA" w:rsidRDefault="00260D88" w:rsidP="00C26F9C">
      <w:pPr>
        <w:ind w:left="1440"/>
        <w:rPr>
          <w:rFonts w:ascii="Tahoma" w:hAnsi="Tahoma" w:cs="Tahoma"/>
          <w:sz w:val="20"/>
          <w:szCs w:val="20"/>
          <w:rtl/>
          <w:rPrChange w:id="3848" w:author="רינת אביטל" w:date="2022-05-12T09:18:00Z">
            <w:rPr>
              <w:rtl/>
            </w:rPr>
          </w:rPrChange>
        </w:rPr>
      </w:pPr>
    </w:p>
    <w:p w14:paraId="04393859" w14:textId="223360E9" w:rsidR="00D70154" w:rsidRPr="00103DCA" w:rsidRDefault="00D70154" w:rsidP="00C26F9C">
      <w:pPr>
        <w:ind w:left="1440"/>
        <w:rPr>
          <w:rFonts w:ascii="Tahoma" w:hAnsi="Tahoma" w:cs="Tahoma"/>
          <w:sz w:val="20"/>
          <w:szCs w:val="20"/>
          <w:rtl/>
          <w:rPrChange w:id="3849" w:author="רינת אביטל" w:date="2022-05-12T09:18:00Z">
            <w:rPr>
              <w:rtl/>
            </w:rPr>
          </w:rPrChange>
        </w:rPr>
      </w:pPr>
    </w:p>
    <w:p w14:paraId="4FA11A36" w14:textId="77777777" w:rsidR="00D70154" w:rsidRPr="00103DCA" w:rsidRDefault="00D70154" w:rsidP="00C26F9C">
      <w:pPr>
        <w:ind w:left="1440"/>
        <w:rPr>
          <w:rFonts w:ascii="Tahoma" w:hAnsi="Tahoma" w:cs="Tahoma"/>
          <w:sz w:val="20"/>
          <w:szCs w:val="20"/>
          <w:rtl/>
          <w:rPrChange w:id="3850" w:author="רינת אביטל" w:date="2022-05-12T09:18:00Z">
            <w:rPr>
              <w:rtl/>
            </w:rPr>
          </w:rPrChange>
        </w:rPr>
      </w:pPr>
    </w:p>
    <w:p w14:paraId="1E34BF61" w14:textId="26EA8656" w:rsidR="008810FC" w:rsidRPr="00103DCA" w:rsidRDefault="008810FC" w:rsidP="00C26F9C">
      <w:pPr>
        <w:ind w:left="1440"/>
        <w:rPr>
          <w:rFonts w:ascii="Tahoma" w:hAnsi="Tahoma" w:cs="Tahoma"/>
          <w:sz w:val="20"/>
          <w:szCs w:val="20"/>
          <w:rtl/>
          <w:rPrChange w:id="3851" w:author="רינת אביטל" w:date="2022-05-12T09:18:00Z">
            <w:rPr>
              <w:rtl/>
            </w:rPr>
          </w:rPrChange>
        </w:rPr>
      </w:pPr>
    </w:p>
    <w:p w14:paraId="4614BAFD" w14:textId="279B6E8E" w:rsidR="008810FC" w:rsidRPr="00103DCA" w:rsidRDefault="008810FC" w:rsidP="00C26F9C">
      <w:pPr>
        <w:ind w:left="1440"/>
        <w:rPr>
          <w:rFonts w:ascii="Tahoma" w:hAnsi="Tahoma" w:cs="Tahoma"/>
          <w:sz w:val="20"/>
          <w:szCs w:val="20"/>
          <w:rtl/>
          <w:rPrChange w:id="3852" w:author="רינת אביטל" w:date="2022-05-12T09:18:00Z">
            <w:rPr>
              <w:rtl/>
            </w:rPr>
          </w:rPrChange>
        </w:rPr>
      </w:pPr>
    </w:p>
    <w:p w14:paraId="662EE010" w14:textId="4C407CEC" w:rsidR="0051280A" w:rsidRPr="00103DCA" w:rsidRDefault="0051280A" w:rsidP="00274657">
      <w:pPr>
        <w:pStyle w:val="1"/>
        <w:numPr>
          <w:ilvl w:val="0"/>
          <w:numId w:val="7"/>
        </w:numPr>
        <w:spacing w:line="480" w:lineRule="auto"/>
        <w:jc w:val="center"/>
        <w:rPr>
          <w:rFonts w:ascii="Tahoma" w:hAnsi="Tahoma" w:cs="Tahoma"/>
          <w:b/>
          <w:bCs/>
          <w:sz w:val="40"/>
          <w:szCs w:val="40"/>
          <w:rPrChange w:id="3853" w:author="רינת אביטל" w:date="2022-05-12T09:18:00Z">
            <w:rPr>
              <w:b/>
              <w:bCs/>
              <w:sz w:val="44"/>
              <w:szCs w:val="44"/>
            </w:rPr>
          </w:rPrChange>
        </w:rPr>
      </w:pPr>
      <w:bookmarkStart w:id="3854" w:name="_Toc103039632"/>
      <w:r w:rsidRPr="00103DCA">
        <w:rPr>
          <w:rFonts w:ascii="Tahoma" w:hAnsi="Tahoma" w:cs="Tahoma"/>
          <w:b/>
          <w:bCs/>
          <w:color w:val="89D7C3"/>
          <w:sz w:val="40"/>
          <w:szCs w:val="40"/>
          <w:rtl/>
          <w:rPrChange w:id="3855" w:author="רינת אביטל" w:date="2022-05-12T09:18:00Z">
            <w:rPr>
              <w:rFonts w:hint="cs"/>
              <w:b/>
              <w:bCs/>
              <w:color w:val="89D7C3"/>
              <w:sz w:val="44"/>
              <w:szCs w:val="44"/>
              <w:rtl/>
            </w:rPr>
          </w:rPrChange>
        </w:rPr>
        <w:lastRenderedPageBreak/>
        <w:t>מדריך למשתמש</w:t>
      </w:r>
      <w:bookmarkEnd w:id="3854"/>
    </w:p>
    <w:p w14:paraId="610550C2" w14:textId="59B0E28B" w:rsidR="0051280A" w:rsidRPr="00103DCA" w:rsidRDefault="0051280A" w:rsidP="00274657">
      <w:pPr>
        <w:pStyle w:val="2"/>
        <w:numPr>
          <w:ilvl w:val="1"/>
          <w:numId w:val="7"/>
        </w:numPr>
        <w:spacing w:line="360" w:lineRule="auto"/>
        <w:rPr>
          <w:rFonts w:ascii="Tahoma" w:hAnsi="Tahoma" w:cs="Tahoma"/>
          <w:b/>
          <w:bCs/>
          <w:sz w:val="36"/>
          <w:szCs w:val="36"/>
          <w:rtl/>
          <w:rPrChange w:id="3856" w:author="רינת אביטל" w:date="2022-05-12T09:18:00Z">
            <w:rPr>
              <w:b/>
              <w:bCs/>
              <w:sz w:val="40"/>
              <w:szCs w:val="40"/>
              <w:rtl/>
            </w:rPr>
          </w:rPrChange>
        </w:rPr>
      </w:pPr>
      <w:bookmarkStart w:id="3857" w:name="_Toc103039633"/>
      <w:r w:rsidRPr="00103DCA">
        <w:rPr>
          <w:rFonts w:ascii="Tahoma" w:hAnsi="Tahoma" w:cs="Tahoma"/>
          <w:b/>
          <w:bCs/>
          <w:color w:val="89D7C3"/>
          <w:sz w:val="36"/>
          <w:szCs w:val="36"/>
          <w:rtl/>
          <w:rPrChange w:id="3858" w:author="רינת אביטל" w:date="2022-05-12T09:18:00Z">
            <w:rPr>
              <w:rFonts w:hint="cs"/>
              <w:b/>
              <w:bCs/>
              <w:color w:val="89D7C3"/>
              <w:sz w:val="40"/>
              <w:szCs w:val="40"/>
              <w:rtl/>
            </w:rPr>
          </w:rPrChange>
        </w:rPr>
        <w:t>תיאור המסכים</w:t>
      </w:r>
      <w:bookmarkEnd w:id="3857"/>
    </w:p>
    <w:p w14:paraId="1CB6E092" w14:textId="77777777" w:rsidR="002C1F5D" w:rsidRPr="00103DCA" w:rsidRDefault="002C1F5D" w:rsidP="002C1F5D">
      <w:pPr>
        <w:rPr>
          <w:rFonts w:ascii="Tahoma" w:hAnsi="Tahoma" w:cs="Tahoma" w:hint="cs"/>
          <w:sz w:val="20"/>
          <w:szCs w:val="20"/>
          <w:rtl/>
          <w:rPrChange w:id="3859" w:author="רינת אביטל" w:date="2022-05-12T09:18:00Z">
            <w:rPr>
              <w:rtl/>
            </w:rPr>
          </w:rPrChange>
        </w:rPr>
      </w:pPr>
    </w:p>
    <w:p w14:paraId="4448E6C0" w14:textId="2A6DBB7D" w:rsidR="002C1F5D" w:rsidRPr="00103DCA" w:rsidRDefault="005C14B4" w:rsidP="002C1F5D">
      <w:pPr>
        <w:rPr>
          <w:rFonts w:ascii="Tahoma" w:hAnsi="Tahoma" w:cs="Tahoma"/>
          <w:sz w:val="20"/>
          <w:szCs w:val="20"/>
          <w:rtl/>
          <w:rPrChange w:id="3860" w:author="רינת אביטל" w:date="2022-05-12T09:18:00Z">
            <w:rPr>
              <w:rtl/>
            </w:rPr>
          </w:rPrChange>
        </w:rPr>
      </w:pPr>
      <w:ins w:id="3861" w:author="רינת אביטל" w:date="2022-05-12T14:11:00Z">
        <w:r>
          <w:rPr>
            <w:noProof/>
          </w:rPr>
          <w:drawing>
            <wp:inline distT="0" distB="0" distL="0" distR="0" wp14:anchorId="02D35026" wp14:editId="7FB68589">
              <wp:extent cx="4752381" cy="4761905"/>
              <wp:effectExtent l="0" t="0" r="0" b="63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381" cy="4761905"/>
                      </a:xfrm>
                      <a:prstGeom prst="rect">
                        <a:avLst/>
                      </a:prstGeom>
                    </pic:spPr>
                  </pic:pic>
                </a:graphicData>
              </a:graphic>
            </wp:inline>
          </w:drawing>
        </w:r>
      </w:ins>
      <w:del w:id="3862" w:author="רינת אביטל" w:date="2022-05-12T14:11:00Z">
        <w:r w:rsidR="002C1F5D" w:rsidRPr="00103DCA" w:rsidDel="005C14B4">
          <w:rPr>
            <w:rFonts w:ascii="Tahoma" w:hAnsi="Tahoma" w:cs="Tahoma"/>
            <w:noProof/>
            <w:sz w:val="20"/>
            <w:szCs w:val="20"/>
            <w:rPrChange w:id="3863" w:author="רינת אביטל" w:date="2022-05-12T09:18:00Z">
              <w:rPr>
                <w:noProof/>
              </w:rPr>
            </w:rPrChange>
          </w:rPr>
          <w:drawing>
            <wp:inline distT="0" distB="0" distL="0" distR="0" wp14:anchorId="4A745F9B" wp14:editId="4EBE696D">
              <wp:extent cx="5274310" cy="4699801"/>
              <wp:effectExtent l="0" t="0" r="2540" b="571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699801"/>
                      </a:xfrm>
                      <a:prstGeom prst="rect">
                        <a:avLst/>
                      </a:prstGeom>
                      <a:noFill/>
                      <a:ln>
                        <a:noFill/>
                      </a:ln>
                    </pic:spPr>
                  </pic:pic>
                </a:graphicData>
              </a:graphic>
            </wp:inline>
          </w:drawing>
        </w:r>
      </w:del>
    </w:p>
    <w:p w14:paraId="3472B4F0" w14:textId="24E51B2A" w:rsidR="00C26F9C" w:rsidRPr="00103DCA" w:rsidRDefault="00C26F9C" w:rsidP="00C26F9C">
      <w:pPr>
        <w:ind w:left="1440"/>
        <w:rPr>
          <w:rFonts w:ascii="Tahoma" w:hAnsi="Tahoma" w:cs="Tahoma"/>
          <w:sz w:val="20"/>
          <w:szCs w:val="20"/>
          <w:rtl/>
          <w:rPrChange w:id="3864" w:author="רינת אביטל" w:date="2022-05-12T09:18:00Z">
            <w:rPr>
              <w:rtl/>
            </w:rPr>
          </w:rPrChange>
        </w:rPr>
      </w:pPr>
      <w:r w:rsidRPr="00103DCA">
        <w:rPr>
          <w:rFonts w:ascii="Tahoma" w:hAnsi="Tahoma" w:cs="Tahoma"/>
          <w:sz w:val="20"/>
          <w:szCs w:val="20"/>
          <w:rtl/>
          <w:rPrChange w:id="3865" w:author="רינת אביטל" w:date="2022-05-12T09:18:00Z">
            <w:rPr>
              <w:rtl/>
            </w:rPr>
          </w:rPrChange>
        </w:rPr>
        <w:br/>
      </w:r>
    </w:p>
    <w:p w14:paraId="49B3B55A" w14:textId="0E41239A" w:rsidR="0036161A" w:rsidRPr="00103DCA" w:rsidRDefault="0036161A" w:rsidP="00C26F9C">
      <w:pPr>
        <w:ind w:left="1440"/>
        <w:rPr>
          <w:rFonts w:ascii="Tahoma" w:hAnsi="Tahoma" w:cs="Tahoma"/>
          <w:sz w:val="20"/>
          <w:szCs w:val="20"/>
          <w:rtl/>
          <w:rPrChange w:id="3866" w:author="רינת אביטל" w:date="2022-05-12T09:18:00Z">
            <w:rPr>
              <w:rtl/>
            </w:rPr>
          </w:rPrChange>
        </w:rPr>
      </w:pPr>
    </w:p>
    <w:p w14:paraId="73FF7F9E" w14:textId="2CBDD6B2" w:rsidR="0036161A" w:rsidRPr="00103DCA" w:rsidRDefault="0036161A" w:rsidP="00C26F9C">
      <w:pPr>
        <w:ind w:left="1440"/>
        <w:rPr>
          <w:rFonts w:ascii="Tahoma" w:hAnsi="Tahoma" w:cs="Tahoma"/>
          <w:sz w:val="20"/>
          <w:szCs w:val="20"/>
          <w:rtl/>
          <w:rPrChange w:id="3867" w:author="רינת אביטל" w:date="2022-05-12T09:18:00Z">
            <w:rPr>
              <w:rtl/>
            </w:rPr>
          </w:rPrChange>
        </w:rPr>
      </w:pPr>
    </w:p>
    <w:p w14:paraId="09E2428F" w14:textId="79B034D8" w:rsidR="0036161A" w:rsidRPr="00103DCA" w:rsidRDefault="0036161A" w:rsidP="00C26F9C">
      <w:pPr>
        <w:ind w:left="1440"/>
        <w:rPr>
          <w:rFonts w:ascii="Tahoma" w:hAnsi="Tahoma" w:cs="Tahoma"/>
          <w:sz w:val="20"/>
          <w:szCs w:val="20"/>
          <w:rtl/>
          <w:rPrChange w:id="3868" w:author="רינת אביטל" w:date="2022-05-12T09:18:00Z">
            <w:rPr>
              <w:rtl/>
            </w:rPr>
          </w:rPrChange>
        </w:rPr>
      </w:pPr>
    </w:p>
    <w:p w14:paraId="77E8436B" w14:textId="34D554C0" w:rsidR="0036161A" w:rsidRPr="00103DCA" w:rsidRDefault="0036161A" w:rsidP="00C26F9C">
      <w:pPr>
        <w:ind w:left="1440"/>
        <w:rPr>
          <w:rFonts w:ascii="Tahoma" w:hAnsi="Tahoma" w:cs="Tahoma"/>
          <w:sz w:val="20"/>
          <w:szCs w:val="20"/>
          <w:rtl/>
          <w:rPrChange w:id="3869" w:author="רינת אביטל" w:date="2022-05-12T09:18:00Z">
            <w:rPr>
              <w:rtl/>
            </w:rPr>
          </w:rPrChange>
        </w:rPr>
      </w:pPr>
    </w:p>
    <w:p w14:paraId="772114E6" w14:textId="70AE3D8C" w:rsidR="0036161A" w:rsidRPr="00103DCA" w:rsidRDefault="0036161A" w:rsidP="00C26F9C">
      <w:pPr>
        <w:ind w:left="1440"/>
        <w:rPr>
          <w:rFonts w:ascii="Tahoma" w:hAnsi="Tahoma" w:cs="Tahoma"/>
          <w:sz w:val="20"/>
          <w:szCs w:val="20"/>
          <w:rtl/>
          <w:rPrChange w:id="3870" w:author="רינת אביטל" w:date="2022-05-12T09:18:00Z">
            <w:rPr>
              <w:rtl/>
            </w:rPr>
          </w:rPrChange>
        </w:rPr>
      </w:pPr>
    </w:p>
    <w:p w14:paraId="677C0D6E" w14:textId="5B363C91" w:rsidR="0036161A" w:rsidRPr="00103DCA" w:rsidRDefault="0036161A" w:rsidP="00C26F9C">
      <w:pPr>
        <w:ind w:left="1440"/>
        <w:rPr>
          <w:rFonts w:ascii="Tahoma" w:hAnsi="Tahoma" w:cs="Tahoma"/>
          <w:sz w:val="20"/>
          <w:szCs w:val="20"/>
          <w:rtl/>
          <w:rPrChange w:id="3871" w:author="רינת אביטל" w:date="2022-05-12T09:18:00Z">
            <w:rPr>
              <w:rtl/>
            </w:rPr>
          </w:rPrChange>
        </w:rPr>
      </w:pPr>
    </w:p>
    <w:p w14:paraId="5E5E6F3B" w14:textId="77777777" w:rsidR="0036161A" w:rsidRPr="00103DCA" w:rsidRDefault="0036161A" w:rsidP="00274657">
      <w:pPr>
        <w:rPr>
          <w:rFonts w:ascii="Tahoma" w:hAnsi="Tahoma" w:cs="Tahoma"/>
          <w:sz w:val="20"/>
          <w:szCs w:val="20"/>
          <w:rtl/>
          <w:rPrChange w:id="3872" w:author="רינת אביטל" w:date="2022-05-12T09:18:00Z">
            <w:rPr>
              <w:rtl/>
            </w:rPr>
          </w:rPrChange>
        </w:rPr>
      </w:pPr>
    </w:p>
    <w:p w14:paraId="2A19141A" w14:textId="332628EE" w:rsidR="0051280A" w:rsidRPr="00103DCA" w:rsidRDefault="0051280A" w:rsidP="00274657">
      <w:pPr>
        <w:pStyle w:val="2"/>
        <w:numPr>
          <w:ilvl w:val="1"/>
          <w:numId w:val="7"/>
        </w:numPr>
        <w:spacing w:line="360" w:lineRule="auto"/>
        <w:rPr>
          <w:rFonts w:ascii="Tahoma" w:hAnsi="Tahoma" w:cs="Tahoma"/>
          <w:b/>
          <w:bCs/>
          <w:color w:val="89D7C3"/>
          <w:sz w:val="36"/>
          <w:szCs w:val="36"/>
          <w:rtl/>
          <w:rPrChange w:id="3873" w:author="רינת אביטל" w:date="2022-05-12T09:18:00Z">
            <w:rPr>
              <w:b/>
              <w:bCs/>
              <w:color w:val="89D7C3"/>
              <w:sz w:val="40"/>
              <w:szCs w:val="40"/>
              <w:rtl/>
            </w:rPr>
          </w:rPrChange>
        </w:rPr>
      </w:pPr>
      <w:bookmarkStart w:id="3874" w:name="_Toc103039634"/>
      <w:r w:rsidRPr="00103DCA">
        <w:rPr>
          <w:rFonts w:ascii="Tahoma" w:hAnsi="Tahoma" w:cs="Tahoma"/>
          <w:b/>
          <w:bCs/>
          <w:color w:val="89D7C3"/>
          <w:sz w:val="36"/>
          <w:szCs w:val="36"/>
          <w:rtl/>
          <w:rPrChange w:id="3875" w:author="רינת אביטל" w:date="2022-05-12T09:18:00Z">
            <w:rPr>
              <w:rFonts w:hint="cs"/>
              <w:b/>
              <w:bCs/>
              <w:color w:val="89D7C3"/>
              <w:sz w:val="40"/>
              <w:szCs w:val="40"/>
              <w:rtl/>
            </w:rPr>
          </w:rPrChange>
        </w:rPr>
        <w:lastRenderedPageBreak/>
        <w:t>מדריך למשתמש</w:t>
      </w:r>
      <w:bookmarkEnd w:id="3874"/>
    </w:p>
    <w:p w14:paraId="59FCF2AC" w14:textId="20C54BC0" w:rsidR="00254D98" w:rsidRDefault="00C0353D" w:rsidP="00C0353D">
      <w:pPr>
        <w:ind w:left="1440"/>
        <w:rPr>
          <w:ins w:id="3876" w:author="רינת אביטל" w:date="2022-05-12T14:22:00Z"/>
          <w:rFonts w:ascii="Tahoma" w:hAnsi="Tahoma" w:cs="Tahoma"/>
          <w:sz w:val="20"/>
          <w:szCs w:val="20"/>
          <w:rtl/>
        </w:rPr>
      </w:pPr>
      <w:r w:rsidRPr="00103DCA">
        <w:rPr>
          <w:rFonts w:ascii="Tahoma" w:hAnsi="Tahoma" w:cs="Tahoma"/>
          <w:sz w:val="20"/>
          <w:szCs w:val="20"/>
          <w:rtl/>
          <w:rPrChange w:id="3877" w:author="רינת אביטל" w:date="2022-05-12T09:18:00Z">
            <w:rPr>
              <w:rFonts w:hint="cs"/>
              <w:rtl/>
            </w:rPr>
          </w:rPrChange>
        </w:rPr>
        <w:t>תכתבי הדרכה למישהו שלא מכיר את האתר שלך (</w:t>
      </w:r>
      <w:r w:rsidRPr="00103DCA">
        <w:rPr>
          <w:rFonts w:ascii="Tahoma" w:hAnsi="Tahoma" w:cs="Tahoma"/>
          <w:sz w:val="20"/>
          <w:szCs w:val="20"/>
          <w:rPrChange w:id="3878" w:author="רינת אביטל" w:date="2022-05-12T09:18:00Z">
            <w:rPr>
              <w:rFonts w:hint="cs"/>
            </w:rPr>
          </w:rPrChange>
        </w:rPr>
        <w:t xml:space="preserve"> </w:t>
      </w:r>
      <w:r w:rsidRPr="00103DCA">
        <w:rPr>
          <w:rFonts w:ascii="Tahoma" w:hAnsi="Tahoma" w:cs="Tahoma"/>
          <w:sz w:val="20"/>
          <w:szCs w:val="20"/>
          <w:rtl/>
          <w:rPrChange w:id="3879" w:author="רינת אביטל" w:date="2022-05-12T09:18:00Z">
            <w:rPr>
              <w:rFonts w:hint="cs"/>
              <w:rtl/>
            </w:rPr>
          </w:rPrChange>
        </w:rPr>
        <w:t>בכניסה לאתר יש.... בפרופיל האישי ניתן לבחור...)</w:t>
      </w:r>
    </w:p>
    <w:p w14:paraId="6C47FD17" w14:textId="2268B204" w:rsidR="00C0353D" w:rsidRDefault="00254D98" w:rsidP="00254D98">
      <w:pPr>
        <w:bidi w:val="0"/>
        <w:rPr>
          <w:ins w:id="3880" w:author="רינת אביטל" w:date="2022-05-12T14:23:00Z"/>
          <w:rFonts w:ascii="Tahoma" w:hAnsi="Tahoma" w:cs="Tahoma"/>
          <w:sz w:val="20"/>
          <w:szCs w:val="20"/>
          <w:rtl/>
        </w:rPr>
        <w:pPrChange w:id="3881" w:author="רינת אביטל" w:date="2022-05-12T14:23:00Z">
          <w:pPr>
            <w:ind w:left="1440"/>
          </w:pPr>
        </w:pPrChange>
      </w:pPr>
      <w:ins w:id="3882" w:author="רינת אביטל" w:date="2022-05-12T14:22:00Z">
        <w:r>
          <w:rPr>
            <w:rFonts w:ascii="Tahoma" w:hAnsi="Tahoma" w:cs="Tahoma"/>
            <w:sz w:val="20"/>
            <w:szCs w:val="20"/>
            <w:rtl/>
          </w:rPr>
          <w:br w:type="page"/>
        </w:r>
      </w:ins>
    </w:p>
    <w:p w14:paraId="093C231E" w14:textId="77777777" w:rsidR="00254D98" w:rsidRDefault="00254D98" w:rsidP="00254D98">
      <w:pPr>
        <w:pStyle w:val="1"/>
        <w:spacing w:after="240" w:line="360" w:lineRule="auto"/>
        <w:jc w:val="center"/>
        <w:rPr>
          <w:ins w:id="3883" w:author="רינת אביטל" w:date="2022-05-12T14:23:00Z"/>
          <w:rFonts w:ascii="Tahoma" w:hAnsi="Tahoma" w:cs="Tahoma"/>
          <w:b/>
          <w:bCs/>
          <w:color w:val="ED7D31" w:themeColor="accent2"/>
          <w:rtl/>
          <w14:shadow w14:blurRad="50800" w14:dist="38100" w14:dir="18900000" w14:sx="100000" w14:sy="100000" w14:kx="0" w14:ky="0" w14:algn="bl">
            <w14:srgbClr w14:val="000000">
              <w14:alpha w14:val="60000"/>
            </w14:srgbClr>
          </w14:shadow>
        </w:rPr>
      </w:pPr>
      <w:bookmarkStart w:id="3884" w:name="_Toc42553085"/>
      <w:ins w:id="3885" w:author="רינת אביטל" w:date="2022-05-12T14:23:00Z">
        <w:r>
          <w:rPr>
            <w:rFonts w:ascii="Tahoma" w:hAnsi="Tahoma" w:cs="Tahoma"/>
            <w:b/>
            <w:bCs/>
            <w:color w:val="ED7D31" w:themeColor="accent2"/>
            <w:rtl/>
            <w14:shadow w14:blurRad="50800" w14:dist="38100" w14:dir="18900000" w14:sx="100000" w14:sy="100000" w14:kx="0" w14:ky="0" w14:algn="bl">
              <w14:srgbClr w14:val="000000">
                <w14:alpha w14:val="60000"/>
              </w14:srgbClr>
            </w14:shadow>
          </w:rPr>
          <w:lastRenderedPageBreak/>
          <w:t>ממשק משתמש</w:t>
        </w:r>
        <w:bookmarkEnd w:id="3884"/>
      </w:ins>
    </w:p>
    <w:p w14:paraId="631BEE8B" w14:textId="2F5B17EF" w:rsidR="00254D98" w:rsidRDefault="00254D98" w:rsidP="00254D98">
      <w:pPr>
        <w:spacing w:after="240" w:line="360" w:lineRule="auto"/>
        <w:jc w:val="both"/>
        <w:rPr>
          <w:ins w:id="3886" w:author="רינת אביטל" w:date="2022-05-12T14:23:00Z"/>
          <w:rFonts w:ascii="Tahoma" w:hAnsi="Tahoma" w:cs="Tahoma"/>
          <w:rtl/>
        </w:rPr>
      </w:pPr>
      <w:ins w:id="3887" w:author="רינת אביטל" w:date="2022-05-12T14:23:00Z">
        <w:r>
          <w:rPr>
            <w:rFonts w:ascii="Tahoma" w:hAnsi="Tahoma" w:cs="Tahoma"/>
            <w:rtl/>
          </w:rPr>
          <w:t xml:space="preserve">צד הלקוח פותח באנגולר ובו כלול ממשק המשתמש עבור </w:t>
        </w:r>
      </w:ins>
      <w:ins w:id="3888" w:author="רינת אביטל" w:date="2022-05-12T14:30:00Z">
        <w:r w:rsidR="00FA50EB">
          <w:rPr>
            <w:rFonts w:ascii="Tahoma" w:hAnsi="Tahoma" w:cs="Tahoma" w:hint="cs"/>
            <w:rtl/>
          </w:rPr>
          <w:t>הצגת במשוואת הפונקציה באופ</w:t>
        </w:r>
      </w:ins>
      <w:ins w:id="3889" w:author="רינת אביטל" w:date="2022-05-12T14:31:00Z">
        <w:r w:rsidR="00FA50EB">
          <w:rPr>
            <w:rFonts w:ascii="Tahoma" w:hAnsi="Tahoma" w:cs="Tahoma" w:hint="cs"/>
            <w:rtl/>
          </w:rPr>
          <w:t>ן ויזואלי ופעולות נוספות</w:t>
        </w:r>
      </w:ins>
      <w:ins w:id="3890" w:author="רינת אביטל" w:date="2022-05-12T14:23:00Z">
        <w:r>
          <w:rPr>
            <w:rFonts w:ascii="Tahoma" w:hAnsi="Tahoma" w:cs="Tahoma"/>
            <w:rtl/>
          </w:rPr>
          <w:t xml:space="preserve">. </w:t>
        </w:r>
      </w:ins>
    </w:p>
    <w:p w14:paraId="6A8333EB" w14:textId="05514DCD" w:rsidR="00402499" w:rsidRDefault="00254D98" w:rsidP="00254D98">
      <w:pPr>
        <w:spacing w:after="240" w:line="360" w:lineRule="auto"/>
        <w:jc w:val="both"/>
        <w:rPr>
          <w:ins w:id="3891" w:author="רינת אביטל" w:date="2022-05-12T16:15:00Z"/>
          <w:rFonts w:ascii="Tahoma" w:hAnsi="Tahoma" w:cs="Tahoma"/>
          <w:rtl/>
        </w:rPr>
      </w:pPr>
      <w:ins w:id="3892" w:author="רינת אביטל" w:date="2022-05-12T14:23:00Z">
        <w:r>
          <w:rPr>
            <w:rFonts w:ascii="Tahoma" w:hAnsi="Tahoma" w:cs="Tahoma"/>
            <w:rtl/>
          </w:rPr>
          <w:t xml:space="preserve">צד הלקוח משרת </w:t>
        </w:r>
      </w:ins>
      <w:ins w:id="3893" w:author="רינת אביטל" w:date="2022-05-12T16:15:00Z">
        <w:r w:rsidR="00402499">
          <w:rPr>
            <w:rFonts w:ascii="Tahoma" w:hAnsi="Tahoma" w:cs="Tahoma" w:hint="cs"/>
            <w:rtl/>
          </w:rPr>
          <w:t>המשתמשים (סטודנטים,</w:t>
        </w:r>
      </w:ins>
      <w:ins w:id="3894" w:author="רינת אביטל" w:date="2022-05-12T16:16:00Z">
        <w:r w:rsidR="00402499">
          <w:rPr>
            <w:rFonts w:ascii="Tahoma" w:hAnsi="Tahoma" w:cs="Tahoma" w:hint="cs"/>
            <w:rtl/>
          </w:rPr>
          <w:t xml:space="preserve"> </w:t>
        </w:r>
      </w:ins>
      <w:ins w:id="3895" w:author="רינת אביטל" w:date="2022-05-12T16:15:00Z">
        <w:r w:rsidR="00402499">
          <w:rPr>
            <w:rFonts w:ascii="Tahoma" w:hAnsi="Tahoma" w:cs="Tahoma" w:hint="cs"/>
            <w:rtl/>
          </w:rPr>
          <w:t>מרצי</w:t>
        </w:r>
      </w:ins>
      <w:ins w:id="3896" w:author="רינת אביטל" w:date="2022-05-12T16:16:00Z">
        <w:r w:rsidR="00402499">
          <w:rPr>
            <w:rFonts w:ascii="Tahoma" w:hAnsi="Tahoma" w:cs="Tahoma" w:hint="cs"/>
            <w:rtl/>
          </w:rPr>
          <w:t xml:space="preserve">ם...) בפתירת משוואות והצגת המשוואה בצורה ויזואלית </w:t>
        </w:r>
      </w:ins>
      <w:ins w:id="3897" w:author="רינת אביטל" w:date="2022-05-12T16:18:00Z">
        <w:r w:rsidR="00402499">
          <w:rPr>
            <w:rFonts w:ascii="Tahoma" w:hAnsi="Tahoma" w:cs="Tahoma" w:hint="cs"/>
            <w:rtl/>
          </w:rPr>
          <w:t>וכן לראות את ההיסטורי</w:t>
        </w:r>
        <w:r w:rsidR="00402499">
          <w:rPr>
            <w:rFonts w:ascii="Tahoma" w:hAnsi="Tahoma" w:cs="Tahoma" w:hint="eastAsia"/>
            <w:rtl/>
          </w:rPr>
          <w:t>ה</w:t>
        </w:r>
        <w:r w:rsidR="00402499">
          <w:rPr>
            <w:rFonts w:ascii="Tahoma" w:hAnsi="Tahoma" w:cs="Tahoma" w:hint="cs"/>
            <w:rtl/>
          </w:rPr>
          <w:t xml:space="preserve"> של החיפוש בייתר קלות ופשטות.</w:t>
        </w:r>
      </w:ins>
    </w:p>
    <w:p w14:paraId="79A533B4" w14:textId="77777777" w:rsidR="00254D98" w:rsidRDefault="00254D98" w:rsidP="00254D98">
      <w:pPr>
        <w:spacing w:after="240" w:line="360" w:lineRule="auto"/>
        <w:jc w:val="both"/>
        <w:rPr>
          <w:ins w:id="3898" w:author="רינת אביטל" w:date="2022-05-12T14:23:00Z"/>
          <w:rFonts w:ascii="Tahoma" w:hAnsi="Tahoma" w:cs="Tahoma"/>
          <w:b/>
          <w:bCs/>
          <w:rtl/>
        </w:rPr>
      </w:pPr>
      <w:ins w:id="3899" w:author="רינת אביטל" w:date="2022-05-12T14:23:00Z">
        <w:r>
          <w:rPr>
            <w:rFonts w:ascii="Tahoma" w:hAnsi="Tahoma" w:cs="Tahoma"/>
            <w:b/>
            <w:bCs/>
            <w:rtl/>
          </w:rPr>
          <w:t xml:space="preserve">החלקים העיקריים בפיתוח הממשק הם ארבעה: </w:t>
        </w:r>
      </w:ins>
    </w:p>
    <w:p w14:paraId="603E9789" w14:textId="56B586C4" w:rsidR="00402499" w:rsidRDefault="00402499" w:rsidP="00254D98">
      <w:pPr>
        <w:pStyle w:val="a8"/>
        <w:numPr>
          <w:ilvl w:val="0"/>
          <w:numId w:val="74"/>
        </w:numPr>
        <w:spacing w:after="240" w:line="360" w:lineRule="auto"/>
        <w:jc w:val="both"/>
        <w:rPr>
          <w:ins w:id="3900" w:author="רינת אביטל" w:date="2022-05-12T16:19:00Z"/>
          <w:rFonts w:ascii="Tahoma" w:hAnsi="Tahoma" w:cs="Tahoma"/>
        </w:rPr>
      </w:pPr>
      <w:ins w:id="3901" w:author="רינת אביטל" w:date="2022-05-12T16:19:00Z">
        <w:r>
          <w:rPr>
            <w:rFonts w:ascii="Tahoma" w:hAnsi="Tahoma" w:cs="Tahoma" w:hint="cs"/>
            <w:rtl/>
          </w:rPr>
          <w:t xml:space="preserve">כניסת משתמש חדש </w:t>
        </w:r>
      </w:ins>
      <w:ins w:id="3902" w:author="רינת אביטל" w:date="2022-05-12T16:20:00Z">
        <w:r w:rsidR="00ED620A">
          <w:rPr>
            <w:rFonts w:ascii="Tahoma" w:hAnsi="Tahoma" w:cs="Tahoma" w:hint="cs"/>
            <w:rtl/>
          </w:rPr>
          <w:t>למערכת ו/א</w:t>
        </w:r>
        <w:r w:rsidR="00ED620A">
          <w:rPr>
            <w:rFonts w:ascii="Tahoma" w:hAnsi="Tahoma" w:cs="Tahoma" w:hint="eastAsia"/>
            <w:rtl/>
          </w:rPr>
          <w:t>ו</w:t>
        </w:r>
        <w:r w:rsidR="00ED620A">
          <w:rPr>
            <w:rFonts w:ascii="Tahoma" w:hAnsi="Tahoma" w:cs="Tahoma" w:hint="cs"/>
            <w:rtl/>
          </w:rPr>
          <w:t xml:space="preserve"> משתמש קיים ע"י שם משתמש </w:t>
        </w:r>
      </w:ins>
      <w:ins w:id="3903" w:author="רינת אביטל" w:date="2022-05-12T16:21:00Z">
        <w:r w:rsidR="00ED620A">
          <w:rPr>
            <w:rFonts w:ascii="Tahoma" w:hAnsi="Tahoma" w:cs="Tahoma" w:hint="cs"/>
            <w:rtl/>
          </w:rPr>
          <w:t>וסיסמ</w:t>
        </w:r>
        <w:r w:rsidR="00ED620A">
          <w:rPr>
            <w:rFonts w:ascii="Tahoma" w:hAnsi="Tahoma" w:cs="Tahoma" w:hint="eastAsia"/>
            <w:rtl/>
          </w:rPr>
          <w:t>ה</w:t>
        </w:r>
        <w:r w:rsidR="00ED620A">
          <w:rPr>
            <w:rFonts w:ascii="Tahoma" w:hAnsi="Tahoma" w:cs="Tahoma" w:hint="cs"/>
            <w:rtl/>
          </w:rPr>
          <w:t>.</w:t>
        </w:r>
      </w:ins>
    </w:p>
    <w:p w14:paraId="6A5D829B" w14:textId="2D8EDDE5" w:rsidR="00254D98" w:rsidRDefault="00ED620A" w:rsidP="00254D98">
      <w:pPr>
        <w:pStyle w:val="a8"/>
        <w:numPr>
          <w:ilvl w:val="0"/>
          <w:numId w:val="74"/>
        </w:numPr>
        <w:spacing w:after="240" w:line="360" w:lineRule="auto"/>
        <w:jc w:val="both"/>
        <w:rPr>
          <w:ins w:id="3904" w:author="רינת אביטל" w:date="2022-05-12T14:23:00Z"/>
          <w:rFonts w:ascii="Tahoma" w:hAnsi="Tahoma" w:cs="Tahoma"/>
          <w:rtl/>
        </w:rPr>
      </w:pPr>
      <w:ins w:id="3905" w:author="רינת אביטל" w:date="2022-05-12T16:21:00Z">
        <w:r>
          <w:rPr>
            <w:rFonts w:ascii="Tahoma" w:hAnsi="Tahoma" w:cs="Tahoma" w:hint="cs"/>
            <w:rtl/>
          </w:rPr>
          <w:t xml:space="preserve">הכנסת משוואה למערכת </w:t>
        </w:r>
      </w:ins>
      <w:ins w:id="3906" w:author="רינת אביטל" w:date="2022-05-12T16:22:00Z">
        <w:r>
          <w:rPr>
            <w:rFonts w:ascii="Tahoma" w:hAnsi="Tahoma" w:cs="Tahoma" w:hint="cs"/>
            <w:rtl/>
          </w:rPr>
          <w:t>והצגתה על גבי מערכת צירים.</w:t>
        </w:r>
      </w:ins>
    </w:p>
    <w:p w14:paraId="20686B4C" w14:textId="7A820B99" w:rsidR="00254D98" w:rsidRDefault="005C4BB4" w:rsidP="00254D98">
      <w:pPr>
        <w:pStyle w:val="a8"/>
        <w:numPr>
          <w:ilvl w:val="0"/>
          <w:numId w:val="74"/>
        </w:numPr>
        <w:spacing w:after="240" w:line="360" w:lineRule="auto"/>
        <w:jc w:val="both"/>
        <w:rPr>
          <w:ins w:id="3907" w:author="רינת אביטל" w:date="2022-05-12T14:23:00Z"/>
          <w:rFonts w:ascii="Tahoma" w:hAnsi="Tahoma" w:cs="Tahoma"/>
          <w:rtl/>
        </w:rPr>
      </w:pPr>
      <w:ins w:id="3908" w:author="רינת אביטל" w:date="2022-05-12T16:25:00Z">
        <w:r>
          <w:rPr>
            <w:rFonts w:ascii="Tahoma" w:hAnsi="Tahoma" w:cs="Tahoma" w:hint="cs"/>
            <w:rtl/>
          </w:rPr>
          <w:t xml:space="preserve">אפשרות הצגת נקודות מיוחדות, </w:t>
        </w:r>
      </w:ins>
      <w:ins w:id="3909" w:author="רינת אביטל" w:date="2022-05-12T16:30:00Z">
        <w:r w:rsidR="000D3F69">
          <w:rPr>
            <w:rFonts w:ascii="Tahoma" w:hAnsi="Tahoma" w:cs="Tahoma" w:hint="cs"/>
            <w:rtl/>
          </w:rPr>
          <w:t>נקודות אפס ו</w:t>
        </w:r>
      </w:ins>
      <w:ins w:id="3910" w:author="רינת אביטל" w:date="2022-05-12T16:25:00Z">
        <w:r>
          <w:rPr>
            <w:rFonts w:ascii="Tahoma" w:hAnsi="Tahoma" w:cs="Tahoma" w:hint="cs"/>
            <w:rtl/>
          </w:rPr>
          <w:t xml:space="preserve">נקודות </w:t>
        </w:r>
      </w:ins>
      <w:ins w:id="3911" w:author="רינת אביטל" w:date="2022-05-12T16:26:00Z">
        <w:r>
          <w:rPr>
            <w:rFonts w:ascii="Tahoma" w:hAnsi="Tahoma" w:cs="Tahoma" w:hint="cs"/>
            <w:rtl/>
          </w:rPr>
          <w:t>קיצון</w:t>
        </w:r>
      </w:ins>
      <w:ins w:id="3912" w:author="רינת אביטל" w:date="2022-05-12T16:30:00Z">
        <w:r>
          <w:rPr>
            <w:rFonts w:ascii="Tahoma" w:hAnsi="Tahoma" w:cs="Tahoma" w:hint="cs"/>
            <w:rtl/>
          </w:rPr>
          <w:t xml:space="preserve"> </w:t>
        </w:r>
      </w:ins>
      <w:ins w:id="3913" w:author="רינת אביטל" w:date="2022-05-12T14:23:00Z">
        <w:r w:rsidR="00254D98">
          <w:rPr>
            <w:rFonts w:ascii="Tahoma" w:hAnsi="Tahoma" w:cs="Tahoma"/>
            <w:rtl/>
          </w:rPr>
          <w:t>.</w:t>
        </w:r>
      </w:ins>
    </w:p>
    <w:p w14:paraId="60E9072B" w14:textId="31BCD79F" w:rsidR="00254D98" w:rsidRDefault="000D3F69" w:rsidP="00254D98">
      <w:pPr>
        <w:pStyle w:val="a8"/>
        <w:numPr>
          <w:ilvl w:val="0"/>
          <w:numId w:val="74"/>
        </w:numPr>
        <w:spacing w:after="240" w:line="360" w:lineRule="auto"/>
        <w:jc w:val="both"/>
        <w:rPr>
          <w:ins w:id="3914" w:author="רינת אביטל" w:date="2022-05-12T14:23:00Z"/>
          <w:rFonts w:ascii="Tahoma" w:hAnsi="Tahoma" w:cs="Tahoma"/>
          <w:rtl/>
        </w:rPr>
      </w:pPr>
      <w:ins w:id="3915" w:author="רינת אביטל" w:date="2022-05-12T16:31:00Z">
        <w:r>
          <w:rPr>
            <w:rFonts w:ascii="Tahoma" w:hAnsi="Tahoma" w:cs="Tahoma" w:hint="cs"/>
            <w:rtl/>
          </w:rPr>
          <w:t>הצגת היסטוריית החיפושים של המשוואות למשתמש שנרשם למערכת.</w:t>
        </w:r>
      </w:ins>
    </w:p>
    <w:p w14:paraId="66C4DE2D" w14:textId="77777777" w:rsidR="00254D98" w:rsidRDefault="00254D98" w:rsidP="00254D98">
      <w:pPr>
        <w:spacing w:after="240" w:line="360" w:lineRule="auto"/>
        <w:rPr>
          <w:ins w:id="3916" w:author="רינת אביטל" w:date="2022-05-12T14:23:00Z"/>
          <w:rFonts w:ascii="Tahoma" w:hAnsi="Tahoma" w:cs="Tahoma"/>
          <w:b/>
          <w:bCs/>
          <w:color w:val="808080" w:themeColor="background1" w:themeShade="80"/>
          <w:u w:val="single"/>
          <w:rtl/>
        </w:rPr>
      </w:pPr>
      <w:ins w:id="3917" w:author="רינת אביטל" w:date="2022-05-12T14:23:00Z">
        <w:r>
          <w:rPr>
            <w:rFonts w:ascii="Tahoma" w:hAnsi="Tahoma" w:cs="Tahoma"/>
            <w:b/>
            <w:bCs/>
            <w:color w:val="808080" w:themeColor="background1" w:themeShade="80"/>
            <w:u w:val="single"/>
            <w:rtl/>
          </w:rPr>
          <w:t xml:space="preserve">המסכים: </w:t>
        </w:r>
      </w:ins>
    </w:p>
    <w:p w14:paraId="298C5138" w14:textId="1B2994DF" w:rsidR="00254D98" w:rsidRDefault="000D3F69" w:rsidP="00254D98">
      <w:pPr>
        <w:spacing w:after="240" w:line="360" w:lineRule="auto"/>
        <w:jc w:val="both"/>
        <w:rPr>
          <w:ins w:id="3918" w:author="רינת אביטל" w:date="2022-05-12T14:23:00Z"/>
          <w:rFonts w:ascii="Tahoma" w:hAnsi="Tahoma" w:cs="Tahoma"/>
          <w:rtl/>
        </w:rPr>
      </w:pPr>
      <w:ins w:id="3919" w:author="רינת אביטל" w:date="2022-05-12T16:34:00Z">
        <w:r>
          <w:rPr>
            <w:rFonts w:ascii="Tahoma" w:hAnsi="Tahoma" w:cs="Tahoma" w:hint="cs"/>
            <w:rtl/>
          </w:rPr>
          <w:t>מסך פתיחה, ומסך של כניסת לקוח חדש או קיים</w:t>
        </w:r>
      </w:ins>
      <w:ins w:id="3920" w:author="רינת אביטל" w:date="2022-05-12T14:23:00Z">
        <w:r w:rsidR="00254D98">
          <w:rPr>
            <w:rFonts w:ascii="Tahoma" w:hAnsi="Tahoma" w:cs="Tahoma"/>
            <w:rtl/>
          </w:rPr>
          <w:t>.</w:t>
        </w:r>
      </w:ins>
    </w:p>
    <w:p w14:paraId="3E87E0CA" w14:textId="2699D96A" w:rsidR="00254D98" w:rsidRDefault="009A3CD3" w:rsidP="00254D98">
      <w:pPr>
        <w:spacing w:after="240" w:line="360" w:lineRule="auto"/>
        <w:jc w:val="both"/>
        <w:rPr>
          <w:ins w:id="3921" w:author="רינת אביטל" w:date="2022-05-12T14:23:00Z"/>
          <w:rFonts w:ascii="Tahoma" w:hAnsi="Tahoma" w:cs="Tahoma"/>
          <w:rtl/>
        </w:rPr>
      </w:pPr>
      <w:ins w:id="3922" w:author="רינת אביטל" w:date="2022-05-12T16:36:00Z">
        <w:r>
          <w:rPr>
            <w:rFonts w:ascii="Tahoma" w:hAnsi="Tahoma" w:cs="Tahoma" w:hint="cs"/>
            <w:rtl/>
          </w:rPr>
          <w:t xml:space="preserve">מסך </w:t>
        </w:r>
      </w:ins>
      <w:ins w:id="3923" w:author="רינת אביטל" w:date="2022-05-12T16:37:00Z">
        <w:r>
          <w:rPr>
            <w:rFonts w:ascii="Tahoma" w:hAnsi="Tahoma" w:cs="Tahoma" w:hint="cs"/>
            <w:rtl/>
          </w:rPr>
          <w:t>הכנסת</w:t>
        </w:r>
      </w:ins>
    </w:p>
    <w:p w14:paraId="6A6E139C" w14:textId="77777777" w:rsidR="00254D98" w:rsidRDefault="00254D98" w:rsidP="00254D98">
      <w:pPr>
        <w:spacing w:after="240" w:line="360" w:lineRule="auto"/>
        <w:jc w:val="both"/>
        <w:rPr>
          <w:ins w:id="3924" w:author="רינת אביטל" w:date="2022-05-12T14:23:00Z"/>
          <w:rFonts w:ascii="Tahoma" w:hAnsi="Tahoma" w:cs="Tahoma"/>
          <w:rtl/>
        </w:rPr>
      </w:pPr>
      <w:ins w:id="3925" w:author="רינת אביטל" w:date="2022-05-12T14:23:00Z">
        <w:r>
          <w:rPr>
            <w:rFonts w:ascii="Tahoma" w:hAnsi="Tahoma" w:cs="Tahoma"/>
            <w:rtl/>
          </w:rPr>
          <w:t>מסך התחברות באמצעות סיסמא.</w:t>
        </w:r>
      </w:ins>
    </w:p>
    <w:p w14:paraId="1BF329C1" w14:textId="77777777" w:rsidR="00254D98" w:rsidRDefault="00254D98" w:rsidP="00254D98">
      <w:pPr>
        <w:spacing w:after="240" w:line="360" w:lineRule="auto"/>
        <w:jc w:val="both"/>
        <w:rPr>
          <w:ins w:id="3926" w:author="רינת אביטל" w:date="2022-05-12T14:23:00Z"/>
          <w:rFonts w:ascii="Tahoma" w:hAnsi="Tahoma" w:cs="Tahoma"/>
          <w:rtl/>
        </w:rPr>
      </w:pPr>
      <w:ins w:id="3927" w:author="רינת אביטל" w:date="2022-05-12T14:23:00Z">
        <w:r>
          <w:rPr>
            <w:rFonts w:ascii="Tahoma" w:hAnsi="Tahoma" w:cs="Tahoma"/>
            <w:rtl/>
          </w:rPr>
          <w:t>מסך הוספת חנות.</w:t>
        </w:r>
      </w:ins>
    </w:p>
    <w:p w14:paraId="5A95A209" w14:textId="77777777" w:rsidR="00254D98" w:rsidRDefault="00254D98" w:rsidP="00254D98">
      <w:pPr>
        <w:spacing w:after="240" w:line="360" w:lineRule="auto"/>
        <w:jc w:val="both"/>
        <w:rPr>
          <w:ins w:id="3928" w:author="רינת אביטל" w:date="2022-05-12T14:23:00Z"/>
          <w:rFonts w:ascii="Tahoma" w:hAnsi="Tahoma" w:cs="Tahoma"/>
          <w:rtl/>
        </w:rPr>
      </w:pPr>
      <w:ins w:id="3929" w:author="רינת אביטל" w:date="2022-05-12T14:23:00Z">
        <w:r>
          <w:rPr>
            <w:rFonts w:ascii="Tahoma" w:hAnsi="Tahoma" w:cs="Tahoma"/>
            <w:rtl/>
          </w:rPr>
          <w:t xml:space="preserve">מסך הוספת מוצרים חדשים למאגר מוצרים, הוספת מוצרים לחנות, </w:t>
        </w:r>
      </w:ins>
    </w:p>
    <w:p w14:paraId="397613B4" w14:textId="77777777" w:rsidR="00254D98" w:rsidRDefault="00254D98" w:rsidP="00254D98">
      <w:pPr>
        <w:spacing w:after="240" w:line="360" w:lineRule="auto"/>
        <w:jc w:val="both"/>
        <w:rPr>
          <w:ins w:id="3930" w:author="רינת אביטל" w:date="2022-05-12T14:23:00Z"/>
          <w:rFonts w:ascii="Tahoma" w:hAnsi="Tahoma" w:cs="Tahoma"/>
          <w:rtl/>
        </w:rPr>
      </w:pPr>
      <w:ins w:id="3931" w:author="רינת אביטל" w:date="2022-05-12T14:23:00Z">
        <w:r>
          <w:rPr>
            <w:rFonts w:ascii="Tahoma" w:hAnsi="Tahoma" w:cs="Tahoma"/>
            <w:rtl/>
          </w:rPr>
          <w:t>הוספת שמות למאגר שמות, הוספת שמות למוצרים בחנות.</w:t>
        </w:r>
      </w:ins>
    </w:p>
    <w:p w14:paraId="01DEB178" w14:textId="77777777" w:rsidR="00254D98" w:rsidRDefault="00254D98" w:rsidP="00254D98">
      <w:pPr>
        <w:spacing w:after="240" w:line="360" w:lineRule="auto"/>
        <w:jc w:val="both"/>
        <w:rPr>
          <w:ins w:id="3932" w:author="רינת אביטל" w:date="2022-05-12T14:23:00Z"/>
          <w:rFonts w:ascii="Tahoma" w:hAnsi="Tahoma" w:cs="Tahoma"/>
          <w:b/>
          <w:bCs/>
          <w:rtl/>
        </w:rPr>
      </w:pPr>
    </w:p>
    <w:p w14:paraId="574AEA3C" w14:textId="77777777" w:rsidR="00254D98" w:rsidRDefault="00254D98" w:rsidP="00254D98">
      <w:pPr>
        <w:spacing w:after="240" w:line="360" w:lineRule="auto"/>
        <w:jc w:val="both"/>
        <w:rPr>
          <w:ins w:id="3933" w:author="רינת אביטל" w:date="2022-05-12T14:23:00Z"/>
          <w:rFonts w:ascii="Tahoma" w:hAnsi="Tahoma" w:cs="Tahoma"/>
          <w:b/>
          <w:bCs/>
          <w:rtl/>
        </w:rPr>
      </w:pPr>
      <w:ins w:id="3934" w:author="רינת אביטל" w:date="2022-05-12T14:23:00Z">
        <w:r>
          <w:rPr>
            <w:rFonts w:ascii="Tahoma" w:hAnsi="Tahoma" w:cs="Tahoma"/>
            <w:b/>
            <w:bCs/>
            <w:rtl/>
          </w:rPr>
          <w:br w:type="page"/>
        </w:r>
      </w:ins>
    </w:p>
    <w:p w14:paraId="7008EEFD" w14:textId="77777777" w:rsidR="00254D98" w:rsidRDefault="00254D98" w:rsidP="00254D98">
      <w:pPr>
        <w:spacing w:after="240" w:line="360" w:lineRule="auto"/>
        <w:jc w:val="both"/>
        <w:rPr>
          <w:ins w:id="3935" w:author="רינת אביטל" w:date="2022-05-12T14:23:00Z"/>
          <w:rFonts w:ascii="Tahoma" w:hAnsi="Tahoma" w:cs="Tahoma"/>
          <w:rtl/>
        </w:rPr>
      </w:pPr>
      <w:ins w:id="3936" w:author="רינת אביטל" w:date="2022-05-12T14:23:00Z">
        <w:r>
          <w:rPr>
            <w:rFonts w:ascii="Tahoma" w:hAnsi="Tahoma" w:cs="Tahoma"/>
            <w:b/>
            <w:bCs/>
            <w:rtl/>
          </w:rPr>
          <w:lastRenderedPageBreak/>
          <w:t>הצגת מפת החנות ללקוח</w:t>
        </w:r>
      </w:ins>
    </w:p>
    <w:p w14:paraId="21C56609" w14:textId="77777777" w:rsidR="00254D98" w:rsidRDefault="00254D98" w:rsidP="00254D98">
      <w:pPr>
        <w:spacing w:after="240" w:line="360" w:lineRule="auto"/>
        <w:jc w:val="both"/>
        <w:rPr>
          <w:ins w:id="3937" w:author="רינת אביטל" w:date="2022-05-12T14:23:00Z"/>
          <w:rFonts w:ascii="Tahoma" w:hAnsi="Tahoma" w:cs="Tahoma"/>
          <w:rtl/>
        </w:rPr>
      </w:pPr>
      <w:ins w:id="3938" w:author="רינת אביטל" w:date="2022-05-12T14:23:00Z">
        <w:r>
          <w:rPr>
            <w:rFonts w:ascii="Tahoma" w:hAnsi="Tahoma" w:cs="Tahoma"/>
            <w:rtl/>
          </w:rPr>
          <w:t xml:space="preserve">אחד מיעדי הפרויקט החשובים הוא הצגת החנות בצורה יפה ומושכת. </w:t>
        </w:r>
      </w:ins>
    </w:p>
    <w:p w14:paraId="2CE82024" w14:textId="77777777" w:rsidR="00254D98" w:rsidRDefault="00254D98" w:rsidP="00254D98">
      <w:pPr>
        <w:spacing w:after="240" w:line="360" w:lineRule="auto"/>
        <w:jc w:val="both"/>
        <w:rPr>
          <w:ins w:id="3939" w:author="רינת אביטל" w:date="2022-05-12T14:23:00Z"/>
          <w:rFonts w:ascii="Tahoma" w:hAnsi="Tahoma" w:cs="Tahoma"/>
          <w:rtl/>
        </w:rPr>
      </w:pPr>
      <w:ins w:id="3940" w:author="רינת אביטל" w:date="2022-05-12T14:23:00Z">
        <w:r>
          <w:rPr>
            <w:rFonts w:ascii="Tahoma" w:hAnsi="Tahoma" w:cs="Tahoma"/>
            <w:rtl/>
          </w:rPr>
          <w:t xml:space="preserve">הקדשנו זמן, מחשבה ומעוף וניסינו אפשרויות רבות. אחת מהן היתה שרטוט תלת ממדי שמאפשר טיול בתוך החנות – דרך המסך. מעשית אין בכך ענין כי הלקוח נמצא בחנות פיזית, וההדמיה המלאכותית מיותרת. </w:t>
        </w:r>
        <w:r>
          <w:rPr>
            <w:rFonts w:ascii="Tahoma" w:hAnsi="Tahoma" w:cs="Tahoma" w:hint="cs"/>
            <w:rtl/>
          </w:rPr>
          <w:t>עדיין זהו רעיון נחמד, במידה וניתן לביצוע.</w:t>
        </w:r>
      </w:ins>
    </w:p>
    <w:p w14:paraId="6025D9BF" w14:textId="77777777" w:rsidR="00254D98" w:rsidRDefault="00254D98" w:rsidP="00254D98">
      <w:pPr>
        <w:spacing w:after="240" w:line="360" w:lineRule="auto"/>
        <w:jc w:val="both"/>
        <w:rPr>
          <w:ins w:id="3941" w:author="רינת אביטל" w:date="2022-05-12T14:23:00Z"/>
          <w:rFonts w:ascii="Tahoma" w:hAnsi="Tahoma" w:cs="Tahoma"/>
          <w:rtl/>
        </w:rPr>
      </w:pPr>
      <w:ins w:id="3942" w:author="רינת אביטל" w:date="2022-05-12T14:23:00Z">
        <w:r>
          <w:rPr>
            <w:rFonts w:ascii="Tahoma" w:hAnsi="Tahoma" w:cs="Tahoma"/>
            <w:rtl/>
          </w:rPr>
          <w:t>במהלך הדרך חקרנו ממשקים של מציאות רבודה ו</w:t>
        </w:r>
        <w:r>
          <w:rPr>
            <w:rFonts w:ascii="Tahoma" w:hAnsi="Tahoma" w:cs="Tahoma"/>
          </w:rPr>
          <w:t>in Door-</w:t>
        </w:r>
        <w:r>
          <w:rPr>
            <w:rFonts w:ascii="Tahoma" w:hAnsi="Tahoma" w:cs="Tahoma"/>
            <w:rtl/>
          </w:rPr>
          <w:t>, ועוד.</w:t>
        </w:r>
      </w:ins>
    </w:p>
    <w:p w14:paraId="271F57F8" w14:textId="77777777" w:rsidR="00254D98" w:rsidRDefault="00254D98" w:rsidP="00254D98">
      <w:pPr>
        <w:spacing w:after="240" w:line="360" w:lineRule="auto"/>
        <w:jc w:val="both"/>
        <w:rPr>
          <w:ins w:id="3943" w:author="רינת אביטל" w:date="2022-05-12T14:23:00Z"/>
          <w:rFonts w:ascii="Tahoma" w:hAnsi="Tahoma" w:cs="Tahoma"/>
          <w:rtl/>
        </w:rPr>
      </w:pPr>
      <w:ins w:id="3944" w:author="רינת אביטל" w:date="2022-05-12T14:23:00Z">
        <w:r>
          <w:rPr>
            <w:rFonts w:ascii="Tahoma" w:hAnsi="Tahoma" w:cs="Tahoma"/>
            <w:rtl/>
          </w:rPr>
          <w:t xml:space="preserve">פגשנו גם בממשק להדמיה תלת ממדית הנקרא </w:t>
        </w:r>
        <w:r>
          <w:rPr>
            <w:rFonts w:ascii="Tahoma" w:hAnsi="Tahoma" w:cs="Tahoma"/>
          </w:rPr>
          <w:t>three.js</w:t>
        </w:r>
        <w:r>
          <w:rPr>
            <w:rFonts w:ascii="Tahoma" w:hAnsi="Tahoma" w:cs="Tahoma"/>
            <w:rtl/>
          </w:rPr>
          <w:t xml:space="preserve">. מדובר בספרית </w:t>
        </w:r>
        <w:r>
          <w:rPr>
            <w:rFonts w:ascii="Tahoma" w:hAnsi="Tahoma" w:cs="Tahoma"/>
          </w:rPr>
          <w:t xml:space="preserve">JavaScript </w:t>
        </w:r>
        <w:r>
          <w:rPr>
            <w:rFonts w:ascii="Tahoma" w:hAnsi="Tahoma" w:cs="Tahoma"/>
            <w:rtl/>
          </w:rPr>
          <w:t xml:space="preserve"> לעיצוב 3</w:t>
        </w:r>
        <w:r>
          <w:rPr>
            <w:rFonts w:ascii="Tahoma" w:hAnsi="Tahoma" w:cs="Tahoma"/>
          </w:rPr>
          <w:t>D</w:t>
        </w:r>
        <w:r>
          <w:rPr>
            <w:rFonts w:ascii="Tahoma" w:hAnsi="Tahoma" w:cs="Tahoma"/>
            <w:rtl/>
          </w:rPr>
          <w:t xml:space="preserve"> עם ביצועים עוצרי נשימה. בדוגמאות המובאות באתר הבית שלה מצאנו דוגמא</w:t>
        </w:r>
        <w:r>
          <w:rPr>
            <w:rFonts w:ascii="Tahoma" w:hAnsi="Tahoma" w:cs="Tahoma" w:hint="cs"/>
            <w:rtl/>
          </w:rPr>
          <w:t xml:space="preserve"> שלכדה את תשומת ליבנו. לאחר שהתעמקנו גילנו ששימוש בספריה מביא לתוצאות יפות אך לא פרקטי למשתמש.</w:t>
        </w:r>
      </w:ins>
    </w:p>
    <w:p w14:paraId="787E87ED" w14:textId="77777777" w:rsidR="00254D98" w:rsidRDefault="00254D98" w:rsidP="00254D98">
      <w:pPr>
        <w:spacing w:after="240" w:line="360" w:lineRule="auto"/>
        <w:jc w:val="both"/>
        <w:rPr>
          <w:ins w:id="3945" w:author="רינת אביטל" w:date="2022-05-12T14:23:00Z"/>
          <w:rFonts w:ascii="Tahoma" w:hAnsi="Tahoma" w:cs="Tahoma"/>
          <w:rtl/>
        </w:rPr>
      </w:pPr>
      <w:ins w:id="3946" w:author="רינת אביטל" w:date="2022-05-12T14:23:00Z">
        <w:r>
          <w:rPr>
            <w:rFonts w:ascii="Tahoma" w:hAnsi="Tahoma" w:cs="Tahoma"/>
            <w:rtl/>
          </w:rPr>
          <w:t xml:space="preserve">המסקנה העולה מתהליך היצירה הוא, כי בעיצוב - השמים הם הגבול, וניתן לשפר ולשפץ </w:t>
        </w:r>
        <w:r>
          <w:rPr>
            <w:rFonts w:ascii="Tahoma" w:hAnsi="Tahoma" w:cs="Tahoma" w:hint="cs"/>
            <w:rtl/>
          </w:rPr>
          <w:t>בלי סוף</w:t>
        </w:r>
        <w:r>
          <w:rPr>
            <w:rFonts w:ascii="Tahoma" w:hAnsi="Tahoma" w:cs="Tahoma"/>
            <w:rtl/>
          </w:rPr>
          <w:t>. עקב מגבלות הזמן, נסתפק בתצוגה פשוטה אך נוחה ונעימה לעין.</w:t>
        </w:r>
      </w:ins>
    </w:p>
    <w:p w14:paraId="29319033" w14:textId="77777777" w:rsidR="00254D98" w:rsidRDefault="00254D98" w:rsidP="00254D98">
      <w:pPr>
        <w:spacing w:after="240" w:line="360" w:lineRule="auto"/>
        <w:jc w:val="both"/>
        <w:rPr>
          <w:ins w:id="3947" w:author="רינת אביטל" w:date="2022-05-12T14:23:00Z"/>
          <w:rFonts w:ascii="Tahoma" w:hAnsi="Tahoma" w:cs="Tahoma"/>
          <w:b/>
          <w:bCs/>
          <w:rtl/>
        </w:rPr>
      </w:pPr>
      <w:ins w:id="3948" w:author="רינת אביטל" w:date="2022-05-12T14:23:00Z">
        <w:r>
          <w:rPr>
            <w:rFonts w:ascii="Tahoma" w:hAnsi="Tahoma" w:cs="Tahoma"/>
            <w:b/>
            <w:bCs/>
            <w:rtl/>
          </w:rPr>
          <w:t>השלבים בעיצוב:</w:t>
        </w:r>
      </w:ins>
    </w:p>
    <w:p w14:paraId="6D75CD2A" w14:textId="77777777" w:rsidR="00254D98" w:rsidRDefault="00254D98" w:rsidP="00254D98">
      <w:pPr>
        <w:spacing w:after="240" w:line="360" w:lineRule="auto"/>
        <w:jc w:val="both"/>
        <w:rPr>
          <w:ins w:id="3949" w:author="רינת אביטל" w:date="2022-05-12T14:23:00Z"/>
          <w:rFonts w:ascii="Tahoma" w:hAnsi="Tahoma" w:cs="Tahoma"/>
          <w:b/>
          <w:bCs/>
          <w:rtl/>
        </w:rPr>
      </w:pPr>
      <w:ins w:id="3950" w:author="רינת אביטל" w:date="2022-05-12T14:23:00Z">
        <w:r>
          <w:rPr>
            <w:rFonts w:ascii="Tahoma" w:hAnsi="Tahoma" w:cs="Tahoma"/>
            <w:b/>
            <w:bCs/>
            <w:rtl/>
          </w:rPr>
          <w:t>1. טבלה</w:t>
        </w:r>
      </w:ins>
    </w:p>
    <w:p w14:paraId="5B4CBFE3" w14:textId="77777777" w:rsidR="00254D98" w:rsidRDefault="00254D98" w:rsidP="00254D98">
      <w:pPr>
        <w:spacing w:after="240" w:line="360" w:lineRule="auto"/>
        <w:jc w:val="both"/>
        <w:rPr>
          <w:ins w:id="3951" w:author="רינת אביטל" w:date="2022-05-12T14:23:00Z"/>
          <w:rFonts w:ascii="Tahoma" w:hAnsi="Tahoma" w:cs="Tahoma"/>
          <w:rtl/>
        </w:rPr>
      </w:pPr>
      <w:ins w:id="3952" w:author="רינת אביטל" w:date="2022-05-12T14:23:00Z">
        <w:r>
          <w:rPr>
            <w:rFonts w:ascii="Tahoma" w:hAnsi="Tahoma" w:cs="Tahoma"/>
            <w:rtl/>
          </w:rPr>
          <w:t>תחילה, הפכנו את החנות למטריצה של אפסים ואחדות והצגנו אותם בטבלה.</w:t>
        </w:r>
      </w:ins>
    </w:p>
    <w:p w14:paraId="2A6A5C94" w14:textId="77777777" w:rsidR="00254D98" w:rsidRDefault="00254D98" w:rsidP="00254D98">
      <w:pPr>
        <w:spacing w:after="240" w:line="360" w:lineRule="auto"/>
        <w:jc w:val="both"/>
        <w:rPr>
          <w:ins w:id="3953" w:author="רינת אביטל" w:date="2022-05-12T14:23:00Z"/>
          <w:rFonts w:ascii="Tahoma" w:hAnsi="Tahoma" w:cs="Tahoma"/>
          <w:rtl/>
        </w:rPr>
      </w:pPr>
      <w:ins w:id="3954" w:author="רינת אביטל" w:date="2022-05-12T14:23:00Z">
        <w:r>
          <w:rPr>
            <w:rFonts w:ascii="Tahoma" w:hAnsi="Tahoma" w:cs="Tahoma"/>
            <w:rtl/>
          </w:rPr>
          <w:t xml:space="preserve">את המטריצה חישבנו באמצעות מחלקת </w:t>
        </w:r>
        <w:r>
          <w:rPr>
            <w:rFonts w:ascii="Tahoma" w:eastAsiaTheme="minorEastAsia" w:hAnsi="Tahoma" w:cs="Tahoma"/>
            <w:color w:val="2B91AF"/>
          </w:rPr>
          <w:t>MatShopComputer</w:t>
        </w:r>
        <w:r>
          <w:rPr>
            <w:rFonts w:ascii="Tahoma" w:hAnsi="Tahoma" w:cs="Tahoma"/>
            <w:rtl/>
          </w:rPr>
          <w:t xml:space="preserve"> שבשכבת הלוגיקה. להלן הקוד:</w:t>
        </w:r>
      </w:ins>
    </w:p>
    <w:p w14:paraId="4D6E6FEF" w14:textId="77777777" w:rsidR="00254D98" w:rsidRDefault="00254D98" w:rsidP="00254D98">
      <w:pPr>
        <w:shd w:val="clear" w:color="auto" w:fill="FFC000" w:themeFill="accent4"/>
        <w:autoSpaceDE w:val="0"/>
        <w:autoSpaceDN w:val="0"/>
        <w:adjustRightInd w:val="0"/>
        <w:rPr>
          <w:ins w:id="3955" w:author="רינת אביטל" w:date="2022-05-12T14:23:00Z"/>
          <w:rFonts w:ascii="Consolas" w:eastAsiaTheme="minorEastAsia" w:hAnsi="Consolas" w:cs="Consolas"/>
          <w:color w:val="000000"/>
          <w:sz w:val="19"/>
          <w:szCs w:val="19"/>
        </w:rPr>
      </w:pPr>
      <w:ins w:id="3956" w:author="רינת אביטל" w:date="2022-05-12T14:23:00Z">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ComputeMat(Wall[] w, Stand[] s, Getaway[] g,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width,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w:t>
        </w:r>
      </w:ins>
    </w:p>
    <w:p w14:paraId="20C8F952" w14:textId="77777777" w:rsidR="00254D98" w:rsidRDefault="00254D98" w:rsidP="00254D98">
      <w:pPr>
        <w:shd w:val="clear" w:color="auto" w:fill="FFC000" w:themeFill="accent4"/>
        <w:autoSpaceDE w:val="0"/>
        <w:autoSpaceDN w:val="0"/>
        <w:adjustRightInd w:val="0"/>
        <w:rPr>
          <w:ins w:id="3957" w:author="רינת אביטל" w:date="2022-05-12T14:23:00Z"/>
          <w:rFonts w:ascii="Consolas" w:eastAsiaTheme="minorEastAsia" w:hAnsi="Consolas" w:cs="Consolas"/>
          <w:color w:val="000000"/>
          <w:sz w:val="19"/>
          <w:szCs w:val="19"/>
        </w:rPr>
      </w:pPr>
      <w:ins w:id="3958" w:author="רינת אביטל" w:date="2022-05-12T14:23:00Z">
        <w:r>
          <w:rPr>
            <w:rFonts w:ascii="Consolas" w:eastAsiaTheme="minorEastAsia" w:hAnsi="Consolas" w:cs="Consolas"/>
            <w:color w:val="000000"/>
            <w:sz w:val="19"/>
            <w:szCs w:val="19"/>
          </w:rPr>
          <w:t xml:space="preserve">                                                                          height)</w:t>
        </w:r>
      </w:ins>
    </w:p>
    <w:p w14:paraId="59117BEE" w14:textId="77777777" w:rsidR="00254D98" w:rsidRDefault="00254D98" w:rsidP="00254D98">
      <w:pPr>
        <w:shd w:val="clear" w:color="auto" w:fill="FFF2CC" w:themeFill="accent4" w:themeFillTint="33"/>
        <w:autoSpaceDE w:val="0"/>
        <w:autoSpaceDN w:val="0"/>
        <w:adjustRightInd w:val="0"/>
        <w:rPr>
          <w:ins w:id="3959" w:author="רינת אביטל" w:date="2022-05-12T14:23:00Z"/>
          <w:rFonts w:ascii="Consolas" w:eastAsiaTheme="minorEastAsia" w:hAnsi="Consolas" w:cs="Consolas"/>
          <w:color w:val="000000"/>
          <w:sz w:val="19"/>
          <w:szCs w:val="19"/>
        </w:rPr>
      </w:pPr>
      <w:ins w:id="3960" w:author="רינת אביטל" w:date="2022-05-12T14:23:00Z">
        <w:r>
          <w:rPr>
            <w:rFonts w:ascii="Consolas" w:eastAsiaTheme="minorEastAsia" w:hAnsi="Consolas" w:cs="Consolas"/>
            <w:color w:val="000000"/>
            <w:sz w:val="19"/>
            <w:szCs w:val="19"/>
          </w:rPr>
          <w:t>{</w:t>
        </w:r>
      </w:ins>
    </w:p>
    <w:p w14:paraId="0ECC3BB2" w14:textId="77777777" w:rsidR="00254D98" w:rsidRDefault="00254D98" w:rsidP="00254D98">
      <w:pPr>
        <w:shd w:val="clear" w:color="auto" w:fill="FFF2CC" w:themeFill="accent4" w:themeFillTint="33"/>
        <w:autoSpaceDE w:val="0"/>
        <w:autoSpaceDN w:val="0"/>
        <w:adjustRightInd w:val="0"/>
        <w:rPr>
          <w:ins w:id="3961" w:author="רינת אביטל" w:date="2022-05-12T14:23:00Z"/>
          <w:rFonts w:ascii="Consolas" w:eastAsiaTheme="minorEastAsia" w:hAnsi="Consolas" w:cs="Consolas"/>
          <w:color w:val="000000"/>
          <w:sz w:val="19"/>
          <w:szCs w:val="19"/>
        </w:rPr>
      </w:pPr>
      <w:ins w:id="3962" w:author="רינת אביטל" w:date="2022-05-12T14:23:00Z">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w:t>
        </w:r>
        <w:r>
          <w:rPr>
            <w:rFonts w:ascii="Consolas" w:eastAsiaTheme="minorEastAsia" w:hAnsi="Consolas"/>
            <w:color w:val="008000"/>
            <w:sz w:val="19"/>
            <w:szCs w:val="19"/>
            <w:rtl/>
          </w:rPr>
          <w:t>מצייר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מטריצה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מהקירות</w:t>
        </w:r>
      </w:ins>
    </w:p>
    <w:p w14:paraId="4C1AD429" w14:textId="77777777" w:rsidR="00254D98" w:rsidRDefault="00254D98" w:rsidP="00254D98">
      <w:pPr>
        <w:shd w:val="clear" w:color="auto" w:fill="FFF2CC" w:themeFill="accent4" w:themeFillTint="33"/>
        <w:autoSpaceDE w:val="0"/>
        <w:autoSpaceDN w:val="0"/>
        <w:adjustRightInd w:val="0"/>
        <w:rPr>
          <w:ins w:id="3963" w:author="רינת אביטל" w:date="2022-05-12T14:23:00Z"/>
          <w:rFonts w:ascii="Consolas" w:eastAsiaTheme="minorEastAsia" w:hAnsi="Consolas" w:cs="Consolas"/>
          <w:color w:val="000000"/>
          <w:sz w:val="19"/>
          <w:szCs w:val="19"/>
        </w:rPr>
      </w:pPr>
      <w:ins w:id="3964" w:author="רינת אביטל" w:date="2022-05-12T14:23:00Z">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mat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[width + 1][];</w:t>
        </w:r>
      </w:ins>
    </w:p>
    <w:p w14:paraId="3C4A0116" w14:textId="77777777" w:rsidR="00254D98" w:rsidRDefault="00254D98" w:rsidP="00254D98">
      <w:pPr>
        <w:shd w:val="clear" w:color="auto" w:fill="FFF2CC" w:themeFill="accent4" w:themeFillTint="33"/>
        <w:autoSpaceDE w:val="0"/>
        <w:autoSpaceDN w:val="0"/>
        <w:adjustRightInd w:val="0"/>
        <w:rPr>
          <w:ins w:id="3965" w:author="רינת אביטל" w:date="2022-05-12T14:23:00Z"/>
          <w:rFonts w:ascii="Consolas" w:eastAsiaTheme="minorEastAsia" w:hAnsi="Consolas" w:cs="Consolas"/>
          <w:color w:val="000000"/>
          <w:sz w:val="19"/>
          <w:szCs w:val="19"/>
        </w:rPr>
      </w:pPr>
      <w:ins w:id="3966" w:author="רינת אביטל" w:date="2022-05-12T14:23:00Z">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 = 0; i &lt; width+1; i++)</w:t>
        </w:r>
      </w:ins>
    </w:p>
    <w:p w14:paraId="7E187ACF" w14:textId="77777777" w:rsidR="00254D98" w:rsidRDefault="00254D98" w:rsidP="00254D98">
      <w:pPr>
        <w:shd w:val="clear" w:color="auto" w:fill="FFF2CC" w:themeFill="accent4" w:themeFillTint="33"/>
        <w:autoSpaceDE w:val="0"/>
        <w:autoSpaceDN w:val="0"/>
        <w:adjustRightInd w:val="0"/>
        <w:rPr>
          <w:ins w:id="3967" w:author="רינת אביטל" w:date="2022-05-12T14:23:00Z"/>
          <w:rFonts w:ascii="Consolas" w:eastAsiaTheme="minorEastAsia" w:hAnsi="Consolas" w:cs="Consolas"/>
          <w:color w:val="000000"/>
          <w:sz w:val="19"/>
          <w:szCs w:val="19"/>
        </w:rPr>
      </w:pPr>
      <w:ins w:id="3968" w:author="רינת אביטל" w:date="2022-05-12T14:23:00Z">
        <w:r>
          <w:rPr>
            <w:rFonts w:ascii="Consolas" w:eastAsiaTheme="minorEastAsia" w:hAnsi="Consolas" w:cs="Consolas"/>
            <w:color w:val="000000"/>
            <w:sz w:val="19"/>
            <w:szCs w:val="19"/>
          </w:rPr>
          <w:t xml:space="preserve"> {</w:t>
        </w:r>
      </w:ins>
    </w:p>
    <w:p w14:paraId="0C2C64E4" w14:textId="77777777" w:rsidR="00254D98" w:rsidRDefault="00254D98" w:rsidP="00254D98">
      <w:pPr>
        <w:shd w:val="clear" w:color="auto" w:fill="FFF2CC" w:themeFill="accent4" w:themeFillTint="33"/>
        <w:autoSpaceDE w:val="0"/>
        <w:autoSpaceDN w:val="0"/>
        <w:adjustRightInd w:val="0"/>
        <w:rPr>
          <w:ins w:id="3969" w:author="רינת אביטל" w:date="2022-05-12T14:23:00Z"/>
          <w:rFonts w:ascii="Consolas" w:eastAsiaTheme="minorEastAsia" w:hAnsi="Consolas" w:cs="Consolas"/>
          <w:color w:val="000000"/>
          <w:sz w:val="19"/>
          <w:szCs w:val="19"/>
        </w:rPr>
      </w:pPr>
      <w:ins w:id="3970" w:author="רינת אביטל" w:date="2022-05-12T14:23:00Z">
        <w:r>
          <w:rPr>
            <w:rFonts w:ascii="Consolas" w:eastAsiaTheme="minorEastAsia" w:hAnsi="Consolas" w:cs="Consolas"/>
            <w:color w:val="000000"/>
            <w:sz w:val="19"/>
            <w:szCs w:val="19"/>
          </w:rPr>
          <w:t xml:space="preserve">     mat[i]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[height];</w:t>
        </w:r>
      </w:ins>
    </w:p>
    <w:p w14:paraId="1E2744E3" w14:textId="77777777" w:rsidR="00254D98" w:rsidRDefault="00254D98" w:rsidP="00254D98">
      <w:pPr>
        <w:shd w:val="clear" w:color="auto" w:fill="FFF2CC" w:themeFill="accent4" w:themeFillTint="33"/>
        <w:autoSpaceDE w:val="0"/>
        <w:autoSpaceDN w:val="0"/>
        <w:adjustRightInd w:val="0"/>
        <w:rPr>
          <w:ins w:id="3971" w:author="רינת אביטל" w:date="2022-05-12T14:23:00Z"/>
          <w:rFonts w:ascii="Consolas" w:eastAsiaTheme="minorEastAsia" w:hAnsi="Consolas" w:cs="Consolas"/>
          <w:color w:val="000000"/>
          <w:sz w:val="19"/>
          <w:szCs w:val="19"/>
        </w:rPr>
      </w:pPr>
      <w:ins w:id="3972" w:author="רינת אביטל" w:date="2022-05-12T14:23:00Z">
        <w:r>
          <w:rPr>
            <w:rFonts w:ascii="Consolas" w:eastAsiaTheme="minorEastAsia" w:hAnsi="Consolas" w:cs="Consolas"/>
            <w:color w:val="000000"/>
            <w:sz w:val="19"/>
            <w:szCs w:val="19"/>
          </w:rPr>
          <w:t xml:space="preserve"> }</w:t>
        </w:r>
      </w:ins>
    </w:p>
    <w:p w14:paraId="638A8BEF" w14:textId="77777777" w:rsidR="00254D98" w:rsidRDefault="00254D98" w:rsidP="00254D98">
      <w:pPr>
        <w:shd w:val="clear" w:color="auto" w:fill="FFF2CC" w:themeFill="accent4" w:themeFillTint="33"/>
        <w:autoSpaceDE w:val="0"/>
        <w:autoSpaceDN w:val="0"/>
        <w:adjustRightInd w:val="0"/>
        <w:rPr>
          <w:ins w:id="3973" w:author="רינת אביטל" w:date="2022-05-12T14:23:00Z"/>
          <w:rFonts w:ascii="Consolas" w:eastAsiaTheme="minorEastAsia" w:hAnsi="Consolas" w:cs="Consolas"/>
          <w:color w:val="000000"/>
          <w:sz w:val="19"/>
          <w:szCs w:val="19"/>
        </w:rPr>
      </w:pPr>
      <w:ins w:id="3974" w:author="רינת אביטל" w:date="2022-05-12T14:23:00Z">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 = 0; i &lt; width; i++)</w:t>
        </w:r>
      </w:ins>
    </w:p>
    <w:p w14:paraId="55273700" w14:textId="77777777" w:rsidR="00254D98" w:rsidRDefault="00254D98" w:rsidP="00254D98">
      <w:pPr>
        <w:shd w:val="clear" w:color="auto" w:fill="FFF2CC" w:themeFill="accent4" w:themeFillTint="33"/>
        <w:autoSpaceDE w:val="0"/>
        <w:autoSpaceDN w:val="0"/>
        <w:adjustRightInd w:val="0"/>
        <w:rPr>
          <w:ins w:id="3975" w:author="רינת אביטל" w:date="2022-05-12T14:23:00Z"/>
          <w:rFonts w:ascii="Consolas" w:eastAsiaTheme="minorEastAsia" w:hAnsi="Consolas" w:cs="Consolas"/>
          <w:color w:val="000000"/>
          <w:sz w:val="19"/>
          <w:szCs w:val="19"/>
        </w:rPr>
      </w:pPr>
      <w:ins w:id="3976" w:author="רינת אביטל" w:date="2022-05-12T14:23:00Z">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j = 0; j &lt; height; j++)</w:t>
        </w:r>
      </w:ins>
    </w:p>
    <w:p w14:paraId="5C75D969" w14:textId="77777777" w:rsidR="00254D98" w:rsidRDefault="00254D98" w:rsidP="00254D98">
      <w:pPr>
        <w:shd w:val="clear" w:color="auto" w:fill="FFF2CC" w:themeFill="accent4" w:themeFillTint="33"/>
        <w:autoSpaceDE w:val="0"/>
        <w:autoSpaceDN w:val="0"/>
        <w:adjustRightInd w:val="0"/>
        <w:rPr>
          <w:ins w:id="3977" w:author="רינת אביטל" w:date="2022-05-12T14:23:00Z"/>
          <w:rFonts w:ascii="Consolas" w:eastAsiaTheme="minorEastAsia" w:hAnsi="Consolas" w:cs="Consolas"/>
          <w:color w:val="000000"/>
          <w:sz w:val="19"/>
          <w:szCs w:val="19"/>
        </w:rPr>
      </w:pPr>
      <w:ins w:id="3978" w:author="רינת אביטל" w:date="2022-05-12T14:23:00Z">
        <w:r>
          <w:rPr>
            <w:rFonts w:ascii="Consolas" w:eastAsiaTheme="minorEastAsia" w:hAnsi="Consolas" w:cs="Consolas"/>
            <w:color w:val="000000"/>
            <w:sz w:val="19"/>
            <w:szCs w:val="19"/>
          </w:rPr>
          <w:lastRenderedPageBreak/>
          <w:t xml:space="preserve">         mat[i][ j] = 0;</w:t>
        </w:r>
      </w:ins>
    </w:p>
    <w:p w14:paraId="302265E4" w14:textId="77777777" w:rsidR="00254D98" w:rsidRDefault="00254D98" w:rsidP="00254D98">
      <w:pPr>
        <w:shd w:val="clear" w:color="auto" w:fill="FFF2CC" w:themeFill="accent4" w:themeFillTint="33"/>
        <w:autoSpaceDE w:val="0"/>
        <w:autoSpaceDN w:val="0"/>
        <w:adjustRightInd w:val="0"/>
        <w:rPr>
          <w:ins w:id="3979" w:author="רינת אביטל" w:date="2022-05-12T14:23:00Z"/>
          <w:rFonts w:ascii="Consolas" w:eastAsiaTheme="minorEastAsia" w:hAnsi="Consolas" w:cs="Consolas"/>
          <w:color w:val="000000"/>
          <w:sz w:val="19"/>
          <w:szCs w:val="19"/>
        </w:rPr>
      </w:pPr>
      <w:ins w:id="3980" w:author="רינת אביטל" w:date="2022-05-12T14:23:00Z">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x1, x2, y1, y2;</w:t>
        </w:r>
      </w:ins>
    </w:p>
    <w:p w14:paraId="32ABA004" w14:textId="77777777" w:rsidR="00254D98" w:rsidRDefault="00254D98" w:rsidP="00254D98">
      <w:pPr>
        <w:shd w:val="clear" w:color="auto" w:fill="FFF2CC" w:themeFill="accent4" w:themeFillTint="33"/>
        <w:autoSpaceDE w:val="0"/>
        <w:autoSpaceDN w:val="0"/>
        <w:adjustRightInd w:val="0"/>
        <w:rPr>
          <w:ins w:id="3981" w:author="רינת אביטל" w:date="2022-05-12T14:23:00Z"/>
          <w:rFonts w:ascii="Consolas" w:eastAsiaTheme="minorEastAsia" w:hAnsi="Consolas" w:cs="Consolas"/>
          <w:color w:val="000000"/>
          <w:sz w:val="19"/>
          <w:szCs w:val="19"/>
        </w:rPr>
      </w:pPr>
      <w:ins w:id="3982" w:author="רינת אביטל" w:date="2022-05-12T14:23:00Z">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w:t>
        </w:r>
        <w:r>
          <w:rPr>
            <w:rFonts w:ascii="Consolas" w:eastAsiaTheme="minorEastAsia" w:hAnsi="Consolas"/>
            <w:color w:val="008000"/>
            <w:sz w:val="19"/>
            <w:szCs w:val="19"/>
            <w:rtl/>
          </w:rPr>
          <w:t>עובר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על</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הקירות</w:t>
        </w:r>
      </w:ins>
    </w:p>
    <w:p w14:paraId="7D26782A" w14:textId="77777777" w:rsidR="00254D98" w:rsidRDefault="00254D98" w:rsidP="00254D98">
      <w:pPr>
        <w:shd w:val="clear" w:color="auto" w:fill="FFF2CC" w:themeFill="accent4" w:themeFillTint="33"/>
        <w:autoSpaceDE w:val="0"/>
        <w:autoSpaceDN w:val="0"/>
        <w:adjustRightInd w:val="0"/>
        <w:rPr>
          <w:ins w:id="3983" w:author="רינת אביטל" w:date="2022-05-12T14:23:00Z"/>
          <w:rFonts w:ascii="Consolas" w:eastAsiaTheme="minorEastAsia" w:hAnsi="Consolas" w:cs="Consolas"/>
          <w:color w:val="000000"/>
          <w:sz w:val="19"/>
          <w:szCs w:val="19"/>
        </w:rPr>
      </w:pPr>
      <w:ins w:id="3984" w:author="רינת אביטל" w:date="2022-05-12T14:23:00Z">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color w:val="000000"/>
            <w:sz w:val="19"/>
            <w:szCs w:val="19"/>
          </w:rPr>
          <w:t xml:space="preserve"> (var item </w:t>
        </w:r>
        <w:r>
          <w:rPr>
            <w:rFonts w:ascii="Consolas" w:eastAsiaTheme="minorEastAsia" w:hAnsi="Consolas" w:cs="Consolas"/>
            <w:color w:val="0000FF"/>
            <w:sz w:val="19"/>
            <w:szCs w:val="19"/>
          </w:rPr>
          <w:t>in</w:t>
        </w:r>
        <w:r>
          <w:rPr>
            <w:rFonts w:ascii="Consolas" w:eastAsiaTheme="minorEastAsia" w:hAnsi="Consolas" w:cs="Consolas"/>
            <w:color w:val="000000"/>
            <w:sz w:val="19"/>
            <w:szCs w:val="19"/>
          </w:rPr>
          <w:t xml:space="preserve"> w)</w:t>
        </w:r>
      </w:ins>
    </w:p>
    <w:p w14:paraId="47DCE4BC" w14:textId="77777777" w:rsidR="00254D98" w:rsidRDefault="00254D98" w:rsidP="00254D98">
      <w:pPr>
        <w:shd w:val="clear" w:color="auto" w:fill="FFF2CC" w:themeFill="accent4" w:themeFillTint="33"/>
        <w:autoSpaceDE w:val="0"/>
        <w:autoSpaceDN w:val="0"/>
        <w:adjustRightInd w:val="0"/>
        <w:rPr>
          <w:ins w:id="3985" w:author="רינת אביטל" w:date="2022-05-12T14:23:00Z"/>
          <w:rFonts w:ascii="Consolas" w:eastAsiaTheme="minorEastAsia" w:hAnsi="Consolas" w:cs="Consolas"/>
          <w:color w:val="000000"/>
          <w:sz w:val="19"/>
          <w:szCs w:val="19"/>
        </w:rPr>
      </w:pPr>
      <w:ins w:id="3986" w:author="רינת אביטל" w:date="2022-05-12T14:23:00Z">
        <w:r>
          <w:rPr>
            <w:rFonts w:ascii="Consolas" w:eastAsiaTheme="minorEastAsia" w:hAnsi="Consolas" w:cs="Consolas"/>
            <w:color w:val="000000"/>
            <w:sz w:val="19"/>
            <w:szCs w:val="19"/>
          </w:rPr>
          <w:t xml:space="preserve"> {</w:t>
        </w:r>
      </w:ins>
    </w:p>
    <w:p w14:paraId="003FD558" w14:textId="77777777" w:rsidR="00254D98" w:rsidRDefault="00254D98" w:rsidP="00254D98">
      <w:pPr>
        <w:shd w:val="clear" w:color="auto" w:fill="FFF2CC" w:themeFill="accent4" w:themeFillTint="33"/>
        <w:autoSpaceDE w:val="0"/>
        <w:autoSpaceDN w:val="0"/>
        <w:adjustRightInd w:val="0"/>
        <w:rPr>
          <w:ins w:id="3987" w:author="רינת אביטל" w:date="2022-05-12T14:23:00Z"/>
          <w:rFonts w:ascii="Consolas" w:eastAsiaTheme="minorEastAsia" w:hAnsi="Consolas" w:cs="Consolas"/>
          <w:color w:val="000000"/>
          <w:sz w:val="19"/>
          <w:szCs w:val="19"/>
        </w:rPr>
      </w:pPr>
      <w:ins w:id="3988" w:author="רינת אביטל" w:date="2022-05-12T14:23:00Z">
        <w:r>
          <w:rPr>
            <w:rFonts w:ascii="Consolas" w:eastAsiaTheme="minorEastAsia" w:hAnsi="Consolas" w:cs="Consolas"/>
            <w:color w:val="000000"/>
            <w:sz w:val="19"/>
            <w:szCs w:val="19"/>
          </w:rPr>
          <w:t xml:space="preserve">     x1 = Convert.ToInt32(item.X1);</w:t>
        </w:r>
      </w:ins>
    </w:p>
    <w:p w14:paraId="2BE84AAA" w14:textId="77777777" w:rsidR="00254D98" w:rsidRDefault="00254D98" w:rsidP="00254D98">
      <w:pPr>
        <w:shd w:val="clear" w:color="auto" w:fill="FFF2CC" w:themeFill="accent4" w:themeFillTint="33"/>
        <w:autoSpaceDE w:val="0"/>
        <w:autoSpaceDN w:val="0"/>
        <w:adjustRightInd w:val="0"/>
        <w:rPr>
          <w:ins w:id="3989" w:author="רינת אביטל" w:date="2022-05-12T14:23:00Z"/>
          <w:rFonts w:ascii="Consolas" w:eastAsiaTheme="minorEastAsia" w:hAnsi="Consolas" w:cs="Consolas"/>
          <w:color w:val="000000"/>
          <w:sz w:val="19"/>
          <w:szCs w:val="19"/>
        </w:rPr>
      </w:pPr>
      <w:ins w:id="3990" w:author="רינת אביטל" w:date="2022-05-12T14:23:00Z">
        <w:r>
          <w:rPr>
            <w:rFonts w:ascii="Consolas" w:eastAsiaTheme="minorEastAsia" w:hAnsi="Consolas" w:cs="Consolas"/>
            <w:color w:val="000000"/>
            <w:sz w:val="19"/>
            <w:szCs w:val="19"/>
          </w:rPr>
          <w:t xml:space="preserve">     x2 = Convert.ToInt32(item.X2);</w:t>
        </w:r>
      </w:ins>
    </w:p>
    <w:p w14:paraId="0985305B" w14:textId="77777777" w:rsidR="00254D98" w:rsidRDefault="00254D98" w:rsidP="00254D98">
      <w:pPr>
        <w:shd w:val="clear" w:color="auto" w:fill="FFF2CC" w:themeFill="accent4" w:themeFillTint="33"/>
        <w:autoSpaceDE w:val="0"/>
        <w:autoSpaceDN w:val="0"/>
        <w:adjustRightInd w:val="0"/>
        <w:rPr>
          <w:ins w:id="3991" w:author="רינת אביטל" w:date="2022-05-12T14:23:00Z"/>
          <w:rFonts w:ascii="Consolas" w:eastAsiaTheme="minorEastAsia" w:hAnsi="Consolas" w:cs="Consolas"/>
          <w:color w:val="000000"/>
          <w:sz w:val="19"/>
          <w:szCs w:val="19"/>
        </w:rPr>
      </w:pPr>
      <w:ins w:id="3992" w:author="רינת אביטל" w:date="2022-05-12T14:23:00Z">
        <w:r>
          <w:rPr>
            <w:rFonts w:ascii="Consolas" w:eastAsiaTheme="minorEastAsia" w:hAnsi="Consolas" w:cs="Consolas"/>
            <w:color w:val="000000"/>
            <w:sz w:val="19"/>
            <w:szCs w:val="19"/>
          </w:rPr>
          <w:t xml:space="preserve">     y1 = Convert.ToInt32(item.Y1);</w:t>
        </w:r>
      </w:ins>
    </w:p>
    <w:p w14:paraId="559CD7B1" w14:textId="77777777" w:rsidR="00254D98" w:rsidRDefault="00254D98" w:rsidP="00254D98">
      <w:pPr>
        <w:shd w:val="clear" w:color="auto" w:fill="FFF2CC" w:themeFill="accent4" w:themeFillTint="33"/>
        <w:autoSpaceDE w:val="0"/>
        <w:autoSpaceDN w:val="0"/>
        <w:adjustRightInd w:val="0"/>
        <w:rPr>
          <w:ins w:id="3993" w:author="רינת אביטל" w:date="2022-05-12T14:23:00Z"/>
          <w:rFonts w:ascii="Consolas" w:eastAsiaTheme="minorEastAsia" w:hAnsi="Consolas" w:cs="Consolas"/>
          <w:color w:val="000000"/>
          <w:sz w:val="19"/>
          <w:szCs w:val="19"/>
        </w:rPr>
      </w:pPr>
      <w:ins w:id="3994" w:author="רינת אביטל" w:date="2022-05-12T14:23:00Z">
        <w:r>
          <w:rPr>
            <w:rFonts w:ascii="Consolas" w:eastAsiaTheme="minorEastAsia" w:hAnsi="Consolas" w:cs="Consolas"/>
            <w:color w:val="000000"/>
            <w:sz w:val="19"/>
            <w:szCs w:val="19"/>
          </w:rPr>
          <w:t xml:space="preserve">     y2 = Convert.ToInt32(item.Y2);</w:t>
        </w:r>
      </w:ins>
    </w:p>
    <w:p w14:paraId="7D0B89D3" w14:textId="77777777" w:rsidR="00254D98" w:rsidRDefault="00254D98" w:rsidP="00254D98">
      <w:pPr>
        <w:shd w:val="clear" w:color="auto" w:fill="FFF2CC" w:themeFill="accent4" w:themeFillTint="33"/>
        <w:autoSpaceDE w:val="0"/>
        <w:autoSpaceDN w:val="0"/>
        <w:adjustRightInd w:val="0"/>
        <w:rPr>
          <w:ins w:id="3995" w:author="רינת אביטל" w:date="2022-05-12T14:23:00Z"/>
          <w:rFonts w:ascii="Consolas" w:eastAsiaTheme="minorEastAsia" w:hAnsi="Consolas" w:cs="Consolas"/>
          <w:color w:val="000000"/>
          <w:sz w:val="19"/>
          <w:szCs w:val="19"/>
        </w:rPr>
      </w:pPr>
      <w:ins w:id="3996" w:author="רינת אביטל" w:date="2022-05-12T14:23:00Z">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 = x1; i &lt;= x2; i++)</w:t>
        </w:r>
      </w:ins>
    </w:p>
    <w:p w14:paraId="3EB34C67" w14:textId="77777777" w:rsidR="00254D98" w:rsidRDefault="00254D98" w:rsidP="00254D98">
      <w:pPr>
        <w:shd w:val="clear" w:color="auto" w:fill="FFF2CC" w:themeFill="accent4" w:themeFillTint="33"/>
        <w:autoSpaceDE w:val="0"/>
        <w:autoSpaceDN w:val="0"/>
        <w:adjustRightInd w:val="0"/>
        <w:rPr>
          <w:ins w:id="3997" w:author="רינת אביטל" w:date="2022-05-12T14:23:00Z"/>
          <w:rFonts w:ascii="Consolas" w:eastAsiaTheme="minorEastAsia" w:hAnsi="Consolas" w:cs="Consolas"/>
          <w:color w:val="000000"/>
          <w:sz w:val="19"/>
          <w:szCs w:val="19"/>
        </w:rPr>
      </w:pPr>
      <w:ins w:id="3998" w:author="רינת אביטל" w:date="2022-05-12T14:23:00Z">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j = y1; j &lt;= y2; j++)</w:t>
        </w:r>
      </w:ins>
    </w:p>
    <w:p w14:paraId="7F86E2DB" w14:textId="77777777" w:rsidR="00254D98" w:rsidRDefault="00254D98" w:rsidP="00254D98">
      <w:pPr>
        <w:shd w:val="clear" w:color="auto" w:fill="FFF2CC" w:themeFill="accent4" w:themeFillTint="33"/>
        <w:autoSpaceDE w:val="0"/>
        <w:autoSpaceDN w:val="0"/>
        <w:adjustRightInd w:val="0"/>
        <w:rPr>
          <w:ins w:id="3999" w:author="רינת אביטל" w:date="2022-05-12T14:23:00Z"/>
          <w:rFonts w:ascii="Consolas" w:eastAsiaTheme="minorEastAsia" w:hAnsi="Consolas" w:cs="Consolas"/>
          <w:color w:val="000000"/>
          <w:sz w:val="19"/>
          <w:szCs w:val="19"/>
        </w:rPr>
      </w:pPr>
      <w:ins w:id="4000" w:author="רינת אביטל" w:date="2022-05-12T14:23:00Z">
        <w:r>
          <w:rPr>
            <w:rFonts w:ascii="Consolas" w:eastAsiaTheme="minorEastAsia" w:hAnsi="Consolas" w:cs="Consolas"/>
            <w:color w:val="000000"/>
            <w:sz w:val="19"/>
            <w:szCs w:val="19"/>
          </w:rPr>
          <w:t xml:space="preserve">             mat[i][ j] = 1 </w:t>
        </w:r>
      </w:ins>
    </w:p>
    <w:p w14:paraId="74B9EAC9" w14:textId="77777777" w:rsidR="00254D98" w:rsidRDefault="00254D98" w:rsidP="00254D98">
      <w:pPr>
        <w:shd w:val="clear" w:color="auto" w:fill="FFF2CC" w:themeFill="accent4" w:themeFillTint="33"/>
        <w:autoSpaceDE w:val="0"/>
        <w:autoSpaceDN w:val="0"/>
        <w:adjustRightInd w:val="0"/>
        <w:rPr>
          <w:ins w:id="4001" w:author="רינת אביטל" w:date="2022-05-12T14:23:00Z"/>
          <w:rFonts w:ascii="Consolas" w:eastAsiaTheme="minorEastAsia" w:hAnsi="Consolas" w:cs="Consolas"/>
          <w:color w:val="000000"/>
          <w:sz w:val="19"/>
          <w:szCs w:val="19"/>
        </w:rPr>
      </w:pPr>
      <w:ins w:id="4002" w:author="רינת אביטל" w:date="2022-05-12T14:23:00Z">
        <w:r>
          <w:rPr>
            <w:rFonts w:ascii="Consolas" w:eastAsiaTheme="minorEastAsia" w:hAnsi="Consolas" w:cs="Consolas"/>
            <w:color w:val="000000"/>
            <w:sz w:val="19"/>
            <w:szCs w:val="19"/>
          </w:rPr>
          <w:t xml:space="preserve"> }</w:t>
        </w:r>
      </w:ins>
    </w:p>
    <w:p w14:paraId="1B710B58" w14:textId="77777777" w:rsidR="00254D98" w:rsidRDefault="00254D98" w:rsidP="00254D98">
      <w:pPr>
        <w:shd w:val="clear" w:color="auto" w:fill="FFF2CC" w:themeFill="accent4" w:themeFillTint="33"/>
        <w:autoSpaceDE w:val="0"/>
        <w:autoSpaceDN w:val="0"/>
        <w:adjustRightInd w:val="0"/>
        <w:rPr>
          <w:ins w:id="4003" w:author="רינת אביטל" w:date="2022-05-12T14:23:00Z"/>
          <w:rFonts w:ascii="Consolas" w:eastAsiaTheme="minorEastAsia" w:hAnsi="Consolas" w:cs="Consolas"/>
          <w:color w:val="000000"/>
          <w:sz w:val="19"/>
          <w:szCs w:val="19"/>
        </w:rPr>
      </w:pPr>
      <w:ins w:id="4004" w:author="רינת אביטל" w:date="2022-05-12T14:23:00Z">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w:t>
        </w:r>
        <w:r>
          <w:rPr>
            <w:rFonts w:ascii="Consolas" w:eastAsiaTheme="minorEastAsia" w:hAnsi="Consolas"/>
            <w:color w:val="008000"/>
            <w:sz w:val="19"/>
            <w:szCs w:val="19"/>
            <w:rtl/>
          </w:rPr>
          <w:t>עובר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על</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הסטנדים</w:t>
        </w:r>
      </w:ins>
    </w:p>
    <w:p w14:paraId="5ACCFF37" w14:textId="77777777" w:rsidR="00254D98" w:rsidRDefault="00254D98" w:rsidP="00254D98">
      <w:pPr>
        <w:shd w:val="clear" w:color="auto" w:fill="FFF2CC" w:themeFill="accent4" w:themeFillTint="33"/>
        <w:autoSpaceDE w:val="0"/>
        <w:autoSpaceDN w:val="0"/>
        <w:adjustRightInd w:val="0"/>
        <w:rPr>
          <w:ins w:id="4005" w:author="רינת אביטל" w:date="2022-05-12T14:23:00Z"/>
          <w:rFonts w:ascii="Consolas" w:eastAsiaTheme="minorEastAsia" w:hAnsi="Consolas" w:cs="Consolas"/>
          <w:color w:val="000000"/>
          <w:sz w:val="19"/>
          <w:szCs w:val="19"/>
        </w:rPr>
      </w:pPr>
      <w:ins w:id="4006" w:author="רינת אביטל" w:date="2022-05-12T14:23:00Z">
        <w:r>
          <w:rPr>
            <w:rFonts w:ascii="Consolas" w:eastAsiaTheme="minorEastAsia" w:hAnsi="Consolas" w:cs="Consolas"/>
            <w:color w:val="000000"/>
            <w:sz w:val="19"/>
            <w:szCs w:val="19"/>
          </w:rPr>
          <w:t xml:space="preserve"> Point p1;</w:t>
        </w:r>
      </w:ins>
    </w:p>
    <w:p w14:paraId="0567CF6E" w14:textId="77777777" w:rsidR="00254D98" w:rsidRDefault="00254D98" w:rsidP="00254D98">
      <w:pPr>
        <w:shd w:val="clear" w:color="auto" w:fill="FFF2CC" w:themeFill="accent4" w:themeFillTint="33"/>
        <w:autoSpaceDE w:val="0"/>
        <w:autoSpaceDN w:val="0"/>
        <w:adjustRightInd w:val="0"/>
        <w:rPr>
          <w:ins w:id="4007" w:author="רינת אביטל" w:date="2022-05-12T14:23:00Z"/>
          <w:rFonts w:ascii="Consolas" w:eastAsiaTheme="minorEastAsia" w:hAnsi="Consolas" w:cs="Consolas"/>
          <w:color w:val="000000"/>
          <w:sz w:val="19"/>
          <w:szCs w:val="19"/>
        </w:rPr>
      </w:pPr>
      <w:ins w:id="4008" w:author="רינת אביטל" w:date="2022-05-12T14:23:00Z">
        <w:r>
          <w:rPr>
            <w:rFonts w:ascii="Consolas" w:eastAsiaTheme="minorEastAsia" w:hAnsi="Consolas" w:cs="Consolas"/>
            <w:color w:val="000000"/>
            <w:sz w:val="19"/>
            <w:szCs w:val="19"/>
          </w:rPr>
          <w:t xml:space="preserve"> Point p2;</w:t>
        </w:r>
      </w:ins>
    </w:p>
    <w:p w14:paraId="7A8D5865" w14:textId="77777777" w:rsidR="00254D98" w:rsidRDefault="00254D98" w:rsidP="00254D98">
      <w:pPr>
        <w:shd w:val="clear" w:color="auto" w:fill="FFF2CC" w:themeFill="accent4" w:themeFillTint="33"/>
        <w:autoSpaceDE w:val="0"/>
        <w:autoSpaceDN w:val="0"/>
        <w:adjustRightInd w:val="0"/>
        <w:rPr>
          <w:ins w:id="4009" w:author="רינת אביטל" w:date="2022-05-12T14:23:00Z"/>
          <w:rFonts w:ascii="Consolas" w:eastAsiaTheme="minorEastAsia" w:hAnsi="Consolas" w:cs="Consolas"/>
          <w:color w:val="000000"/>
          <w:sz w:val="19"/>
          <w:szCs w:val="19"/>
        </w:rPr>
      </w:pPr>
      <w:ins w:id="4010" w:author="רינת אביטל" w:date="2022-05-12T14:23:00Z">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color w:val="000000"/>
            <w:sz w:val="19"/>
            <w:szCs w:val="19"/>
          </w:rPr>
          <w:t xml:space="preserve"> (var item </w:t>
        </w:r>
        <w:r>
          <w:rPr>
            <w:rFonts w:ascii="Consolas" w:eastAsiaTheme="minorEastAsia" w:hAnsi="Consolas" w:cs="Consolas"/>
            <w:color w:val="0000FF"/>
            <w:sz w:val="19"/>
            <w:szCs w:val="19"/>
          </w:rPr>
          <w:t>in</w:t>
        </w:r>
        <w:r>
          <w:rPr>
            <w:rFonts w:ascii="Consolas" w:eastAsiaTheme="minorEastAsia" w:hAnsi="Consolas" w:cs="Consolas"/>
            <w:color w:val="000000"/>
            <w:sz w:val="19"/>
            <w:szCs w:val="19"/>
          </w:rPr>
          <w:t xml:space="preserve"> s)</w:t>
        </w:r>
      </w:ins>
    </w:p>
    <w:p w14:paraId="1B8505B1" w14:textId="77777777" w:rsidR="00254D98" w:rsidRDefault="00254D98" w:rsidP="00254D98">
      <w:pPr>
        <w:shd w:val="clear" w:color="auto" w:fill="FFF2CC" w:themeFill="accent4" w:themeFillTint="33"/>
        <w:autoSpaceDE w:val="0"/>
        <w:autoSpaceDN w:val="0"/>
        <w:adjustRightInd w:val="0"/>
        <w:rPr>
          <w:ins w:id="4011" w:author="רינת אביטל" w:date="2022-05-12T14:23:00Z"/>
          <w:rFonts w:ascii="Consolas" w:eastAsiaTheme="minorEastAsia" w:hAnsi="Consolas" w:cs="Consolas"/>
          <w:color w:val="000000"/>
          <w:sz w:val="19"/>
          <w:szCs w:val="19"/>
        </w:rPr>
      </w:pPr>
      <w:ins w:id="4012" w:author="רינת אביטל" w:date="2022-05-12T14:23:00Z">
        <w:r>
          <w:rPr>
            <w:rFonts w:ascii="Consolas" w:eastAsiaTheme="minorEastAsia" w:hAnsi="Consolas" w:cs="Consolas"/>
            <w:color w:val="000000"/>
            <w:sz w:val="19"/>
            <w:szCs w:val="19"/>
          </w:rPr>
          <w:t xml:space="preserve"> {</w:t>
        </w:r>
      </w:ins>
    </w:p>
    <w:p w14:paraId="59381976" w14:textId="77777777" w:rsidR="00254D98" w:rsidRDefault="00254D98" w:rsidP="00254D98">
      <w:pPr>
        <w:shd w:val="clear" w:color="auto" w:fill="FFF2CC" w:themeFill="accent4" w:themeFillTint="33"/>
        <w:autoSpaceDE w:val="0"/>
        <w:autoSpaceDN w:val="0"/>
        <w:adjustRightInd w:val="0"/>
        <w:rPr>
          <w:ins w:id="4013" w:author="רינת אביטל" w:date="2022-05-12T14:23:00Z"/>
          <w:rFonts w:ascii="Consolas" w:eastAsiaTheme="minorEastAsia" w:hAnsi="Consolas" w:cs="Consolas"/>
          <w:color w:val="000000"/>
          <w:sz w:val="19"/>
          <w:szCs w:val="19"/>
        </w:rPr>
      </w:pPr>
      <w:ins w:id="4014" w:author="רינת אביטל" w:date="2022-05-12T14:23:00Z">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(item.Code == 104)</w:t>
        </w:r>
      </w:ins>
    </w:p>
    <w:p w14:paraId="5835AC9E" w14:textId="77777777" w:rsidR="00254D98" w:rsidRDefault="00254D98" w:rsidP="00254D98">
      <w:pPr>
        <w:shd w:val="clear" w:color="auto" w:fill="FFF2CC" w:themeFill="accent4" w:themeFillTint="33"/>
        <w:autoSpaceDE w:val="0"/>
        <w:autoSpaceDN w:val="0"/>
        <w:adjustRightInd w:val="0"/>
        <w:rPr>
          <w:ins w:id="4015" w:author="רינת אביטל" w:date="2022-05-12T14:23:00Z"/>
          <w:rFonts w:ascii="Consolas" w:eastAsiaTheme="minorEastAsia" w:hAnsi="Consolas" w:cs="Consolas"/>
          <w:color w:val="000000"/>
          <w:sz w:val="19"/>
          <w:szCs w:val="19"/>
        </w:rPr>
      </w:pPr>
      <w:ins w:id="4016" w:author="רינת אביטל" w:date="2022-05-12T14:23:00Z">
        <w:r>
          <w:rPr>
            <w:rFonts w:ascii="Consolas" w:eastAsiaTheme="minorEastAsia" w:hAnsi="Consolas" w:cs="Consolas"/>
            <w:color w:val="000000"/>
            <w:sz w:val="19"/>
            <w:szCs w:val="19"/>
          </w:rPr>
          <w:t xml:space="preserve">         item.Code = item.Code;</w:t>
        </w:r>
      </w:ins>
    </w:p>
    <w:p w14:paraId="1E2C00B1" w14:textId="77777777" w:rsidR="00254D98" w:rsidRDefault="00254D98" w:rsidP="00254D98">
      <w:pPr>
        <w:shd w:val="clear" w:color="auto" w:fill="FFF2CC" w:themeFill="accent4" w:themeFillTint="33"/>
        <w:autoSpaceDE w:val="0"/>
        <w:autoSpaceDN w:val="0"/>
        <w:adjustRightInd w:val="0"/>
        <w:rPr>
          <w:ins w:id="4017" w:author="רינת אביטל" w:date="2022-05-12T14:23:00Z"/>
          <w:rFonts w:ascii="Consolas" w:eastAsiaTheme="minorEastAsia" w:hAnsi="Consolas" w:cs="Consolas"/>
          <w:color w:val="000000"/>
          <w:sz w:val="19"/>
          <w:szCs w:val="19"/>
        </w:rPr>
      </w:pPr>
      <w:ins w:id="4018" w:author="רינת אביטל" w:date="2022-05-12T14:23:00Z">
        <w:r>
          <w:rPr>
            <w:rFonts w:ascii="Consolas" w:eastAsiaTheme="minorEastAsia" w:hAnsi="Consolas" w:cs="Consolas"/>
            <w:color w:val="000000"/>
            <w:sz w:val="19"/>
            <w:szCs w:val="19"/>
          </w:rPr>
          <w:t xml:space="preserve">     p1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Point();</w:t>
        </w:r>
      </w:ins>
    </w:p>
    <w:p w14:paraId="1923513B" w14:textId="77777777" w:rsidR="00254D98" w:rsidRDefault="00254D98" w:rsidP="00254D98">
      <w:pPr>
        <w:shd w:val="clear" w:color="auto" w:fill="FFF2CC" w:themeFill="accent4" w:themeFillTint="33"/>
        <w:autoSpaceDE w:val="0"/>
        <w:autoSpaceDN w:val="0"/>
        <w:adjustRightInd w:val="0"/>
        <w:rPr>
          <w:ins w:id="4019" w:author="רינת אביטל" w:date="2022-05-12T14:23:00Z"/>
          <w:rFonts w:ascii="Consolas" w:eastAsiaTheme="minorEastAsia" w:hAnsi="Consolas" w:cs="Consolas"/>
          <w:color w:val="000000"/>
          <w:sz w:val="19"/>
          <w:szCs w:val="19"/>
        </w:rPr>
      </w:pPr>
      <w:ins w:id="4020" w:author="רינת אביטל" w:date="2022-05-12T14:23:00Z">
        <w:r>
          <w:rPr>
            <w:rFonts w:ascii="Consolas" w:eastAsiaTheme="minorEastAsia" w:hAnsi="Consolas" w:cs="Consolas"/>
            <w:color w:val="000000"/>
            <w:sz w:val="19"/>
            <w:szCs w:val="19"/>
          </w:rPr>
          <w:t xml:space="preserve">     p2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Point();</w:t>
        </w:r>
      </w:ins>
    </w:p>
    <w:p w14:paraId="7AF0107C" w14:textId="77777777" w:rsidR="00254D98" w:rsidRDefault="00254D98" w:rsidP="00254D98">
      <w:pPr>
        <w:shd w:val="clear" w:color="auto" w:fill="FFF2CC" w:themeFill="accent4" w:themeFillTint="33"/>
        <w:autoSpaceDE w:val="0"/>
        <w:autoSpaceDN w:val="0"/>
        <w:adjustRightInd w:val="0"/>
        <w:rPr>
          <w:ins w:id="4021" w:author="רינת אביטל" w:date="2022-05-12T14:23:00Z"/>
          <w:rFonts w:ascii="Consolas" w:eastAsiaTheme="minorEastAsia" w:hAnsi="Consolas" w:cs="Consolas"/>
          <w:color w:val="000000"/>
          <w:sz w:val="19"/>
          <w:szCs w:val="19"/>
        </w:rPr>
      </w:pPr>
      <w:ins w:id="4022" w:author="רינת אביטל" w:date="2022-05-12T14:23:00Z">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((item.X1 + item.Y1) &lt; (item.X2 + item.Y2))</w:t>
        </w:r>
      </w:ins>
    </w:p>
    <w:p w14:paraId="66B54CE5" w14:textId="77777777" w:rsidR="00254D98" w:rsidRDefault="00254D98" w:rsidP="00254D98">
      <w:pPr>
        <w:shd w:val="clear" w:color="auto" w:fill="FFF2CC" w:themeFill="accent4" w:themeFillTint="33"/>
        <w:autoSpaceDE w:val="0"/>
        <w:autoSpaceDN w:val="0"/>
        <w:adjustRightInd w:val="0"/>
        <w:rPr>
          <w:ins w:id="4023" w:author="רינת אביטל" w:date="2022-05-12T14:23:00Z"/>
          <w:rFonts w:ascii="Consolas" w:eastAsiaTheme="minorEastAsia" w:hAnsi="Consolas" w:cs="Consolas"/>
          <w:color w:val="000000"/>
          <w:sz w:val="19"/>
          <w:szCs w:val="19"/>
        </w:rPr>
      </w:pPr>
      <w:ins w:id="4024" w:author="רינת אביטל" w:date="2022-05-12T14:23:00Z">
        <w:r>
          <w:rPr>
            <w:rFonts w:ascii="Consolas" w:eastAsiaTheme="minorEastAsia" w:hAnsi="Consolas" w:cs="Consolas"/>
            <w:color w:val="000000"/>
            <w:sz w:val="19"/>
            <w:szCs w:val="19"/>
          </w:rPr>
          <w:t xml:space="preserve">     {</w:t>
        </w:r>
      </w:ins>
    </w:p>
    <w:p w14:paraId="5453E41A" w14:textId="77777777" w:rsidR="00254D98" w:rsidRDefault="00254D98" w:rsidP="00254D98">
      <w:pPr>
        <w:shd w:val="clear" w:color="auto" w:fill="FFF2CC" w:themeFill="accent4" w:themeFillTint="33"/>
        <w:autoSpaceDE w:val="0"/>
        <w:autoSpaceDN w:val="0"/>
        <w:adjustRightInd w:val="0"/>
        <w:rPr>
          <w:ins w:id="4025" w:author="רינת אביטל" w:date="2022-05-12T14:23:00Z"/>
          <w:rFonts w:ascii="Consolas" w:eastAsiaTheme="minorEastAsia" w:hAnsi="Consolas" w:cs="Consolas"/>
          <w:color w:val="000000"/>
          <w:sz w:val="19"/>
          <w:szCs w:val="19"/>
        </w:rPr>
      </w:pPr>
      <w:ins w:id="4026" w:author="רינת אביטל" w:date="2022-05-12T14:23:00Z">
        <w:r>
          <w:rPr>
            <w:rFonts w:ascii="Consolas" w:eastAsiaTheme="minorEastAsia" w:hAnsi="Consolas" w:cs="Consolas"/>
            <w:color w:val="000000"/>
            <w:sz w:val="19"/>
            <w:szCs w:val="19"/>
          </w:rPr>
          <w:t xml:space="preserve">         p1.X = Convert.ToInt32(item.X1); p1.Y = Convert.ToInt32(item.Y1);</w:t>
        </w:r>
      </w:ins>
    </w:p>
    <w:p w14:paraId="31629D67" w14:textId="77777777" w:rsidR="00254D98" w:rsidRDefault="00254D98" w:rsidP="00254D98">
      <w:pPr>
        <w:shd w:val="clear" w:color="auto" w:fill="FFF2CC" w:themeFill="accent4" w:themeFillTint="33"/>
        <w:autoSpaceDE w:val="0"/>
        <w:autoSpaceDN w:val="0"/>
        <w:adjustRightInd w:val="0"/>
        <w:rPr>
          <w:ins w:id="4027" w:author="רינת אביטל" w:date="2022-05-12T14:23:00Z"/>
          <w:rFonts w:ascii="Consolas" w:eastAsiaTheme="minorEastAsia" w:hAnsi="Consolas" w:cs="Consolas"/>
          <w:color w:val="000000"/>
          <w:sz w:val="19"/>
          <w:szCs w:val="19"/>
        </w:rPr>
      </w:pPr>
      <w:ins w:id="4028" w:author="רינת אביטל" w:date="2022-05-12T14:23:00Z">
        <w:r>
          <w:rPr>
            <w:rFonts w:ascii="Consolas" w:eastAsiaTheme="minorEastAsia" w:hAnsi="Consolas" w:cs="Consolas"/>
            <w:color w:val="000000"/>
            <w:sz w:val="19"/>
            <w:szCs w:val="19"/>
          </w:rPr>
          <w:t xml:space="preserve">         p2.X = Convert.ToInt32(item.X2); p2.Y = Convert.ToInt32(item.Y2);</w:t>
        </w:r>
      </w:ins>
    </w:p>
    <w:p w14:paraId="2F3D37BC" w14:textId="77777777" w:rsidR="00254D98" w:rsidRDefault="00254D98" w:rsidP="00254D98">
      <w:pPr>
        <w:shd w:val="clear" w:color="auto" w:fill="FFF2CC" w:themeFill="accent4" w:themeFillTint="33"/>
        <w:autoSpaceDE w:val="0"/>
        <w:autoSpaceDN w:val="0"/>
        <w:adjustRightInd w:val="0"/>
        <w:rPr>
          <w:ins w:id="4029" w:author="רינת אביטל" w:date="2022-05-12T14:23:00Z"/>
          <w:rFonts w:ascii="Consolas" w:eastAsiaTheme="minorEastAsia" w:hAnsi="Consolas" w:cs="Consolas"/>
          <w:color w:val="000000"/>
          <w:sz w:val="19"/>
          <w:szCs w:val="19"/>
        </w:rPr>
      </w:pPr>
      <w:ins w:id="4030" w:author="רינת אביטל" w:date="2022-05-12T14:23:00Z">
        <w:r>
          <w:rPr>
            <w:rFonts w:ascii="Consolas" w:eastAsiaTheme="minorEastAsia" w:hAnsi="Consolas" w:cs="Consolas"/>
            <w:color w:val="000000"/>
            <w:sz w:val="19"/>
            <w:szCs w:val="19"/>
          </w:rPr>
          <w:t xml:space="preserve">     }</w:t>
        </w:r>
      </w:ins>
    </w:p>
    <w:p w14:paraId="5A8FED6E" w14:textId="77777777" w:rsidR="00254D98" w:rsidRDefault="00254D98" w:rsidP="00254D98">
      <w:pPr>
        <w:shd w:val="clear" w:color="auto" w:fill="FFF2CC" w:themeFill="accent4" w:themeFillTint="33"/>
        <w:autoSpaceDE w:val="0"/>
        <w:autoSpaceDN w:val="0"/>
        <w:adjustRightInd w:val="0"/>
        <w:rPr>
          <w:ins w:id="4031" w:author="רינת אביטל" w:date="2022-05-12T14:23:00Z"/>
          <w:rFonts w:ascii="Consolas" w:eastAsiaTheme="minorEastAsia" w:hAnsi="Consolas" w:cs="Consolas"/>
          <w:color w:val="000000"/>
          <w:sz w:val="19"/>
          <w:szCs w:val="19"/>
        </w:rPr>
      </w:pPr>
      <w:ins w:id="4032" w:author="רינת אביטל" w:date="2022-05-12T14:23:00Z">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else</w:t>
        </w:r>
      </w:ins>
    </w:p>
    <w:p w14:paraId="5E946F66" w14:textId="77777777" w:rsidR="00254D98" w:rsidRDefault="00254D98" w:rsidP="00254D98">
      <w:pPr>
        <w:shd w:val="clear" w:color="auto" w:fill="FFF2CC" w:themeFill="accent4" w:themeFillTint="33"/>
        <w:autoSpaceDE w:val="0"/>
        <w:autoSpaceDN w:val="0"/>
        <w:adjustRightInd w:val="0"/>
        <w:rPr>
          <w:ins w:id="4033" w:author="רינת אביטל" w:date="2022-05-12T14:23:00Z"/>
          <w:rFonts w:ascii="Consolas" w:eastAsiaTheme="minorEastAsia" w:hAnsi="Consolas" w:cs="Consolas"/>
          <w:color w:val="000000"/>
          <w:sz w:val="19"/>
          <w:szCs w:val="19"/>
        </w:rPr>
      </w:pPr>
      <w:ins w:id="4034" w:author="רינת אביטל" w:date="2022-05-12T14:23:00Z">
        <w:r>
          <w:rPr>
            <w:rFonts w:ascii="Consolas" w:eastAsiaTheme="minorEastAsia" w:hAnsi="Consolas" w:cs="Consolas"/>
            <w:color w:val="000000"/>
            <w:sz w:val="19"/>
            <w:szCs w:val="19"/>
          </w:rPr>
          <w:t xml:space="preserve">     {</w:t>
        </w:r>
      </w:ins>
    </w:p>
    <w:p w14:paraId="7F827F1B" w14:textId="77777777" w:rsidR="00254D98" w:rsidRDefault="00254D98" w:rsidP="00254D98">
      <w:pPr>
        <w:shd w:val="clear" w:color="auto" w:fill="FFF2CC" w:themeFill="accent4" w:themeFillTint="33"/>
        <w:autoSpaceDE w:val="0"/>
        <w:autoSpaceDN w:val="0"/>
        <w:adjustRightInd w:val="0"/>
        <w:rPr>
          <w:ins w:id="4035" w:author="רינת אביטל" w:date="2022-05-12T14:23:00Z"/>
          <w:rFonts w:ascii="Consolas" w:eastAsiaTheme="minorEastAsia" w:hAnsi="Consolas" w:cs="Consolas"/>
          <w:color w:val="000000"/>
          <w:sz w:val="19"/>
          <w:szCs w:val="19"/>
        </w:rPr>
      </w:pPr>
      <w:ins w:id="4036" w:author="רינת אביטל" w:date="2022-05-12T14:23:00Z">
        <w:r>
          <w:rPr>
            <w:rFonts w:ascii="Consolas" w:eastAsiaTheme="minorEastAsia" w:hAnsi="Consolas" w:cs="Consolas"/>
            <w:color w:val="000000"/>
            <w:sz w:val="19"/>
            <w:szCs w:val="19"/>
          </w:rPr>
          <w:t xml:space="preserve">         p1.X = Convert.ToInt32(item.X2); p1.Y = Convert.ToInt32(item.Y2);</w:t>
        </w:r>
      </w:ins>
    </w:p>
    <w:p w14:paraId="4C5333F5" w14:textId="77777777" w:rsidR="00254D98" w:rsidRDefault="00254D98" w:rsidP="00254D98">
      <w:pPr>
        <w:shd w:val="clear" w:color="auto" w:fill="FFF2CC" w:themeFill="accent4" w:themeFillTint="33"/>
        <w:autoSpaceDE w:val="0"/>
        <w:autoSpaceDN w:val="0"/>
        <w:adjustRightInd w:val="0"/>
        <w:rPr>
          <w:ins w:id="4037" w:author="רינת אביטל" w:date="2022-05-12T14:23:00Z"/>
          <w:rFonts w:ascii="Consolas" w:eastAsiaTheme="minorEastAsia" w:hAnsi="Consolas" w:cs="Consolas"/>
          <w:color w:val="000000"/>
          <w:sz w:val="19"/>
          <w:szCs w:val="19"/>
        </w:rPr>
      </w:pPr>
      <w:ins w:id="4038" w:author="רינת אביטל" w:date="2022-05-12T14:23:00Z">
        <w:r>
          <w:rPr>
            <w:rFonts w:ascii="Consolas" w:eastAsiaTheme="minorEastAsia" w:hAnsi="Consolas" w:cs="Consolas"/>
            <w:color w:val="000000"/>
            <w:sz w:val="19"/>
            <w:szCs w:val="19"/>
          </w:rPr>
          <w:t xml:space="preserve">         p2.X = Convert.ToInt32(item.X1); p2.Y = Convert.ToInt32(item.Y1);</w:t>
        </w:r>
      </w:ins>
    </w:p>
    <w:p w14:paraId="2EFD0F4D" w14:textId="77777777" w:rsidR="00254D98" w:rsidRDefault="00254D98" w:rsidP="00254D98">
      <w:pPr>
        <w:shd w:val="clear" w:color="auto" w:fill="FFF2CC" w:themeFill="accent4" w:themeFillTint="33"/>
        <w:autoSpaceDE w:val="0"/>
        <w:autoSpaceDN w:val="0"/>
        <w:adjustRightInd w:val="0"/>
        <w:rPr>
          <w:ins w:id="4039" w:author="רינת אביטל" w:date="2022-05-12T14:23:00Z"/>
          <w:rFonts w:ascii="Consolas" w:eastAsiaTheme="minorEastAsia" w:hAnsi="Consolas" w:cs="Consolas"/>
          <w:color w:val="000000"/>
          <w:sz w:val="19"/>
          <w:szCs w:val="19"/>
        </w:rPr>
      </w:pPr>
      <w:ins w:id="4040" w:author="רינת אביטל" w:date="2022-05-12T14:23:00Z">
        <w:r>
          <w:rPr>
            <w:rFonts w:ascii="Consolas" w:eastAsiaTheme="minorEastAsia" w:hAnsi="Consolas" w:cs="Consolas"/>
            <w:color w:val="000000"/>
            <w:sz w:val="19"/>
            <w:szCs w:val="19"/>
          </w:rPr>
          <w:t xml:space="preserve">     }</w:t>
        </w:r>
      </w:ins>
    </w:p>
    <w:p w14:paraId="3D40D9E2" w14:textId="77777777" w:rsidR="00254D98" w:rsidRDefault="00254D98" w:rsidP="00254D98">
      <w:pPr>
        <w:shd w:val="clear" w:color="auto" w:fill="FFF2CC" w:themeFill="accent4" w:themeFillTint="33"/>
        <w:autoSpaceDE w:val="0"/>
        <w:autoSpaceDN w:val="0"/>
        <w:adjustRightInd w:val="0"/>
        <w:rPr>
          <w:ins w:id="4041" w:author="רינת אביטל" w:date="2022-05-12T14:23:00Z"/>
          <w:rFonts w:ascii="Consolas" w:eastAsiaTheme="minorEastAsia" w:hAnsi="Consolas" w:cs="Consolas"/>
          <w:color w:val="000000"/>
          <w:sz w:val="19"/>
          <w:szCs w:val="19"/>
        </w:rPr>
      </w:pPr>
      <w:ins w:id="4042" w:author="רינת אביטל" w:date="2022-05-12T14:23:00Z">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 = p1.X; i &lt; p2.X + 1; i++)</w:t>
        </w:r>
      </w:ins>
    </w:p>
    <w:p w14:paraId="7BF395EE" w14:textId="77777777" w:rsidR="00254D98" w:rsidRDefault="00254D98" w:rsidP="00254D98">
      <w:pPr>
        <w:shd w:val="clear" w:color="auto" w:fill="FFF2CC" w:themeFill="accent4" w:themeFillTint="33"/>
        <w:autoSpaceDE w:val="0"/>
        <w:autoSpaceDN w:val="0"/>
        <w:adjustRightInd w:val="0"/>
        <w:rPr>
          <w:ins w:id="4043" w:author="רינת אביטל" w:date="2022-05-12T14:23:00Z"/>
          <w:rFonts w:ascii="Consolas" w:eastAsiaTheme="minorEastAsia" w:hAnsi="Consolas" w:cs="Consolas"/>
          <w:color w:val="000000"/>
          <w:sz w:val="19"/>
          <w:szCs w:val="19"/>
        </w:rPr>
      </w:pPr>
      <w:ins w:id="4044" w:author="רינת אביטל" w:date="2022-05-12T14:23:00Z">
        <w:r>
          <w:rPr>
            <w:rFonts w:ascii="Consolas" w:eastAsiaTheme="minorEastAsia" w:hAnsi="Consolas" w:cs="Consolas"/>
            <w:color w:val="000000"/>
            <w:sz w:val="19"/>
            <w:szCs w:val="19"/>
          </w:rPr>
          <w:t xml:space="preserve">     {</w:t>
        </w:r>
      </w:ins>
    </w:p>
    <w:p w14:paraId="4ACBBBB4" w14:textId="77777777" w:rsidR="00254D98" w:rsidRDefault="00254D98" w:rsidP="00254D98">
      <w:pPr>
        <w:shd w:val="clear" w:color="auto" w:fill="FFF2CC" w:themeFill="accent4" w:themeFillTint="33"/>
        <w:autoSpaceDE w:val="0"/>
        <w:autoSpaceDN w:val="0"/>
        <w:adjustRightInd w:val="0"/>
        <w:rPr>
          <w:ins w:id="4045" w:author="רינת אביטל" w:date="2022-05-12T14:23:00Z"/>
          <w:rFonts w:ascii="Consolas" w:eastAsiaTheme="minorEastAsia" w:hAnsi="Consolas" w:cs="Consolas"/>
          <w:color w:val="000000"/>
          <w:sz w:val="19"/>
          <w:szCs w:val="19"/>
        </w:rPr>
      </w:pPr>
      <w:ins w:id="4046" w:author="רינת אביטל" w:date="2022-05-12T14:23:00Z">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j = p1.Y; j &lt; p2.Y + 1; j++)</w:t>
        </w:r>
      </w:ins>
    </w:p>
    <w:p w14:paraId="04ECC621" w14:textId="77777777" w:rsidR="00254D98" w:rsidRDefault="00254D98" w:rsidP="00254D98">
      <w:pPr>
        <w:shd w:val="clear" w:color="auto" w:fill="FFF2CC" w:themeFill="accent4" w:themeFillTint="33"/>
        <w:autoSpaceDE w:val="0"/>
        <w:autoSpaceDN w:val="0"/>
        <w:adjustRightInd w:val="0"/>
        <w:rPr>
          <w:ins w:id="4047" w:author="רינת אביטל" w:date="2022-05-12T14:23:00Z"/>
          <w:rFonts w:ascii="Consolas" w:eastAsiaTheme="minorEastAsia" w:hAnsi="Consolas" w:cs="Consolas"/>
          <w:color w:val="000000"/>
          <w:sz w:val="19"/>
          <w:szCs w:val="19"/>
        </w:rPr>
      </w:pPr>
      <w:ins w:id="4048" w:author="רינת אביטל" w:date="2022-05-12T14:23:00Z">
        <w:r>
          <w:rPr>
            <w:rFonts w:ascii="Consolas" w:eastAsiaTheme="minorEastAsia" w:hAnsi="Consolas" w:cs="Consolas"/>
            <w:color w:val="000000"/>
            <w:sz w:val="19"/>
            <w:szCs w:val="19"/>
          </w:rPr>
          <w:lastRenderedPageBreak/>
          <w:t xml:space="preserve">         {</w:t>
        </w:r>
      </w:ins>
    </w:p>
    <w:p w14:paraId="0A799C62" w14:textId="77777777" w:rsidR="00254D98" w:rsidRDefault="00254D98" w:rsidP="00254D98">
      <w:pPr>
        <w:shd w:val="clear" w:color="auto" w:fill="FFF2CC" w:themeFill="accent4" w:themeFillTint="33"/>
        <w:autoSpaceDE w:val="0"/>
        <w:autoSpaceDN w:val="0"/>
        <w:adjustRightInd w:val="0"/>
        <w:rPr>
          <w:ins w:id="4049" w:author="רינת אביטל" w:date="2022-05-12T14:23:00Z"/>
          <w:rFonts w:ascii="Consolas" w:eastAsiaTheme="minorEastAsia" w:hAnsi="Consolas" w:cs="Consolas"/>
          <w:color w:val="000000"/>
          <w:sz w:val="19"/>
          <w:szCs w:val="19"/>
        </w:rPr>
      </w:pPr>
      <w:ins w:id="4050" w:author="רינת אביטל" w:date="2022-05-12T14:23:00Z">
        <w:r>
          <w:rPr>
            <w:rFonts w:ascii="Consolas" w:eastAsiaTheme="minorEastAsia" w:hAnsi="Consolas" w:cs="Consolas"/>
            <w:color w:val="000000"/>
            <w:sz w:val="19"/>
            <w:szCs w:val="19"/>
          </w:rPr>
          <w:t xml:space="preserve">             mat[i][ j] = 2 + item.Code * 100;</w:t>
        </w:r>
      </w:ins>
    </w:p>
    <w:p w14:paraId="76711E82" w14:textId="77777777" w:rsidR="00254D98" w:rsidRDefault="00254D98" w:rsidP="00254D98">
      <w:pPr>
        <w:shd w:val="clear" w:color="auto" w:fill="FFF2CC" w:themeFill="accent4" w:themeFillTint="33"/>
        <w:autoSpaceDE w:val="0"/>
        <w:autoSpaceDN w:val="0"/>
        <w:adjustRightInd w:val="0"/>
        <w:rPr>
          <w:ins w:id="4051" w:author="רינת אביטל" w:date="2022-05-12T14:23:00Z"/>
          <w:rFonts w:ascii="Consolas" w:eastAsiaTheme="minorEastAsia" w:hAnsi="Consolas" w:cs="Consolas"/>
          <w:color w:val="000000"/>
          <w:sz w:val="19"/>
          <w:szCs w:val="19"/>
        </w:rPr>
      </w:pPr>
      <w:ins w:id="4052" w:author="רינת אביטל" w:date="2022-05-12T14:23:00Z">
        <w:r>
          <w:rPr>
            <w:rFonts w:ascii="Consolas" w:eastAsiaTheme="minorEastAsia" w:hAnsi="Consolas" w:cs="Consolas"/>
            <w:color w:val="000000"/>
            <w:sz w:val="19"/>
            <w:szCs w:val="19"/>
          </w:rPr>
          <w:t xml:space="preserve">         }</w:t>
        </w:r>
      </w:ins>
    </w:p>
    <w:p w14:paraId="6CAC694B" w14:textId="77777777" w:rsidR="00254D98" w:rsidRDefault="00254D98" w:rsidP="00254D98">
      <w:pPr>
        <w:shd w:val="clear" w:color="auto" w:fill="FFF2CC" w:themeFill="accent4" w:themeFillTint="33"/>
        <w:autoSpaceDE w:val="0"/>
        <w:autoSpaceDN w:val="0"/>
        <w:adjustRightInd w:val="0"/>
        <w:rPr>
          <w:ins w:id="4053" w:author="רינת אביטל" w:date="2022-05-12T14:23:00Z"/>
          <w:rFonts w:ascii="Consolas" w:eastAsiaTheme="minorEastAsia" w:hAnsi="Consolas" w:cs="Consolas"/>
          <w:color w:val="000000"/>
          <w:sz w:val="19"/>
          <w:szCs w:val="19"/>
        </w:rPr>
      </w:pPr>
      <w:ins w:id="4054" w:author="רינת אביטל" w:date="2022-05-12T14:23:00Z">
        <w:r>
          <w:rPr>
            <w:rFonts w:ascii="Consolas" w:eastAsiaTheme="minorEastAsia" w:hAnsi="Consolas" w:cs="Consolas"/>
            <w:color w:val="000000"/>
            <w:sz w:val="19"/>
            <w:szCs w:val="19"/>
          </w:rPr>
          <w:t xml:space="preserve">     }</w:t>
        </w:r>
      </w:ins>
    </w:p>
    <w:p w14:paraId="2D505D0E" w14:textId="77777777" w:rsidR="00254D98" w:rsidRDefault="00254D98" w:rsidP="00254D98">
      <w:pPr>
        <w:shd w:val="clear" w:color="auto" w:fill="FFF2CC" w:themeFill="accent4" w:themeFillTint="33"/>
        <w:autoSpaceDE w:val="0"/>
        <w:autoSpaceDN w:val="0"/>
        <w:adjustRightInd w:val="0"/>
        <w:rPr>
          <w:ins w:id="4055" w:author="רינת אביטל" w:date="2022-05-12T14:23:00Z"/>
          <w:rFonts w:ascii="Consolas" w:eastAsiaTheme="minorEastAsia" w:hAnsi="Consolas" w:cs="Consolas"/>
          <w:color w:val="000000"/>
          <w:sz w:val="19"/>
          <w:szCs w:val="19"/>
        </w:rPr>
      </w:pPr>
      <w:ins w:id="4056" w:author="רינת אביטל" w:date="2022-05-12T14:23:00Z">
        <w:r>
          <w:rPr>
            <w:rFonts w:ascii="Consolas" w:eastAsiaTheme="minorEastAsia" w:hAnsi="Consolas" w:cs="Consolas"/>
            <w:color w:val="000000"/>
            <w:sz w:val="19"/>
            <w:szCs w:val="19"/>
          </w:rPr>
          <w:t xml:space="preserve"> }</w:t>
        </w:r>
      </w:ins>
    </w:p>
    <w:p w14:paraId="7F0EB0D5" w14:textId="77777777" w:rsidR="00254D98" w:rsidRDefault="00254D98" w:rsidP="00254D98">
      <w:pPr>
        <w:shd w:val="clear" w:color="auto" w:fill="FFF2CC" w:themeFill="accent4" w:themeFillTint="33"/>
        <w:autoSpaceDE w:val="0"/>
        <w:autoSpaceDN w:val="0"/>
        <w:adjustRightInd w:val="0"/>
        <w:rPr>
          <w:ins w:id="4057" w:author="רינת אביטל" w:date="2022-05-12T14:23:00Z"/>
          <w:rFonts w:ascii="Consolas" w:eastAsiaTheme="minorEastAsia" w:hAnsi="Consolas" w:cs="Consolas"/>
          <w:color w:val="000000"/>
          <w:sz w:val="19"/>
          <w:szCs w:val="19"/>
        </w:rPr>
      </w:pPr>
      <w:ins w:id="4058" w:author="רינת אביטל" w:date="2022-05-12T14:23:00Z">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w:t>
        </w:r>
        <w:r>
          <w:rPr>
            <w:rFonts w:ascii="Consolas" w:eastAsiaTheme="minorEastAsia" w:hAnsi="Consolas"/>
            <w:color w:val="008000"/>
            <w:sz w:val="19"/>
            <w:szCs w:val="19"/>
            <w:rtl/>
          </w:rPr>
          <w:t>עובר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על</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הנקודות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גישה</w:t>
        </w:r>
      </w:ins>
    </w:p>
    <w:p w14:paraId="71A2D7E8" w14:textId="77777777" w:rsidR="00254D98" w:rsidRDefault="00254D98" w:rsidP="00254D98">
      <w:pPr>
        <w:shd w:val="clear" w:color="auto" w:fill="FFF2CC" w:themeFill="accent4" w:themeFillTint="33"/>
        <w:autoSpaceDE w:val="0"/>
        <w:autoSpaceDN w:val="0"/>
        <w:adjustRightInd w:val="0"/>
        <w:rPr>
          <w:ins w:id="4059" w:author="רינת אביטל" w:date="2022-05-12T14:23:00Z"/>
          <w:rFonts w:ascii="Consolas" w:eastAsiaTheme="minorEastAsia" w:hAnsi="Consolas" w:cs="Consolas"/>
          <w:color w:val="000000"/>
          <w:sz w:val="19"/>
          <w:szCs w:val="19"/>
        </w:rPr>
      </w:pPr>
      <w:ins w:id="4060" w:author="רינת אביטל" w:date="2022-05-12T14:23:00Z">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color w:val="000000"/>
            <w:sz w:val="19"/>
            <w:szCs w:val="19"/>
          </w:rPr>
          <w:t xml:space="preserve"> (var item </w:t>
        </w:r>
        <w:r>
          <w:rPr>
            <w:rFonts w:ascii="Consolas" w:eastAsiaTheme="minorEastAsia" w:hAnsi="Consolas" w:cs="Consolas"/>
            <w:color w:val="0000FF"/>
            <w:sz w:val="19"/>
            <w:szCs w:val="19"/>
          </w:rPr>
          <w:t>in</w:t>
        </w:r>
        <w:r>
          <w:rPr>
            <w:rFonts w:ascii="Consolas" w:eastAsiaTheme="minorEastAsia" w:hAnsi="Consolas" w:cs="Consolas"/>
            <w:color w:val="000000"/>
            <w:sz w:val="19"/>
            <w:szCs w:val="19"/>
          </w:rPr>
          <w:t xml:space="preserve"> g)</w:t>
        </w:r>
      </w:ins>
    </w:p>
    <w:p w14:paraId="0F41DB4A" w14:textId="77777777" w:rsidR="00254D98" w:rsidRDefault="00254D98" w:rsidP="00254D98">
      <w:pPr>
        <w:shd w:val="clear" w:color="auto" w:fill="FFF2CC" w:themeFill="accent4" w:themeFillTint="33"/>
        <w:autoSpaceDE w:val="0"/>
        <w:autoSpaceDN w:val="0"/>
        <w:adjustRightInd w:val="0"/>
        <w:rPr>
          <w:ins w:id="4061" w:author="רינת אביטל" w:date="2022-05-12T14:23:00Z"/>
          <w:rFonts w:ascii="Consolas" w:eastAsiaTheme="minorEastAsia" w:hAnsi="Consolas" w:cs="Consolas"/>
          <w:color w:val="000000"/>
          <w:sz w:val="19"/>
          <w:szCs w:val="19"/>
        </w:rPr>
      </w:pPr>
      <w:ins w:id="4062" w:author="רינת אביטל" w:date="2022-05-12T14:23:00Z">
        <w:r>
          <w:rPr>
            <w:rFonts w:ascii="Consolas" w:eastAsiaTheme="minorEastAsia" w:hAnsi="Consolas" w:cs="Consolas"/>
            <w:color w:val="000000"/>
            <w:sz w:val="19"/>
            <w:szCs w:val="19"/>
          </w:rPr>
          <w:t xml:space="preserve"> {</w:t>
        </w:r>
      </w:ins>
    </w:p>
    <w:p w14:paraId="6C867109" w14:textId="77777777" w:rsidR="00254D98" w:rsidRDefault="00254D98" w:rsidP="00254D98">
      <w:pPr>
        <w:shd w:val="clear" w:color="auto" w:fill="FFF2CC" w:themeFill="accent4" w:themeFillTint="33"/>
        <w:autoSpaceDE w:val="0"/>
        <w:autoSpaceDN w:val="0"/>
        <w:adjustRightInd w:val="0"/>
        <w:rPr>
          <w:ins w:id="4063" w:author="רינת אביטל" w:date="2022-05-12T14:23:00Z"/>
          <w:rFonts w:ascii="Consolas" w:eastAsiaTheme="minorEastAsia" w:hAnsi="Consolas" w:cs="Consolas"/>
          <w:color w:val="000000"/>
          <w:sz w:val="19"/>
          <w:szCs w:val="19"/>
        </w:rPr>
      </w:pPr>
      <w:ins w:id="4064" w:author="רינת אביטל" w:date="2022-05-12T14:23:00Z">
        <w:r>
          <w:rPr>
            <w:rFonts w:ascii="Consolas" w:eastAsiaTheme="minorEastAsia" w:hAnsi="Consolas" w:cs="Consolas"/>
            <w:color w:val="000000"/>
            <w:sz w:val="19"/>
            <w:szCs w:val="19"/>
          </w:rPr>
          <w:t xml:space="preserve">     p1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Point() { X = Convert.ToInt32(item.X1), Y = Convert.ToInt32(item.Y1) };</w:t>
        </w:r>
      </w:ins>
    </w:p>
    <w:p w14:paraId="7CAB4739" w14:textId="77777777" w:rsidR="00254D98" w:rsidRDefault="00254D98" w:rsidP="00254D98">
      <w:pPr>
        <w:shd w:val="clear" w:color="auto" w:fill="FFF2CC" w:themeFill="accent4" w:themeFillTint="33"/>
        <w:autoSpaceDE w:val="0"/>
        <w:autoSpaceDN w:val="0"/>
        <w:adjustRightInd w:val="0"/>
        <w:rPr>
          <w:ins w:id="4065" w:author="רינת אביטל" w:date="2022-05-12T14:23:00Z"/>
          <w:rFonts w:ascii="Consolas" w:eastAsiaTheme="minorEastAsia" w:hAnsi="Consolas" w:cs="Consolas"/>
          <w:color w:val="000000"/>
          <w:sz w:val="19"/>
          <w:szCs w:val="19"/>
        </w:rPr>
      </w:pPr>
      <w:ins w:id="4066" w:author="רינת אביטל" w:date="2022-05-12T14:23:00Z">
        <w:r>
          <w:rPr>
            <w:rFonts w:ascii="Consolas" w:eastAsiaTheme="minorEastAsia" w:hAnsi="Consolas" w:cs="Consolas"/>
            <w:color w:val="000000"/>
            <w:sz w:val="19"/>
            <w:szCs w:val="19"/>
          </w:rPr>
          <w:t xml:space="preserve">     p2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Point() { X = Convert.ToInt32(item.X2), Y = Convert.ToInt32(item.Y2) };</w:t>
        </w:r>
      </w:ins>
    </w:p>
    <w:p w14:paraId="51D857B5" w14:textId="77777777" w:rsidR="00254D98" w:rsidRDefault="00254D98" w:rsidP="00254D98">
      <w:pPr>
        <w:shd w:val="clear" w:color="auto" w:fill="FFF2CC" w:themeFill="accent4" w:themeFillTint="33"/>
        <w:autoSpaceDE w:val="0"/>
        <w:autoSpaceDN w:val="0"/>
        <w:adjustRightInd w:val="0"/>
        <w:rPr>
          <w:ins w:id="4067" w:author="רינת אביטל" w:date="2022-05-12T14:23:00Z"/>
          <w:rFonts w:ascii="Consolas" w:eastAsiaTheme="minorEastAsia" w:hAnsi="Consolas" w:cs="Consolas"/>
          <w:color w:val="000000"/>
          <w:sz w:val="19"/>
          <w:szCs w:val="19"/>
        </w:rPr>
      </w:pPr>
      <w:ins w:id="4068" w:author="רינת אביטל" w:date="2022-05-12T14:23:00Z">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 = p1.X; i &lt; p2.X + 1; i++)</w:t>
        </w:r>
      </w:ins>
    </w:p>
    <w:p w14:paraId="73A99A49" w14:textId="77777777" w:rsidR="00254D98" w:rsidRDefault="00254D98" w:rsidP="00254D98">
      <w:pPr>
        <w:shd w:val="clear" w:color="auto" w:fill="FFF2CC" w:themeFill="accent4" w:themeFillTint="33"/>
        <w:autoSpaceDE w:val="0"/>
        <w:autoSpaceDN w:val="0"/>
        <w:adjustRightInd w:val="0"/>
        <w:rPr>
          <w:ins w:id="4069" w:author="רינת אביטל" w:date="2022-05-12T14:23:00Z"/>
          <w:rFonts w:ascii="Consolas" w:eastAsiaTheme="minorEastAsia" w:hAnsi="Consolas" w:cs="Consolas"/>
          <w:color w:val="000000"/>
          <w:sz w:val="19"/>
          <w:szCs w:val="19"/>
        </w:rPr>
      </w:pPr>
      <w:ins w:id="4070" w:author="רינת אביטל" w:date="2022-05-12T14:23:00Z">
        <w:r>
          <w:rPr>
            <w:rFonts w:ascii="Consolas" w:eastAsiaTheme="minorEastAsia" w:hAnsi="Consolas" w:cs="Consolas"/>
            <w:color w:val="000000"/>
            <w:sz w:val="19"/>
            <w:szCs w:val="19"/>
          </w:rPr>
          <w:t xml:space="preserve">     {</w:t>
        </w:r>
      </w:ins>
    </w:p>
    <w:p w14:paraId="4C90D310" w14:textId="77777777" w:rsidR="00254D98" w:rsidRDefault="00254D98" w:rsidP="00254D98">
      <w:pPr>
        <w:shd w:val="clear" w:color="auto" w:fill="FFF2CC" w:themeFill="accent4" w:themeFillTint="33"/>
        <w:autoSpaceDE w:val="0"/>
        <w:autoSpaceDN w:val="0"/>
        <w:adjustRightInd w:val="0"/>
        <w:rPr>
          <w:ins w:id="4071" w:author="רינת אביטל" w:date="2022-05-12T14:23:00Z"/>
          <w:rFonts w:ascii="Consolas" w:eastAsiaTheme="minorEastAsia" w:hAnsi="Consolas" w:cs="Consolas"/>
          <w:color w:val="000000"/>
          <w:sz w:val="19"/>
          <w:szCs w:val="19"/>
        </w:rPr>
      </w:pPr>
      <w:ins w:id="4072" w:author="רינת אביטל" w:date="2022-05-12T14:23:00Z">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j = p1.Y; j &lt; p2.Y + 1; j++)</w:t>
        </w:r>
      </w:ins>
    </w:p>
    <w:p w14:paraId="6AFDE00E" w14:textId="77777777" w:rsidR="00254D98" w:rsidRDefault="00254D98" w:rsidP="00254D98">
      <w:pPr>
        <w:shd w:val="clear" w:color="auto" w:fill="FFF2CC" w:themeFill="accent4" w:themeFillTint="33"/>
        <w:autoSpaceDE w:val="0"/>
        <w:autoSpaceDN w:val="0"/>
        <w:adjustRightInd w:val="0"/>
        <w:rPr>
          <w:ins w:id="4073" w:author="רינת אביטל" w:date="2022-05-12T14:23:00Z"/>
          <w:rFonts w:ascii="Consolas" w:eastAsiaTheme="minorEastAsia" w:hAnsi="Consolas" w:cs="Consolas"/>
          <w:color w:val="000000"/>
          <w:sz w:val="19"/>
          <w:szCs w:val="19"/>
        </w:rPr>
      </w:pPr>
      <w:ins w:id="4074" w:author="רינת אביטל" w:date="2022-05-12T14:23:00Z">
        <w:r>
          <w:rPr>
            <w:rFonts w:ascii="Consolas" w:eastAsiaTheme="minorEastAsia" w:hAnsi="Consolas" w:cs="Consolas"/>
            <w:color w:val="000000"/>
            <w:sz w:val="19"/>
            <w:szCs w:val="19"/>
          </w:rPr>
          <w:t xml:space="preserve">         {</w:t>
        </w:r>
      </w:ins>
    </w:p>
    <w:p w14:paraId="288971B9" w14:textId="77777777" w:rsidR="00254D98" w:rsidRDefault="00254D98" w:rsidP="00254D98">
      <w:pPr>
        <w:shd w:val="clear" w:color="auto" w:fill="FFF2CC" w:themeFill="accent4" w:themeFillTint="33"/>
        <w:autoSpaceDE w:val="0"/>
        <w:autoSpaceDN w:val="0"/>
        <w:adjustRightInd w:val="0"/>
        <w:rPr>
          <w:ins w:id="4075" w:author="רינת אביטל" w:date="2022-05-12T14:23:00Z"/>
          <w:rFonts w:ascii="Consolas" w:eastAsiaTheme="minorEastAsia" w:hAnsi="Consolas" w:cs="Consolas"/>
          <w:color w:val="000000"/>
          <w:sz w:val="19"/>
          <w:szCs w:val="19"/>
        </w:rPr>
      </w:pPr>
      <w:ins w:id="4076" w:author="רינת אביטל" w:date="2022-05-12T14:23:00Z">
        <w:r>
          <w:rPr>
            <w:rFonts w:ascii="Consolas" w:eastAsiaTheme="minorEastAsia" w:hAnsi="Consolas" w:cs="Consolas"/>
            <w:color w:val="000000"/>
            <w:sz w:val="19"/>
            <w:szCs w:val="19"/>
          </w:rPr>
          <w:t xml:space="preserve">             mat[i][j] = 3 + item.Code * 100;</w:t>
        </w:r>
      </w:ins>
    </w:p>
    <w:p w14:paraId="3BDC8AC4" w14:textId="77777777" w:rsidR="00254D98" w:rsidRDefault="00254D98" w:rsidP="00254D98">
      <w:pPr>
        <w:shd w:val="clear" w:color="auto" w:fill="FFF2CC" w:themeFill="accent4" w:themeFillTint="33"/>
        <w:autoSpaceDE w:val="0"/>
        <w:autoSpaceDN w:val="0"/>
        <w:adjustRightInd w:val="0"/>
        <w:rPr>
          <w:ins w:id="4077" w:author="רינת אביטל" w:date="2022-05-12T14:23:00Z"/>
          <w:rFonts w:ascii="Consolas" w:eastAsiaTheme="minorEastAsia" w:hAnsi="Consolas" w:cs="Consolas"/>
          <w:color w:val="000000"/>
          <w:sz w:val="19"/>
          <w:szCs w:val="19"/>
        </w:rPr>
      </w:pPr>
      <w:ins w:id="4078" w:author="רינת אביטל" w:date="2022-05-12T14:23:00Z">
        <w:r>
          <w:rPr>
            <w:rFonts w:ascii="Consolas" w:eastAsiaTheme="minorEastAsia" w:hAnsi="Consolas" w:cs="Consolas"/>
            <w:color w:val="000000"/>
            <w:sz w:val="19"/>
            <w:szCs w:val="19"/>
          </w:rPr>
          <w:t xml:space="preserve">         }</w:t>
        </w:r>
      </w:ins>
    </w:p>
    <w:p w14:paraId="16C462C3" w14:textId="77777777" w:rsidR="00254D98" w:rsidRDefault="00254D98" w:rsidP="00254D98">
      <w:pPr>
        <w:shd w:val="clear" w:color="auto" w:fill="FFF2CC" w:themeFill="accent4" w:themeFillTint="33"/>
        <w:autoSpaceDE w:val="0"/>
        <w:autoSpaceDN w:val="0"/>
        <w:adjustRightInd w:val="0"/>
        <w:rPr>
          <w:ins w:id="4079" w:author="רינת אביטל" w:date="2022-05-12T14:23:00Z"/>
          <w:rFonts w:ascii="Consolas" w:eastAsiaTheme="minorEastAsia" w:hAnsi="Consolas" w:cs="Consolas"/>
          <w:color w:val="000000"/>
          <w:sz w:val="19"/>
          <w:szCs w:val="19"/>
        </w:rPr>
      </w:pPr>
      <w:ins w:id="4080" w:author="רינת אביטל" w:date="2022-05-12T14:23:00Z">
        <w:r>
          <w:rPr>
            <w:rFonts w:ascii="Consolas" w:eastAsiaTheme="minorEastAsia" w:hAnsi="Consolas" w:cs="Consolas"/>
            <w:color w:val="000000"/>
            <w:sz w:val="19"/>
            <w:szCs w:val="19"/>
          </w:rPr>
          <w:t xml:space="preserve">     }</w:t>
        </w:r>
      </w:ins>
    </w:p>
    <w:p w14:paraId="070D995A" w14:textId="77777777" w:rsidR="00254D98" w:rsidRDefault="00254D98" w:rsidP="00254D98">
      <w:pPr>
        <w:shd w:val="clear" w:color="auto" w:fill="FFF2CC" w:themeFill="accent4" w:themeFillTint="33"/>
        <w:autoSpaceDE w:val="0"/>
        <w:autoSpaceDN w:val="0"/>
        <w:adjustRightInd w:val="0"/>
        <w:rPr>
          <w:ins w:id="4081" w:author="רינת אביטל" w:date="2022-05-12T14:23:00Z"/>
          <w:rFonts w:ascii="Consolas" w:eastAsiaTheme="minorEastAsia" w:hAnsi="Consolas" w:cs="Consolas"/>
          <w:color w:val="000000"/>
          <w:sz w:val="19"/>
          <w:szCs w:val="19"/>
        </w:rPr>
      </w:pPr>
      <w:ins w:id="4082" w:author="רינת אביטל" w:date="2022-05-12T14:23:00Z">
        <w:r>
          <w:rPr>
            <w:rFonts w:ascii="Consolas" w:eastAsiaTheme="minorEastAsia" w:hAnsi="Consolas" w:cs="Consolas"/>
            <w:color w:val="000000"/>
            <w:sz w:val="19"/>
            <w:szCs w:val="19"/>
          </w:rPr>
          <w:t xml:space="preserve"> }</w:t>
        </w:r>
      </w:ins>
    </w:p>
    <w:p w14:paraId="2FC0C240" w14:textId="77777777" w:rsidR="00254D98" w:rsidRDefault="00254D98" w:rsidP="00254D98">
      <w:pPr>
        <w:shd w:val="clear" w:color="auto" w:fill="FFF2CC" w:themeFill="accent4" w:themeFillTint="33"/>
        <w:autoSpaceDE w:val="0"/>
        <w:autoSpaceDN w:val="0"/>
        <w:adjustRightInd w:val="0"/>
        <w:rPr>
          <w:ins w:id="4083" w:author="רינת אביטל" w:date="2022-05-12T14:23:00Z"/>
          <w:rFonts w:ascii="Consolas" w:eastAsiaTheme="minorEastAsia" w:hAnsi="Consolas" w:cs="Consolas"/>
          <w:color w:val="000000"/>
          <w:sz w:val="19"/>
          <w:szCs w:val="19"/>
        </w:rPr>
      </w:pPr>
      <w:ins w:id="4084" w:author="רינת אביטל" w:date="2022-05-12T14:23:00Z">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mat;</w:t>
        </w:r>
      </w:ins>
    </w:p>
    <w:p w14:paraId="10E8DFB4" w14:textId="77777777" w:rsidR="00254D98" w:rsidRDefault="00254D98" w:rsidP="00254D98">
      <w:pPr>
        <w:shd w:val="clear" w:color="auto" w:fill="FFF2CC" w:themeFill="accent4" w:themeFillTint="33"/>
        <w:spacing w:after="240" w:line="360" w:lineRule="auto"/>
        <w:jc w:val="right"/>
        <w:rPr>
          <w:ins w:id="4085" w:author="רינת אביטל" w:date="2022-05-12T14:23:00Z"/>
          <w:rFonts w:ascii="Tahoma" w:hAnsi="Tahoma" w:cs="Tahoma"/>
          <w:rtl/>
        </w:rPr>
      </w:pPr>
      <w:ins w:id="4086" w:author="רינת אביטל" w:date="2022-05-12T14:23:00Z">
        <w:r>
          <w:rPr>
            <w:rFonts w:ascii="Consolas" w:eastAsiaTheme="minorEastAsia" w:hAnsi="Consolas" w:cs="Consolas"/>
            <w:color w:val="000000"/>
            <w:sz w:val="19"/>
            <w:szCs w:val="19"/>
          </w:rPr>
          <w:t>}</w:t>
        </w:r>
        <w:r>
          <w:rPr>
            <w:rFonts w:ascii="Tahoma" w:hAnsi="Tahoma" w:cs="Tahoma"/>
            <w:rtl/>
          </w:rPr>
          <w:t xml:space="preserve"> </w:t>
        </w:r>
      </w:ins>
    </w:p>
    <w:p w14:paraId="50DAB6AF" w14:textId="77777777" w:rsidR="00254D98" w:rsidRDefault="00254D98" w:rsidP="00254D98">
      <w:pPr>
        <w:spacing w:after="240" w:line="360" w:lineRule="auto"/>
        <w:jc w:val="both"/>
        <w:rPr>
          <w:ins w:id="4087" w:author="רינת אביטל" w:date="2022-05-12T14:23:00Z"/>
          <w:rFonts w:ascii="Tahoma" w:hAnsi="Tahoma" w:cs="Tahoma"/>
          <w:rtl/>
        </w:rPr>
      </w:pPr>
      <w:ins w:id="4088" w:author="רינת אביטל" w:date="2022-05-12T14:23:00Z">
        <w:r>
          <w:rPr>
            <w:rFonts w:ascii="Tahoma" w:hAnsi="Tahoma" w:cs="Tahoma" w:hint="cs"/>
            <w:rtl/>
          </w:rPr>
          <w:t>שימו לב, בכל הדוגמאות מדובר באותה החנות. עיקבו אחר התמונות, וראו כיצד משתפרים הביצועים.</w:t>
        </w:r>
      </w:ins>
    </w:p>
    <w:p w14:paraId="719F3D8D" w14:textId="77777777" w:rsidR="00254D98" w:rsidRDefault="00254D98" w:rsidP="00254D98">
      <w:pPr>
        <w:spacing w:after="240" w:line="360" w:lineRule="auto"/>
        <w:jc w:val="both"/>
        <w:rPr>
          <w:ins w:id="4089" w:author="רינת אביטל" w:date="2022-05-12T14:23:00Z"/>
          <w:rFonts w:ascii="Tahoma" w:hAnsi="Tahoma" w:cs="Tahoma"/>
          <w:rtl/>
        </w:rPr>
      </w:pPr>
      <w:ins w:id="4090" w:author="רינת אביטל" w:date="2022-05-12T14:23:00Z">
        <w:r>
          <w:rPr>
            <w:rFonts w:ascii="Tahoma" w:hAnsi="Tahoma" w:cs="Tahoma"/>
            <w:noProof/>
          </w:rPr>
          <w:drawing>
            <wp:anchor distT="0" distB="0" distL="114300" distR="114300" simplePos="0" relativeHeight="251684864" behindDoc="1" locked="0" layoutInCell="1" allowOverlap="1" wp14:anchorId="1FDDD923" wp14:editId="1CDFE35E">
              <wp:simplePos x="0" y="0"/>
              <wp:positionH relativeFrom="margin">
                <wp:align>center</wp:align>
              </wp:positionH>
              <wp:positionV relativeFrom="paragraph">
                <wp:posOffset>267022</wp:posOffset>
              </wp:positionV>
              <wp:extent cx="1828800" cy="1647825"/>
              <wp:effectExtent l="0" t="0" r="0" b="9525"/>
              <wp:wrapSquare wrapText="bothSides"/>
              <wp:docPr id="203" name="תמונה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0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8800" cy="1647825"/>
                      </a:xfrm>
                      <a:prstGeom prst="rect">
                        <a:avLst/>
                      </a:prstGeom>
                      <a:noFill/>
                      <a:ln>
                        <a:noFill/>
                      </a:ln>
                    </pic:spPr>
                  </pic:pic>
                </a:graphicData>
              </a:graphic>
            </wp:anchor>
          </w:drawing>
        </w:r>
        <w:r>
          <w:rPr>
            <w:rFonts w:ascii="Tahoma" w:hAnsi="Tahoma" w:cs="Tahoma"/>
            <w:rtl/>
          </w:rPr>
          <w:t>בתחילה הצגנו את החנות ב</w:t>
        </w:r>
        <w:r>
          <w:rPr>
            <w:rFonts w:ascii="Tahoma" w:hAnsi="Tahoma" w:cs="Tahoma"/>
          </w:rPr>
          <w:t>DataGridView</w:t>
        </w:r>
        <w:r>
          <w:rPr>
            <w:rFonts w:ascii="Tahoma" w:hAnsi="Tahoma" w:cs="Tahoma"/>
            <w:b/>
            <w:bCs/>
            <w:rtl/>
          </w:rPr>
          <w:t xml:space="preserve"> </w:t>
        </w:r>
        <w:r>
          <w:rPr>
            <w:rFonts w:ascii="Tahoma" w:hAnsi="Tahoma" w:cs="Tahoma"/>
            <w:rtl/>
          </w:rPr>
          <w:t xml:space="preserve">בממשק </w:t>
        </w:r>
        <w:r>
          <w:rPr>
            <w:rFonts w:ascii="Tahoma" w:hAnsi="Tahoma" w:cs="Tahoma"/>
          </w:rPr>
          <w:t>WinForm</w:t>
        </w:r>
        <w:r>
          <w:rPr>
            <w:rFonts w:ascii="Tahoma" w:hAnsi="Tahoma" w:cs="Tahoma"/>
            <w:rtl/>
          </w:rPr>
          <w:t xml:space="preserve"> לבדיקה </w:t>
        </w:r>
      </w:ins>
    </w:p>
    <w:p w14:paraId="05092C3C" w14:textId="77777777" w:rsidR="00254D98" w:rsidRDefault="00254D98" w:rsidP="00254D98">
      <w:pPr>
        <w:spacing w:after="240" w:line="360" w:lineRule="auto"/>
        <w:jc w:val="both"/>
        <w:rPr>
          <w:ins w:id="4091" w:author="רינת אביטל" w:date="2022-05-12T14:23:00Z"/>
          <w:rFonts w:ascii="Tahoma" w:hAnsi="Tahoma" w:cs="Tahoma"/>
          <w:rtl/>
        </w:rPr>
      </w:pPr>
    </w:p>
    <w:p w14:paraId="4BF29D63" w14:textId="77777777" w:rsidR="00254D98" w:rsidRDefault="00254D98" w:rsidP="00254D98">
      <w:pPr>
        <w:spacing w:after="240" w:line="360" w:lineRule="auto"/>
        <w:jc w:val="both"/>
        <w:rPr>
          <w:ins w:id="4092" w:author="רינת אביטל" w:date="2022-05-12T14:23:00Z"/>
          <w:rFonts w:ascii="Tahoma" w:hAnsi="Tahoma" w:cs="Tahoma"/>
          <w:rtl/>
        </w:rPr>
      </w:pPr>
    </w:p>
    <w:p w14:paraId="358CC385" w14:textId="77777777" w:rsidR="00254D98" w:rsidRDefault="00254D98" w:rsidP="00254D98">
      <w:pPr>
        <w:spacing w:after="240" w:line="360" w:lineRule="auto"/>
        <w:jc w:val="both"/>
        <w:rPr>
          <w:ins w:id="4093" w:author="רינת אביטל" w:date="2022-05-12T14:23:00Z"/>
          <w:rFonts w:ascii="Tahoma" w:hAnsi="Tahoma" w:cs="Tahoma"/>
          <w:rtl/>
        </w:rPr>
      </w:pPr>
    </w:p>
    <w:p w14:paraId="74359603" w14:textId="77777777" w:rsidR="00254D98" w:rsidRDefault="00254D98" w:rsidP="00254D98">
      <w:pPr>
        <w:spacing w:after="240" w:line="360" w:lineRule="auto"/>
        <w:jc w:val="both"/>
        <w:rPr>
          <w:ins w:id="4094" w:author="רינת אביטל" w:date="2022-05-12T14:23:00Z"/>
          <w:rFonts w:ascii="Tahoma" w:hAnsi="Tahoma" w:cs="Tahoma"/>
          <w:rtl/>
        </w:rPr>
      </w:pPr>
    </w:p>
    <w:p w14:paraId="46C8E2FB" w14:textId="77777777" w:rsidR="00254D98" w:rsidRDefault="00254D98" w:rsidP="00254D98">
      <w:pPr>
        <w:spacing w:after="240" w:line="360" w:lineRule="auto"/>
        <w:jc w:val="both"/>
        <w:rPr>
          <w:ins w:id="4095" w:author="רינת אביטל" w:date="2022-05-12T14:23:00Z"/>
          <w:rFonts w:ascii="Tahoma" w:hAnsi="Tahoma" w:cs="Tahoma"/>
          <w:rtl/>
        </w:rPr>
      </w:pPr>
      <w:ins w:id="4096" w:author="רינת אביטל" w:date="2022-05-12T14:23:00Z">
        <w:r>
          <w:rPr>
            <w:rFonts w:ascii="Tahoma" w:hAnsi="Tahoma" w:cs="Tahoma"/>
            <w:rtl/>
          </w:rPr>
          <w:t xml:space="preserve">כשהתחלנו לפתח באנגולר יצרנו טבלה עם תגית </w:t>
        </w:r>
        <w:r>
          <w:rPr>
            <w:rFonts w:ascii="Tahoma" w:hAnsi="Tahoma" w:cs="Tahoma"/>
          </w:rPr>
          <w:t>table&gt;</w:t>
        </w:r>
        <w:r>
          <w:rPr>
            <w:rFonts w:ascii="Tahoma" w:hAnsi="Tahoma" w:cs="Tahoma"/>
            <w:rtl/>
          </w:rPr>
          <w:t>&gt;, כשצבע כל תא בא מקושר למטריצה שחושבה:</w:t>
        </w:r>
      </w:ins>
    </w:p>
    <w:p w14:paraId="23B8949F" w14:textId="77777777" w:rsidR="00254D98" w:rsidRDefault="00254D98" w:rsidP="00254D98">
      <w:pPr>
        <w:spacing w:after="240" w:line="360" w:lineRule="auto"/>
        <w:jc w:val="both"/>
        <w:rPr>
          <w:ins w:id="4097" w:author="רינת אביטל" w:date="2022-05-12T14:23:00Z"/>
          <w:rFonts w:ascii="Tahoma" w:hAnsi="Tahoma" w:cs="Tahoma"/>
          <w:rtl/>
        </w:rPr>
      </w:pPr>
      <w:ins w:id="4098" w:author="רינת אביטל" w:date="2022-05-12T14:23:00Z">
        <w:r>
          <w:rPr>
            <w:rFonts w:ascii="Tahoma" w:hAnsi="Tahoma" w:cs="Tahoma"/>
            <w:rtl/>
          </w:rPr>
          <w:lastRenderedPageBreak/>
          <w:t xml:space="preserve">ערכי </w:t>
        </w:r>
        <w:r>
          <w:rPr>
            <w:rFonts w:ascii="Tahoma" w:hAnsi="Tahoma" w:cs="Tahoma"/>
          </w:rPr>
          <w:t>arrColor</w:t>
        </w:r>
        <w:r>
          <w:rPr>
            <w:rFonts w:ascii="Tahoma" w:hAnsi="Tahoma" w:cs="Tahoma"/>
            <w:rtl/>
          </w:rPr>
          <w:t xml:space="preserve"> הם </w:t>
        </w:r>
        <w:r>
          <w:rPr>
            <w:rFonts w:ascii="Tahoma" w:hAnsi="Tahoma" w:cs="Tahoma"/>
          </w:rPr>
          <w:t>[white,grey,pink]</w:t>
        </w:r>
      </w:ins>
    </w:p>
    <w:p w14:paraId="7B2A5EA4" w14:textId="77777777" w:rsidR="00254D98" w:rsidRDefault="00254D98" w:rsidP="00254D98">
      <w:pPr>
        <w:shd w:val="clear" w:color="auto" w:fill="1E1E1E"/>
        <w:spacing w:line="285" w:lineRule="atLeast"/>
        <w:rPr>
          <w:ins w:id="4099" w:author="רינת אביטל" w:date="2022-05-12T14:23:00Z"/>
          <w:rFonts w:ascii="Consolas" w:hAnsi="Consolas"/>
          <w:color w:val="D4D4D4"/>
          <w:sz w:val="20"/>
          <w:szCs w:val="20"/>
        </w:rPr>
      </w:pPr>
      <w:ins w:id="4100" w:author="רינת אביטל" w:date="2022-05-12T14:23:00Z">
        <w:r>
          <w:rPr>
            <w:rFonts w:ascii="Consolas" w:hAnsi="Consolas"/>
            <w:color w:val="808080"/>
            <w:sz w:val="20"/>
            <w:szCs w:val="20"/>
          </w:rPr>
          <w:t>&lt;</w:t>
        </w:r>
        <w:r>
          <w:rPr>
            <w:rFonts w:ascii="Consolas" w:hAnsi="Consolas"/>
            <w:color w:val="569CD6"/>
            <w:sz w:val="20"/>
            <w:szCs w:val="20"/>
          </w:rPr>
          <w:t>table</w:t>
        </w:r>
        <w:r>
          <w:rPr>
            <w:rFonts w:ascii="Consolas" w:hAnsi="Consolas"/>
            <w:color w:val="D4D4D4"/>
            <w:sz w:val="20"/>
            <w:szCs w:val="20"/>
          </w:rPr>
          <w:t xml:space="preserve"> </w:t>
        </w:r>
        <w:r>
          <w:rPr>
            <w:rFonts w:ascii="Consolas" w:hAnsi="Consolas"/>
            <w:color w:val="F44747"/>
            <w:sz w:val="20"/>
            <w:szCs w:val="20"/>
          </w:rPr>
          <w:t>border</w:t>
        </w:r>
        <w:r>
          <w:rPr>
            <w:rFonts w:ascii="Consolas" w:hAnsi="Consolas"/>
            <w:color w:val="D4D4D4"/>
            <w:sz w:val="20"/>
            <w:szCs w:val="20"/>
          </w:rPr>
          <w:t>=</w:t>
        </w:r>
        <w:r>
          <w:rPr>
            <w:rFonts w:ascii="Consolas" w:hAnsi="Consolas"/>
            <w:color w:val="CE9178"/>
            <w:sz w:val="20"/>
            <w:szCs w:val="20"/>
          </w:rPr>
          <w:t>"0"</w:t>
        </w:r>
        <w:r>
          <w:rPr>
            <w:rFonts w:ascii="Consolas" w:hAnsi="Consolas"/>
            <w:color w:val="808080"/>
            <w:sz w:val="20"/>
            <w:szCs w:val="20"/>
          </w:rPr>
          <w:t>&gt;</w:t>
        </w:r>
      </w:ins>
    </w:p>
    <w:p w14:paraId="237DB357" w14:textId="77777777" w:rsidR="00254D98" w:rsidRDefault="00254D98" w:rsidP="00254D98">
      <w:pPr>
        <w:shd w:val="clear" w:color="auto" w:fill="1E1E1E"/>
        <w:spacing w:line="285" w:lineRule="atLeast"/>
        <w:rPr>
          <w:ins w:id="4101" w:author="רינת אביטל" w:date="2022-05-12T14:23:00Z"/>
          <w:rFonts w:ascii="Consolas" w:hAnsi="Consolas"/>
          <w:color w:val="D4D4D4"/>
          <w:sz w:val="20"/>
          <w:szCs w:val="20"/>
        </w:rPr>
      </w:pPr>
      <w:ins w:id="4102" w:author="רינת אביטל" w:date="2022-05-12T14:23:00Z">
        <w:r>
          <w:rPr>
            <w:rFonts w:ascii="Consolas" w:hAnsi="Consolas"/>
            <w:color w:val="D4D4D4"/>
            <w:sz w:val="20"/>
            <w:szCs w:val="20"/>
          </w:rPr>
          <w:t xml:space="preserve">    </w:t>
        </w:r>
        <w:r>
          <w:rPr>
            <w:rFonts w:ascii="Consolas" w:hAnsi="Consolas"/>
            <w:color w:val="808080"/>
            <w:sz w:val="20"/>
            <w:szCs w:val="20"/>
          </w:rPr>
          <w:t>&lt;</w:t>
        </w:r>
        <w:r>
          <w:rPr>
            <w:rFonts w:ascii="Consolas" w:hAnsi="Consolas"/>
            <w:color w:val="569CD6"/>
            <w:sz w:val="20"/>
            <w:szCs w:val="20"/>
          </w:rPr>
          <w:t>tr</w:t>
        </w:r>
        <w:r>
          <w:rPr>
            <w:rFonts w:ascii="Consolas" w:hAnsi="Consolas"/>
            <w:color w:val="D4D4D4"/>
            <w:sz w:val="20"/>
            <w:szCs w:val="20"/>
          </w:rPr>
          <w:t xml:space="preserve"> </w:t>
        </w:r>
        <w:r>
          <w:rPr>
            <w:rFonts w:ascii="Consolas" w:hAnsi="Consolas"/>
            <w:color w:val="9CDCFE"/>
            <w:sz w:val="20"/>
            <w:szCs w:val="20"/>
          </w:rPr>
          <w:t>*ngFor</w:t>
        </w:r>
        <w:r>
          <w:rPr>
            <w:rFonts w:ascii="Consolas" w:hAnsi="Consolas"/>
            <w:color w:val="D4D4D4"/>
            <w:sz w:val="20"/>
            <w:szCs w:val="20"/>
          </w:rPr>
          <w:t>=</w:t>
        </w:r>
        <w:r>
          <w:rPr>
            <w:rFonts w:ascii="Consolas" w:hAnsi="Consolas"/>
            <w:color w:val="CE9178"/>
            <w:sz w:val="20"/>
            <w:szCs w:val="20"/>
          </w:rPr>
          <w:t>"let item of mat;let ind1=index"</w:t>
        </w:r>
        <w:r>
          <w:rPr>
            <w:rFonts w:ascii="Consolas" w:hAnsi="Consolas"/>
            <w:color w:val="D4D4D4"/>
            <w:sz w:val="20"/>
            <w:szCs w:val="20"/>
          </w:rPr>
          <w:t xml:space="preserve"> </w:t>
        </w:r>
        <w:r>
          <w:rPr>
            <w:rFonts w:ascii="Consolas" w:hAnsi="Consolas"/>
            <w:color w:val="808080"/>
            <w:sz w:val="20"/>
            <w:szCs w:val="20"/>
          </w:rPr>
          <w:t>&gt;</w:t>
        </w:r>
        <w:r>
          <w:rPr>
            <w:rFonts w:ascii="Consolas" w:hAnsi="Consolas"/>
            <w:color w:val="D4D4D4"/>
            <w:sz w:val="20"/>
            <w:szCs w:val="20"/>
          </w:rPr>
          <w:t xml:space="preserve">  </w:t>
        </w:r>
      </w:ins>
    </w:p>
    <w:p w14:paraId="2855CA87" w14:textId="77777777" w:rsidR="00254D98" w:rsidRDefault="00254D98" w:rsidP="00254D98">
      <w:pPr>
        <w:shd w:val="clear" w:color="auto" w:fill="1E1E1E"/>
        <w:spacing w:line="285" w:lineRule="atLeast"/>
        <w:rPr>
          <w:ins w:id="4103" w:author="רינת אביטל" w:date="2022-05-12T14:23:00Z"/>
          <w:rFonts w:ascii="Consolas" w:hAnsi="Consolas"/>
          <w:color w:val="D4D4D4"/>
          <w:sz w:val="20"/>
          <w:szCs w:val="20"/>
        </w:rPr>
      </w:pPr>
      <w:ins w:id="4104" w:author="רינת אביטל" w:date="2022-05-12T14:23:00Z">
        <w:r>
          <w:rPr>
            <w:rFonts w:ascii="Consolas" w:hAnsi="Consolas"/>
            <w:color w:val="D4D4D4"/>
            <w:sz w:val="20"/>
            <w:szCs w:val="20"/>
          </w:rPr>
          <w:t xml:space="preserve">        </w:t>
        </w:r>
        <w:r>
          <w:rPr>
            <w:rFonts w:ascii="Consolas" w:hAnsi="Consolas"/>
            <w:color w:val="808080"/>
            <w:sz w:val="20"/>
            <w:szCs w:val="20"/>
          </w:rPr>
          <w:t>&lt;</w:t>
        </w:r>
        <w:r>
          <w:rPr>
            <w:rFonts w:ascii="Consolas" w:hAnsi="Consolas"/>
            <w:color w:val="569CD6"/>
            <w:sz w:val="20"/>
            <w:szCs w:val="20"/>
          </w:rPr>
          <w:t>td</w:t>
        </w:r>
        <w:r>
          <w:rPr>
            <w:rFonts w:ascii="Consolas" w:hAnsi="Consolas"/>
            <w:color w:val="D4D4D4"/>
            <w:sz w:val="20"/>
            <w:szCs w:val="20"/>
          </w:rPr>
          <w:t xml:space="preserve"> </w:t>
        </w:r>
        <w:r>
          <w:rPr>
            <w:rFonts w:ascii="Consolas" w:hAnsi="Consolas"/>
            <w:color w:val="9CDCFE"/>
            <w:sz w:val="20"/>
            <w:szCs w:val="20"/>
          </w:rPr>
          <w:t>*ngFor</w:t>
        </w:r>
        <w:r>
          <w:rPr>
            <w:rFonts w:ascii="Consolas" w:hAnsi="Consolas"/>
            <w:color w:val="D4D4D4"/>
            <w:sz w:val="20"/>
            <w:szCs w:val="20"/>
          </w:rPr>
          <w:t>=</w:t>
        </w:r>
        <w:r>
          <w:rPr>
            <w:rFonts w:ascii="Consolas" w:hAnsi="Consolas"/>
            <w:color w:val="CE9178"/>
            <w:sz w:val="20"/>
            <w:szCs w:val="20"/>
          </w:rPr>
          <w:t>"let item1 of item;let ind=index"</w:t>
        </w:r>
        <w:r>
          <w:rPr>
            <w:rFonts w:ascii="Consolas" w:hAnsi="Consolas"/>
            <w:color w:val="D4D4D4"/>
            <w:sz w:val="20"/>
            <w:szCs w:val="20"/>
          </w:rPr>
          <w:t xml:space="preserve"> </w:t>
        </w:r>
        <w:r>
          <w:rPr>
            <w:rFonts w:ascii="Consolas" w:hAnsi="Consolas"/>
            <w:color w:val="9CDCFE"/>
            <w:sz w:val="20"/>
            <w:szCs w:val="20"/>
          </w:rPr>
          <w:t>(click)</w:t>
        </w:r>
        <w:r>
          <w:rPr>
            <w:rFonts w:ascii="Consolas" w:hAnsi="Consolas"/>
            <w:color w:val="D4D4D4"/>
            <w:sz w:val="20"/>
            <w:szCs w:val="20"/>
          </w:rPr>
          <w:t>=</w:t>
        </w:r>
        <w:r>
          <w:rPr>
            <w:rFonts w:ascii="Consolas" w:hAnsi="Consolas"/>
            <w:color w:val="CE9178"/>
            <w:sz w:val="20"/>
            <w:szCs w:val="20"/>
          </w:rPr>
          <w:t>"func(ind1,ind)"</w:t>
        </w:r>
        <w:r>
          <w:rPr>
            <w:rFonts w:ascii="Consolas" w:hAnsi="Consolas"/>
            <w:color w:val="D4D4D4"/>
            <w:sz w:val="20"/>
            <w:szCs w:val="20"/>
          </w:rPr>
          <w:t xml:space="preserve"> </w:t>
        </w:r>
        <w:r>
          <w:rPr>
            <w:rFonts w:ascii="Consolas" w:hAnsi="Consolas"/>
            <w:color w:val="9CDCFE"/>
            <w:sz w:val="20"/>
            <w:szCs w:val="20"/>
          </w:rPr>
          <w:t>[ngStyle]</w:t>
        </w:r>
        <w:r>
          <w:rPr>
            <w:rFonts w:ascii="Consolas" w:hAnsi="Consolas"/>
            <w:color w:val="D4D4D4"/>
            <w:sz w:val="20"/>
            <w:szCs w:val="20"/>
          </w:rPr>
          <w:t>=</w:t>
        </w:r>
        <w:r>
          <w:rPr>
            <w:rFonts w:ascii="Consolas" w:hAnsi="Consolas"/>
            <w:color w:val="CE9178"/>
            <w:sz w:val="20"/>
            <w:szCs w:val="20"/>
          </w:rPr>
          <w:t>"{'background-color':arrColor[item1%10]}"</w:t>
        </w:r>
        <w:r>
          <w:rPr>
            <w:rFonts w:ascii="Consolas" w:hAnsi="Consolas"/>
            <w:color w:val="D4D4D4"/>
            <w:sz w:val="20"/>
            <w:szCs w:val="20"/>
          </w:rPr>
          <w:t xml:space="preserve">  </w:t>
        </w:r>
        <w:r>
          <w:rPr>
            <w:rFonts w:ascii="Consolas" w:hAnsi="Consolas"/>
            <w:color w:val="808080"/>
            <w:sz w:val="20"/>
            <w:szCs w:val="20"/>
          </w:rPr>
          <w:t>&gt;</w:t>
        </w:r>
      </w:ins>
    </w:p>
    <w:p w14:paraId="7E47602D" w14:textId="77777777" w:rsidR="00254D98" w:rsidRDefault="00254D98" w:rsidP="00254D98">
      <w:pPr>
        <w:shd w:val="clear" w:color="auto" w:fill="1E1E1E"/>
        <w:spacing w:line="285" w:lineRule="atLeast"/>
        <w:rPr>
          <w:ins w:id="4105" w:author="רינת אביטל" w:date="2022-05-12T14:23:00Z"/>
          <w:rFonts w:ascii="Consolas" w:hAnsi="Consolas"/>
          <w:color w:val="D4D4D4"/>
          <w:sz w:val="20"/>
          <w:szCs w:val="20"/>
        </w:rPr>
      </w:pPr>
      <w:ins w:id="4106" w:author="רינת אביטל" w:date="2022-05-12T14:23:00Z">
        <w:r>
          <w:rPr>
            <w:rFonts w:ascii="Consolas" w:hAnsi="Consolas"/>
            <w:color w:val="D4D4D4"/>
            <w:sz w:val="20"/>
            <w:szCs w:val="20"/>
          </w:rPr>
          <w:t xml:space="preserve">        </w:t>
        </w:r>
        <w:r>
          <w:rPr>
            <w:rFonts w:ascii="Consolas" w:hAnsi="Consolas"/>
            <w:color w:val="808080"/>
            <w:sz w:val="20"/>
            <w:szCs w:val="20"/>
          </w:rPr>
          <w:t>&lt;/</w:t>
        </w:r>
        <w:r>
          <w:rPr>
            <w:rFonts w:ascii="Consolas" w:hAnsi="Consolas"/>
            <w:color w:val="569CD6"/>
            <w:sz w:val="20"/>
            <w:szCs w:val="20"/>
          </w:rPr>
          <w:t>td</w:t>
        </w:r>
        <w:r>
          <w:rPr>
            <w:rFonts w:ascii="Consolas" w:hAnsi="Consolas"/>
            <w:color w:val="808080"/>
            <w:sz w:val="20"/>
            <w:szCs w:val="20"/>
          </w:rPr>
          <w:t>&gt;</w:t>
        </w:r>
      </w:ins>
    </w:p>
    <w:p w14:paraId="134194F6" w14:textId="77777777" w:rsidR="00254D98" w:rsidRDefault="00254D98" w:rsidP="00254D98">
      <w:pPr>
        <w:shd w:val="clear" w:color="auto" w:fill="1E1E1E"/>
        <w:spacing w:line="285" w:lineRule="atLeast"/>
        <w:rPr>
          <w:ins w:id="4107" w:author="רינת אביטל" w:date="2022-05-12T14:23:00Z"/>
          <w:rFonts w:ascii="Consolas" w:hAnsi="Consolas"/>
          <w:color w:val="D4D4D4"/>
          <w:sz w:val="20"/>
          <w:szCs w:val="20"/>
        </w:rPr>
      </w:pPr>
      <w:ins w:id="4108" w:author="רינת אביטל" w:date="2022-05-12T14:23:00Z">
        <w:r>
          <w:rPr>
            <w:rFonts w:ascii="Consolas" w:hAnsi="Consolas"/>
            <w:color w:val="D4D4D4"/>
            <w:sz w:val="20"/>
            <w:szCs w:val="20"/>
          </w:rPr>
          <w:t xml:space="preserve">    </w:t>
        </w:r>
        <w:r>
          <w:rPr>
            <w:rFonts w:ascii="Consolas" w:hAnsi="Consolas"/>
            <w:color w:val="808080"/>
            <w:sz w:val="20"/>
            <w:szCs w:val="20"/>
          </w:rPr>
          <w:t>&lt;/</w:t>
        </w:r>
        <w:r>
          <w:rPr>
            <w:rFonts w:ascii="Consolas" w:hAnsi="Consolas"/>
            <w:color w:val="569CD6"/>
            <w:sz w:val="20"/>
            <w:szCs w:val="20"/>
          </w:rPr>
          <w:t>tr</w:t>
        </w:r>
        <w:r>
          <w:rPr>
            <w:rFonts w:ascii="Consolas" w:hAnsi="Consolas"/>
            <w:color w:val="808080"/>
            <w:sz w:val="20"/>
            <w:szCs w:val="20"/>
          </w:rPr>
          <w:t>&gt;</w:t>
        </w:r>
      </w:ins>
    </w:p>
    <w:p w14:paraId="55FC6986" w14:textId="77777777" w:rsidR="00254D98" w:rsidRDefault="00254D98" w:rsidP="00254D98">
      <w:pPr>
        <w:shd w:val="clear" w:color="auto" w:fill="1E1E1E"/>
        <w:spacing w:line="285" w:lineRule="atLeast"/>
        <w:rPr>
          <w:ins w:id="4109" w:author="רינת אביטל" w:date="2022-05-12T14:23:00Z"/>
          <w:rFonts w:ascii="Consolas" w:hAnsi="Consolas"/>
          <w:color w:val="D4D4D4"/>
          <w:sz w:val="21"/>
          <w:szCs w:val="21"/>
          <w:rtl/>
        </w:rPr>
      </w:pPr>
      <w:ins w:id="4110" w:author="רינת אביטל" w:date="2022-05-12T14:23:00Z">
        <w:r>
          <w:rPr>
            <w:rFonts w:ascii="Consolas" w:hAnsi="Consolas"/>
            <w:color w:val="808080"/>
            <w:sz w:val="20"/>
            <w:szCs w:val="20"/>
          </w:rPr>
          <w:t>&lt;/</w:t>
        </w:r>
        <w:r>
          <w:rPr>
            <w:rFonts w:ascii="Consolas" w:hAnsi="Consolas"/>
            <w:color w:val="569CD6"/>
            <w:sz w:val="20"/>
            <w:szCs w:val="20"/>
          </w:rPr>
          <w:t>table</w:t>
        </w:r>
        <w:r>
          <w:rPr>
            <w:rFonts w:ascii="Consolas" w:hAnsi="Consolas"/>
            <w:color w:val="808080"/>
            <w:sz w:val="20"/>
            <w:szCs w:val="20"/>
          </w:rPr>
          <w:t>&gt;</w:t>
        </w:r>
        <w:r>
          <w:rPr>
            <w:rFonts w:ascii="Tahoma" w:hAnsi="Tahoma" w:cs="Tahoma"/>
            <w:noProof/>
          </w:rPr>
          <w:drawing>
            <wp:anchor distT="0" distB="0" distL="114300" distR="114300" simplePos="0" relativeHeight="251685888" behindDoc="1" locked="0" layoutInCell="1" allowOverlap="1" wp14:anchorId="542243D8" wp14:editId="4191A63C">
              <wp:simplePos x="0" y="0"/>
              <wp:positionH relativeFrom="margin">
                <wp:posOffset>2077997</wp:posOffset>
              </wp:positionH>
              <wp:positionV relativeFrom="paragraph">
                <wp:posOffset>380857</wp:posOffset>
              </wp:positionV>
              <wp:extent cx="1524000" cy="1543050"/>
              <wp:effectExtent l="0" t="0" r="0" b="0"/>
              <wp:wrapTopAndBottom/>
              <wp:docPr id="202" name="תמונה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0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24000" cy="1543050"/>
                      </a:xfrm>
                      <a:prstGeom prst="rect">
                        <a:avLst/>
                      </a:prstGeom>
                      <a:noFill/>
                      <a:ln>
                        <a:noFill/>
                      </a:ln>
                    </pic:spPr>
                  </pic:pic>
                </a:graphicData>
              </a:graphic>
            </wp:anchor>
          </w:drawing>
        </w:r>
      </w:ins>
    </w:p>
    <w:p w14:paraId="4F691072" w14:textId="77777777" w:rsidR="00254D98" w:rsidRDefault="00254D98" w:rsidP="00254D98">
      <w:pPr>
        <w:spacing w:after="240" w:line="360" w:lineRule="auto"/>
        <w:jc w:val="both"/>
        <w:rPr>
          <w:ins w:id="4111" w:author="רינת אביטל" w:date="2022-05-12T14:23:00Z"/>
          <w:rFonts w:ascii="Tahoma" w:hAnsi="Tahoma" w:cs="Tahoma"/>
          <w:rtl/>
        </w:rPr>
      </w:pPr>
      <w:ins w:id="4112" w:author="רינת אביטל" w:date="2022-05-12T14:23:00Z">
        <w:r>
          <w:rPr>
            <w:rFonts w:ascii="Tahoma" w:hAnsi="Tahoma" w:cs="Tahoma"/>
            <w:rtl/>
          </w:rPr>
          <w:t>התקבל השירטוט הבא:</w:t>
        </w:r>
      </w:ins>
    </w:p>
    <w:p w14:paraId="0CA8CC4B" w14:textId="77777777" w:rsidR="00254D98" w:rsidRDefault="00254D98" w:rsidP="00254D98">
      <w:pPr>
        <w:spacing w:after="240" w:line="360" w:lineRule="auto"/>
        <w:jc w:val="both"/>
        <w:rPr>
          <w:ins w:id="4113" w:author="רינת אביטל" w:date="2022-05-12T14:23:00Z"/>
          <w:rFonts w:ascii="Tahoma" w:eastAsiaTheme="minorEastAsia" w:hAnsi="Tahoma" w:cs="Tahoma"/>
          <w:rtl/>
        </w:rPr>
      </w:pPr>
      <w:ins w:id="4114" w:author="רינת אביטל" w:date="2022-05-12T14:23:00Z">
        <w:r>
          <w:rPr>
            <w:rFonts w:ascii="Tahoma" w:hAnsi="Tahoma" w:cs="Tahoma"/>
            <w:rtl/>
          </w:rPr>
          <w:t xml:space="preserve"> </w:t>
        </w:r>
      </w:ins>
    </w:p>
    <w:p w14:paraId="42B21BC8" w14:textId="77777777" w:rsidR="00254D98" w:rsidRDefault="00254D98" w:rsidP="00254D98">
      <w:pPr>
        <w:spacing w:after="240" w:line="360" w:lineRule="auto"/>
        <w:jc w:val="both"/>
        <w:rPr>
          <w:ins w:id="4115" w:author="רינת אביטל" w:date="2022-05-12T14:23:00Z"/>
          <w:rFonts w:ascii="Tahoma" w:hAnsi="Tahoma" w:cs="Tahoma"/>
          <w:b/>
          <w:bCs/>
          <w:rtl/>
        </w:rPr>
      </w:pPr>
      <w:ins w:id="4116" w:author="רינת אביטל" w:date="2022-05-12T14:23:00Z">
        <w:r>
          <w:rPr>
            <w:rFonts w:ascii="Tahoma" w:hAnsi="Tahoma" w:cs="Tahoma"/>
            <w:b/>
            <w:bCs/>
            <w:rtl/>
          </w:rPr>
          <w:t xml:space="preserve">2. שימוש בספריית </w:t>
        </w:r>
        <w:r>
          <w:rPr>
            <w:rFonts w:ascii="Tahoma" w:hAnsi="Tahoma" w:cs="Tahoma"/>
            <w:b/>
            <w:bCs/>
          </w:rPr>
          <w:t>three.js</w:t>
        </w:r>
      </w:ins>
    </w:p>
    <w:p w14:paraId="45E0ACE2" w14:textId="77777777" w:rsidR="00254D98" w:rsidRDefault="00254D98" w:rsidP="00254D98">
      <w:pPr>
        <w:spacing w:after="240" w:line="360" w:lineRule="auto"/>
        <w:jc w:val="both"/>
        <w:rPr>
          <w:ins w:id="4117" w:author="רינת אביטל" w:date="2022-05-12T14:23:00Z"/>
          <w:rFonts w:ascii="Tahoma" w:hAnsi="Tahoma" w:cs="Tahoma"/>
          <w:rtl/>
        </w:rPr>
      </w:pPr>
      <w:ins w:id="4118" w:author="רינת אביטל" w:date="2022-05-12T14:23:00Z">
        <w:r>
          <w:rPr>
            <w:rFonts w:ascii="Tahoma" w:hAnsi="Tahoma" w:cs="Tahoma"/>
            <w:noProof/>
          </w:rPr>
          <w:drawing>
            <wp:anchor distT="0" distB="0" distL="114300" distR="114300" simplePos="0" relativeHeight="251683840" behindDoc="0" locked="0" layoutInCell="1" allowOverlap="1" wp14:anchorId="0BA333CD" wp14:editId="0F06F773">
              <wp:simplePos x="0" y="0"/>
              <wp:positionH relativeFrom="margin">
                <wp:align>center</wp:align>
              </wp:positionH>
              <wp:positionV relativeFrom="paragraph">
                <wp:posOffset>240709</wp:posOffset>
              </wp:positionV>
              <wp:extent cx="1534795" cy="774700"/>
              <wp:effectExtent l="0" t="0" r="8255" b="6350"/>
              <wp:wrapTopAndBottom/>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534795" cy="774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ahoma" w:hAnsi="Tahoma" w:cs="Tahoma"/>
            <w:rtl/>
          </w:rPr>
          <w:t xml:space="preserve">בדוגמא שמצאנו, שירטטנו את החנות, וכך זה נראה: </w:t>
        </w:r>
      </w:ins>
    </w:p>
    <w:p w14:paraId="57554326" w14:textId="77777777" w:rsidR="00254D98" w:rsidRDefault="00254D98" w:rsidP="00254D98">
      <w:pPr>
        <w:spacing w:after="240" w:line="360" w:lineRule="auto"/>
        <w:jc w:val="both"/>
        <w:rPr>
          <w:ins w:id="4119" w:author="רינת אביטל" w:date="2022-05-12T14:23:00Z"/>
          <w:rFonts w:ascii="Tahoma" w:hAnsi="Tahoma" w:cs="Tahoma"/>
          <w:rtl/>
        </w:rPr>
      </w:pPr>
      <w:ins w:id="4120" w:author="רינת אביטל" w:date="2022-05-12T14:23:00Z">
        <w:r>
          <w:rPr>
            <w:rFonts w:ascii="Tahoma" w:hAnsi="Tahoma" w:cs="Tahoma"/>
            <w:rtl/>
          </w:rPr>
          <w:t>(כמובן, לו היינו משתמשות בממשק היינו משדרגות את התצוגה שתראה כחנות. )</w:t>
        </w:r>
      </w:ins>
    </w:p>
    <w:p w14:paraId="7CFDFBF7" w14:textId="77777777" w:rsidR="00254D98" w:rsidRDefault="00254D98" w:rsidP="00254D98">
      <w:pPr>
        <w:spacing w:after="240" w:line="360" w:lineRule="auto"/>
        <w:jc w:val="both"/>
        <w:rPr>
          <w:ins w:id="4121" w:author="רינת אביטל" w:date="2022-05-12T14:23:00Z"/>
          <w:rFonts w:ascii="Tahoma" w:hAnsi="Tahoma" w:cs="Tahoma"/>
          <w:rtl/>
        </w:rPr>
      </w:pPr>
    </w:p>
    <w:p w14:paraId="36B839E7" w14:textId="77777777" w:rsidR="00254D98" w:rsidRDefault="00254D98" w:rsidP="00254D98">
      <w:pPr>
        <w:spacing w:after="240" w:line="360" w:lineRule="auto"/>
        <w:jc w:val="both"/>
        <w:rPr>
          <w:ins w:id="4122" w:author="רינת אביטל" w:date="2022-05-12T14:23:00Z"/>
          <w:rFonts w:ascii="Tahoma" w:hAnsi="Tahoma" w:cs="Tahoma"/>
          <w:rtl/>
        </w:rPr>
      </w:pPr>
      <w:ins w:id="4123" w:author="רינת אביטל" w:date="2022-05-12T14:23:00Z">
        <w:r>
          <w:rPr>
            <w:rFonts w:ascii="Tahoma" w:hAnsi="Tahoma" w:cs="Tahoma"/>
            <w:b/>
            <w:bCs/>
            <w:rtl/>
          </w:rPr>
          <w:t>3.</w:t>
        </w:r>
        <w:r>
          <w:rPr>
            <w:rFonts w:ascii="Tahoma" w:hAnsi="Tahoma" w:cs="Tahoma"/>
            <w:rtl/>
          </w:rPr>
          <w:t xml:space="preserve"> דרך הצגה נוספת היא תמונת רקע של החנות במבט מלמעלה עם שקיפות למפה המכילה מסלול</w:t>
        </w:r>
        <w:r>
          <w:rPr>
            <w:rFonts w:ascii="Tahoma" w:hAnsi="Tahoma" w:cs="Tahoma" w:hint="cs"/>
            <w:rtl/>
          </w:rPr>
          <w:t>. לא השתמשנו היות וקשה להציג מסלול דינאמי במפה סטטית. בשיטה זו האפשרויות לפיתוח והוספת פונקציונליות יהיו מאד מוגבלות.</w:t>
        </w:r>
      </w:ins>
    </w:p>
    <w:p w14:paraId="54922078" w14:textId="77777777" w:rsidR="00254D98" w:rsidRDefault="00254D98" w:rsidP="00254D98">
      <w:pPr>
        <w:spacing w:after="240" w:line="360" w:lineRule="auto"/>
        <w:jc w:val="both"/>
        <w:rPr>
          <w:ins w:id="4124" w:author="רינת אביטל" w:date="2022-05-12T14:23:00Z"/>
          <w:rFonts w:ascii="Tahoma" w:hAnsi="Tahoma" w:cs="Tahoma"/>
          <w:b/>
          <w:bCs/>
          <w:rtl/>
        </w:rPr>
      </w:pPr>
      <w:ins w:id="4125" w:author="רינת אביטל" w:date="2022-05-12T14:23:00Z">
        <w:r>
          <w:rPr>
            <w:rFonts w:ascii="Tahoma" w:hAnsi="Tahoma" w:cs="Tahoma"/>
            <w:b/>
            <w:bCs/>
            <w:rtl/>
          </w:rPr>
          <w:t>4. ציור חנות באמצעות קנווס</w:t>
        </w:r>
      </w:ins>
    </w:p>
    <w:p w14:paraId="04F4755D" w14:textId="77777777" w:rsidR="00254D98" w:rsidRDefault="00254D98" w:rsidP="00254D98">
      <w:pPr>
        <w:spacing w:after="240" w:line="360" w:lineRule="auto"/>
        <w:jc w:val="both"/>
        <w:rPr>
          <w:ins w:id="4126" w:author="רינת אביטל" w:date="2022-05-12T14:23:00Z"/>
          <w:rFonts w:ascii="Tahoma" w:hAnsi="Tahoma" w:cs="Tahoma"/>
          <w:rtl/>
        </w:rPr>
      </w:pPr>
      <w:ins w:id="4127" w:author="רינת אביטל" w:date="2022-05-12T14:23:00Z">
        <w:r>
          <w:rPr>
            <w:rFonts w:ascii="Tahoma" w:hAnsi="Tahoma" w:cs="Tahoma"/>
            <w:rtl/>
          </w:rPr>
          <w:t>בדרך הבאה ניתן להבחין בדינאמיות והביצועים המשופרים לקנווס לעומת הטבלה.</w:t>
        </w:r>
      </w:ins>
    </w:p>
    <w:p w14:paraId="31471520" w14:textId="77777777" w:rsidR="00254D98" w:rsidRDefault="00254D98" w:rsidP="00254D98">
      <w:pPr>
        <w:spacing w:after="240" w:line="360" w:lineRule="auto"/>
        <w:jc w:val="both"/>
        <w:rPr>
          <w:ins w:id="4128" w:author="רינת אביטל" w:date="2022-05-12T14:23:00Z"/>
          <w:rFonts w:ascii="Tahoma" w:hAnsi="Tahoma" w:cs="Tahoma"/>
          <w:rtl/>
        </w:rPr>
      </w:pPr>
      <w:ins w:id="4129" w:author="רינת אביטל" w:date="2022-05-12T14:23:00Z">
        <w:r>
          <w:rPr>
            <w:rFonts w:ascii="Tahoma" w:hAnsi="Tahoma" w:cs="Tahoma"/>
            <w:rtl/>
          </w:rPr>
          <w:lastRenderedPageBreak/>
          <w:t>בדוגמא זו לא השתמשנו במטריצת אפסים ואחדות של החנות, אלא עברנו על הקירות והסטנדים וציירנו אותם בלולאה באמצעות פונקציה לציור ריבועים:</w:t>
        </w:r>
      </w:ins>
    </w:p>
    <w:p w14:paraId="0F024A24" w14:textId="77777777" w:rsidR="00254D98" w:rsidRDefault="00254D98" w:rsidP="00254D98">
      <w:pPr>
        <w:shd w:val="clear" w:color="auto" w:fill="1E1E1E"/>
        <w:spacing w:line="285" w:lineRule="atLeast"/>
        <w:rPr>
          <w:ins w:id="4130" w:author="רינת אביטל" w:date="2022-05-12T14:23:00Z"/>
          <w:rFonts w:ascii="Consolas" w:hAnsi="Consolas"/>
          <w:color w:val="D4D4D4"/>
          <w:sz w:val="21"/>
          <w:szCs w:val="21"/>
        </w:rPr>
      </w:pPr>
      <w:ins w:id="4131" w:author="רינת אביטל" w:date="2022-05-12T14:23:00Z">
        <w:r>
          <w:rPr>
            <w:rFonts w:ascii="Consolas" w:hAnsi="Consolas"/>
            <w:color w:val="DCDCAA"/>
            <w:sz w:val="21"/>
            <w:szCs w:val="21"/>
          </w:rPr>
          <w:t>drawShop</w:t>
        </w:r>
        <w:r>
          <w:rPr>
            <w:rFonts w:ascii="Consolas" w:hAnsi="Consolas"/>
            <w:color w:val="D4D4D4"/>
            <w:sz w:val="21"/>
            <w:szCs w:val="21"/>
          </w:rPr>
          <w:t>()</w:t>
        </w:r>
      </w:ins>
    </w:p>
    <w:p w14:paraId="65E2EE90" w14:textId="77777777" w:rsidR="00254D98" w:rsidRDefault="00254D98" w:rsidP="00254D98">
      <w:pPr>
        <w:shd w:val="clear" w:color="auto" w:fill="1E1E1E"/>
        <w:spacing w:line="285" w:lineRule="atLeast"/>
        <w:rPr>
          <w:ins w:id="4132" w:author="רינת אביטל" w:date="2022-05-12T14:23:00Z"/>
          <w:rFonts w:ascii="Consolas" w:hAnsi="Consolas"/>
          <w:color w:val="D4D4D4"/>
          <w:sz w:val="21"/>
          <w:szCs w:val="21"/>
        </w:rPr>
      </w:pPr>
      <w:ins w:id="4133" w:author="רינת אביטל" w:date="2022-05-12T14:23:00Z">
        <w:r>
          <w:rPr>
            <w:rFonts w:ascii="Consolas" w:hAnsi="Consolas"/>
            <w:color w:val="D4D4D4"/>
            <w:sz w:val="21"/>
            <w:szCs w:val="21"/>
          </w:rPr>
          <w:t>{</w:t>
        </w:r>
      </w:ins>
    </w:p>
    <w:p w14:paraId="4DE6FFF3" w14:textId="77777777" w:rsidR="00254D98" w:rsidRDefault="00254D98" w:rsidP="00254D98">
      <w:pPr>
        <w:shd w:val="clear" w:color="auto" w:fill="1E1E1E"/>
        <w:spacing w:line="285" w:lineRule="atLeast"/>
        <w:rPr>
          <w:ins w:id="4134" w:author="רינת אביטל" w:date="2022-05-12T14:23:00Z"/>
          <w:rFonts w:ascii="Consolas" w:hAnsi="Consolas"/>
          <w:color w:val="D4D4D4"/>
          <w:sz w:val="21"/>
          <w:szCs w:val="21"/>
        </w:rPr>
      </w:pPr>
      <w:ins w:id="4135" w:author="רינת אביטל" w:date="2022-05-12T14:23:00Z">
        <w:r>
          <w:rPr>
            <w:rFonts w:ascii="Consolas" w:hAnsi="Consolas"/>
            <w:color w:val="D4D4D4"/>
            <w:sz w:val="21"/>
            <w:szCs w:val="21"/>
          </w:rPr>
          <w:t xml:space="preserve">  </w:t>
        </w:r>
      </w:ins>
    </w:p>
    <w:p w14:paraId="31F5EDDC" w14:textId="77777777" w:rsidR="00254D98" w:rsidRDefault="00254D98" w:rsidP="00254D98">
      <w:pPr>
        <w:shd w:val="clear" w:color="auto" w:fill="1E1E1E"/>
        <w:spacing w:line="285" w:lineRule="atLeast"/>
        <w:rPr>
          <w:ins w:id="4136" w:author="רינת אביטל" w:date="2022-05-12T14:23:00Z"/>
          <w:rFonts w:ascii="Consolas" w:hAnsi="Consolas"/>
          <w:color w:val="D4D4D4"/>
          <w:sz w:val="21"/>
          <w:szCs w:val="21"/>
        </w:rPr>
      </w:pPr>
      <w:ins w:id="4137" w:author="רינת אביטל" w:date="2022-05-12T14:23:00Z">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s</w:t>
        </w:r>
        <w:r>
          <w:rPr>
            <w:rFonts w:ascii="Consolas" w:hAnsi="Consolas"/>
            <w:color w:val="D4D4D4"/>
            <w:sz w:val="21"/>
            <w:szCs w:val="21"/>
          </w:rPr>
          <w:t>:</w:t>
        </w:r>
        <w:r>
          <w:rPr>
            <w:rFonts w:ascii="Consolas" w:hAnsi="Consolas"/>
            <w:color w:val="4EC9B0"/>
            <w:sz w:val="21"/>
            <w:szCs w:val="21"/>
          </w:rPr>
          <w:t>Shop</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db</w:t>
        </w:r>
        <w:r>
          <w:rPr>
            <w:rFonts w:ascii="Consolas" w:hAnsi="Consolas"/>
            <w:color w:val="D4D4D4"/>
            <w:sz w:val="21"/>
            <w:szCs w:val="21"/>
          </w:rPr>
          <w:t>.</w:t>
        </w:r>
        <w:r>
          <w:rPr>
            <w:rFonts w:ascii="Consolas" w:hAnsi="Consolas"/>
            <w:color w:val="DCDCAA"/>
            <w:sz w:val="21"/>
            <w:szCs w:val="21"/>
          </w:rPr>
          <w:t>getShop</w:t>
        </w:r>
        <w:r>
          <w:rPr>
            <w:rFonts w:ascii="Consolas" w:hAnsi="Consolas"/>
            <w:color w:val="D4D4D4"/>
            <w:sz w:val="21"/>
            <w:szCs w:val="21"/>
          </w:rPr>
          <w:t>();</w:t>
        </w:r>
      </w:ins>
    </w:p>
    <w:p w14:paraId="42B2EFEE" w14:textId="77777777" w:rsidR="00254D98" w:rsidRDefault="00254D98" w:rsidP="00254D98">
      <w:pPr>
        <w:shd w:val="clear" w:color="auto" w:fill="1E1E1E"/>
        <w:spacing w:line="285" w:lineRule="atLeast"/>
        <w:rPr>
          <w:ins w:id="4138" w:author="רינת אביטל" w:date="2022-05-12T14:23:00Z"/>
          <w:rFonts w:ascii="Consolas" w:hAnsi="Consolas"/>
          <w:color w:val="D4D4D4"/>
          <w:sz w:val="21"/>
          <w:szCs w:val="21"/>
        </w:rPr>
      </w:pPr>
      <w:ins w:id="4139" w:author="רינת אביטל" w:date="2022-05-12T14:23:00Z">
        <w:r>
          <w:rPr>
            <w:rFonts w:ascii="Consolas" w:hAnsi="Consolas"/>
            <w:color w:val="D4D4D4"/>
            <w:sz w:val="21"/>
            <w:szCs w:val="21"/>
          </w:rPr>
          <w:t xml:space="preserve">  </w:t>
        </w:r>
        <w:r>
          <w:rPr>
            <w:rFonts w:ascii="Consolas" w:hAnsi="Consolas"/>
            <w:color w:val="6A9955"/>
            <w:sz w:val="21"/>
            <w:szCs w:val="21"/>
          </w:rPr>
          <w:t>//drow walls:</w:t>
        </w:r>
      </w:ins>
    </w:p>
    <w:p w14:paraId="65AB6396" w14:textId="77777777" w:rsidR="00254D98" w:rsidRDefault="00254D98" w:rsidP="00254D98">
      <w:pPr>
        <w:shd w:val="clear" w:color="auto" w:fill="1E1E1E"/>
        <w:spacing w:line="285" w:lineRule="atLeast"/>
        <w:rPr>
          <w:ins w:id="4140" w:author="רינת אביטל" w:date="2022-05-12T14:23:00Z"/>
          <w:rFonts w:ascii="Consolas" w:hAnsi="Consolas"/>
          <w:color w:val="D4D4D4"/>
          <w:sz w:val="21"/>
          <w:szCs w:val="21"/>
        </w:rPr>
      </w:pPr>
      <w:ins w:id="4141" w:author="רינת אביטל" w:date="2022-05-12T14:23:00Z">
        <w:r>
          <w:rPr>
            <w:rFonts w:ascii="Consolas" w:hAnsi="Consolas"/>
            <w:color w:val="D4D4D4"/>
            <w:sz w:val="21"/>
            <w:szCs w:val="21"/>
          </w:rPr>
          <w:t xml:space="preserve">  </w:t>
        </w:r>
        <w:r>
          <w:rPr>
            <w:rFonts w:ascii="Consolas" w:hAnsi="Consolas"/>
            <w:color w:val="6A9955"/>
            <w:sz w:val="21"/>
            <w:szCs w:val="21"/>
          </w:rPr>
          <w:t>// ------------------</w:t>
        </w:r>
      </w:ins>
    </w:p>
    <w:p w14:paraId="7B18616F" w14:textId="77777777" w:rsidR="00254D98" w:rsidRDefault="00254D98" w:rsidP="00254D98">
      <w:pPr>
        <w:shd w:val="clear" w:color="auto" w:fill="1E1E1E"/>
        <w:spacing w:line="285" w:lineRule="atLeast"/>
        <w:rPr>
          <w:ins w:id="4142" w:author="רינת אביטל" w:date="2022-05-12T14:23:00Z"/>
          <w:rFonts w:ascii="Consolas" w:hAnsi="Consolas"/>
          <w:color w:val="D4D4D4"/>
          <w:sz w:val="21"/>
          <w:szCs w:val="21"/>
        </w:rPr>
      </w:pPr>
      <w:ins w:id="4143" w:author="רינת אביטל" w:date="2022-05-12T14:23:00Z">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9CDCFE"/>
            <w:sz w:val="21"/>
            <w:szCs w:val="21"/>
          </w:rPr>
          <w:t>fillStyle</w:t>
        </w:r>
        <w:r>
          <w:rPr>
            <w:rFonts w:ascii="Consolas" w:hAnsi="Consolas"/>
            <w:color w:val="D4D4D4"/>
            <w:sz w:val="21"/>
            <w:szCs w:val="21"/>
          </w:rPr>
          <w:t xml:space="preserve"> = </w:t>
        </w:r>
        <w:r>
          <w:rPr>
            <w:rFonts w:ascii="Consolas" w:hAnsi="Consolas"/>
            <w:color w:val="CE9178"/>
            <w:sz w:val="21"/>
            <w:szCs w:val="21"/>
          </w:rPr>
          <w:t>"rgb(185, 185, 183)"</w:t>
        </w:r>
        <w:r>
          <w:rPr>
            <w:rFonts w:ascii="Consolas" w:hAnsi="Consolas"/>
            <w:color w:val="D4D4D4"/>
            <w:sz w:val="21"/>
            <w:szCs w:val="21"/>
          </w:rPr>
          <w:t>;</w:t>
        </w:r>
      </w:ins>
    </w:p>
    <w:p w14:paraId="715EC766" w14:textId="77777777" w:rsidR="00254D98" w:rsidRDefault="00254D98" w:rsidP="00254D98">
      <w:pPr>
        <w:shd w:val="clear" w:color="auto" w:fill="1E1E1E"/>
        <w:spacing w:line="285" w:lineRule="atLeast"/>
        <w:rPr>
          <w:ins w:id="4144" w:author="רינת אביטל" w:date="2022-05-12T14:23:00Z"/>
          <w:rFonts w:ascii="Consolas" w:hAnsi="Consolas"/>
          <w:color w:val="D4D4D4"/>
          <w:sz w:val="21"/>
          <w:szCs w:val="21"/>
        </w:rPr>
      </w:pPr>
      <w:ins w:id="4145" w:author="רינת אביטל" w:date="2022-05-12T14:23:00Z">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ws</w:t>
        </w:r>
        <w:r>
          <w:rPr>
            <w:rFonts w:ascii="Consolas" w:hAnsi="Consolas"/>
            <w:color w:val="D4D4D4"/>
            <w:sz w:val="21"/>
            <w:szCs w:val="21"/>
          </w:rPr>
          <w:t>:</w:t>
        </w:r>
        <w:r>
          <w:rPr>
            <w:rFonts w:ascii="Consolas" w:hAnsi="Consolas"/>
            <w:color w:val="4EC9B0"/>
            <w:sz w:val="21"/>
            <w:szCs w:val="21"/>
          </w:rPr>
          <w:t>Wall</w:t>
        </w:r>
        <w:r>
          <w:rPr>
            <w:rFonts w:ascii="Consolas" w:hAnsi="Consolas"/>
            <w:color w:val="D4D4D4"/>
            <w:sz w:val="21"/>
            <w:szCs w:val="21"/>
          </w:rPr>
          <w:t>[]=</w:t>
        </w:r>
        <w:r>
          <w:rPr>
            <w:rFonts w:ascii="Consolas" w:hAnsi="Consolas"/>
            <w:color w:val="9CDCFE"/>
            <w:sz w:val="21"/>
            <w:szCs w:val="21"/>
          </w:rPr>
          <w:t>s</w:t>
        </w:r>
        <w:r>
          <w:rPr>
            <w:rFonts w:ascii="Consolas" w:hAnsi="Consolas"/>
            <w:color w:val="D4D4D4"/>
            <w:sz w:val="21"/>
            <w:szCs w:val="21"/>
          </w:rPr>
          <w:t>.</w:t>
        </w:r>
        <w:r>
          <w:rPr>
            <w:rFonts w:ascii="Consolas" w:hAnsi="Consolas"/>
            <w:color w:val="9CDCFE"/>
            <w:sz w:val="21"/>
            <w:szCs w:val="21"/>
          </w:rPr>
          <w:t>Walls</w:t>
        </w:r>
        <w:r>
          <w:rPr>
            <w:rFonts w:ascii="Consolas" w:hAnsi="Consolas"/>
            <w:color w:val="D4D4D4"/>
            <w:sz w:val="21"/>
            <w:szCs w:val="21"/>
          </w:rPr>
          <w:t>;</w:t>
        </w:r>
      </w:ins>
    </w:p>
    <w:p w14:paraId="5C14796E" w14:textId="77777777" w:rsidR="00254D98" w:rsidRDefault="00254D98" w:rsidP="00254D98">
      <w:pPr>
        <w:shd w:val="clear" w:color="auto" w:fill="1E1E1E"/>
        <w:spacing w:line="285" w:lineRule="atLeast"/>
        <w:rPr>
          <w:ins w:id="4146" w:author="רינת אביטל" w:date="2022-05-12T14:23:00Z"/>
          <w:rFonts w:ascii="Consolas" w:hAnsi="Consolas"/>
          <w:color w:val="D4D4D4"/>
          <w:sz w:val="21"/>
          <w:szCs w:val="21"/>
        </w:rPr>
      </w:pPr>
      <w:ins w:id="4147" w:author="רינת אביטל" w:date="2022-05-12T14:23:00Z">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w:t>
        </w:r>
        <w:r>
          <w:rPr>
            <w:rFonts w:ascii="Consolas" w:hAnsi="Consolas"/>
            <w:color w:val="4EC9B0"/>
            <w:sz w:val="21"/>
            <w:szCs w:val="21"/>
          </w:rPr>
          <w:t>number</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&lt;</w:t>
        </w:r>
        <w:r>
          <w:rPr>
            <w:rFonts w:ascii="Consolas" w:hAnsi="Consolas"/>
            <w:color w:val="9CDCFE"/>
            <w:sz w:val="21"/>
            <w:szCs w:val="21"/>
          </w:rPr>
          <w:t>ws</w:t>
        </w:r>
        <w:r>
          <w:rPr>
            <w:rFonts w:ascii="Consolas" w:hAnsi="Consolas"/>
            <w:color w:val="D4D4D4"/>
            <w:sz w:val="21"/>
            <w:szCs w:val="21"/>
          </w:rPr>
          <w:t>.</w:t>
        </w:r>
        <w:r>
          <w:rPr>
            <w:rFonts w:ascii="Consolas" w:hAnsi="Consolas"/>
            <w:color w:val="9CDCFE"/>
            <w:sz w:val="21"/>
            <w:szCs w:val="21"/>
          </w:rPr>
          <w:t>length</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w:t>
        </w:r>
      </w:ins>
    </w:p>
    <w:p w14:paraId="18836806" w14:textId="77777777" w:rsidR="00254D98" w:rsidRDefault="00254D98" w:rsidP="00254D98">
      <w:pPr>
        <w:shd w:val="clear" w:color="auto" w:fill="1E1E1E"/>
        <w:spacing w:line="285" w:lineRule="atLeast"/>
        <w:rPr>
          <w:ins w:id="4148" w:author="רינת אביטל" w:date="2022-05-12T14:23:00Z"/>
          <w:rFonts w:ascii="Consolas" w:hAnsi="Consolas"/>
          <w:color w:val="D4D4D4"/>
          <w:sz w:val="21"/>
          <w:szCs w:val="21"/>
        </w:rPr>
      </w:pPr>
      <w:ins w:id="4149" w:author="רינת אביטל" w:date="2022-05-12T14:23:00Z">
        <w:r>
          <w:rPr>
            <w:rFonts w:ascii="Consolas" w:hAnsi="Consolas"/>
            <w:color w:val="D4D4D4"/>
            <w:sz w:val="21"/>
            <w:szCs w:val="21"/>
          </w:rPr>
          <w:t xml:space="preserve">  {</w:t>
        </w:r>
      </w:ins>
    </w:p>
    <w:p w14:paraId="043A79B6" w14:textId="77777777" w:rsidR="00254D98" w:rsidRDefault="00254D98" w:rsidP="00254D98">
      <w:pPr>
        <w:shd w:val="clear" w:color="auto" w:fill="1E1E1E"/>
        <w:spacing w:line="285" w:lineRule="atLeast"/>
        <w:rPr>
          <w:ins w:id="4150" w:author="רינת אביטל" w:date="2022-05-12T14:23:00Z"/>
          <w:rFonts w:ascii="Consolas" w:hAnsi="Consolas"/>
          <w:color w:val="D4D4D4"/>
          <w:sz w:val="21"/>
          <w:szCs w:val="21"/>
        </w:rPr>
      </w:pPr>
      <w:ins w:id="4151" w:author="רינת אביטל" w:date="2022-05-12T14:23:00Z">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wal</w:t>
        </w:r>
        <w:r>
          <w:rPr>
            <w:rFonts w:ascii="Consolas" w:hAnsi="Consolas"/>
            <w:color w:val="D4D4D4"/>
            <w:sz w:val="21"/>
            <w:szCs w:val="21"/>
          </w:rPr>
          <w:t>:</w:t>
        </w:r>
        <w:r>
          <w:rPr>
            <w:rFonts w:ascii="Consolas" w:hAnsi="Consolas"/>
            <w:color w:val="4EC9B0"/>
            <w:sz w:val="21"/>
            <w:szCs w:val="21"/>
          </w:rPr>
          <w:t>Wall</w:t>
        </w:r>
        <w:r>
          <w:rPr>
            <w:rFonts w:ascii="Consolas" w:hAnsi="Consolas"/>
            <w:color w:val="D4D4D4"/>
            <w:sz w:val="21"/>
            <w:szCs w:val="21"/>
          </w:rPr>
          <w:t>=</w:t>
        </w:r>
        <w:r>
          <w:rPr>
            <w:rFonts w:ascii="Consolas" w:hAnsi="Consolas"/>
            <w:color w:val="9CDCFE"/>
            <w:sz w:val="21"/>
            <w:szCs w:val="21"/>
          </w:rPr>
          <w:t>ws</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ins>
    </w:p>
    <w:p w14:paraId="525BF230" w14:textId="77777777" w:rsidR="00254D98" w:rsidRDefault="00254D98" w:rsidP="00254D98">
      <w:pPr>
        <w:shd w:val="clear" w:color="auto" w:fill="1E1E1E"/>
        <w:spacing w:line="285" w:lineRule="atLeast"/>
        <w:rPr>
          <w:ins w:id="4152" w:author="רינת אביטל" w:date="2022-05-12T14:23:00Z"/>
          <w:rFonts w:ascii="Consolas" w:hAnsi="Consolas"/>
          <w:color w:val="D4D4D4"/>
          <w:sz w:val="21"/>
          <w:szCs w:val="21"/>
        </w:rPr>
      </w:pPr>
      <w:ins w:id="4153" w:author="רינת אביטל" w:date="2022-05-12T14:23:00Z">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p1</w:t>
        </w:r>
        <w:r>
          <w:rPr>
            <w:rFonts w:ascii="Consolas" w:hAnsi="Consolas"/>
            <w:color w:val="D4D4D4"/>
            <w:sz w:val="21"/>
            <w:szCs w:val="21"/>
          </w:rPr>
          <w:t>:</w:t>
        </w:r>
        <w:r>
          <w:rPr>
            <w:rFonts w:ascii="Consolas" w:hAnsi="Consolas"/>
            <w:color w:val="4EC9B0"/>
            <w:sz w:val="21"/>
            <w:szCs w:val="21"/>
          </w:rPr>
          <w:t>Point</w:t>
        </w:r>
        <w:r>
          <w:rPr>
            <w:rFonts w:ascii="Consolas" w:hAnsi="Consolas"/>
            <w:color w:val="D4D4D4"/>
            <w:sz w:val="21"/>
            <w:szCs w:val="21"/>
          </w:rPr>
          <w:t>=</w:t>
        </w:r>
        <w:r>
          <w:rPr>
            <w:rFonts w:ascii="Consolas" w:hAnsi="Consolas"/>
            <w:color w:val="9CDCFE"/>
            <w:sz w:val="21"/>
            <w:szCs w:val="21"/>
          </w:rPr>
          <w:t>wal</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ins>
    </w:p>
    <w:p w14:paraId="2C6708AF" w14:textId="77777777" w:rsidR="00254D98" w:rsidRDefault="00254D98" w:rsidP="00254D98">
      <w:pPr>
        <w:shd w:val="clear" w:color="auto" w:fill="1E1E1E"/>
        <w:spacing w:line="285" w:lineRule="atLeast"/>
        <w:rPr>
          <w:ins w:id="4154" w:author="רינת אביטל" w:date="2022-05-12T14:23:00Z"/>
          <w:rFonts w:ascii="Consolas" w:hAnsi="Consolas"/>
          <w:color w:val="D4D4D4"/>
          <w:sz w:val="21"/>
          <w:szCs w:val="21"/>
        </w:rPr>
      </w:pPr>
      <w:ins w:id="4155" w:author="רינת אביטל" w:date="2022-05-12T14:23:00Z">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p2</w:t>
        </w:r>
        <w:r>
          <w:rPr>
            <w:rFonts w:ascii="Consolas" w:hAnsi="Consolas"/>
            <w:color w:val="D4D4D4"/>
            <w:sz w:val="21"/>
            <w:szCs w:val="21"/>
          </w:rPr>
          <w:t>:</w:t>
        </w:r>
        <w:r>
          <w:rPr>
            <w:rFonts w:ascii="Consolas" w:hAnsi="Consolas"/>
            <w:color w:val="4EC9B0"/>
            <w:sz w:val="21"/>
            <w:szCs w:val="21"/>
          </w:rPr>
          <w:t>Point</w:t>
        </w:r>
        <w:r>
          <w:rPr>
            <w:rFonts w:ascii="Consolas" w:hAnsi="Consolas"/>
            <w:color w:val="D4D4D4"/>
            <w:sz w:val="21"/>
            <w:szCs w:val="21"/>
          </w:rPr>
          <w:t>=</w:t>
        </w:r>
        <w:r>
          <w:rPr>
            <w:rFonts w:ascii="Consolas" w:hAnsi="Consolas"/>
            <w:color w:val="9CDCFE"/>
            <w:sz w:val="21"/>
            <w:szCs w:val="21"/>
          </w:rPr>
          <w:t>wal</w:t>
        </w:r>
        <w:r>
          <w:rPr>
            <w:rFonts w:ascii="Consolas" w:hAnsi="Consolas"/>
            <w:color w:val="D4D4D4"/>
            <w:sz w:val="21"/>
            <w:szCs w:val="21"/>
          </w:rPr>
          <w:t>.</w:t>
        </w:r>
        <w:r>
          <w:rPr>
            <w:rFonts w:ascii="Consolas" w:hAnsi="Consolas"/>
            <w:color w:val="9CDCFE"/>
            <w:sz w:val="21"/>
            <w:szCs w:val="21"/>
          </w:rPr>
          <w:t>P2</w:t>
        </w:r>
        <w:r>
          <w:rPr>
            <w:rFonts w:ascii="Consolas" w:hAnsi="Consolas"/>
            <w:color w:val="D4D4D4"/>
            <w:sz w:val="21"/>
            <w:szCs w:val="21"/>
          </w:rPr>
          <w:t>;</w:t>
        </w:r>
      </w:ins>
    </w:p>
    <w:p w14:paraId="07C4F4F9" w14:textId="77777777" w:rsidR="00254D98" w:rsidRDefault="00254D98" w:rsidP="00254D98">
      <w:pPr>
        <w:shd w:val="clear" w:color="auto" w:fill="1E1E1E"/>
        <w:spacing w:line="285" w:lineRule="atLeast"/>
        <w:rPr>
          <w:ins w:id="4156" w:author="רינת אביטל" w:date="2022-05-12T14:23:00Z"/>
          <w:rFonts w:ascii="Consolas" w:hAnsi="Consolas"/>
          <w:color w:val="D4D4D4"/>
          <w:sz w:val="21"/>
          <w:szCs w:val="21"/>
        </w:rPr>
      </w:pPr>
      <w:ins w:id="4157" w:author="רינת אביטל" w:date="2022-05-12T14:23:00Z">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w</w:t>
        </w:r>
        <w:r>
          <w:rPr>
            <w:rFonts w:ascii="Consolas" w:hAnsi="Consolas"/>
            <w:color w:val="D4D4D4"/>
            <w:sz w:val="21"/>
            <w:szCs w:val="21"/>
          </w:rPr>
          <w:t>=(</w:t>
        </w:r>
        <w:r>
          <w:rPr>
            <w:rFonts w:ascii="Consolas" w:hAnsi="Consolas"/>
            <w:color w:val="9CDCFE"/>
            <w:sz w:val="21"/>
            <w:szCs w:val="21"/>
          </w:rPr>
          <w:t>p2</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ins>
    </w:p>
    <w:p w14:paraId="29F6AE4E" w14:textId="77777777" w:rsidR="00254D98" w:rsidRDefault="00254D98" w:rsidP="00254D98">
      <w:pPr>
        <w:shd w:val="clear" w:color="auto" w:fill="1E1E1E"/>
        <w:spacing w:line="285" w:lineRule="atLeast"/>
        <w:rPr>
          <w:ins w:id="4158" w:author="רינת אביטל" w:date="2022-05-12T14:23:00Z"/>
          <w:rFonts w:ascii="Consolas" w:hAnsi="Consolas"/>
          <w:color w:val="D4D4D4"/>
          <w:sz w:val="21"/>
          <w:szCs w:val="21"/>
        </w:rPr>
      </w:pPr>
      <w:ins w:id="4159" w:author="רינת אביטל" w:date="2022-05-12T14:23:00Z">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h</w:t>
        </w:r>
        <w:r>
          <w:rPr>
            <w:rFonts w:ascii="Consolas" w:hAnsi="Consolas"/>
            <w:color w:val="D4D4D4"/>
            <w:sz w:val="21"/>
            <w:szCs w:val="21"/>
          </w:rPr>
          <w:t>=(</w:t>
        </w:r>
        <w:r>
          <w:rPr>
            <w:rFonts w:ascii="Consolas" w:hAnsi="Consolas"/>
            <w:color w:val="9CDCFE"/>
            <w:sz w:val="21"/>
            <w:szCs w:val="21"/>
          </w:rPr>
          <w:t>p2</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ins>
    </w:p>
    <w:p w14:paraId="7789A280" w14:textId="77777777" w:rsidR="00254D98" w:rsidRDefault="00254D98" w:rsidP="00254D98">
      <w:pPr>
        <w:shd w:val="clear" w:color="auto" w:fill="1E1E1E"/>
        <w:spacing w:line="285" w:lineRule="atLeast"/>
        <w:rPr>
          <w:ins w:id="4160" w:author="רינת אביטל" w:date="2022-05-12T14:23:00Z"/>
          <w:rFonts w:ascii="Consolas" w:hAnsi="Consolas"/>
          <w:color w:val="D4D4D4"/>
          <w:sz w:val="21"/>
          <w:szCs w:val="21"/>
        </w:rPr>
      </w:pPr>
      <w:ins w:id="4161" w:author="רינת אביטל" w:date="2022-05-12T14:23:00Z">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fillRect</w:t>
        </w:r>
        <w:r>
          <w:rPr>
            <w:rFonts w:ascii="Consolas" w:hAnsi="Consolas"/>
            <w:color w:val="D4D4D4"/>
            <w:sz w:val="21"/>
            <w:szCs w:val="21"/>
          </w:rPr>
          <w:t xml:space="preserve"> (</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 xml:space="preserve">, </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r>
          <w:rPr>
            <w:rFonts w:ascii="Consolas" w:hAnsi="Consolas"/>
            <w:color w:val="9CDCFE"/>
            <w:sz w:val="21"/>
            <w:szCs w:val="21"/>
          </w:rPr>
          <w:t>w</w:t>
        </w:r>
        <w:r>
          <w:rPr>
            <w:rFonts w:ascii="Consolas" w:hAnsi="Consolas"/>
            <w:color w:val="D4D4D4"/>
            <w:sz w:val="21"/>
            <w:szCs w:val="21"/>
          </w:rPr>
          <w:t xml:space="preserve"> , </w:t>
        </w:r>
        <w:r>
          <w:rPr>
            <w:rFonts w:ascii="Consolas" w:hAnsi="Consolas"/>
            <w:color w:val="9CDCFE"/>
            <w:sz w:val="21"/>
            <w:szCs w:val="21"/>
          </w:rPr>
          <w:t>h</w:t>
        </w:r>
        <w:r>
          <w:rPr>
            <w:rFonts w:ascii="Consolas" w:hAnsi="Consolas"/>
            <w:color w:val="D4D4D4"/>
            <w:sz w:val="21"/>
            <w:szCs w:val="21"/>
          </w:rPr>
          <w:t>);</w:t>
        </w:r>
      </w:ins>
    </w:p>
    <w:p w14:paraId="762C033B" w14:textId="77777777" w:rsidR="00254D98" w:rsidRDefault="00254D98" w:rsidP="00254D98">
      <w:pPr>
        <w:shd w:val="clear" w:color="auto" w:fill="1E1E1E"/>
        <w:spacing w:line="285" w:lineRule="atLeast"/>
        <w:rPr>
          <w:ins w:id="4162" w:author="רינת אביטל" w:date="2022-05-12T14:23:00Z"/>
          <w:rFonts w:ascii="Consolas" w:hAnsi="Consolas"/>
          <w:color w:val="D4D4D4"/>
          <w:sz w:val="21"/>
          <w:szCs w:val="21"/>
        </w:rPr>
      </w:pPr>
      <w:ins w:id="4163" w:author="רינת אביטל" w:date="2022-05-12T14:23:00Z">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squre</w:t>
        </w:r>
        <w:r>
          <w:rPr>
            <w:rFonts w:ascii="Consolas" w:hAnsi="Consolas"/>
            <w:color w:val="D4D4D4"/>
            <w:sz w:val="21"/>
            <w:szCs w:val="21"/>
          </w:rPr>
          <w:t>:</w:t>
        </w:r>
        <w:r>
          <w:rPr>
            <w:rFonts w:ascii="Consolas" w:hAnsi="Consolas"/>
            <w:color w:val="4EC9B0"/>
            <w:sz w:val="21"/>
            <w:szCs w:val="21"/>
          </w:rPr>
          <w:t>Square</w:t>
        </w:r>
        <w:r>
          <w:rPr>
            <w:rFonts w:ascii="Consolas" w:hAnsi="Consolas"/>
            <w:color w:val="D4D4D4"/>
            <w:sz w:val="21"/>
            <w:szCs w:val="21"/>
          </w:rPr>
          <w:t>=</w:t>
        </w:r>
        <w:r>
          <w:rPr>
            <w:rFonts w:ascii="Consolas" w:hAnsi="Consolas"/>
            <w:color w:val="569CD6"/>
            <w:sz w:val="21"/>
            <w:szCs w:val="21"/>
          </w:rPr>
          <w:t>new</w:t>
        </w:r>
        <w:r>
          <w:rPr>
            <w:rFonts w:ascii="Consolas" w:hAnsi="Consolas"/>
            <w:color w:val="D4D4D4"/>
            <w:sz w:val="21"/>
            <w:szCs w:val="21"/>
          </w:rPr>
          <w:t xml:space="preserve"> </w:t>
        </w:r>
        <w:r>
          <w:rPr>
            <w:rFonts w:ascii="Consolas" w:hAnsi="Consolas"/>
            <w:color w:val="4EC9B0"/>
            <w:sz w:val="21"/>
            <w:szCs w:val="21"/>
          </w:rPr>
          <w:t>Square</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ins>
    </w:p>
    <w:p w14:paraId="1184DCA8" w14:textId="77777777" w:rsidR="00254D98" w:rsidRDefault="00254D98" w:rsidP="00254D98">
      <w:pPr>
        <w:shd w:val="clear" w:color="auto" w:fill="1E1E1E"/>
        <w:spacing w:line="285" w:lineRule="atLeast"/>
        <w:rPr>
          <w:ins w:id="4164" w:author="רינת אביטל" w:date="2022-05-12T14:23:00Z"/>
          <w:rFonts w:ascii="Consolas" w:hAnsi="Consolas"/>
          <w:color w:val="D4D4D4"/>
          <w:sz w:val="21"/>
          <w:szCs w:val="21"/>
        </w:rPr>
      </w:pPr>
      <w:ins w:id="4165" w:author="רינת אביטל" w:date="2022-05-12T14:23:00Z">
        <w:r>
          <w:rPr>
            <w:rFonts w:ascii="Consolas" w:hAnsi="Consolas"/>
            <w:color w:val="D4D4D4"/>
            <w:sz w:val="21"/>
            <w:szCs w:val="21"/>
          </w:rPr>
          <w:t xml:space="preserve">    </w:t>
        </w:r>
        <w:r>
          <w:rPr>
            <w:rFonts w:ascii="Consolas" w:hAnsi="Consolas"/>
            <w:color w:val="9CDCFE"/>
            <w:sz w:val="21"/>
            <w:szCs w:val="21"/>
          </w:rPr>
          <w:t>squre</w:t>
        </w:r>
        <w:r>
          <w:rPr>
            <w:rFonts w:ascii="Consolas" w:hAnsi="Consolas"/>
            <w:color w:val="D4D4D4"/>
            <w:sz w:val="21"/>
            <w:szCs w:val="21"/>
          </w:rPr>
          <w:t>.</w:t>
        </w:r>
        <w:r>
          <w:rPr>
            <w:rFonts w:ascii="Consolas" w:hAnsi="Consolas"/>
            <w:color w:val="DCDCAA"/>
            <w:sz w:val="21"/>
            <w:szCs w:val="21"/>
          </w:rPr>
          <w:t>draw</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 xml:space="preserve">, </w:t>
        </w:r>
        <w:r>
          <w:rPr>
            <w:rFonts w:ascii="Consolas" w:hAnsi="Consolas"/>
            <w:color w:val="9CDCFE"/>
            <w:sz w:val="21"/>
            <w:szCs w:val="21"/>
          </w:rPr>
          <w:t>w</w:t>
        </w:r>
        <w:r>
          <w:rPr>
            <w:rFonts w:ascii="Consolas" w:hAnsi="Consolas"/>
            <w:color w:val="D4D4D4"/>
            <w:sz w:val="21"/>
            <w:szCs w:val="21"/>
          </w:rPr>
          <w:t>,</w:t>
        </w:r>
        <w:r>
          <w:rPr>
            <w:rFonts w:ascii="Consolas" w:hAnsi="Consolas"/>
            <w:color w:val="9CDCFE"/>
            <w:sz w:val="21"/>
            <w:szCs w:val="21"/>
          </w:rPr>
          <w:t>h</w:t>
        </w:r>
        <w:r>
          <w:rPr>
            <w:rFonts w:ascii="Consolas" w:hAnsi="Consolas"/>
            <w:color w:val="D4D4D4"/>
            <w:sz w:val="21"/>
            <w:szCs w:val="21"/>
          </w:rPr>
          <w:t>,</w:t>
        </w:r>
        <w:r>
          <w:rPr>
            <w:rFonts w:ascii="Consolas" w:hAnsi="Consolas"/>
            <w:color w:val="CE9178"/>
            <w:sz w:val="21"/>
            <w:szCs w:val="21"/>
          </w:rPr>
          <w:t>"rgb(185, 185, 183)"</w:t>
        </w:r>
        <w:r>
          <w:rPr>
            <w:rFonts w:ascii="Consolas" w:hAnsi="Consolas"/>
            <w:color w:val="D4D4D4"/>
            <w:sz w:val="21"/>
            <w:szCs w:val="21"/>
          </w:rPr>
          <w:t>);</w:t>
        </w:r>
      </w:ins>
    </w:p>
    <w:p w14:paraId="3111D400" w14:textId="77777777" w:rsidR="00254D98" w:rsidRDefault="00254D98" w:rsidP="00254D98">
      <w:pPr>
        <w:shd w:val="clear" w:color="auto" w:fill="1E1E1E"/>
        <w:spacing w:line="285" w:lineRule="atLeast"/>
        <w:rPr>
          <w:ins w:id="4166" w:author="רינת אביטל" w:date="2022-05-12T14:23:00Z"/>
          <w:rFonts w:ascii="Consolas" w:hAnsi="Consolas"/>
          <w:color w:val="D4D4D4"/>
          <w:sz w:val="21"/>
          <w:szCs w:val="21"/>
        </w:rPr>
      </w:pPr>
      <w:ins w:id="4167" w:author="רינת אביטל" w:date="2022-05-12T14:23:00Z">
        <w:r>
          <w:rPr>
            <w:rFonts w:ascii="Consolas" w:hAnsi="Consolas"/>
            <w:color w:val="D4D4D4"/>
            <w:sz w:val="21"/>
            <w:szCs w:val="21"/>
          </w:rPr>
          <w:t xml:space="preserve">  }</w:t>
        </w:r>
      </w:ins>
    </w:p>
    <w:p w14:paraId="13FEDBF8" w14:textId="77777777" w:rsidR="00254D98" w:rsidRDefault="00254D98" w:rsidP="00254D98">
      <w:pPr>
        <w:shd w:val="clear" w:color="auto" w:fill="1E1E1E"/>
        <w:spacing w:line="285" w:lineRule="atLeast"/>
        <w:rPr>
          <w:ins w:id="4168" w:author="רינת אביטל" w:date="2022-05-12T14:23:00Z"/>
          <w:rFonts w:ascii="Consolas" w:hAnsi="Consolas"/>
          <w:color w:val="D4D4D4"/>
          <w:sz w:val="21"/>
          <w:szCs w:val="21"/>
        </w:rPr>
      </w:pPr>
    </w:p>
    <w:p w14:paraId="33497603" w14:textId="77777777" w:rsidR="00254D98" w:rsidRDefault="00254D98" w:rsidP="00254D98">
      <w:pPr>
        <w:shd w:val="clear" w:color="auto" w:fill="1E1E1E"/>
        <w:spacing w:line="285" w:lineRule="atLeast"/>
        <w:rPr>
          <w:ins w:id="4169" w:author="רינת אביטל" w:date="2022-05-12T14:23:00Z"/>
          <w:rFonts w:ascii="Consolas" w:hAnsi="Consolas"/>
          <w:color w:val="D4D4D4"/>
          <w:sz w:val="21"/>
          <w:szCs w:val="21"/>
        </w:rPr>
      </w:pPr>
      <w:ins w:id="4170" w:author="רינת אביטל" w:date="2022-05-12T14:23:00Z">
        <w:r>
          <w:rPr>
            <w:rFonts w:ascii="Consolas" w:hAnsi="Consolas"/>
            <w:color w:val="D4D4D4"/>
            <w:sz w:val="21"/>
            <w:szCs w:val="21"/>
          </w:rPr>
          <w:t xml:space="preserve">  </w:t>
        </w:r>
        <w:r>
          <w:rPr>
            <w:rFonts w:ascii="Consolas" w:hAnsi="Consolas"/>
            <w:color w:val="6A9955"/>
            <w:sz w:val="21"/>
            <w:szCs w:val="21"/>
          </w:rPr>
          <w:t>//drow stands</w:t>
        </w:r>
      </w:ins>
    </w:p>
    <w:p w14:paraId="24411E6B" w14:textId="77777777" w:rsidR="00254D98" w:rsidRDefault="00254D98" w:rsidP="00254D98">
      <w:pPr>
        <w:shd w:val="clear" w:color="auto" w:fill="1E1E1E"/>
        <w:spacing w:line="285" w:lineRule="atLeast"/>
        <w:rPr>
          <w:ins w:id="4171" w:author="רינת אביטל" w:date="2022-05-12T14:23:00Z"/>
          <w:rFonts w:ascii="Consolas" w:hAnsi="Consolas"/>
          <w:color w:val="D4D4D4"/>
          <w:sz w:val="21"/>
          <w:szCs w:val="21"/>
        </w:rPr>
      </w:pPr>
      <w:ins w:id="4172" w:author="רינת אביטל" w:date="2022-05-12T14:23:00Z">
        <w:r>
          <w:rPr>
            <w:rFonts w:ascii="Consolas" w:hAnsi="Consolas"/>
            <w:color w:val="D4D4D4"/>
            <w:sz w:val="21"/>
            <w:szCs w:val="21"/>
          </w:rPr>
          <w:t xml:space="preserve">  </w:t>
        </w:r>
        <w:r>
          <w:rPr>
            <w:rFonts w:ascii="Consolas" w:hAnsi="Consolas"/>
            <w:color w:val="6A9955"/>
            <w:sz w:val="21"/>
            <w:szCs w:val="21"/>
          </w:rPr>
          <w:t>// ------------------</w:t>
        </w:r>
      </w:ins>
    </w:p>
    <w:p w14:paraId="7138B3BA" w14:textId="77777777" w:rsidR="00254D98" w:rsidRDefault="00254D98" w:rsidP="00254D98">
      <w:pPr>
        <w:shd w:val="clear" w:color="auto" w:fill="1E1E1E"/>
        <w:spacing w:line="285" w:lineRule="atLeast"/>
        <w:rPr>
          <w:ins w:id="4173" w:author="רינת אביטל" w:date="2022-05-12T14:23:00Z"/>
          <w:rFonts w:ascii="Consolas" w:hAnsi="Consolas"/>
          <w:color w:val="D4D4D4"/>
          <w:sz w:val="21"/>
          <w:szCs w:val="21"/>
        </w:rPr>
      </w:pPr>
      <w:ins w:id="4174" w:author="רינת אביטל" w:date="2022-05-12T14:23:00Z">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9CDCFE"/>
            <w:sz w:val="21"/>
            <w:szCs w:val="21"/>
          </w:rPr>
          <w:t>fillStyle</w:t>
        </w:r>
        <w:r>
          <w:rPr>
            <w:rFonts w:ascii="Consolas" w:hAnsi="Consolas"/>
            <w:color w:val="D4D4D4"/>
            <w:sz w:val="21"/>
            <w:szCs w:val="21"/>
          </w:rPr>
          <w:t xml:space="preserve"> = </w:t>
        </w:r>
        <w:r>
          <w:rPr>
            <w:rFonts w:ascii="Consolas" w:hAnsi="Consolas"/>
            <w:color w:val="CE9178"/>
            <w:sz w:val="21"/>
            <w:szCs w:val="21"/>
          </w:rPr>
          <w:t>"rgb(146, 146, 146)"</w:t>
        </w:r>
        <w:r>
          <w:rPr>
            <w:rFonts w:ascii="Consolas" w:hAnsi="Consolas"/>
            <w:color w:val="D4D4D4"/>
            <w:sz w:val="21"/>
            <w:szCs w:val="21"/>
          </w:rPr>
          <w:t>;</w:t>
        </w:r>
      </w:ins>
    </w:p>
    <w:p w14:paraId="2753E401" w14:textId="77777777" w:rsidR="00254D98" w:rsidRDefault="00254D98" w:rsidP="00254D98">
      <w:pPr>
        <w:shd w:val="clear" w:color="auto" w:fill="1E1E1E"/>
        <w:spacing w:line="285" w:lineRule="atLeast"/>
        <w:rPr>
          <w:ins w:id="4175" w:author="רינת אביטל" w:date="2022-05-12T14:23:00Z"/>
          <w:rFonts w:ascii="Consolas" w:hAnsi="Consolas"/>
          <w:color w:val="D4D4D4"/>
          <w:sz w:val="21"/>
          <w:szCs w:val="21"/>
        </w:rPr>
      </w:pPr>
      <w:ins w:id="4176" w:author="רינת אביטל" w:date="2022-05-12T14:23:00Z">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w:t>
        </w:r>
        <w:r>
          <w:rPr>
            <w:rFonts w:ascii="Consolas" w:hAnsi="Consolas"/>
            <w:color w:val="4EC9B0"/>
            <w:sz w:val="21"/>
            <w:szCs w:val="21"/>
          </w:rPr>
          <w:t>number</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&lt;</w:t>
        </w:r>
        <w:r>
          <w:rPr>
            <w:rFonts w:ascii="Consolas" w:hAnsi="Consolas"/>
            <w:color w:val="9CDCFE"/>
            <w:sz w:val="21"/>
            <w:szCs w:val="21"/>
          </w:rPr>
          <w:t>s</w:t>
        </w:r>
        <w:r>
          <w:rPr>
            <w:rFonts w:ascii="Consolas" w:hAnsi="Consolas"/>
            <w:color w:val="D4D4D4"/>
            <w:sz w:val="21"/>
            <w:szCs w:val="21"/>
          </w:rPr>
          <w:t>.</w:t>
        </w:r>
        <w:r>
          <w:rPr>
            <w:rFonts w:ascii="Consolas" w:hAnsi="Consolas"/>
            <w:color w:val="9CDCFE"/>
            <w:sz w:val="21"/>
            <w:szCs w:val="21"/>
          </w:rPr>
          <w:t>Stands</w:t>
        </w:r>
        <w:r>
          <w:rPr>
            <w:rFonts w:ascii="Consolas" w:hAnsi="Consolas"/>
            <w:color w:val="D4D4D4"/>
            <w:sz w:val="21"/>
            <w:szCs w:val="21"/>
          </w:rPr>
          <w:t>.</w:t>
        </w:r>
        <w:r>
          <w:rPr>
            <w:rFonts w:ascii="Consolas" w:hAnsi="Consolas"/>
            <w:color w:val="9CDCFE"/>
            <w:sz w:val="21"/>
            <w:szCs w:val="21"/>
          </w:rPr>
          <w:t>length</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w:t>
        </w:r>
      </w:ins>
    </w:p>
    <w:p w14:paraId="585EB089" w14:textId="77777777" w:rsidR="00254D98" w:rsidRDefault="00254D98" w:rsidP="00254D98">
      <w:pPr>
        <w:shd w:val="clear" w:color="auto" w:fill="1E1E1E"/>
        <w:spacing w:line="285" w:lineRule="atLeast"/>
        <w:rPr>
          <w:ins w:id="4177" w:author="רינת אביטל" w:date="2022-05-12T14:23:00Z"/>
          <w:rFonts w:ascii="Consolas" w:hAnsi="Consolas"/>
          <w:color w:val="D4D4D4"/>
          <w:sz w:val="21"/>
          <w:szCs w:val="21"/>
        </w:rPr>
      </w:pPr>
      <w:ins w:id="4178" w:author="רינת אביטל" w:date="2022-05-12T14:23:00Z">
        <w:r>
          <w:rPr>
            <w:rFonts w:ascii="Consolas" w:hAnsi="Consolas"/>
            <w:color w:val="D4D4D4"/>
            <w:sz w:val="21"/>
            <w:szCs w:val="21"/>
          </w:rPr>
          <w:t xml:space="preserve">  {</w:t>
        </w:r>
      </w:ins>
    </w:p>
    <w:p w14:paraId="43A75E1F" w14:textId="77777777" w:rsidR="00254D98" w:rsidRDefault="00254D98" w:rsidP="00254D98">
      <w:pPr>
        <w:shd w:val="clear" w:color="auto" w:fill="1E1E1E"/>
        <w:spacing w:line="285" w:lineRule="atLeast"/>
        <w:rPr>
          <w:ins w:id="4179" w:author="רינת אביטל" w:date="2022-05-12T14:23:00Z"/>
          <w:rFonts w:ascii="Consolas" w:hAnsi="Consolas"/>
          <w:color w:val="D4D4D4"/>
          <w:sz w:val="21"/>
          <w:szCs w:val="21"/>
        </w:rPr>
      </w:pPr>
      <w:ins w:id="4180" w:author="רינת אביטל" w:date="2022-05-12T14:23:00Z">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st</w:t>
        </w:r>
        <w:r>
          <w:rPr>
            <w:rFonts w:ascii="Consolas" w:hAnsi="Consolas"/>
            <w:color w:val="D4D4D4"/>
            <w:sz w:val="21"/>
            <w:szCs w:val="21"/>
          </w:rPr>
          <w:t>:</w:t>
        </w:r>
        <w:r>
          <w:rPr>
            <w:rFonts w:ascii="Consolas" w:hAnsi="Consolas"/>
            <w:color w:val="4EC9B0"/>
            <w:sz w:val="21"/>
            <w:szCs w:val="21"/>
          </w:rPr>
          <w:t>Stand</w:t>
        </w:r>
        <w:r>
          <w:rPr>
            <w:rFonts w:ascii="Consolas" w:hAnsi="Consolas"/>
            <w:color w:val="D4D4D4"/>
            <w:sz w:val="21"/>
            <w:szCs w:val="21"/>
          </w:rPr>
          <w:t>=</w:t>
        </w:r>
        <w:r>
          <w:rPr>
            <w:rFonts w:ascii="Consolas" w:hAnsi="Consolas"/>
            <w:color w:val="9CDCFE"/>
            <w:sz w:val="21"/>
            <w:szCs w:val="21"/>
          </w:rPr>
          <w:t>s</w:t>
        </w:r>
        <w:r>
          <w:rPr>
            <w:rFonts w:ascii="Consolas" w:hAnsi="Consolas"/>
            <w:color w:val="D4D4D4"/>
            <w:sz w:val="21"/>
            <w:szCs w:val="21"/>
          </w:rPr>
          <w:t>.</w:t>
        </w:r>
        <w:r>
          <w:rPr>
            <w:rFonts w:ascii="Consolas" w:hAnsi="Consolas"/>
            <w:color w:val="9CDCFE"/>
            <w:sz w:val="21"/>
            <w:szCs w:val="21"/>
          </w:rPr>
          <w:t>Stands</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ins>
    </w:p>
    <w:p w14:paraId="06D2A9C0" w14:textId="77777777" w:rsidR="00254D98" w:rsidRDefault="00254D98" w:rsidP="00254D98">
      <w:pPr>
        <w:shd w:val="clear" w:color="auto" w:fill="1E1E1E"/>
        <w:spacing w:line="285" w:lineRule="atLeast"/>
        <w:rPr>
          <w:ins w:id="4181" w:author="רינת אביטל" w:date="2022-05-12T14:23:00Z"/>
          <w:rFonts w:ascii="Consolas" w:hAnsi="Consolas"/>
          <w:color w:val="D4D4D4"/>
          <w:sz w:val="21"/>
          <w:szCs w:val="21"/>
        </w:rPr>
      </w:pPr>
      <w:ins w:id="4182" w:author="רינת אביטל" w:date="2022-05-12T14:23:00Z">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p1</w:t>
        </w:r>
        <w:r>
          <w:rPr>
            <w:rFonts w:ascii="Consolas" w:hAnsi="Consolas"/>
            <w:color w:val="D4D4D4"/>
            <w:sz w:val="21"/>
            <w:szCs w:val="21"/>
          </w:rPr>
          <w:t>:</w:t>
        </w:r>
        <w:r>
          <w:rPr>
            <w:rFonts w:ascii="Consolas" w:hAnsi="Consolas"/>
            <w:color w:val="4EC9B0"/>
            <w:sz w:val="21"/>
            <w:szCs w:val="21"/>
          </w:rPr>
          <w:t>Point</w:t>
        </w:r>
        <w:r>
          <w:rPr>
            <w:rFonts w:ascii="Consolas" w:hAnsi="Consolas"/>
            <w:color w:val="D4D4D4"/>
            <w:sz w:val="21"/>
            <w:szCs w:val="21"/>
          </w:rPr>
          <w:t>=</w:t>
        </w:r>
        <w:r>
          <w:rPr>
            <w:rFonts w:ascii="Consolas" w:hAnsi="Consolas"/>
            <w:color w:val="9CDCFE"/>
            <w:sz w:val="21"/>
            <w:szCs w:val="21"/>
          </w:rPr>
          <w:t>st</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ins>
    </w:p>
    <w:p w14:paraId="5AC6E019" w14:textId="77777777" w:rsidR="00254D98" w:rsidRDefault="00254D98" w:rsidP="00254D98">
      <w:pPr>
        <w:shd w:val="clear" w:color="auto" w:fill="1E1E1E"/>
        <w:spacing w:line="285" w:lineRule="atLeast"/>
        <w:rPr>
          <w:ins w:id="4183" w:author="רינת אביטל" w:date="2022-05-12T14:23:00Z"/>
          <w:rFonts w:ascii="Consolas" w:hAnsi="Consolas"/>
          <w:color w:val="D4D4D4"/>
          <w:sz w:val="21"/>
          <w:szCs w:val="21"/>
        </w:rPr>
      </w:pPr>
      <w:ins w:id="4184" w:author="רינת אביטל" w:date="2022-05-12T14:23:00Z">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p2</w:t>
        </w:r>
        <w:r>
          <w:rPr>
            <w:rFonts w:ascii="Consolas" w:hAnsi="Consolas"/>
            <w:color w:val="D4D4D4"/>
            <w:sz w:val="21"/>
            <w:szCs w:val="21"/>
          </w:rPr>
          <w:t>:</w:t>
        </w:r>
        <w:r>
          <w:rPr>
            <w:rFonts w:ascii="Consolas" w:hAnsi="Consolas"/>
            <w:color w:val="4EC9B0"/>
            <w:sz w:val="21"/>
            <w:szCs w:val="21"/>
          </w:rPr>
          <w:t>Point</w:t>
        </w:r>
        <w:r>
          <w:rPr>
            <w:rFonts w:ascii="Consolas" w:hAnsi="Consolas"/>
            <w:color w:val="D4D4D4"/>
            <w:sz w:val="21"/>
            <w:szCs w:val="21"/>
          </w:rPr>
          <w:t>=</w:t>
        </w:r>
        <w:r>
          <w:rPr>
            <w:rFonts w:ascii="Consolas" w:hAnsi="Consolas"/>
            <w:color w:val="9CDCFE"/>
            <w:sz w:val="21"/>
            <w:szCs w:val="21"/>
          </w:rPr>
          <w:t>st</w:t>
        </w:r>
        <w:r>
          <w:rPr>
            <w:rFonts w:ascii="Consolas" w:hAnsi="Consolas"/>
            <w:color w:val="D4D4D4"/>
            <w:sz w:val="21"/>
            <w:szCs w:val="21"/>
          </w:rPr>
          <w:t>.</w:t>
        </w:r>
        <w:r>
          <w:rPr>
            <w:rFonts w:ascii="Consolas" w:hAnsi="Consolas"/>
            <w:color w:val="9CDCFE"/>
            <w:sz w:val="21"/>
            <w:szCs w:val="21"/>
          </w:rPr>
          <w:t>P2</w:t>
        </w:r>
        <w:r>
          <w:rPr>
            <w:rFonts w:ascii="Consolas" w:hAnsi="Consolas"/>
            <w:color w:val="D4D4D4"/>
            <w:sz w:val="21"/>
            <w:szCs w:val="21"/>
          </w:rPr>
          <w:t>;</w:t>
        </w:r>
      </w:ins>
    </w:p>
    <w:p w14:paraId="1A900583" w14:textId="77777777" w:rsidR="00254D98" w:rsidRDefault="00254D98" w:rsidP="00254D98">
      <w:pPr>
        <w:shd w:val="clear" w:color="auto" w:fill="1E1E1E"/>
        <w:spacing w:line="285" w:lineRule="atLeast"/>
        <w:rPr>
          <w:ins w:id="4185" w:author="רינת אביטל" w:date="2022-05-12T14:23:00Z"/>
          <w:rFonts w:ascii="Consolas" w:hAnsi="Consolas"/>
          <w:color w:val="D4D4D4"/>
          <w:sz w:val="21"/>
          <w:szCs w:val="21"/>
        </w:rPr>
      </w:pPr>
      <w:ins w:id="4186" w:author="רינת אביטל" w:date="2022-05-12T14:23:00Z">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w</w:t>
        </w:r>
        <w:r>
          <w:rPr>
            <w:rFonts w:ascii="Consolas" w:hAnsi="Consolas"/>
            <w:color w:val="D4D4D4"/>
            <w:sz w:val="21"/>
            <w:szCs w:val="21"/>
          </w:rPr>
          <w:t>=(</w:t>
        </w:r>
        <w:r>
          <w:rPr>
            <w:rFonts w:ascii="Consolas" w:hAnsi="Consolas"/>
            <w:color w:val="9CDCFE"/>
            <w:sz w:val="21"/>
            <w:szCs w:val="21"/>
          </w:rPr>
          <w:t>p2</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ins>
    </w:p>
    <w:p w14:paraId="223031AE" w14:textId="77777777" w:rsidR="00254D98" w:rsidRDefault="00254D98" w:rsidP="00254D98">
      <w:pPr>
        <w:shd w:val="clear" w:color="auto" w:fill="1E1E1E"/>
        <w:spacing w:line="285" w:lineRule="atLeast"/>
        <w:rPr>
          <w:ins w:id="4187" w:author="רינת אביטל" w:date="2022-05-12T14:23:00Z"/>
          <w:rFonts w:ascii="Consolas" w:hAnsi="Consolas"/>
          <w:color w:val="D4D4D4"/>
          <w:sz w:val="21"/>
          <w:szCs w:val="21"/>
        </w:rPr>
      </w:pPr>
      <w:ins w:id="4188" w:author="רינת אביטל" w:date="2022-05-12T14:23:00Z">
        <w:r>
          <w:rPr>
            <w:rFonts w:ascii="Consolas" w:hAnsi="Consolas"/>
            <w:color w:val="D4D4D4"/>
            <w:sz w:val="21"/>
            <w:szCs w:val="21"/>
          </w:rPr>
          <w:lastRenderedPageBreak/>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h</w:t>
        </w:r>
        <w:r>
          <w:rPr>
            <w:rFonts w:ascii="Consolas" w:hAnsi="Consolas"/>
            <w:color w:val="D4D4D4"/>
            <w:sz w:val="21"/>
            <w:szCs w:val="21"/>
          </w:rPr>
          <w:t>=(</w:t>
        </w:r>
        <w:r>
          <w:rPr>
            <w:rFonts w:ascii="Consolas" w:hAnsi="Consolas"/>
            <w:color w:val="9CDCFE"/>
            <w:sz w:val="21"/>
            <w:szCs w:val="21"/>
          </w:rPr>
          <w:t>p2</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ins>
    </w:p>
    <w:p w14:paraId="2DEEB7CE" w14:textId="77777777" w:rsidR="00254D98" w:rsidRDefault="00254D98" w:rsidP="00254D98">
      <w:pPr>
        <w:shd w:val="clear" w:color="auto" w:fill="1E1E1E"/>
        <w:spacing w:line="285" w:lineRule="atLeast"/>
        <w:rPr>
          <w:ins w:id="4189" w:author="רינת אביטל" w:date="2022-05-12T14:23:00Z"/>
          <w:rFonts w:ascii="Consolas" w:hAnsi="Consolas"/>
          <w:color w:val="D4D4D4"/>
          <w:sz w:val="21"/>
          <w:szCs w:val="21"/>
        </w:rPr>
      </w:pPr>
      <w:ins w:id="4190" w:author="רינת אביטל" w:date="2022-05-12T14:23:00Z">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fillRect</w:t>
        </w:r>
        <w:r>
          <w:rPr>
            <w:rFonts w:ascii="Consolas" w:hAnsi="Consolas"/>
            <w:color w:val="D4D4D4"/>
            <w:sz w:val="21"/>
            <w:szCs w:val="21"/>
          </w:rPr>
          <w:t xml:space="preserve"> (</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 xml:space="preserve">, </w:t>
        </w:r>
        <w:r>
          <w:rPr>
            <w:rFonts w:ascii="Consolas" w:hAnsi="Consolas"/>
            <w:color w:val="9CDCFE"/>
            <w:sz w:val="21"/>
            <w:szCs w:val="21"/>
          </w:rPr>
          <w:t>w</w:t>
        </w:r>
        <w:r>
          <w:rPr>
            <w:rFonts w:ascii="Consolas" w:hAnsi="Consolas"/>
            <w:color w:val="D4D4D4"/>
            <w:sz w:val="21"/>
            <w:szCs w:val="21"/>
          </w:rPr>
          <w:t>,</w:t>
        </w:r>
        <w:r>
          <w:rPr>
            <w:rFonts w:ascii="Consolas" w:hAnsi="Consolas"/>
            <w:color w:val="9CDCFE"/>
            <w:sz w:val="21"/>
            <w:szCs w:val="21"/>
          </w:rPr>
          <w:t>h</w:t>
        </w:r>
        <w:r>
          <w:rPr>
            <w:rFonts w:ascii="Consolas" w:hAnsi="Consolas"/>
            <w:color w:val="D4D4D4"/>
            <w:sz w:val="21"/>
            <w:szCs w:val="21"/>
          </w:rPr>
          <w:t xml:space="preserve"> );</w:t>
        </w:r>
      </w:ins>
    </w:p>
    <w:p w14:paraId="3A0E1A46" w14:textId="77777777" w:rsidR="00254D98" w:rsidRDefault="00254D98" w:rsidP="00254D98">
      <w:pPr>
        <w:shd w:val="clear" w:color="auto" w:fill="1E1E1E"/>
        <w:spacing w:line="285" w:lineRule="atLeast"/>
        <w:rPr>
          <w:ins w:id="4191" w:author="רינת אביטל" w:date="2022-05-12T14:23:00Z"/>
          <w:rFonts w:ascii="Consolas" w:hAnsi="Consolas"/>
          <w:color w:val="D4D4D4"/>
          <w:sz w:val="21"/>
          <w:szCs w:val="21"/>
        </w:rPr>
      </w:pPr>
      <w:ins w:id="4192" w:author="רינת אביטל" w:date="2022-05-12T14:23:00Z">
        <w:r>
          <w:rPr>
            <w:rFonts w:ascii="Consolas" w:hAnsi="Consolas"/>
            <w:color w:val="D4D4D4"/>
            <w:sz w:val="21"/>
            <w:szCs w:val="21"/>
          </w:rPr>
          <w:t xml:space="preserve">    </w:t>
        </w:r>
        <w:r>
          <w:rPr>
            <w:rFonts w:ascii="Consolas" w:hAnsi="Consolas"/>
            <w:color w:val="6A9955"/>
            <w:sz w:val="21"/>
            <w:szCs w:val="21"/>
          </w:rPr>
          <w:t>// 3d</w:t>
        </w:r>
      </w:ins>
    </w:p>
    <w:p w14:paraId="4A12D15C" w14:textId="77777777" w:rsidR="00254D98" w:rsidRDefault="00254D98" w:rsidP="00254D98">
      <w:pPr>
        <w:shd w:val="clear" w:color="auto" w:fill="1E1E1E"/>
        <w:spacing w:line="285" w:lineRule="atLeast"/>
        <w:rPr>
          <w:ins w:id="4193" w:author="רינת אביטל" w:date="2022-05-12T14:23:00Z"/>
          <w:rFonts w:ascii="Consolas" w:hAnsi="Consolas"/>
          <w:color w:val="D4D4D4"/>
          <w:sz w:val="21"/>
          <w:szCs w:val="21"/>
        </w:rPr>
      </w:pPr>
      <w:ins w:id="4194" w:author="רינת אביטל" w:date="2022-05-12T14:23:00Z">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squre</w:t>
        </w:r>
        <w:r>
          <w:rPr>
            <w:rFonts w:ascii="Consolas" w:hAnsi="Consolas"/>
            <w:color w:val="D4D4D4"/>
            <w:sz w:val="21"/>
            <w:szCs w:val="21"/>
          </w:rPr>
          <w:t>:</w:t>
        </w:r>
        <w:r>
          <w:rPr>
            <w:rFonts w:ascii="Consolas" w:hAnsi="Consolas"/>
            <w:color w:val="4EC9B0"/>
            <w:sz w:val="21"/>
            <w:szCs w:val="21"/>
          </w:rPr>
          <w:t>Square</w:t>
        </w:r>
        <w:r>
          <w:rPr>
            <w:rFonts w:ascii="Consolas" w:hAnsi="Consolas"/>
            <w:color w:val="D4D4D4"/>
            <w:sz w:val="21"/>
            <w:szCs w:val="21"/>
          </w:rPr>
          <w:t>=</w:t>
        </w:r>
        <w:r>
          <w:rPr>
            <w:rFonts w:ascii="Consolas" w:hAnsi="Consolas"/>
            <w:color w:val="569CD6"/>
            <w:sz w:val="21"/>
            <w:szCs w:val="21"/>
          </w:rPr>
          <w:t>new</w:t>
        </w:r>
        <w:r>
          <w:rPr>
            <w:rFonts w:ascii="Consolas" w:hAnsi="Consolas"/>
            <w:color w:val="D4D4D4"/>
            <w:sz w:val="21"/>
            <w:szCs w:val="21"/>
          </w:rPr>
          <w:t xml:space="preserve"> </w:t>
        </w:r>
        <w:r>
          <w:rPr>
            <w:rFonts w:ascii="Consolas" w:hAnsi="Consolas"/>
            <w:color w:val="4EC9B0"/>
            <w:sz w:val="21"/>
            <w:szCs w:val="21"/>
          </w:rPr>
          <w:t>Square</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ins>
    </w:p>
    <w:p w14:paraId="4EF69FC5" w14:textId="77777777" w:rsidR="00254D98" w:rsidRDefault="00254D98" w:rsidP="00254D98">
      <w:pPr>
        <w:shd w:val="clear" w:color="auto" w:fill="1E1E1E"/>
        <w:spacing w:line="285" w:lineRule="atLeast"/>
        <w:rPr>
          <w:ins w:id="4195" w:author="רינת אביטל" w:date="2022-05-12T14:23:00Z"/>
          <w:rFonts w:ascii="Consolas" w:hAnsi="Consolas"/>
          <w:color w:val="D4D4D4"/>
          <w:sz w:val="21"/>
          <w:szCs w:val="21"/>
        </w:rPr>
      </w:pPr>
      <w:ins w:id="4196" w:author="רינת אביטל" w:date="2022-05-12T14:23:00Z">
        <w:r>
          <w:rPr>
            <w:rFonts w:ascii="Consolas" w:hAnsi="Consolas"/>
            <w:color w:val="D4D4D4"/>
            <w:sz w:val="21"/>
            <w:szCs w:val="21"/>
          </w:rPr>
          <w:t xml:space="preserve">    </w:t>
        </w:r>
        <w:r>
          <w:rPr>
            <w:rFonts w:ascii="Consolas" w:hAnsi="Consolas"/>
            <w:color w:val="9CDCFE"/>
            <w:sz w:val="21"/>
            <w:szCs w:val="21"/>
          </w:rPr>
          <w:t>squre</w:t>
        </w:r>
        <w:r>
          <w:rPr>
            <w:rFonts w:ascii="Consolas" w:hAnsi="Consolas"/>
            <w:color w:val="D4D4D4"/>
            <w:sz w:val="21"/>
            <w:szCs w:val="21"/>
          </w:rPr>
          <w:t>.</w:t>
        </w:r>
        <w:r>
          <w:rPr>
            <w:rFonts w:ascii="Consolas" w:hAnsi="Consolas"/>
            <w:color w:val="DCDCAA"/>
            <w:sz w:val="21"/>
            <w:szCs w:val="21"/>
          </w:rPr>
          <w:t>draw</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 xml:space="preserve">, </w:t>
        </w:r>
        <w:r>
          <w:rPr>
            <w:rFonts w:ascii="Consolas" w:hAnsi="Consolas"/>
            <w:color w:val="9CDCFE"/>
            <w:sz w:val="21"/>
            <w:szCs w:val="21"/>
          </w:rPr>
          <w:t>w</w:t>
        </w:r>
        <w:r>
          <w:rPr>
            <w:rFonts w:ascii="Consolas" w:hAnsi="Consolas"/>
            <w:color w:val="D4D4D4"/>
            <w:sz w:val="21"/>
            <w:szCs w:val="21"/>
          </w:rPr>
          <w:t>,</w:t>
        </w:r>
        <w:r>
          <w:rPr>
            <w:rFonts w:ascii="Consolas" w:hAnsi="Consolas"/>
            <w:color w:val="9CDCFE"/>
            <w:sz w:val="21"/>
            <w:szCs w:val="21"/>
          </w:rPr>
          <w:t>h</w:t>
        </w:r>
        <w:r>
          <w:rPr>
            <w:rFonts w:ascii="Consolas" w:hAnsi="Consolas"/>
            <w:color w:val="D4D4D4"/>
            <w:sz w:val="21"/>
            <w:szCs w:val="21"/>
          </w:rPr>
          <w:t>,</w:t>
        </w:r>
        <w:r>
          <w:rPr>
            <w:rFonts w:ascii="Consolas" w:hAnsi="Consolas"/>
            <w:color w:val="CE9178"/>
            <w:sz w:val="21"/>
            <w:szCs w:val="21"/>
          </w:rPr>
          <w:t>"rgb(108, 109, 108)"</w:t>
        </w:r>
        <w:r>
          <w:rPr>
            <w:rFonts w:ascii="Consolas" w:hAnsi="Consolas"/>
            <w:color w:val="D4D4D4"/>
            <w:sz w:val="21"/>
            <w:szCs w:val="21"/>
          </w:rPr>
          <w:t>);</w:t>
        </w:r>
      </w:ins>
    </w:p>
    <w:p w14:paraId="665C313D" w14:textId="77777777" w:rsidR="00254D98" w:rsidRDefault="00254D98" w:rsidP="00254D98">
      <w:pPr>
        <w:shd w:val="clear" w:color="auto" w:fill="1E1E1E"/>
        <w:spacing w:line="285" w:lineRule="atLeast"/>
        <w:rPr>
          <w:ins w:id="4197" w:author="רינת אביטל" w:date="2022-05-12T14:23:00Z"/>
          <w:rFonts w:ascii="Consolas" w:hAnsi="Consolas"/>
          <w:color w:val="D4D4D4"/>
          <w:sz w:val="21"/>
          <w:szCs w:val="21"/>
        </w:rPr>
      </w:pPr>
      <w:ins w:id="4198" w:author="רינת אביטל" w:date="2022-05-12T14:23:00Z">
        <w:r>
          <w:rPr>
            <w:rFonts w:ascii="Consolas" w:hAnsi="Consolas"/>
            <w:color w:val="D4D4D4"/>
            <w:sz w:val="21"/>
            <w:szCs w:val="21"/>
          </w:rPr>
          <w:t xml:space="preserve">    </w:t>
        </w:r>
        <w:r>
          <w:rPr>
            <w:rFonts w:ascii="Consolas" w:hAnsi="Consolas"/>
            <w:color w:val="6A9955"/>
            <w:sz w:val="21"/>
            <w:szCs w:val="21"/>
          </w:rPr>
          <w:t>// stroke</w:t>
        </w:r>
      </w:ins>
    </w:p>
    <w:p w14:paraId="79D9E7D8" w14:textId="77777777" w:rsidR="00254D98" w:rsidRDefault="00254D98" w:rsidP="00254D98">
      <w:pPr>
        <w:shd w:val="clear" w:color="auto" w:fill="1E1E1E"/>
        <w:spacing w:line="285" w:lineRule="atLeast"/>
        <w:rPr>
          <w:ins w:id="4199" w:author="רינת אביטל" w:date="2022-05-12T14:23:00Z"/>
          <w:rFonts w:ascii="Consolas" w:hAnsi="Consolas"/>
          <w:color w:val="D4D4D4"/>
          <w:sz w:val="21"/>
          <w:szCs w:val="21"/>
        </w:rPr>
      </w:pPr>
      <w:ins w:id="4200" w:author="רינת אביטל" w:date="2022-05-12T14:23:00Z">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9CDCFE"/>
            <w:sz w:val="21"/>
            <w:szCs w:val="21"/>
          </w:rPr>
          <w:t>strokeStyle</w:t>
        </w:r>
        <w:r>
          <w:rPr>
            <w:rFonts w:ascii="Consolas" w:hAnsi="Consolas"/>
            <w:color w:val="D4D4D4"/>
            <w:sz w:val="21"/>
            <w:szCs w:val="21"/>
          </w:rPr>
          <w:t xml:space="preserve"> =</w:t>
        </w:r>
        <w:r>
          <w:rPr>
            <w:rFonts w:ascii="Consolas" w:hAnsi="Consolas"/>
            <w:color w:val="CE9178"/>
            <w:sz w:val="21"/>
            <w:szCs w:val="21"/>
          </w:rPr>
          <w:t>"rgb(108, 109, 108)"</w:t>
        </w:r>
        <w:r>
          <w:rPr>
            <w:rFonts w:ascii="Consolas" w:hAnsi="Consolas"/>
            <w:color w:val="D4D4D4"/>
            <w:sz w:val="21"/>
            <w:szCs w:val="21"/>
          </w:rPr>
          <w:t>;</w:t>
        </w:r>
      </w:ins>
    </w:p>
    <w:p w14:paraId="37A03EE2" w14:textId="77777777" w:rsidR="00254D98" w:rsidRDefault="00254D98" w:rsidP="00254D98">
      <w:pPr>
        <w:shd w:val="clear" w:color="auto" w:fill="1E1E1E"/>
        <w:spacing w:line="285" w:lineRule="atLeast"/>
        <w:rPr>
          <w:ins w:id="4201" w:author="רינת אביטל" w:date="2022-05-12T14:23:00Z"/>
          <w:rFonts w:ascii="Consolas" w:hAnsi="Consolas"/>
          <w:color w:val="D4D4D4"/>
          <w:sz w:val="21"/>
          <w:szCs w:val="21"/>
        </w:rPr>
      </w:pPr>
      <w:ins w:id="4202" w:author="רינת אביטל" w:date="2022-05-12T14:23:00Z">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9CDCFE"/>
            <w:sz w:val="21"/>
            <w:szCs w:val="21"/>
          </w:rPr>
          <w:t>lineWidth</w:t>
        </w:r>
        <w:r>
          <w:rPr>
            <w:rFonts w:ascii="Consolas" w:hAnsi="Consolas"/>
            <w:color w:val="D4D4D4"/>
            <w:sz w:val="21"/>
            <w:szCs w:val="21"/>
          </w:rPr>
          <w:t xml:space="preserve">   =</w:t>
        </w:r>
        <w:r>
          <w:rPr>
            <w:rFonts w:ascii="Consolas" w:hAnsi="Consolas"/>
            <w:color w:val="B5CEA8"/>
            <w:sz w:val="21"/>
            <w:szCs w:val="21"/>
          </w:rPr>
          <w:t>1</w:t>
        </w:r>
        <w:r>
          <w:rPr>
            <w:rFonts w:ascii="Consolas" w:hAnsi="Consolas"/>
            <w:color w:val="D4D4D4"/>
            <w:sz w:val="21"/>
            <w:szCs w:val="21"/>
          </w:rPr>
          <w:t>;</w:t>
        </w:r>
      </w:ins>
    </w:p>
    <w:p w14:paraId="19992FDB" w14:textId="77777777" w:rsidR="00254D98" w:rsidRDefault="00254D98" w:rsidP="00254D98">
      <w:pPr>
        <w:shd w:val="clear" w:color="auto" w:fill="1E1E1E"/>
        <w:spacing w:line="285" w:lineRule="atLeast"/>
        <w:rPr>
          <w:ins w:id="4203" w:author="רינת אביטל" w:date="2022-05-12T14:23:00Z"/>
          <w:rFonts w:ascii="Consolas" w:hAnsi="Consolas"/>
          <w:color w:val="D4D4D4"/>
          <w:sz w:val="21"/>
          <w:szCs w:val="21"/>
        </w:rPr>
      </w:pPr>
      <w:ins w:id="4204" w:author="רינת אביטל" w:date="2022-05-12T14:23:00Z">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strokeRect</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 xml:space="preserve">, </w:t>
        </w:r>
        <w:r>
          <w:rPr>
            <w:rFonts w:ascii="Consolas" w:hAnsi="Consolas"/>
            <w:color w:val="9CDCFE"/>
            <w:sz w:val="21"/>
            <w:szCs w:val="21"/>
          </w:rPr>
          <w:t>w</w:t>
        </w:r>
        <w:r>
          <w:rPr>
            <w:rFonts w:ascii="Consolas" w:hAnsi="Consolas"/>
            <w:color w:val="D4D4D4"/>
            <w:sz w:val="21"/>
            <w:szCs w:val="21"/>
          </w:rPr>
          <w:t>,</w:t>
        </w:r>
        <w:r>
          <w:rPr>
            <w:rFonts w:ascii="Consolas" w:hAnsi="Consolas"/>
            <w:color w:val="9CDCFE"/>
            <w:sz w:val="21"/>
            <w:szCs w:val="21"/>
          </w:rPr>
          <w:t>h</w:t>
        </w:r>
        <w:r>
          <w:rPr>
            <w:rFonts w:ascii="Consolas" w:hAnsi="Consolas"/>
            <w:color w:val="D4D4D4"/>
            <w:sz w:val="21"/>
            <w:szCs w:val="21"/>
          </w:rPr>
          <w:t>);</w:t>
        </w:r>
      </w:ins>
    </w:p>
    <w:p w14:paraId="24CDB08A" w14:textId="77777777" w:rsidR="00254D98" w:rsidRDefault="00254D98" w:rsidP="00254D98">
      <w:pPr>
        <w:shd w:val="clear" w:color="auto" w:fill="1E1E1E"/>
        <w:spacing w:line="285" w:lineRule="atLeast"/>
        <w:rPr>
          <w:ins w:id="4205" w:author="רינת אביטל" w:date="2022-05-12T14:23:00Z"/>
          <w:rFonts w:ascii="Consolas" w:hAnsi="Consolas"/>
          <w:color w:val="D4D4D4"/>
          <w:sz w:val="21"/>
          <w:szCs w:val="21"/>
        </w:rPr>
      </w:pPr>
      <w:ins w:id="4206" w:author="רינת אביטל" w:date="2022-05-12T14:23:00Z">
        <w:r>
          <w:rPr>
            <w:rFonts w:ascii="Consolas" w:hAnsi="Consolas"/>
            <w:color w:val="D4D4D4"/>
            <w:sz w:val="21"/>
            <w:szCs w:val="21"/>
          </w:rPr>
          <w:t xml:space="preserve">  }</w:t>
        </w:r>
      </w:ins>
    </w:p>
    <w:p w14:paraId="01FA58A8" w14:textId="77777777" w:rsidR="00254D98" w:rsidRDefault="00254D98" w:rsidP="00254D98">
      <w:pPr>
        <w:shd w:val="clear" w:color="auto" w:fill="1E1E1E"/>
        <w:spacing w:line="285" w:lineRule="atLeast"/>
        <w:rPr>
          <w:ins w:id="4207" w:author="רינת אביטל" w:date="2022-05-12T14:23:00Z"/>
          <w:rFonts w:ascii="Consolas" w:hAnsi="Consolas"/>
          <w:color w:val="D4D4D4"/>
          <w:sz w:val="21"/>
          <w:szCs w:val="21"/>
        </w:rPr>
      </w:pPr>
      <w:ins w:id="4208" w:author="רינת אביטל" w:date="2022-05-12T14:23:00Z">
        <w:r>
          <w:rPr>
            <w:rFonts w:ascii="Consolas" w:hAnsi="Consolas"/>
            <w:color w:val="D4D4D4"/>
            <w:sz w:val="21"/>
            <w:szCs w:val="21"/>
          </w:rPr>
          <w:t>}</w:t>
        </w:r>
      </w:ins>
    </w:p>
    <w:p w14:paraId="7C27D32F" w14:textId="77777777" w:rsidR="00254D98" w:rsidRDefault="00254D98" w:rsidP="00254D98">
      <w:pPr>
        <w:spacing w:after="240" w:line="360" w:lineRule="auto"/>
        <w:jc w:val="both"/>
        <w:rPr>
          <w:ins w:id="4209" w:author="רינת אביטל" w:date="2022-05-12T14:23:00Z"/>
          <w:rFonts w:ascii="Tahoma" w:hAnsi="Tahoma" w:cs="Tahoma"/>
          <w:rtl/>
        </w:rPr>
      </w:pPr>
    </w:p>
    <w:p w14:paraId="1EDDAE16" w14:textId="77777777" w:rsidR="00254D98" w:rsidRDefault="00254D98" w:rsidP="00254D98">
      <w:pPr>
        <w:spacing w:after="240" w:line="360" w:lineRule="auto"/>
        <w:jc w:val="both"/>
        <w:rPr>
          <w:ins w:id="4210" w:author="רינת אביטל" w:date="2022-05-12T14:23:00Z"/>
          <w:rFonts w:ascii="Tahoma" w:eastAsiaTheme="minorEastAsia" w:hAnsi="Tahoma" w:cs="Tahoma"/>
        </w:rPr>
      </w:pPr>
      <w:ins w:id="4211" w:author="רינת אביטל" w:date="2022-05-12T14:23:00Z">
        <w:r>
          <w:rPr>
            <w:rFonts w:ascii="Tahoma" w:eastAsiaTheme="minorEastAsia" w:hAnsi="Tahoma" w:cs="Tahoma"/>
            <w:rtl/>
          </w:rPr>
          <w:t>התוצאה היא כזאת:</w:t>
        </w:r>
      </w:ins>
    </w:p>
    <w:p w14:paraId="396C3DB6" w14:textId="77777777" w:rsidR="00254D98" w:rsidRDefault="00254D98" w:rsidP="00254D98">
      <w:pPr>
        <w:spacing w:after="240" w:line="360" w:lineRule="auto"/>
        <w:jc w:val="both"/>
        <w:rPr>
          <w:ins w:id="4212" w:author="רינת אביטל" w:date="2022-05-12T14:23:00Z"/>
          <w:rFonts w:ascii="Tahoma" w:hAnsi="Tahoma" w:cs="Tahoma"/>
          <w:rtl/>
        </w:rPr>
      </w:pPr>
      <w:ins w:id="4213" w:author="רינת אביטל" w:date="2022-05-12T14:23:00Z">
        <w:r>
          <w:rPr>
            <w:rFonts w:ascii="Tahoma" w:hAnsi="Tahoma" w:cs="Tahoma"/>
            <w:noProof/>
          </w:rPr>
          <w:drawing>
            <wp:anchor distT="0" distB="0" distL="114300" distR="114300" simplePos="0" relativeHeight="251686912" behindDoc="1" locked="0" layoutInCell="1" allowOverlap="1" wp14:anchorId="194F9E31" wp14:editId="1E74861C">
              <wp:simplePos x="0" y="0"/>
              <wp:positionH relativeFrom="column">
                <wp:posOffset>1381760</wp:posOffset>
              </wp:positionH>
              <wp:positionV relativeFrom="paragraph">
                <wp:posOffset>180340</wp:posOffset>
              </wp:positionV>
              <wp:extent cx="3609975" cy="3562350"/>
              <wp:effectExtent l="0" t="0" r="9525" b="0"/>
              <wp:wrapTopAndBottom/>
              <wp:docPr id="196" name="תמונה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H="1">
                        <a:off x="0" y="0"/>
                        <a:ext cx="3609975" cy="3562350"/>
                      </a:xfrm>
                      <a:prstGeom prst="rect">
                        <a:avLst/>
                      </a:prstGeom>
                      <a:noFill/>
                      <a:ln>
                        <a:noFill/>
                      </a:ln>
                    </pic:spPr>
                  </pic:pic>
                </a:graphicData>
              </a:graphic>
            </wp:anchor>
          </w:drawing>
        </w:r>
      </w:ins>
    </w:p>
    <w:p w14:paraId="0888400B" w14:textId="77777777" w:rsidR="00254D98" w:rsidRDefault="00254D98" w:rsidP="00254D98">
      <w:pPr>
        <w:spacing w:after="240" w:line="360" w:lineRule="auto"/>
        <w:jc w:val="both"/>
        <w:rPr>
          <w:ins w:id="4214" w:author="רינת אביטל" w:date="2022-05-12T14:23:00Z"/>
          <w:rFonts w:ascii="Tahoma" w:hAnsi="Tahoma" w:cs="Tahoma"/>
          <w:rtl/>
        </w:rPr>
      </w:pPr>
      <w:ins w:id="4215" w:author="רינת אביטל" w:date="2022-05-12T14:23:00Z">
        <w:r>
          <w:rPr>
            <w:rFonts w:ascii="Tahoma" w:hAnsi="Tahoma" w:cs="Tahoma" w:hint="cs"/>
            <w:rtl/>
          </w:rPr>
          <w:t xml:space="preserve">וזוהי </w:t>
        </w:r>
        <w:r>
          <w:rPr>
            <w:rFonts w:ascii="Tahoma" w:hAnsi="Tahoma" w:cs="Tahoma"/>
            <w:rtl/>
          </w:rPr>
          <w:t xml:space="preserve">הדרך הנבחרת, </w:t>
        </w:r>
        <w:r>
          <w:rPr>
            <w:rFonts w:ascii="Tahoma" w:hAnsi="Tahoma" w:cs="Tahoma" w:hint="cs"/>
            <w:rtl/>
          </w:rPr>
          <w:t>שמצאה חן בעינינו.</w:t>
        </w:r>
      </w:ins>
    </w:p>
    <w:p w14:paraId="6E0DA010" w14:textId="77777777" w:rsidR="00254D98" w:rsidRDefault="00254D98" w:rsidP="00254D98">
      <w:pPr>
        <w:spacing w:after="240" w:line="360" w:lineRule="auto"/>
        <w:jc w:val="both"/>
        <w:rPr>
          <w:ins w:id="4216" w:author="רינת אביטל" w:date="2022-05-12T14:23:00Z"/>
          <w:rFonts w:ascii="Tahoma" w:hAnsi="Tahoma" w:cs="Tahoma"/>
          <w:rtl/>
        </w:rPr>
      </w:pPr>
      <w:ins w:id="4217" w:author="רינת אביטל" w:date="2022-05-12T14:23:00Z">
        <w:r>
          <w:rPr>
            <w:rFonts w:ascii="Tahoma" w:hAnsi="Tahoma" w:cs="Tahoma"/>
            <w:rtl/>
          </w:rPr>
          <w:t xml:space="preserve">ציור החנות נעשה באמצעות אלמנט </w:t>
        </w:r>
        <w:r>
          <w:fldChar w:fldCharType="begin"/>
        </w:r>
        <w:r>
          <w:instrText xml:space="preserve"> HYPERLINK "https://developer.mozilla.org/en-US/docs/Web/HTML/Element/canvas" \o "Use the HTML &lt;canvas&gt; element with either the canvas scripting API or the WebGL API to draw graphics and animations." </w:instrText>
        </w:r>
        <w:r>
          <w:fldChar w:fldCharType="separate"/>
        </w:r>
        <w:r>
          <w:rPr>
            <w:rStyle w:val="HTMLCode"/>
            <w:rFonts w:ascii="Tahoma" w:eastAsiaTheme="minorHAnsi" w:hAnsi="Tahoma" w:cs="Tahoma"/>
            <w:color w:val="3D7E9A"/>
            <w:spacing w:val="-1"/>
            <w:u w:val="single"/>
            <w:bdr w:val="none" w:sz="0" w:space="0" w:color="auto" w:frame="1"/>
            <w:shd w:val="clear" w:color="auto" w:fill="FFFFFF"/>
          </w:rPr>
          <w:t>&lt;canvas&gt;</w:t>
        </w:r>
        <w:r>
          <w:rPr>
            <w:rStyle w:val="HTMLCode"/>
            <w:rFonts w:ascii="Tahoma" w:eastAsiaTheme="minorHAnsi" w:hAnsi="Tahoma" w:cs="Tahoma"/>
            <w:color w:val="3D7E9A"/>
            <w:spacing w:val="-1"/>
            <w:sz w:val="22"/>
            <w:szCs w:val="22"/>
            <w:u w:val="single"/>
            <w:bdr w:val="none" w:sz="0" w:space="0" w:color="auto" w:frame="1"/>
            <w:shd w:val="clear" w:color="auto" w:fill="FFFFFF"/>
          </w:rPr>
          <w:fldChar w:fldCharType="end"/>
        </w:r>
        <w:r>
          <w:rPr>
            <w:rFonts w:ascii="Tahoma" w:hAnsi="Tahoma" w:cs="Tahoma"/>
            <w:rtl/>
          </w:rPr>
          <w:t xml:space="preserve"> </w:t>
        </w:r>
        <w:r>
          <w:rPr>
            <w:rFonts w:ascii="Tahoma" w:hAnsi="Tahoma" w:cs="Tahoma" w:hint="cs"/>
            <w:rtl/>
          </w:rPr>
          <w:t>מסוג</w:t>
        </w:r>
        <w:r>
          <w:rPr>
            <w:rFonts w:ascii="Tahoma" w:hAnsi="Tahoma" w:cs="Tahoma"/>
            <w:rtl/>
          </w:rPr>
          <w:t xml:space="preserve"> </w:t>
        </w:r>
        <w:r>
          <w:rPr>
            <w:rStyle w:val="HTMLCode"/>
            <w:rFonts w:ascii="Tahoma" w:eastAsiaTheme="minorHAnsi" w:hAnsi="Tahoma" w:cs="Tahoma"/>
            <w:color w:val="333333"/>
            <w:spacing w:val="-1"/>
            <w:bdr w:val="none" w:sz="0" w:space="0" w:color="auto" w:frame="1"/>
            <w:shd w:val="clear" w:color="auto" w:fill="FFFFFF"/>
          </w:rPr>
          <w:t>HTMLCanvasElement</w:t>
        </w:r>
        <w:r>
          <w:rPr>
            <w:rFonts w:ascii="Tahoma" w:hAnsi="Tahoma" w:cs="Tahoma"/>
            <w:rtl/>
          </w:rPr>
          <w:t>.</w:t>
        </w:r>
      </w:ins>
    </w:p>
    <w:p w14:paraId="1BC27D40" w14:textId="77777777" w:rsidR="00254D98" w:rsidRDefault="00254D98" w:rsidP="00254D98">
      <w:pPr>
        <w:spacing w:after="240" w:line="360" w:lineRule="auto"/>
        <w:jc w:val="both"/>
        <w:rPr>
          <w:ins w:id="4218" w:author="רינת אביטל" w:date="2022-05-12T14:23:00Z"/>
          <w:rFonts w:ascii="Tahoma" w:hAnsi="Tahoma" w:cs="Tahoma"/>
          <w:rtl/>
        </w:rPr>
      </w:pPr>
      <w:ins w:id="4219" w:author="רינת אביטל" w:date="2022-05-12T14:23:00Z">
        <w:r>
          <w:rPr>
            <w:rFonts w:ascii="Tahoma" w:hAnsi="Tahoma" w:cs="Tahoma"/>
            <w:rtl/>
          </w:rPr>
          <w:t>קנווס הוא אזור מלבני בדף, המשמש כבד לציור. קיימות מתודות בעזרתן מציירים עליו.</w:t>
        </w:r>
      </w:ins>
    </w:p>
    <w:p w14:paraId="0F4BC869" w14:textId="77777777" w:rsidR="00254D98" w:rsidRDefault="00254D98" w:rsidP="00254D98">
      <w:pPr>
        <w:spacing w:after="240" w:line="360" w:lineRule="auto"/>
        <w:jc w:val="both"/>
        <w:rPr>
          <w:ins w:id="4220" w:author="רינת אביטל" w:date="2022-05-12T14:23:00Z"/>
          <w:rFonts w:ascii="Tahoma" w:hAnsi="Tahoma" w:cs="Tahoma"/>
          <w:rtl/>
        </w:rPr>
      </w:pPr>
      <w:ins w:id="4221" w:author="רינת אביטל" w:date="2022-05-12T14:23:00Z">
        <w:r>
          <w:rPr>
            <w:rFonts w:ascii="Tahoma" w:hAnsi="Tahoma" w:cs="Tahoma"/>
            <w:rtl/>
          </w:rPr>
          <w:lastRenderedPageBreak/>
          <w:t xml:space="preserve">המחלקה </w:t>
        </w:r>
        <w:r>
          <w:rPr>
            <w:rStyle w:val="HTMLCode"/>
            <w:rFonts w:ascii="Tahoma" w:eastAsiaTheme="minorHAnsi" w:hAnsi="Tahoma" w:cs="Tahoma"/>
            <w:color w:val="3D7E9A"/>
            <w:spacing w:val="-1"/>
            <w:bdr w:val="none" w:sz="0" w:space="0" w:color="auto" w:frame="1"/>
            <w:shd w:val="clear" w:color="auto" w:fill="FFFFFF"/>
          </w:rPr>
          <w:t>Square</w:t>
        </w:r>
        <w:r>
          <w:rPr>
            <w:rFonts w:ascii="Tahoma" w:hAnsi="Tahoma" w:cs="Tahoma"/>
            <w:color w:val="4EC9B0"/>
            <w:rtl/>
          </w:rPr>
          <w:t xml:space="preserve">  </w:t>
        </w:r>
        <w:r>
          <w:rPr>
            <w:rFonts w:ascii="Tahoma" w:hAnsi="Tahoma" w:cs="Tahoma"/>
            <w:rtl/>
          </w:rPr>
          <w:t>מציירת את הממד הנוסף (קוים צידיים) שמיטיב את התוצר:</w:t>
        </w:r>
      </w:ins>
    </w:p>
    <w:p w14:paraId="6954148C" w14:textId="77777777" w:rsidR="00254D98" w:rsidRDefault="00254D98" w:rsidP="00254D98">
      <w:pPr>
        <w:shd w:val="clear" w:color="auto" w:fill="1E1E1E"/>
        <w:spacing w:line="285" w:lineRule="atLeast"/>
        <w:rPr>
          <w:ins w:id="4222" w:author="רינת אביטל" w:date="2022-05-12T14:23:00Z"/>
          <w:rFonts w:ascii="Consolas" w:hAnsi="Consolas"/>
          <w:color w:val="D4D4D4"/>
          <w:sz w:val="21"/>
          <w:szCs w:val="21"/>
        </w:rPr>
      </w:pPr>
      <w:ins w:id="4223" w:author="רינת אביטל" w:date="2022-05-12T14:23:00Z">
        <w:r>
          <w:rPr>
            <w:rFonts w:ascii="Consolas" w:hAnsi="Consolas"/>
            <w:color w:val="C586C0"/>
            <w:sz w:val="21"/>
            <w:szCs w:val="21"/>
          </w:rPr>
          <w:t>export</w:t>
        </w:r>
        <w:r>
          <w:rPr>
            <w:rFonts w:ascii="Consolas" w:hAnsi="Consolas"/>
            <w:color w:val="D4D4D4"/>
            <w:sz w:val="21"/>
            <w:szCs w:val="21"/>
          </w:rPr>
          <w:t xml:space="preserve"> </w:t>
        </w:r>
        <w:r>
          <w:rPr>
            <w:rFonts w:ascii="Consolas" w:hAnsi="Consolas"/>
            <w:color w:val="569CD6"/>
            <w:sz w:val="21"/>
            <w:szCs w:val="21"/>
          </w:rPr>
          <w:t>class</w:t>
        </w:r>
        <w:r>
          <w:rPr>
            <w:rFonts w:ascii="Consolas" w:hAnsi="Consolas"/>
            <w:color w:val="D4D4D4"/>
            <w:sz w:val="21"/>
            <w:szCs w:val="21"/>
          </w:rPr>
          <w:t xml:space="preserve"> </w:t>
        </w:r>
        <w:r>
          <w:rPr>
            <w:rFonts w:ascii="Consolas" w:hAnsi="Consolas"/>
            <w:color w:val="4EC9B0"/>
            <w:sz w:val="21"/>
            <w:szCs w:val="21"/>
          </w:rPr>
          <w:t>Square</w:t>
        </w:r>
        <w:r>
          <w:rPr>
            <w:rFonts w:ascii="Consolas" w:hAnsi="Consolas"/>
            <w:color w:val="D4D4D4"/>
            <w:sz w:val="21"/>
            <w:szCs w:val="21"/>
          </w:rPr>
          <w:t xml:space="preserve"> {</w:t>
        </w:r>
      </w:ins>
    </w:p>
    <w:p w14:paraId="59A525BC" w14:textId="77777777" w:rsidR="00254D98" w:rsidRDefault="00254D98" w:rsidP="00254D98">
      <w:pPr>
        <w:shd w:val="clear" w:color="auto" w:fill="1E1E1E"/>
        <w:spacing w:line="285" w:lineRule="atLeast"/>
        <w:rPr>
          <w:ins w:id="4224" w:author="רינת אביטל" w:date="2022-05-12T14:23:00Z"/>
          <w:rFonts w:ascii="Consolas" w:hAnsi="Consolas"/>
          <w:color w:val="D4D4D4"/>
          <w:sz w:val="21"/>
          <w:szCs w:val="21"/>
        </w:rPr>
      </w:pPr>
      <w:ins w:id="4225" w:author="רינת אביטל" w:date="2022-05-12T14:23:00Z">
        <w:r>
          <w:rPr>
            <w:rFonts w:ascii="Consolas" w:hAnsi="Consolas"/>
            <w:color w:val="D4D4D4"/>
            <w:sz w:val="21"/>
            <w:szCs w:val="21"/>
          </w:rPr>
          <w:t xml:space="preserve">    </w:t>
        </w:r>
        <w:r>
          <w:rPr>
            <w:rFonts w:ascii="Consolas" w:hAnsi="Consolas"/>
            <w:color w:val="569CD6"/>
            <w:sz w:val="21"/>
            <w:szCs w:val="21"/>
          </w:rPr>
          <w:t>constructor</w:t>
        </w:r>
        <w:r>
          <w:rPr>
            <w:rFonts w:ascii="Consolas" w:hAnsi="Consolas"/>
            <w:color w:val="D4D4D4"/>
            <w:sz w:val="21"/>
            <w:szCs w:val="21"/>
          </w:rPr>
          <w:t>(</w:t>
        </w:r>
        <w:r>
          <w:rPr>
            <w:rFonts w:ascii="Consolas" w:hAnsi="Consolas"/>
            <w:color w:val="569CD6"/>
            <w:sz w:val="21"/>
            <w:szCs w:val="21"/>
          </w:rPr>
          <w:t>private</w:t>
        </w:r>
        <w:r>
          <w:rPr>
            <w:rFonts w:ascii="Consolas" w:hAnsi="Consolas"/>
            <w:color w:val="D4D4D4"/>
            <w:sz w:val="21"/>
            <w:szCs w:val="21"/>
          </w:rPr>
          <w:t xml:space="preserve"> </w:t>
        </w:r>
        <w:r>
          <w:rPr>
            <w:rFonts w:ascii="Consolas" w:hAnsi="Consolas"/>
            <w:color w:val="9CDCFE"/>
            <w:sz w:val="21"/>
            <w:szCs w:val="21"/>
          </w:rPr>
          <w:t>ctx</w:t>
        </w:r>
        <w:r>
          <w:rPr>
            <w:rFonts w:ascii="Consolas" w:hAnsi="Consolas"/>
            <w:color w:val="D4D4D4"/>
            <w:sz w:val="21"/>
            <w:szCs w:val="21"/>
          </w:rPr>
          <w:t xml:space="preserve">: </w:t>
        </w:r>
        <w:r>
          <w:rPr>
            <w:rFonts w:ascii="Consolas" w:hAnsi="Consolas"/>
            <w:color w:val="4EC9B0"/>
            <w:sz w:val="21"/>
            <w:szCs w:val="21"/>
          </w:rPr>
          <w:t>CanvasRenderingContext2D</w:t>
        </w:r>
        <w:r>
          <w:rPr>
            <w:rFonts w:ascii="Consolas" w:hAnsi="Consolas"/>
            <w:color w:val="D4D4D4"/>
            <w:sz w:val="21"/>
            <w:szCs w:val="21"/>
          </w:rPr>
          <w:t>) {}</w:t>
        </w:r>
      </w:ins>
    </w:p>
    <w:p w14:paraId="2FA58633" w14:textId="77777777" w:rsidR="00254D98" w:rsidRDefault="00254D98" w:rsidP="00254D98">
      <w:pPr>
        <w:shd w:val="clear" w:color="auto" w:fill="1E1E1E"/>
        <w:spacing w:line="285" w:lineRule="atLeast"/>
        <w:rPr>
          <w:ins w:id="4226" w:author="רינת אביטל" w:date="2022-05-12T14:23:00Z"/>
          <w:rFonts w:ascii="Consolas" w:hAnsi="Consolas"/>
          <w:color w:val="D4D4D4"/>
          <w:sz w:val="21"/>
          <w:szCs w:val="21"/>
        </w:rPr>
      </w:pPr>
    </w:p>
    <w:p w14:paraId="7C1A1164" w14:textId="77777777" w:rsidR="00254D98" w:rsidRDefault="00254D98" w:rsidP="00254D98">
      <w:pPr>
        <w:shd w:val="clear" w:color="auto" w:fill="1E1E1E"/>
        <w:spacing w:line="285" w:lineRule="atLeast"/>
        <w:rPr>
          <w:ins w:id="4227" w:author="רינת אביטל" w:date="2022-05-12T14:23:00Z"/>
          <w:rFonts w:ascii="Consolas" w:hAnsi="Consolas"/>
          <w:color w:val="D4D4D4"/>
          <w:sz w:val="21"/>
          <w:szCs w:val="21"/>
        </w:rPr>
      </w:pPr>
      <w:ins w:id="4228" w:author="רינת אביטל" w:date="2022-05-12T14:23:00Z">
        <w:r>
          <w:rPr>
            <w:rFonts w:ascii="Consolas" w:hAnsi="Consolas"/>
            <w:color w:val="D4D4D4"/>
            <w:sz w:val="21"/>
            <w:szCs w:val="21"/>
          </w:rPr>
          <w:t xml:space="preserve">    </w:t>
        </w:r>
        <w:r>
          <w:rPr>
            <w:rFonts w:ascii="Consolas" w:hAnsi="Consolas"/>
            <w:color w:val="DCDCAA"/>
            <w:sz w:val="21"/>
            <w:szCs w:val="21"/>
          </w:rPr>
          <w:t>draw</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 xml:space="preserve">: </w:t>
        </w:r>
        <w:r>
          <w:rPr>
            <w:rFonts w:ascii="Consolas" w:hAnsi="Consolas"/>
            <w:color w:val="4EC9B0"/>
            <w:sz w:val="21"/>
            <w:szCs w:val="21"/>
          </w:rPr>
          <w:t>number</w:t>
        </w:r>
        <w:r>
          <w:rPr>
            <w:rFonts w:ascii="Consolas" w:hAnsi="Consolas"/>
            <w:color w:val="D4D4D4"/>
            <w:sz w:val="21"/>
            <w:szCs w:val="21"/>
          </w:rPr>
          <w:t xml:space="preserve">, </w:t>
        </w:r>
        <w:r>
          <w:rPr>
            <w:rFonts w:ascii="Consolas" w:hAnsi="Consolas"/>
            <w:color w:val="9CDCFE"/>
            <w:sz w:val="21"/>
            <w:szCs w:val="21"/>
          </w:rPr>
          <w:t>y</w:t>
        </w:r>
        <w:r>
          <w:rPr>
            <w:rFonts w:ascii="Consolas" w:hAnsi="Consolas"/>
            <w:color w:val="D4D4D4"/>
            <w:sz w:val="21"/>
            <w:szCs w:val="21"/>
          </w:rPr>
          <w:t xml:space="preserve">: </w:t>
        </w:r>
        <w:r>
          <w:rPr>
            <w:rFonts w:ascii="Consolas" w:hAnsi="Consolas"/>
            <w:color w:val="4EC9B0"/>
            <w:sz w:val="21"/>
            <w:szCs w:val="21"/>
          </w:rPr>
          <w:t>number</w:t>
        </w:r>
        <w:r>
          <w:rPr>
            <w:rFonts w:ascii="Consolas" w:hAnsi="Consolas"/>
            <w:color w:val="D4D4D4"/>
            <w:sz w:val="21"/>
            <w:szCs w:val="21"/>
          </w:rPr>
          <w:t xml:space="preserve">, </w:t>
        </w:r>
        <w:r>
          <w:rPr>
            <w:rFonts w:ascii="Consolas" w:hAnsi="Consolas"/>
            <w:color w:val="9CDCFE"/>
            <w:sz w:val="21"/>
            <w:szCs w:val="21"/>
          </w:rPr>
          <w:t>a</w:t>
        </w:r>
        <w:r>
          <w:rPr>
            <w:rFonts w:ascii="Consolas" w:hAnsi="Consolas"/>
            <w:color w:val="D4D4D4"/>
            <w:sz w:val="21"/>
            <w:szCs w:val="21"/>
          </w:rPr>
          <w:t xml:space="preserve">: </w:t>
        </w:r>
        <w:r>
          <w:rPr>
            <w:rFonts w:ascii="Consolas" w:hAnsi="Consolas"/>
            <w:color w:val="4EC9B0"/>
            <w:sz w:val="21"/>
            <w:szCs w:val="21"/>
          </w:rPr>
          <w:t>number</w:t>
        </w:r>
        <w:r>
          <w:rPr>
            <w:rFonts w:ascii="Consolas" w:hAnsi="Consolas"/>
            <w:color w:val="D4D4D4"/>
            <w:sz w:val="21"/>
            <w:szCs w:val="21"/>
          </w:rPr>
          <w:t>,</w:t>
        </w:r>
        <w:r>
          <w:rPr>
            <w:rFonts w:ascii="Consolas" w:hAnsi="Consolas"/>
            <w:color w:val="9CDCFE"/>
            <w:sz w:val="21"/>
            <w:szCs w:val="21"/>
          </w:rPr>
          <w:t>b</w:t>
        </w:r>
        <w:r>
          <w:rPr>
            <w:rFonts w:ascii="Consolas" w:hAnsi="Consolas"/>
            <w:color w:val="D4D4D4"/>
            <w:sz w:val="21"/>
            <w:szCs w:val="21"/>
          </w:rPr>
          <w:t xml:space="preserve">: </w:t>
        </w:r>
        <w:r>
          <w:rPr>
            <w:rFonts w:ascii="Consolas" w:hAnsi="Consolas"/>
            <w:color w:val="4EC9B0"/>
            <w:sz w:val="21"/>
            <w:szCs w:val="21"/>
          </w:rPr>
          <w:t>number</w:t>
        </w:r>
        <w:r>
          <w:rPr>
            <w:rFonts w:ascii="Consolas" w:hAnsi="Consolas"/>
            <w:color w:val="D4D4D4"/>
            <w:sz w:val="21"/>
            <w:szCs w:val="21"/>
          </w:rPr>
          <w:t>,</w:t>
        </w:r>
        <w:r>
          <w:rPr>
            <w:rFonts w:ascii="Consolas" w:hAnsi="Consolas"/>
            <w:color w:val="9CDCFE"/>
            <w:sz w:val="21"/>
            <w:szCs w:val="21"/>
          </w:rPr>
          <w:t>color</w:t>
        </w:r>
        <w:r>
          <w:rPr>
            <w:rFonts w:ascii="Consolas" w:hAnsi="Consolas"/>
            <w:color w:val="D4D4D4"/>
            <w:sz w:val="21"/>
            <w:szCs w:val="21"/>
          </w:rPr>
          <w:t>:</w:t>
        </w:r>
        <w:r>
          <w:rPr>
            <w:rFonts w:ascii="Consolas" w:hAnsi="Consolas"/>
            <w:color w:val="4EC9B0"/>
            <w:sz w:val="21"/>
            <w:szCs w:val="21"/>
          </w:rPr>
          <w:t>string</w:t>
        </w:r>
        <w:r>
          <w:rPr>
            <w:rFonts w:ascii="Consolas" w:hAnsi="Consolas"/>
            <w:color w:val="D4D4D4"/>
            <w:sz w:val="21"/>
            <w:szCs w:val="21"/>
          </w:rPr>
          <w:t>) {</w:t>
        </w:r>
      </w:ins>
    </w:p>
    <w:p w14:paraId="0F1A1262" w14:textId="77777777" w:rsidR="00254D98" w:rsidRDefault="00254D98" w:rsidP="00254D98">
      <w:pPr>
        <w:shd w:val="clear" w:color="auto" w:fill="1E1E1E"/>
        <w:spacing w:line="285" w:lineRule="atLeast"/>
        <w:rPr>
          <w:ins w:id="4229" w:author="רינת אביטל" w:date="2022-05-12T14:23:00Z"/>
          <w:rFonts w:ascii="Consolas" w:hAnsi="Consolas"/>
          <w:color w:val="D4D4D4"/>
          <w:sz w:val="21"/>
          <w:szCs w:val="21"/>
        </w:rPr>
      </w:pPr>
      <w:ins w:id="4230" w:author="רינת אביטל" w:date="2022-05-12T14:23:00Z">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9CDCFE"/>
            <w:sz w:val="21"/>
            <w:szCs w:val="21"/>
          </w:rPr>
          <w:t>strokeStyle</w:t>
        </w: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w:t>
        </w:r>
      </w:ins>
    </w:p>
    <w:p w14:paraId="763FE030" w14:textId="77777777" w:rsidR="00254D98" w:rsidRDefault="00254D98" w:rsidP="00254D98">
      <w:pPr>
        <w:shd w:val="clear" w:color="auto" w:fill="1E1E1E"/>
        <w:spacing w:line="285" w:lineRule="atLeast"/>
        <w:rPr>
          <w:ins w:id="4231" w:author="רינת אביטל" w:date="2022-05-12T14:23:00Z"/>
          <w:rFonts w:ascii="Consolas" w:hAnsi="Consolas"/>
          <w:color w:val="D4D4D4"/>
          <w:sz w:val="21"/>
          <w:szCs w:val="21"/>
        </w:rPr>
      </w:pPr>
      <w:ins w:id="4232" w:author="רינת אביטל" w:date="2022-05-12T14:23:00Z">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9CDCFE"/>
            <w:sz w:val="21"/>
            <w:szCs w:val="21"/>
          </w:rPr>
          <w:t>lineWidth</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w:t>
        </w:r>
      </w:ins>
    </w:p>
    <w:p w14:paraId="0B88802F" w14:textId="77777777" w:rsidR="00254D98" w:rsidRDefault="00254D98" w:rsidP="00254D98">
      <w:pPr>
        <w:shd w:val="clear" w:color="auto" w:fill="1E1E1E"/>
        <w:spacing w:line="285" w:lineRule="atLeast"/>
        <w:rPr>
          <w:ins w:id="4233" w:author="רינת אביטל" w:date="2022-05-12T14:23:00Z"/>
          <w:rFonts w:ascii="Consolas" w:hAnsi="Consolas"/>
          <w:color w:val="D4D4D4"/>
          <w:sz w:val="21"/>
          <w:szCs w:val="21"/>
        </w:rPr>
      </w:pPr>
      <w:ins w:id="4234" w:author="רינת אביטל" w:date="2022-05-12T14:23:00Z">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strokeRect</w:t>
        </w:r>
        <w:r>
          <w:rPr>
            <w:rFonts w:ascii="Consolas" w:hAnsi="Consolas"/>
            <w:color w:val="D4D4D4"/>
            <w:sz w:val="21"/>
            <w:szCs w:val="21"/>
          </w:rPr>
          <w:t xml:space="preserve">( </w:t>
        </w:r>
        <w:r>
          <w:rPr>
            <w:rFonts w:ascii="Consolas" w:hAnsi="Consolas"/>
            <w:color w:val="9CDCFE"/>
            <w:sz w:val="21"/>
            <w:szCs w:val="21"/>
          </w:rPr>
          <w:t>x</w:t>
        </w:r>
        <w:r>
          <w:rPr>
            <w:rFonts w:ascii="Consolas" w:hAnsi="Consolas"/>
            <w:color w:val="D4D4D4"/>
            <w:sz w:val="21"/>
            <w:szCs w:val="21"/>
          </w:rPr>
          <w:t xml:space="preserve">,  </w:t>
        </w:r>
        <w:r>
          <w:rPr>
            <w:rFonts w:ascii="Consolas" w:hAnsi="Consolas"/>
            <w:color w:val="9CDCFE"/>
            <w:sz w:val="21"/>
            <w:szCs w:val="21"/>
          </w:rPr>
          <w:t>y</w:t>
        </w:r>
        <w:r>
          <w:rPr>
            <w:rFonts w:ascii="Consolas" w:hAnsi="Consolas"/>
            <w:color w:val="D4D4D4"/>
            <w:sz w:val="21"/>
            <w:szCs w:val="21"/>
          </w:rPr>
          <w:t xml:space="preserve">, </w:t>
        </w:r>
        <w:r>
          <w:rPr>
            <w:rFonts w:ascii="Consolas" w:hAnsi="Consolas"/>
            <w:color w:val="9CDCFE"/>
            <w:sz w:val="21"/>
            <w:szCs w:val="21"/>
          </w:rPr>
          <w:t>a</w:t>
        </w:r>
        <w:r>
          <w:rPr>
            <w:rFonts w:ascii="Consolas" w:hAnsi="Consolas"/>
            <w:color w:val="D4D4D4"/>
            <w:sz w:val="21"/>
            <w:szCs w:val="21"/>
          </w:rPr>
          <w:t xml:space="preserve">, </w:t>
        </w:r>
        <w:r>
          <w:rPr>
            <w:rFonts w:ascii="Consolas" w:hAnsi="Consolas"/>
            <w:color w:val="9CDCFE"/>
            <w:sz w:val="21"/>
            <w:szCs w:val="21"/>
          </w:rPr>
          <w:t>b</w:t>
        </w:r>
        <w:r>
          <w:rPr>
            <w:rFonts w:ascii="Consolas" w:hAnsi="Consolas"/>
            <w:color w:val="D4D4D4"/>
            <w:sz w:val="21"/>
            <w:szCs w:val="21"/>
          </w:rPr>
          <w:t>);</w:t>
        </w:r>
      </w:ins>
    </w:p>
    <w:p w14:paraId="0EAA5089" w14:textId="77777777" w:rsidR="00254D98" w:rsidRDefault="00254D98" w:rsidP="00254D98">
      <w:pPr>
        <w:shd w:val="clear" w:color="auto" w:fill="1E1E1E"/>
        <w:spacing w:line="285" w:lineRule="atLeast"/>
        <w:rPr>
          <w:ins w:id="4235" w:author="רינת אביטל" w:date="2022-05-12T14:23:00Z"/>
          <w:rFonts w:ascii="Consolas" w:hAnsi="Consolas"/>
          <w:color w:val="D4D4D4"/>
          <w:sz w:val="21"/>
          <w:szCs w:val="21"/>
        </w:rPr>
      </w:pPr>
      <w:ins w:id="4236" w:author="רינת אביטל" w:date="2022-05-12T14:23:00Z">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strokeRect</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b</w:t>
        </w:r>
        <w:r>
          <w:rPr>
            <w:rFonts w:ascii="Consolas" w:hAnsi="Consolas"/>
            <w:color w:val="D4D4D4"/>
            <w:sz w:val="21"/>
            <w:szCs w:val="21"/>
          </w:rPr>
          <w:t>);</w:t>
        </w:r>
      </w:ins>
    </w:p>
    <w:p w14:paraId="36E059DB" w14:textId="77777777" w:rsidR="00254D98" w:rsidRDefault="00254D98" w:rsidP="00254D98">
      <w:pPr>
        <w:shd w:val="clear" w:color="auto" w:fill="1E1E1E"/>
        <w:spacing w:line="285" w:lineRule="atLeast"/>
        <w:rPr>
          <w:ins w:id="4237" w:author="רינת אביטל" w:date="2022-05-12T14:23:00Z"/>
          <w:rFonts w:ascii="Consolas" w:hAnsi="Consolas"/>
          <w:color w:val="D4D4D4"/>
          <w:sz w:val="21"/>
          <w:szCs w:val="21"/>
        </w:rPr>
      </w:pPr>
      <w:ins w:id="4238" w:author="רינת אביטל" w:date="2022-05-12T14:23:00Z">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beginPath</w:t>
        </w:r>
        <w:r>
          <w:rPr>
            <w:rFonts w:ascii="Consolas" w:hAnsi="Consolas"/>
            <w:color w:val="D4D4D4"/>
            <w:sz w:val="21"/>
            <w:szCs w:val="21"/>
          </w:rPr>
          <w:t>();</w:t>
        </w:r>
      </w:ins>
    </w:p>
    <w:p w14:paraId="57E40857" w14:textId="77777777" w:rsidR="00254D98" w:rsidRDefault="00254D98" w:rsidP="00254D98">
      <w:pPr>
        <w:shd w:val="clear" w:color="auto" w:fill="1E1E1E"/>
        <w:spacing w:line="285" w:lineRule="atLeast"/>
        <w:rPr>
          <w:ins w:id="4239" w:author="רינת אביטל" w:date="2022-05-12T14:23:00Z"/>
          <w:rFonts w:ascii="Consolas" w:hAnsi="Consolas"/>
          <w:color w:val="D4D4D4"/>
          <w:sz w:val="21"/>
          <w:szCs w:val="21"/>
        </w:rPr>
      </w:pPr>
      <w:ins w:id="4240" w:author="רינת אביטל" w:date="2022-05-12T14:23:00Z">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moveTo</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ins>
    </w:p>
    <w:p w14:paraId="6220CD04" w14:textId="77777777" w:rsidR="00254D98" w:rsidRDefault="00254D98" w:rsidP="00254D98">
      <w:pPr>
        <w:shd w:val="clear" w:color="auto" w:fill="1E1E1E"/>
        <w:spacing w:line="285" w:lineRule="atLeast"/>
        <w:rPr>
          <w:ins w:id="4241" w:author="רינת אביטל" w:date="2022-05-12T14:23:00Z"/>
          <w:rFonts w:ascii="Consolas" w:hAnsi="Consolas"/>
          <w:color w:val="D4D4D4"/>
          <w:sz w:val="21"/>
          <w:szCs w:val="21"/>
        </w:rPr>
      </w:pPr>
      <w:ins w:id="4242" w:author="רינת אביטל" w:date="2022-05-12T14:23:00Z">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lineTo</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 xml:space="preserve">);    </w:t>
        </w:r>
      </w:ins>
    </w:p>
    <w:p w14:paraId="1F66035F" w14:textId="77777777" w:rsidR="00254D98" w:rsidRDefault="00254D98" w:rsidP="00254D98">
      <w:pPr>
        <w:shd w:val="clear" w:color="auto" w:fill="1E1E1E"/>
        <w:spacing w:line="285" w:lineRule="atLeast"/>
        <w:rPr>
          <w:ins w:id="4243" w:author="רינת אביטל" w:date="2022-05-12T14:23:00Z"/>
          <w:rFonts w:ascii="Consolas" w:hAnsi="Consolas"/>
          <w:color w:val="D4D4D4"/>
          <w:sz w:val="21"/>
          <w:szCs w:val="21"/>
        </w:rPr>
      </w:pPr>
      <w:ins w:id="4244" w:author="רינת אביטל" w:date="2022-05-12T14:23:00Z">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moveTo</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ins>
    </w:p>
    <w:p w14:paraId="279C2316" w14:textId="77777777" w:rsidR="00254D98" w:rsidRDefault="00254D98" w:rsidP="00254D98">
      <w:pPr>
        <w:shd w:val="clear" w:color="auto" w:fill="1E1E1E"/>
        <w:spacing w:line="285" w:lineRule="atLeast"/>
        <w:rPr>
          <w:ins w:id="4245" w:author="רינת אביטל" w:date="2022-05-12T14:23:00Z"/>
          <w:rFonts w:ascii="Consolas" w:hAnsi="Consolas"/>
          <w:color w:val="D4D4D4"/>
          <w:sz w:val="21"/>
          <w:szCs w:val="21"/>
        </w:rPr>
      </w:pPr>
      <w:ins w:id="4246" w:author="רינת אביטל" w:date="2022-05-12T14:23:00Z">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lineTo</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ins>
    </w:p>
    <w:p w14:paraId="2BFAD916" w14:textId="77777777" w:rsidR="00254D98" w:rsidRDefault="00254D98" w:rsidP="00254D98">
      <w:pPr>
        <w:shd w:val="clear" w:color="auto" w:fill="1E1E1E"/>
        <w:spacing w:line="285" w:lineRule="atLeast"/>
        <w:rPr>
          <w:ins w:id="4247" w:author="רינת אביטל" w:date="2022-05-12T14:23:00Z"/>
          <w:rFonts w:ascii="Consolas" w:hAnsi="Consolas"/>
          <w:color w:val="D4D4D4"/>
          <w:sz w:val="21"/>
          <w:szCs w:val="21"/>
        </w:rPr>
      </w:pPr>
      <w:ins w:id="4248" w:author="רינת אביטל" w:date="2022-05-12T14:23:00Z">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moveTo</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9CDCFE"/>
            <w:sz w:val="21"/>
            <w:szCs w:val="21"/>
          </w:rPr>
          <w:t>b</w:t>
        </w:r>
        <w:r>
          <w:rPr>
            <w:rFonts w:ascii="Consolas" w:hAnsi="Consolas"/>
            <w:color w:val="D4D4D4"/>
            <w:sz w:val="21"/>
            <w:szCs w:val="21"/>
          </w:rPr>
          <w:t>);</w:t>
        </w:r>
      </w:ins>
    </w:p>
    <w:p w14:paraId="5166EF84" w14:textId="77777777" w:rsidR="00254D98" w:rsidRDefault="00254D98" w:rsidP="00254D98">
      <w:pPr>
        <w:shd w:val="clear" w:color="auto" w:fill="1E1E1E"/>
        <w:spacing w:line="285" w:lineRule="atLeast"/>
        <w:rPr>
          <w:ins w:id="4249" w:author="רינת אביטל" w:date="2022-05-12T14:23:00Z"/>
          <w:rFonts w:ascii="Consolas" w:hAnsi="Consolas"/>
          <w:color w:val="D4D4D4"/>
          <w:sz w:val="21"/>
          <w:szCs w:val="21"/>
        </w:rPr>
      </w:pPr>
      <w:ins w:id="4250" w:author="רינת אביטל" w:date="2022-05-12T14:23:00Z">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lineTo</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9CDCFE"/>
            <w:sz w:val="21"/>
            <w:szCs w:val="21"/>
          </w:rPr>
          <w:t>b</w:t>
        </w:r>
        <w:r>
          <w:rPr>
            <w:rFonts w:ascii="Consolas" w:hAnsi="Consolas"/>
            <w:color w:val="D4D4D4"/>
            <w:sz w:val="21"/>
            <w:szCs w:val="21"/>
          </w:rPr>
          <w:t>);</w:t>
        </w:r>
      </w:ins>
    </w:p>
    <w:p w14:paraId="74FF8293" w14:textId="77777777" w:rsidR="00254D98" w:rsidRDefault="00254D98" w:rsidP="00254D98">
      <w:pPr>
        <w:shd w:val="clear" w:color="auto" w:fill="1E1E1E"/>
        <w:spacing w:line="285" w:lineRule="atLeast"/>
        <w:rPr>
          <w:ins w:id="4251" w:author="רינת אביטל" w:date="2022-05-12T14:23:00Z"/>
          <w:rFonts w:ascii="Consolas" w:hAnsi="Consolas"/>
          <w:color w:val="D4D4D4"/>
          <w:sz w:val="21"/>
          <w:szCs w:val="21"/>
        </w:rPr>
      </w:pPr>
      <w:ins w:id="4252" w:author="רינת אביטל" w:date="2022-05-12T14:23:00Z">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moveTo</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9CDCFE"/>
            <w:sz w:val="21"/>
            <w:szCs w:val="21"/>
          </w:rPr>
          <w:t>b</w:t>
        </w:r>
        <w:r>
          <w:rPr>
            <w:rFonts w:ascii="Consolas" w:hAnsi="Consolas"/>
            <w:color w:val="D4D4D4"/>
            <w:sz w:val="21"/>
            <w:szCs w:val="21"/>
          </w:rPr>
          <w:t>);</w:t>
        </w:r>
      </w:ins>
    </w:p>
    <w:p w14:paraId="094149A0" w14:textId="77777777" w:rsidR="00254D98" w:rsidRDefault="00254D98" w:rsidP="00254D98">
      <w:pPr>
        <w:shd w:val="clear" w:color="auto" w:fill="1E1E1E"/>
        <w:spacing w:line="285" w:lineRule="atLeast"/>
        <w:rPr>
          <w:ins w:id="4253" w:author="רינת אביטל" w:date="2022-05-12T14:23:00Z"/>
          <w:rFonts w:ascii="Consolas" w:hAnsi="Consolas"/>
          <w:color w:val="D4D4D4"/>
          <w:sz w:val="21"/>
          <w:szCs w:val="21"/>
        </w:rPr>
      </w:pPr>
      <w:ins w:id="4254" w:author="רינת אביטל" w:date="2022-05-12T14:23:00Z">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lineTo</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9CDCFE"/>
            <w:sz w:val="21"/>
            <w:szCs w:val="21"/>
          </w:rPr>
          <w:t>b</w:t>
        </w:r>
        <w:r>
          <w:rPr>
            <w:rFonts w:ascii="Consolas" w:hAnsi="Consolas"/>
            <w:color w:val="D4D4D4"/>
            <w:sz w:val="21"/>
            <w:szCs w:val="21"/>
          </w:rPr>
          <w:t>);</w:t>
        </w:r>
      </w:ins>
    </w:p>
    <w:p w14:paraId="28B23B4B" w14:textId="77777777" w:rsidR="00254D98" w:rsidRDefault="00254D98" w:rsidP="00254D98">
      <w:pPr>
        <w:shd w:val="clear" w:color="auto" w:fill="1E1E1E"/>
        <w:spacing w:line="285" w:lineRule="atLeast"/>
        <w:rPr>
          <w:ins w:id="4255" w:author="רינת אביטל" w:date="2022-05-12T14:23:00Z"/>
          <w:rFonts w:ascii="Consolas" w:hAnsi="Consolas"/>
          <w:color w:val="D4D4D4"/>
          <w:sz w:val="21"/>
          <w:szCs w:val="21"/>
        </w:rPr>
      </w:pPr>
      <w:ins w:id="4256" w:author="רינת אביטל" w:date="2022-05-12T14:23:00Z">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closePath</w:t>
        </w:r>
        <w:r>
          <w:rPr>
            <w:rFonts w:ascii="Consolas" w:hAnsi="Consolas"/>
            <w:color w:val="D4D4D4"/>
            <w:sz w:val="21"/>
            <w:szCs w:val="21"/>
          </w:rPr>
          <w:t>();</w:t>
        </w:r>
      </w:ins>
    </w:p>
    <w:p w14:paraId="5899809D" w14:textId="77777777" w:rsidR="00254D98" w:rsidRDefault="00254D98" w:rsidP="00254D98">
      <w:pPr>
        <w:shd w:val="clear" w:color="auto" w:fill="1E1E1E"/>
        <w:spacing w:line="285" w:lineRule="atLeast"/>
        <w:rPr>
          <w:ins w:id="4257" w:author="רינת אביטל" w:date="2022-05-12T14:23:00Z"/>
          <w:rFonts w:ascii="Consolas" w:hAnsi="Consolas"/>
          <w:color w:val="D4D4D4"/>
          <w:sz w:val="21"/>
          <w:szCs w:val="21"/>
        </w:rPr>
      </w:pPr>
      <w:ins w:id="4258" w:author="רינת אביטל" w:date="2022-05-12T14:23:00Z">
        <w:r>
          <w:rPr>
            <w:rFonts w:ascii="Consolas" w:hAnsi="Consolas"/>
            <w:color w:val="569CD6"/>
            <w:sz w:val="21"/>
            <w:szCs w:val="21"/>
          </w:rPr>
          <w:t xml:space="preserve">      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stroke</w:t>
        </w:r>
        <w:r>
          <w:rPr>
            <w:rFonts w:ascii="Consolas" w:hAnsi="Consolas"/>
            <w:color w:val="D4D4D4"/>
            <w:sz w:val="21"/>
            <w:szCs w:val="21"/>
          </w:rPr>
          <w:t>();</w:t>
        </w:r>
      </w:ins>
    </w:p>
    <w:p w14:paraId="13E7F51C" w14:textId="77777777" w:rsidR="00254D98" w:rsidRDefault="00254D98" w:rsidP="00254D98">
      <w:pPr>
        <w:shd w:val="clear" w:color="auto" w:fill="1E1E1E"/>
        <w:spacing w:line="285" w:lineRule="atLeast"/>
        <w:rPr>
          <w:ins w:id="4259" w:author="רינת אביטל" w:date="2022-05-12T14:23:00Z"/>
          <w:rFonts w:ascii="Consolas" w:hAnsi="Consolas"/>
          <w:color w:val="D4D4D4"/>
          <w:sz w:val="21"/>
          <w:szCs w:val="21"/>
        </w:rPr>
      </w:pPr>
      <w:ins w:id="4260" w:author="רינת אביטל" w:date="2022-05-12T14:23:00Z">
        <w:r>
          <w:rPr>
            <w:rFonts w:ascii="Consolas" w:hAnsi="Consolas"/>
            <w:color w:val="D4D4D4"/>
            <w:sz w:val="21"/>
            <w:szCs w:val="21"/>
          </w:rPr>
          <w:t xml:space="preserve">    }</w:t>
        </w:r>
      </w:ins>
    </w:p>
    <w:p w14:paraId="44B2E021" w14:textId="77777777" w:rsidR="00254D98" w:rsidRDefault="00254D98" w:rsidP="00254D98">
      <w:pPr>
        <w:shd w:val="clear" w:color="auto" w:fill="1E1E1E"/>
        <w:spacing w:line="285" w:lineRule="atLeast"/>
        <w:rPr>
          <w:ins w:id="4261" w:author="רינת אביטל" w:date="2022-05-12T14:23:00Z"/>
          <w:rFonts w:ascii="Consolas" w:hAnsi="Consolas"/>
          <w:color w:val="D4D4D4"/>
          <w:sz w:val="21"/>
          <w:szCs w:val="21"/>
        </w:rPr>
      </w:pPr>
      <w:ins w:id="4262" w:author="רינת אביטל" w:date="2022-05-12T14:23:00Z">
        <w:r>
          <w:rPr>
            <w:rFonts w:ascii="Consolas" w:hAnsi="Consolas"/>
            <w:color w:val="D4D4D4"/>
            <w:sz w:val="21"/>
            <w:szCs w:val="21"/>
          </w:rPr>
          <w:t xml:space="preserve">  }</w:t>
        </w:r>
      </w:ins>
    </w:p>
    <w:p w14:paraId="1D4D2B3B" w14:textId="77777777" w:rsidR="00254D98" w:rsidRDefault="00254D98" w:rsidP="00254D98">
      <w:pPr>
        <w:spacing w:after="240" w:line="360" w:lineRule="auto"/>
        <w:jc w:val="both"/>
        <w:rPr>
          <w:ins w:id="4263" w:author="רינת אביטל" w:date="2022-05-12T14:23:00Z"/>
          <w:rFonts w:ascii="Tahoma" w:hAnsi="Tahoma" w:cs="Tahoma"/>
          <w:rtl/>
        </w:rPr>
      </w:pPr>
    </w:p>
    <w:p w14:paraId="348036B9" w14:textId="77777777" w:rsidR="00254D98" w:rsidRDefault="00254D98" w:rsidP="00254D98">
      <w:pPr>
        <w:spacing w:after="240" w:line="360" w:lineRule="auto"/>
        <w:jc w:val="both"/>
        <w:rPr>
          <w:ins w:id="4264" w:author="רינת אביטל" w:date="2022-05-12T14:23:00Z"/>
          <w:rFonts w:ascii="Tahoma" w:hAnsi="Tahoma" w:cs="Tahoma"/>
          <w:rtl/>
        </w:rPr>
      </w:pPr>
      <w:ins w:id="4265" w:author="רינת אביטל" w:date="2022-05-12T14:23:00Z">
        <w:r>
          <w:rPr>
            <w:rFonts w:ascii="Tahoma" w:hAnsi="Tahoma" w:cs="Tahoma"/>
            <w:rtl/>
          </w:rPr>
          <w:t xml:space="preserve">ניתן להיווכח באמצעות מימוש המחלקה הזו, שגם שפת </w:t>
        </w:r>
        <w:r>
          <w:rPr>
            <w:rFonts w:ascii="Tahoma" w:hAnsi="Tahoma" w:cs="Tahoma"/>
          </w:rPr>
          <w:t>TypeScript</w:t>
        </w:r>
        <w:r>
          <w:rPr>
            <w:rFonts w:ascii="Tahoma" w:hAnsi="Tahoma" w:cs="Tahoma"/>
            <w:rtl/>
          </w:rPr>
          <w:t xml:space="preserve"> היא מונחית עצמים בדיוק כמו שפות </w:t>
        </w:r>
        <w:r>
          <w:rPr>
            <w:rFonts w:ascii="Tahoma" w:hAnsi="Tahoma" w:cs="Tahoma"/>
          </w:rPr>
          <w:t>Server</w:t>
        </w:r>
        <w:r>
          <w:rPr>
            <w:rFonts w:ascii="Tahoma" w:hAnsi="Tahoma" w:cs="Tahoma"/>
            <w:color w:val="D4D4D4"/>
            <w:rtl/>
          </w:rPr>
          <w:t xml:space="preserve"> </w:t>
        </w:r>
        <w:r>
          <w:rPr>
            <w:rFonts w:ascii="Tahoma" w:hAnsi="Tahoma" w:cs="Tahoma"/>
            <w:rtl/>
          </w:rPr>
          <w:t>.</w:t>
        </w:r>
      </w:ins>
    </w:p>
    <w:p w14:paraId="35C02B34" w14:textId="77777777" w:rsidR="00254D98" w:rsidRDefault="00254D98" w:rsidP="00254D98">
      <w:pPr>
        <w:spacing w:after="240" w:line="360" w:lineRule="auto"/>
        <w:jc w:val="both"/>
        <w:rPr>
          <w:ins w:id="4266" w:author="רינת אביטל" w:date="2022-05-12T14:23:00Z"/>
          <w:rFonts w:ascii="Tahoma" w:hAnsi="Tahoma" w:cs="Tahoma"/>
          <w:b/>
          <w:bCs/>
          <w:rtl/>
        </w:rPr>
      </w:pPr>
      <w:ins w:id="4267" w:author="רינת אביטל" w:date="2022-05-12T14:23:00Z">
        <w:r>
          <w:rPr>
            <w:rFonts w:ascii="Tahoma" w:hAnsi="Tahoma" w:cs="Tahoma" w:hint="cs"/>
            <w:b/>
            <w:bCs/>
            <w:rtl/>
          </w:rPr>
          <w:t>שירטוט מסלול</w:t>
        </w:r>
      </w:ins>
    </w:p>
    <w:p w14:paraId="2846351F" w14:textId="77777777" w:rsidR="00254D98" w:rsidRDefault="00254D98" w:rsidP="00254D98">
      <w:pPr>
        <w:spacing w:after="240" w:line="360" w:lineRule="auto"/>
        <w:jc w:val="both"/>
        <w:rPr>
          <w:ins w:id="4268" w:author="רינת אביטל" w:date="2022-05-12T14:23:00Z"/>
          <w:rFonts w:ascii="Tahoma" w:hAnsi="Tahoma" w:cs="Tahoma"/>
          <w:color w:val="D4D4D4"/>
          <w:rtl/>
        </w:rPr>
      </w:pPr>
      <w:ins w:id="4269" w:author="רינת אביטל" w:date="2022-05-12T14:23:00Z">
        <w:r>
          <w:rPr>
            <w:rFonts w:ascii="Tahoma" w:hAnsi="Tahoma" w:cs="Tahoma"/>
            <w:rtl/>
          </w:rPr>
          <w:t xml:space="preserve">בפונקציה </w:t>
        </w:r>
        <w:r>
          <w:rPr>
            <w:rStyle w:val="HTMLCode"/>
            <w:rFonts w:ascii="Tahoma" w:eastAsiaTheme="minorHAnsi" w:hAnsi="Tahoma" w:cs="Tahoma"/>
            <w:color w:val="3D7E9A"/>
            <w:spacing w:val="-1"/>
            <w:bdr w:val="none" w:sz="0" w:space="0" w:color="auto" w:frame="1"/>
            <w:shd w:val="clear" w:color="auto" w:fill="FFFFFF"/>
          </w:rPr>
          <w:t>drawPath</w:t>
        </w:r>
        <w:r>
          <w:rPr>
            <w:rFonts w:ascii="Tahoma" w:hAnsi="Tahoma" w:cs="Tahoma"/>
            <w:rtl/>
          </w:rPr>
          <w:t xml:space="preserve"> שרטוט המסלול נעשה באמצעות פונקציות ציור מובנות כ'התחל מסלול', 'עבור לנקודה', ועוד.</w:t>
        </w:r>
      </w:ins>
    </w:p>
    <w:p w14:paraId="2870A7D3" w14:textId="77777777" w:rsidR="00254D98" w:rsidRDefault="00254D98" w:rsidP="00254D98">
      <w:pPr>
        <w:spacing w:after="240" w:line="360" w:lineRule="auto"/>
        <w:jc w:val="both"/>
        <w:rPr>
          <w:ins w:id="4270" w:author="רינת אביטל" w:date="2022-05-12T14:23:00Z"/>
          <w:rFonts w:ascii="Tahoma" w:hAnsi="Tahoma" w:cs="Tahoma"/>
          <w:rtl/>
        </w:rPr>
      </w:pPr>
      <w:ins w:id="4271" w:author="רינת אביטל" w:date="2022-05-12T14:23:00Z">
        <w:r>
          <w:rPr>
            <w:rFonts w:ascii="Tahoma" w:hAnsi="Tahoma" w:cs="Tahoma"/>
            <w:rtl/>
          </w:rPr>
          <w:t>הפונקציה</w:t>
        </w:r>
        <w:r>
          <w:rPr>
            <w:rFonts w:ascii="Tahoma" w:hAnsi="Tahoma" w:cs="Tahoma"/>
          </w:rPr>
          <w:t xml:space="preserve"> </w:t>
        </w:r>
        <w:r>
          <w:rPr>
            <w:rFonts w:ascii="Tahoma" w:hAnsi="Tahoma" w:cs="Tahoma"/>
            <w:rtl/>
          </w:rPr>
          <w:t>מקבלת רשימה של יעדים ומשרטטת מסלול על המסך:</w:t>
        </w:r>
      </w:ins>
    </w:p>
    <w:p w14:paraId="04E32106" w14:textId="77777777" w:rsidR="00254D98" w:rsidRDefault="00254D98" w:rsidP="00254D98">
      <w:pPr>
        <w:shd w:val="clear" w:color="auto" w:fill="1E1E1E"/>
        <w:spacing w:line="285" w:lineRule="atLeast"/>
        <w:rPr>
          <w:ins w:id="4272" w:author="רינת אביטל" w:date="2022-05-12T14:23:00Z"/>
          <w:rFonts w:ascii="Consolas" w:hAnsi="Consolas"/>
          <w:color w:val="D4D4D4"/>
          <w:sz w:val="21"/>
          <w:szCs w:val="21"/>
        </w:rPr>
      </w:pPr>
      <w:ins w:id="4273" w:author="רינת אביטל" w:date="2022-05-12T14:23:00Z">
        <w:r>
          <w:rPr>
            <w:rFonts w:ascii="Consolas" w:hAnsi="Consolas"/>
            <w:color w:val="DCDCAA"/>
            <w:sz w:val="21"/>
            <w:szCs w:val="21"/>
          </w:rPr>
          <w:lastRenderedPageBreak/>
          <w:t>drawPath</w:t>
        </w:r>
        <w:r>
          <w:rPr>
            <w:rFonts w:ascii="Consolas" w:hAnsi="Consolas"/>
            <w:color w:val="D4D4D4"/>
            <w:sz w:val="21"/>
            <w:szCs w:val="21"/>
          </w:rPr>
          <w:t>(</w:t>
        </w:r>
        <w:r>
          <w:rPr>
            <w:rFonts w:ascii="Consolas" w:hAnsi="Consolas"/>
            <w:color w:val="9CDCFE"/>
            <w:sz w:val="21"/>
            <w:szCs w:val="21"/>
          </w:rPr>
          <w:t>Coordinates</w:t>
        </w:r>
        <w:r>
          <w:rPr>
            <w:rFonts w:ascii="Consolas" w:hAnsi="Consolas"/>
            <w:color w:val="D4D4D4"/>
            <w:sz w:val="21"/>
            <w:szCs w:val="21"/>
          </w:rPr>
          <w:t>:</w:t>
        </w:r>
        <w:r>
          <w:rPr>
            <w:rFonts w:ascii="Consolas" w:hAnsi="Consolas"/>
            <w:color w:val="4EC9B0"/>
            <w:sz w:val="21"/>
            <w:szCs w:val="21"/>
          </w:rPr>
          <w:t>Goal</w:t>
        </w:r>
        <w:r>
          <w:rPr>
            <w:rFonts w:ascii="Consolas" w:hAnsi="Consolas"/>
            <w:color w:val="D4D4D4"/>
            <w:sz w:val="21"/>
            <w:szCs w:val="21"/>
          </w:rPr>
          <w:t>[])</w:t>
        </w:r>
      </w:ins>
    </w:p>
    <w:p w14:paraId="18768EB7" w14:textId="77777777" w:rsidR="00254D98" w:rsidRDefault="00254D98" w:rsidP="00254D98">
      <w:pPr>
        <w:shd w:val="clear" w:color="auto" w:fill="1E1E1E"/>
        <w:spacing w:line="285" w:lineRule="atLeast"/>
        <w:rPr>
          <w:ins w:id="4274" w:author="רינת אביטל" w:date="2022-05-12T14:23:00Z"/>
          <w:rFonts w:ascii="Consolas" w:hAnsi="Consolas"/>
          <w:color w:val="D4D4D4"/>
          <w:sz w:val="21"/>
          <w:szCs w:val="21"/>
        </w:rPr>
      </w:pPr>
      <w:ins w:id="4275" w:author="רינת אביטל" w:date="2022-05-12T14:23:00Z">
        <w:r>
          <w:rPr>
            <w:rFonts w:ascii="Consolas" w:hAnsi="Consolas"/>
            <w:color w:val="D4D4D4"/>
            <w:sz w:val="21"/>
            <w:szCs w:val="21"/>
          </w:rPr>
          <w:t xml:space="preserve"> {</w:t>
        </w:r>
      </w:ins>
    </w:p>
    <w:p w14:paraId="174DCA6A" w14:textId="77777777" w:rsidR="00254D98" w:rsidRDefault="00254D98" w:rsidP="00254D98">
      <w:pPr>
        <w:shd w:val="clear" w:color="auto" w:fill="1E1E1E"/>
        <w:spacing w:line="285" w:lineRule="atLeast"/>
        <w:rPr>
          <w:ins w:id="4276" w:author="רינת אביטל" w:date="2022-05-12T14:23:00Z"/>
          <w:rFonts w:ascii="Consolas" w:hAnsi="Consolas"/>
          <w:color w:val="D4D4D4"/>
          <w:sz w:val="21"/>
          <w:szCs w:val="21"/>
        </w:rPr>
      </w:pPr>
      <w:ins w:id="4277" w:author="רינת אביטל" w:date="2022-05-12T14:23:00Z">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9CDCFE"/>
            <w:sz w:val="21"/>
            <w:szCs w:val="21"/>
          </w:rPr>
          <w:t>strokeStyle</w:t>
        </w:r>
        <w:r>
          <w:rPr>
            <w:rFonts w:ascii="Consolas" w:hAnsi="Consolas"/>
            <w:color w:val="D4D4D4"/>
            <w:sz w:val="21"/>
            <w:szCs w:val="21"/>
          </w:rPr>
          <w:t xml:space="preserve"> =</w:t>
        </w:r>
        <w:r>
          <w:rPr>
            <w:rFonts w:ascii="Consolas" w:hAnsi="Consolas"/>
            <w:color w:val="CE9178"/>
            <w:sz w:val="21"/>
            <w:szCs w:val="21"/>
          </w:rPr>
          <w:t>"rgb(108, 109, 108)"</w:t>
        </w:r>
        <w:r>
          <w:rPr>
            <w:rFonts w:ascii="Consolas" w:hAnsi="Consolas"/>
            <w:color w:val="D4D4D4"/>
            <w:sz w:val="21"/>
            <w:szCs w:val="21"/>
          </w:rPr>
          <w:t>;</w:t>
        </w:r>
      </w:ins>
    </w:p>
    <w:p w14:paraId="1E5B065F" w14:textId="77777777" w:rsidR="00254D98" w:rsidRDefault="00254D98" w:rsidP="00254D98">
      <w:pPr>
        <w:shd w:val="clear" w:color="auto" w:fill="1E1E1E"/>
        <w:spacing w:line="285" w:lineRule="atLeast"/>
        <w:rPr>
          <w:ins w:id="4278" w:author="רינת אביטל" w:date="2022-05-12T14:23:00Z"/>
          <w:rFonts w:ascii="Consolas" w:hAnsi="Consolas"/>
          <w:color w:val="D4D4D4"/>
          <w:sz w:val="21"/>
          <w:szCs w:val="21"/>
        </w:rPr>
      </w:pPr>
      <w:ins w:id="4279" w:author="רינת אביטל" w:date="2022-05-12T14:23:00Z">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9CDCFE"/>
            <w:sz w:val="21"/>
            <w:szCs w:val="21"/>
          </w:rPr>
          <w:t>lineWidth</w:t>
        </w:r>
        <w:r>
          <w:rPr>
            <w:rFonts w:ascii="Consolas" w:hAnsi="Consolas"/>
            <w:color w:val="D4D4D4"/>
            <w:sz w:val="21"/>
            <w:szCs w:val="21"/>
          </w:rPr>
          <w:t xml:space="preserve">   =</w:t>
        </w:r>
        <w:r>
          <w:rPr>
            <w:rFonts w:ascii="Consolas" w:hAnsi="Consolas"/>
            <w:color w:val="B5CEA8"/>
            <w:sz w:val="21"/>
            <w:szCs w:val="21"/>
          </w:rPr>
          <w:t>5</w:t>
        </w:r>
        <w:r>
          <w:rPr>
            <w:rFonts w:ascii="Consolas" w:hAnsi="Consolas"/>
            <w:color w:val="D4D4D4"/>
            <w:sz w:val="21"/>
            <w:szCs w:val="21"/>
          </w:rPr>
          <w:t>;</w:t>
        </w:r>
      </w:ins>
    </w:p>
    <w:p w14:paraId="25103764" w14:textId="77777777" w:rsidR="00254D98" w:rsidRDefault="00254D98" w:rsidP="00254D98">
      <w:pPr>
        <w:shd w:val="clear" w:color="auto" w:fill="1E1E1E"/>
        <w:spacing w:line="285" w:lineRule="atLeast"/>
        <w:rPr>
          <w:ins w:id="4280" w:author="רינת אביטל" w:date="2022-05-12T14:23:00Z"/>
          <w:rFonts w:ascii="Consolas" w:hAnsi="Consolas"/>
          <w:color w:val="D4D4D4"/>
          <w:sz w:val="21"/>
          <w:szCs w:val="21"/>
        </w:rPr>
      </w:pPr>
      <w:ins w:id="4281" w:author="רינת אביטל" w:date="2022-05-12T14:23:00Z">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beginPath</w:t>
        </w:r>
        <w:r>
          <w:rPr>
            <w:rFonts w:ascii="Consolas" w:hAnsi="Consolas"/>
            <w:color w:val="D4D4D4"/>
            <w:sz w:val="21"/>
            <w:szCs w:val="21"/>
          </w:rPr>
          <w:t>();</w:t>
        </w:r>
      </w:ins>
    </w:p>
    <w:p w14:paraId="7A29B8BD" w14:textId="77777777" w:rsidR="00254D98" w:rsidRDefault="00254D98" w:rsidP="00254D98">
      <w:pPr>
        <w:shd w:val="clear" w:color="auto" w:fill="1E1E1E"/>
        <w:spacing w:line="285" w:lineRule="atLeast"/>
        <w:rPr>
          <w:ins w:id="4282" w:author="רינת אביטל" w:date="2022-05-12T14:23:00Z"/>
          <w:rFonts w:ascii="Consolas" w:hAnsi="Consolas"/>
          <w:color w:val="D4D4D4"/>
          <w:sz w:val="21"/>
          <w:szCs w:val="21"/>
        </w:rPr>
      </w:pPr>
      <w:ins w:id="4283" w:author="רינת אביטל" w:date="2022-05-12T14:23:00Z">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moveTo</w:t>
        </w:r>
        <w:r>
          <w:rPr>
            <w:rFonts w:ascii="Consolas" w:hAnsi="Consolas"/>
            <w:color w:val="D4D4D4"/>
            <w:sz w:val="21"/>
            <w:szCs w:val="21"/>
          </w:rPr>
          <w:t>(</w:t>
        </w:r>
        <w:r>
          <w:rPr>
            <w:rFonts w:ascii="Consolas" w:hAnsi="Consolas"/>
            <w:color w:val="9CDCFE"/>
            <w:sz w:val="21"/>
            <w:szCs w:val="21"/>
          </w:rPr>
          <w:t>Coordinates</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9CDCFE"/>
            <w:sz w:val="21"/>
            <w:szCs w:val="21"/>
          </w:rPr>
          <w:t>midPoint</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r>
          <w:rPr>
            <w:rFonts w:ascii="Consolas" w:hAnsi="Consolas"/>
            <w:color w:val="9CDCFE"/>
            <w:sz w:val="21"/>
            <w:szCs w:val="21"/>
          </w:rPr>
          <w:t>Coordinates</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9CDCFE"/>
            <w:sz w:val="21"/>
            <w:szCs w:val="21"/>
          </w:rPr>
          <w:t>midPoint</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ins>
    </w:p>
    <w:p w14:paraId="2DA11A74" w14:textId="77777777" w:rsidR="00254D98" w:rsidRDefault="00254D98" w:rsidP="00254D98">
      <w:pPr>
        <w:shd w:val="clear" w:color="auto" w:fill="1E1E1E"/>
        <w:spacing w:line="285" w:lineRule="atLeast"/>
        <w:rPr>
          <w:ins w:id="4284" w:author="רינת אביטל" w:date="2022-05-12T14:23:00Z"/>
          <w:rFonts w:ascii="Consolas" w:hAnsi="Consolas"/>
          <w:color w:val="D4D4D4"/>
          <w:sz w:val="21"/>
          <w:szCs w:val="21"/>
        </w:rPr>
      </w:pPr>
      <w:ins w:id="4285" w:author="רינת אביטל" w:date="2022-05-12T14:23:00Z">
        <w:r>
          <w:rPr>
            <w:rFonts w:ascii="Consolas" w:hAnsi="Consolas"/>
            <w:color w:val="D4D4D4"/>
            <w:sz w:val="21"/>
            <w:szCs w:val="21"/>
          </w:rPr>
          <w:t xml:space="preserve">   </w:t>
        </w:r>
        <w:r>
          <w:rPr>
            <w:rFonts w:ascii="Consolas" w:hAnsi="Consolas"/>
            <w:color w:val="9CDCFE"/>
            <w:sz w:val="21"/>
            <w:szCs w:val="21"/>
          </w:rPr>
          <w:t>Coordinates</w:t>
        </w:r>
        <w:r>
          <w:rPr>
            <w:rFonts w:ascii="Consolas" w:hAnsi="Consolas"/>
            <w:color w:val="D4D4D4"/>
            <w:sz w:val="21"/>
            <w:szCs w:val="21"/>
          </w:rPr>
          <w:t>.</w:t>
        </w:r>
        <w:r>
          <w:rPr>
            <w:rFonts w:ascii="Consolas" w:hAnsi="Consolas"/>
            <w:color w:val="DCDCAA"/>
            <w:sz w:val="21"/>
            <w:szCs w:val="21"/>
          </w:rPr>
          <w:t>forEach</w:t>
        </w:r>
        <w:r>
          <w:rPr>
            <w:rFonts w:ascii="Consolas" w:hAnsi="Consolas"/>
            <w:color w:val="D4D4D4"/>
            <w:sz w:val="21"/>
            <w:szCs w:val="21"/>
          </w:rPr>
          <w:t>(</w:t>
        </w:r>
        <w:r>
          <w:rPr>
            <w:rFonts w:ascii="Consolas" w:hAnsi="Consolas"/>
            <w:color w:val="9CDCFE"/>
            <w:sz w:val="21"/>
            <w:szCs w:val="21"/>
          </w:rPr>
          <w:t>e</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ins>
    </w:p>
    <w:p w14:paraId="1880AE48" w14:textId="77777777" w:rsidR="00254D98" w:rsidRDefault="00254D98" w:rsidP="00254D98">
      <w:pPr>
        <w:shd w:val="clear" w:color="auto" w:fill="1E1E1E"/>
        <w:spacing w:line="285" w:lineRule="atLeast"/>
        <w:rPr>
          <w:ins w:id="4286" w:author="רינת אביטל" w:date="2022-05-12T14:23:00Z"/>
          <w:rFonts w:ascii="Consolas" w:hAnsi="Consolas"/>
          <w:color w:val="D4D4D4"/>
          <w:sz w:val="21"/>
          <w:szCs w:val="21"/>
        </w:rPr>
      </w:pPr>
      <w:ins w:id="4287" w:author="רינת אביטל" w:date="2022-05-12T14:23:00Z">
        <w:r>
          <w:rPr>
            <w:rFonts w:ascii="Consolas" w:hAnsi="Consolas"/>
            <w:color w:val="D4D4D4"/>
            <w:sz w:val="21"/>
            <w:szCs w:val="21"/>
          </w:rPr>
          <w:t xml:space="preserve">   {</w:t>
        </w:r>
      </w:ins>
    </w:p>
    <w:p w14:paraId="1BAAC757" w14:textId="77777777" w:rsidR="00254D98" w:rsidRDefault="00254D98" w:rsidP="00254D98">
      <w:pPr>
        <w:shd w:val="clear" w:color="auto" w:fill="1E1E1E"/>
        <w:spacing w:line="285" w:lineRule="atLeast"/>
        <w:rPr>
          <w:ins w:id="4288" w:author="רינת אביטל" w:date="2022-05-12T14:23:00Z"/>
          <w:rFonts w:ascii="Consolas" w:hAnsi="Consolas"/>
          <w:color w:val="D4D4D4"/>
          <w:sz w:val="21"/>
          <w:szCs w:val="21"/>
        </w:rPr>
      </w:pPr>
      <w:ins w:id="4289" w:author="רינת אביטל" w:date="2022-05-12T14:23:00Z">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w:t>
        </w:r>
        <w:r>
          <w:rPr>
            <w:rFonts w:ascii="Consolas" w:hAnsi="Consolas"/>
            <w:color w:val="9CDCFE"/>
            <w:sz w:val="21"/>
            <w:szCs w:val="21"/>
          </w:rPr>
          <w:t>e</w:t>
        </w:r>
        <w:r>
          <w:rPr>
            <w:rFonts w:ascii="Consolas" w:hAnsi="Consolas"/>
            <w:color w:val="D4D4D4"/>
            <w:sz w:val="21"/>
            <w:szCs w:val="21"/>
          </w:rPr>
          <w:t>.</w:t>
        </w:r>
        <w:r>
          <w:rPr>
            <w:rFonts w:ascii="Consolas" w:hAnsi="Consolas"/>
            <w:color w:val="9CDCFE"/>
            <w:sz w:val="21"/>
            <w:szCs w:val="21"/>
          </w:rPr>
          <w:t>kind</w:t>
        </w:r>
        <w:r>
          <w:rPr>
            <w:rFonts w:ascii="Consolas" w:hAnsi="Consolas"/>
            <w:color w:val="D4D4D4"/>
            <w:sz w:val="21"/>
            <w:szCs w:val="21"/>
          </w:rPr>
          <w:t>==</w:t>
        </w:r>
        <w:r>
          <w:rPr>
            <w:rFonts w:ascii="Consolas" w:hAnsi="Consolas"/>
            <w:color w:val="CE9178"/>
            <w:sz w:val="21"/>
            <w:szCs w:val="21"/>
          </w:rPr>
          <w:t>'s'</w:t>
        </w:r>
        <w:r>
          <w:rPr>
            <w:rFonts w:ascii="Consolas" w:hAnsi="Consolas"/>
            <w:color w:val="D4D4D4"/>
            <w:sz w:val="21"/>
            <w:szCs w:val="21"/>
          </w:rPr>
          <w:t>)</w:t>
        </w:r>
      </w:ins>
    </w:p>
    <w:p w14:paraId="01AE1D84" w14:textId="77777777" w:rsidR="00254D98" w:rsidRDefault="00254D98" w:rsidP="00254D98">
      <w:pPr>
        <w:shd w:val="clear" w:color="auto" w:fill="1E1E1E"/>
        <w:spacing w:line="285" w:lineRule="atLeast"/>
        <w:rPr>
          <w:ins w:id="4290" w:author="רינת אביטל" w:date="2022-05-12T14:23:00Z"/>
          <w:rFonts w:ascii="Consolas" w:hAnsi="Consolas"/>
          <w:color w:val="D4D4D4"/>
          <w:sz w:val="21"/>
          <w:szCs w:val="21"/>
        </w:rPr>
      </w:pPr>
      <w:ins w:id="4291" w:author="רינת אביטל" w:date="2022-05-12T14:23:00Z">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9CDCFE"/>
            <w:sz w:val="21"/>
            <w:szCs w:val="21"/>
          </w:rPr>
          <w:t>strokeStyle</w:t>
        </w:r>
        <w:r>
          <w:rPr>
            <w:rFonts w:ascii="Consolas" w:hAnsi="Consolas"/>
            <w:color w:val="D4D4D4"/>
            <w:sz w:val="21"/>
            <w:szCs w:val="21"/>
          </w:rPr>
          <w:t xml:space="preserve"> =</w:t>
        </w:r>
        <w:r>
          <w:rPr>
            <w:rFonts w:ascii="Consolas" w:hAnsi="Consolas"/>
            <w:color w:val="CE9178"/>
            <w:sz w:val="21"/>
            <w:szCs w:val="21"/>
          </w:rPr>
          <w:t>"rgb(108, 109, 108)"</w:t>
        </w:r>
        <w:r>
          <w:rPr>
            <w:rFonts w:ascii="Consolas" w:hAnsi="Consolas"/>
            <w:color w:val="D4D4D4"/>
            <w:sz w:val="21"/>
            <w:szCs w:val="21"/>
          </w:rPr>
          <w:t>;</w:t>
        </w:r>
      </w:ins>
    </w:p>
    <w:p w14:paraId="0FAEFA51" w14:textId="77777777" w:rsidR="00254D98" w:rsidRDefault="00254D98" w:rsidP="00254D98">
      <w:pPr>
        <w:shd w:val="clear" w:color="auto" w:fill="1E1E1E"/>
        <w:spacing w:line="285" w:lineRule="atLeast"/>
        <w:rPr>
          <w:ins w:id="4292" w:author="רינת אביטל" w:date="2022-05-12T14:23:00Z"/>
          <w:rFonts w:ascii="Consolas" w:hAnsi="Consolas"/>
          <w:color w:val="D4D4D4"/>
          <w:sz w:val="21"/>
          <w:szCs w:val="21"/>
        </w:rPr>
      </w:pPr>
      <w:ins w:id="4293" w:author="רינת אביטל" w:date="2022-05-12T14:23:00Z">
        <w:r>
          <w:rPr>
            <w:rFonts w:ascii="Consolas" w:hAnsi="Consolas"/>
            <w:color w:val="D4D4D4"/>
            <w:sz w:val="21"/>
            <w:szCs w:val="21"/>
          </w:rPr>
          <w:t xml:space="preserve">      </w:t>
        </w:r>
        <w:r>
          <w:rPr>
            <w:rFonts w:ascii="Consolas" w:hAnsi="Consolas"/>
            <w:color w:val="C586C0"/>
            <w:sz w:val="21"/>
            <w:szCs w:val="21"/>
          </w:rPr>
          <w:t>else</w:t>
        </w:r>
      </w:ins>
    </w:p>
    <w:p w14:paraId="46C5B318" w14:textId="77777777" w:rsidR="00254D98" w:rsidRDefault="00254D98" w:rsidP="00254D98">
      <w:pPr>
        <w:shd w:val="clear" w:color="auto" w:fill="1E1E1E"/>
        <w:spacing w:line="285" w:lineRule="atLeast"/>
        <w:rPr>
          <w:ins w:id="4294" w:author="רינת אביטל" w:date="2022-05-12T14:23:00Z"/>
          <w:rFonts w:ascii="Consolas" w:hAnsi="Consolas"/>
          <w:color w:val="D4D4D4"/>
          <w:sz w:val="21"/>
          <w:szCs w:val="21"/>
        </w:rPr>
      </w:pPr>
      <w:ins w:id="4295" w:author="רינת אביטל" w:date="2022-05-12T14:23:00Z">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9CDCFE"/>
            <w:sz w:val="21"/>
            <w:szCs w:val="21"/>
          </w:rPr>
          <w:t>strokeStyle</w:t>
        </w:r>
        <w:r>
          <w:rPr>
            <w:rFonts w:ascii="Consolas" w:hAnsi="Consolas"/>
            <w:color w:val="D4D4D4"/>
            <w:sz w:val="21"/>
            <w:szCs w:val="21"/>
          </w:rPr>
          <w:t xml:space="preserve"> =</w:t>
        </w:r>
        <w:r>
          <w:rPr>
            <w:rFonts w:ascii="Consolas" w:hAnsi="Consolas"/>
            <w:color w:val="CE9178"/>
            <w:sz w:val="21"/>
            <w:szCs w:val="21"/>
          </w:rPr>
          <w:t>"rgb(100, 100, 0)"</w:t>
        </w:r>
        <w:r>
          <w:rPr>
            <w:rFonts w:ascii="Consolas" w:hAnsi="Consolas"/>
            <w:color w:val="D4D4D4"/>
            <w:sz w:val="21"/>
            <w:szCs w:val="21"/>
          </w:rPr>
          <w:t>;</w:t>
        </w:r>
      </w:ins>
    </w:p>
    <w:p w14:paraId="29747D02" w14:textId="77777777" w:rsidR="00254D98" w:rsidRDefault="00254D98" w:rsidP="00254D98">
      <w:pPr>
        <w:shd w:val="clear" w:color="auto" w:fill="1E1E1E"/>
        <w:spacing w:line="285" w:lineRule="atLeast"/>
        <w:rPr>
          <w:ins w:id="4296" w:author="רינת אביטל" w:date="2022-05-12T14:23:00Z"/>
          <w:rFonts w:ascii="Consolas" w:hAnsi="Consolas"/>
          <w:color w:val="D4D4D4"/>
          <w:sz w:val="21"/>
          <w:szCs w:val="21"/>
        </w:rPr>
      </w:pPr>
      <w:ins w:id="4297" w:author="רינת אביטל" w:date="2022-05-12T14:23:00Z">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lineTo</w:t>
        </w:r>
        <w:r>
          <w:rPr>
            <w:rFonts w:ascii="Consolas" w:hAnsi="Consolas"/>
            <w:color w:val="D4D4D4"/>
            <w:sz w:val="21"/>
            <w:szCs w:val="21"/>
          </w:rPr>
          <w:t>(</w:t>
        </w:r>
        <w:r>
          <w:rPr>
            <w:rFonts w:ascii="Consolas" w:hAnsi="Consolas"/>
            <w:color w:val="9CDCFE"/>
            <w:sz w:val="21"/>
            <w:szCs w:val="21"/>
          </w:rPr>
          <w:t>e</w:t>
        </w:r>
        <w:r>
          <w:rPr>
            <w:rFonts w:ascii="Consolas" w:hAnsi="Consolas"/>
            <w:color w:val="D4D4D4"/>
            <w:sz w:val="21"/>
            <w:szCs w:val="21"/>
          </w:rPr>
          <w:t>.</w:t>
        </w:r>
        <w:r>
          <w:rPr>
            <w:rFonts w:ascii="Consolas" w:hAnsi="Consolas"/>
            <w:color w:val="9CDCFE"/>
            <w:sz w:val="21"/>
            <w:szCs w:val="21"/>
          </w:rPr>
          <w:t>midPoint</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r>
          <w:rPr>
            <w:rFonts w:ascii="Consolas" w:hAnsi="Consolas"/>
            <w:color w:val="9CDCFE"/>
            <w:sz w:val="21"/>
            <w:szCs w:val="21"/>
          </w:rPr>
          <w:t>e</w:t>
        </w:r>
        <w:r>
          <w:rPr>
            <w:rFonts w:ascii="Consolas" w:hAnsi="Consolas"/>
            <w:color w:val="D4D4D4"/>
            <w:sz w:val="21"/>
            <w:szCs w:val="21"/>
          </w:rPr>
          <w:t>.</w:t>
        </w:r>
        <w:r>
          <w:rPr>
            <w:rFonts w:ascii="Consolas" w:hAnsi="Consolas"/>
            <w:color w:val="9CDCFE"/>
            <w:sz w:val="21"/>
            <w:szCs w:val="21"/>
          </w:rPr>
          <w:t>midPoint</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 xml:space="preserve">); </w:t>
        </w:r>
      </w:ins>
    </w:p>
    <w:p w14:paraId="74EC6EAB" w14:textId="77777777" w:rsidR="00254D98" w:rsidRDefault="00254D98" w:rsidP="00254D98">
      <w:pPr>
        <w:shd w:val="clear" w:color="auto" w:fill="1E1E1E"/>
        <w:spacing w:line="285" w:lineRule="atLeast"/>
        <w:rPr>
          <w:ins w:id="4298" w:author="רינת אביטל" w:date="2022-05-12T14:23:00Z"/>
          <w:rFonts w:ascii="Consolas" w:hAnsi="Consolas"/>
          <w:color w:val="D4D4D4"/>
          <w:sz w:val="21"/>
          <w:szCs w:val="21"/>
        </w:rPr>
      </w:pPr>
      <w:ins w:id="4299" w:author="רינת אביטל" w:date="2022-05-12T14:23:00Z">
        <w:r>
          <w:rPr>
            <w:rFonts w:ascii="Consolas" w:hAnsi="Consolas"/>
            <w:color w:val="D4D4D4"/>
            <w:sz w:val="21"/>
            <w:szCs w:val="21"/>
          </w:rPr>
          <w:t xml:space="preserve">   });</w:t>
        </w:r>
      </w:ins>
    </w:p>
    <w:p w14:paraId="2D5E9820" w14:textId="77777777" w:rsidR="00254D98" w:rsidRDefault="00254D98" w:rsidP="00254D98">
      <w:pPr>
        <w:shd w:val="clear" w:color="auto" w:fill="1E1E1E"/>
        <w:spacing w:line="285" w:lineRule="atLeast"/>
        <w:rPr>
          <w:ins w:id="4300" w:author="רינת אביטל" w:date="2022-05-12T14:23:00Z"/>
          <w:rFonts w:ascii="Consolas" w:hAnsi="Consolas"/>
          <w:color w:val="D4D4D4"/>
          <w:sz w:val="21"/>
          <w:szCs w:val="21"/>
        </w:rPr>
      </w:pPr>
      <w:ins w:id="4301" w:author="רינת אביטל" w:date="2022-05-12T14:23:00Z">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closePath</w:t>
        </w:r>
        <w:r>
          <w:rPr>
            <w:rFonts w:ascii="Consolas" w:hAnsi="Consolas"/>
            <w:color w:val="D4D4D4"/>
            <w:sz w:val="21"/>
            <w:szCs w:val="21"/>
          </w:rPr>
          <w:t>();</w:t>
        </w:r>
      </w:ins>
    </w:p>
    <w:p w14:paraId="20FEBCCC" w14:textId="77777777" w:rsidR="00254D98" w:rsidRDefault="00254D98" w:rsidP="00254D98">
      <w:pPr>
        <w:shd w:val="clear" w:color="auto" w:fill="1E1E1E"/>
        <w:spacing w:line="285" w:lineRule="atLeast"/>
        <w:rPr>
          <w:ins w:id="4302" w:author="רינת אביטל" w:date="2022-05-12T14:23:00Z"/>
          <w:rFonts w:ascii="Consolas" w:hAnsi="Consolas"/>
          <w:color w:val="D4D4D4"/>
          <w:sz w:val="21"/>
          <w:szCs w:val="21"/>
        </w:rPr>
      </w:pPr>
      <w:ins w:id="4303" w:author="רינת אביטל" w:date="2022-05-12T14:23:00Z">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stroke</w:t>
        </w:r>
        <w:r>
          <w:rPr>
            <w:rFonts w:ascii="Consolas" w:hAnsi="Consolas"/>
            <w:color w:val="D4D4D4"/>
            <w:sz w:val="21"/>
            <w:szCs w:val="21"/>
          </w:rPr>
          <w:t>();</w:t>
        </w:r>
      </w:ins>
    </w:p>
    <w:p w14:paraId="679DA849" w14:textId="77777777" w:rsidR="00254D98" w:rsidRDefault="00254D98" w:rsidP="00254D98">
      <w:pPr>
        <w:shd w:val="clear" w:color="auto" w:fill="1E1E1E"/>
        <w:spacing w:line="285" w:lineRule="atLeast"/>
        <w:rPr>
          <w:ins w:id="4304" w:author="רינת אביטל" w:date="2022-05-12T14:23:00Z"/>
          <w:rFonts w:ascii="Consolas" w:hAnsi="Consolas"/>
          <w:color w:val="D4D4D4"/>
          <w:sz w:val="21"/>
          <w:szCs w:val="21"/>
        </w:rPr>
      </w:pPr>
      <w:ins w:id="4305" w:author="רינת אביטל" w:date="2022-05-12T14:23:00Z">
        <w:r>
          <w:rPr>
            <w:rFonts w:ascii="Consolas" w:hAnsi="Consolas"/>
            <w:color w:val="D4D4D4"/>
            <w:sz w:val="21"/>
            <w:szCs w:val="21"/>
          </w:rPr>
          <w:t>}</w:t>
        </w:r>
      </w:ins>
    </w:p>
    <w:p w14:paraId="264DF1FB" w14:textId="77777777" w:rsidR="00254D98" w:rsidRDefault="00254D98" w:rsidP="00254D98">
      <w:pPr>
        <w:spacing w:after="240" w:line="360" w:lineRule="auto"/>
        <w:jc w:val="both"/>
        <w:rPr>
          <w:ins w:id="4306" w:author="רינת אביטל" w:date="2022-05-12T14:23:00Z"/>
          <w:rFonts w:ascii="Tahoma" w:hAnsi="Tahoma" w:cs="Tahoma"/>
        </w:rPr>
      </w:pPr>
    </w:p>
    <w:p w14:paraId="1748EE85" w14:textId="77777777" w:rsidR="00254D98" w:rsidRDefault="00254D98" w:rsidP="00254D98">
      <w:pPr>
        <w:spacing w:after="240" w:line="360" w:lineRule="auto"/>
        <w:jc w:val="both"/>
        <w:rPr>
          <w:ins w:id="4307" w:author="רינת אביטל" w:date="2022-05-12T14:23:00Z"/>
          <w:rFonts w:ascii="Tahoma" w:hAnsi="Tahoma" w:cs="Tahoma"/>
        </w:rPr>
      </w:pPr>
      <w:ins w:id="4308" w:author="רינת אביטל" w:date="2022-05-12T14:23:00Z">
        <w:r>
          <w:rPr>
            <w:rFonts w:ascii="Tahoma" w:hAnsi="Tahoma" w:cs="Tahoma"/>
            <w:rtl/>
          </w:rPr>
          <w:t xml:space="preserve">הפונקציה </w:t>
        </w:r>
        <w:r>
          <w:rPr>
            <w:rFonts w:ascii="Tahoma" w:hAnsi="Tahoma" w:cs="Tahoma"/>
          </w:rPr>
          <w:t>draw</w:t>
        </w:r>
        <w:r>
          <w:rPr>
            <w:rFonts w:ascii="Tahoma" w:hAnsi="Tahoma" w:cs="Tahoma"/>
            <w:rtl/>
          </w:rPr>
          <w:t xml:space="preserve"> מציירת נקודה בעת לחיצה על המסך על מנת להראות ללקוח היכן לחץ את מיקומו.</w:t>
        </w:r>
        <w:r>
          <w:rPr>
            <w:rFonts w:ascii="Consolas" w:hAnsi="Consolas"/>
            <w:color w:val="DCDCAA"/>
            <w:sz w:val="21"/>
            <w:szCs w:val="21"/>
          </w:rPr>
          <w:br w:type="page"/>
        </w:r>
      </w:ins>
    </w:p>
    <w:p w14:paraId="63F330F7" w14:textId="77777777" w:rsidR="00254D98" w:rsidRDefault="00254D98" w:rsidP="00254D98">
      <w:pPr>
        <w:shd w:val="clear" w:color="auto" w:fill="1E1E1E"/>
        <w:spacing w:line="285" w:lineRule="atLeast"/>
        <w:rPr>
          <w:ins w:id="4309" w:author="רינת אביטל" w:date="2022-05-12T14:23:00Z"/>
          <w:rFonts w:ascii="Consolas" w:hAnsi="Consolas"/>
          <w:color w:val="D4D4D4"/>
          <w:sz w:val="21"/>
          <w:szCs w:val="21"/>
        </w:rPr>
      </w:pPr>
      <w:ins w:id="4310" w:author="רינת אביטל" w:date="2022-05-12T14:23:00Z">
        <w:r>
          <w:rPr>
            <w:rFonts w:ascii="Consolas" w:hAnsi="Consolas"/>
            <w:color w:val="DCDCAA"/>
            <w:sz w:val="21"/>
            <w:szCs w:val="21"/>
          </w:rPr>
          <w:lastRenderedPageBreak/>
          <w:t>draw</w:t>
        </w:r>
        <w:r>
          <w:rPr>
            <w:rFonts w:ascii="Consolas" w:hAnsi="Consolas"/>
            <w:color w:val="D4D4D4"/>
            <w:sz w:val="21"/>
            <w:szCs w:val="21"/>
          </w:rPr>
          <w:t>(</w:t>
        </w:r>
        <w:r>
          <w:rPr>
            <w:rFonts w:ascii="Consolas" w:hAnsi="Consolas"/>
            <w:color w:val="9CDCFE"/>
            <w:sz w:val="21"/>
            <w:szCs w:val="21"/>
          </w:rPr>
          <w:t>e</w:t>
        </w:r>
        <w:r>
          <w:rPr>
            <w:rFonts w:ascii="Consolas" w:hAnsi="Consolas"/>
            <w:color w:val="D4D4D4"/>
            <w:sz w:val="21"/>
            <w:szCs w:val="21"/>
          </w:rPr>
          <w:t>){</w:t>
        </w:r>
      </w:ins>
    </w:p>
    <w:p w14:paraId="03AA6CF8" w14:textId="77777777" w:rsidR="00254D98" w:rsidRDefault="00254D98" w:rsidP="00254D98">
      <w:pPr>
        <w:shd w:val="clear" w:color="auto" w:fill="1E1E1E"/>
        <w:spacing w:line="285" w:lineRule="atLeast"/>
        <w:rPr>
          <w:ins w:id="4311" w:author="רינת אביטל" w:date="2022-05-12T14:23:00Z"/>
          <w:rFonts w:ascii="Consolas" w:hAnsi="Consolas"/>
          <w:color w:val="D4D4D4"/>
          <w:sz w:val="21"/>
          <w:szCs w:val="21"/>
        </w:rPr>
      </w:pPr>
      <w:ins w:id="4312" w:author="רינת אביטל" w:date="2022-05-12T14:23:00Z">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rect</w:t>
        </w:r>
        <w:r>
          <w:rPr>
            <w:rFonts w:ascii="Consolas" w:hAnsi="Consolas"/>
            <w:color w:val="D4D4D4"/>
            <w:sz w:val="21"/>
            <w:szCs w:val="21"/>
          </w:rPr>
          <w:t xml:space="preserve"> =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canvas</w:t>
        </w:r>
        <w:r>
          <w:rPr>
            <w:rFonts w:ascii="Consolas" w:hAnsi="Consolas"/>
            <w:color w:val="D4D4D4"/>
            <w:sz w:val="21"/>
            <w:szCs w:val="21"/>
          </w:rPr>
          <w:t>.</w:t>
        </w:r>
        <w:r>
          <w:rPr>
            <w:rFonts w:ascii="Consolas" w:hAnsi="Consolas"/>
            <w:color w:val="9CDCFE"/>
            <w:sz w:val="21"/>
            <w:szCs w:val="21"/>
          </w:rPr>
          <w:t>nativeElement</w:t>
        </w:r>
        <w:r>
          <w:rPr>
            <w:rFonts w:ascii="Consolas" w:hAnsi="Consolas"/>
            <w:color w:val="D4D4D4"/>
            <w:sz w:val="21"/>
            <w:szCs w:val="21"/>
          </w:rPr>
          <w:t>.</w:t>
        </w:r>
        <w:r>
          <w:rPr>
            <w:rFonts w:ascii="Consolas" w:hAnsi="Consolas"/>
            <w:color w:val="DCDCAA"/>
            <w:sz w:val="21"/>
            <w:szCs w:val="21"/>
          </w:rPr>
          <w:t>getBoundingClientRect</w:t>
        </w:r>
        <w:r>
          <w:rPr>
            <w:rFonts w:ascii="Consolas" w:hAnsi="Consolas"/>
            <w:color w:val="D4D4D4"/>
            <w:sz w:val="21"/>
            <w:szCs w:val="21"/>
          </w:rPr>
          <w:t xml:space="preserve">(); </w:t>
        </w:r>
      </w:ins>
    </w:p>
    <w:p w14:paraId="3C231586" w14:textId="77777777" w:rsidR="00254D98" w:rsidRDefault="00254D98" w:rsidP="00254D98">
      <w:pPr>
        <w:shd w:val="clear" w:color="auto" w:fill="1E1E1E"/>
        <w:spacing w:line="285" w:lineRule="atLeast"/>
        <w:rPr>
          <w:ins w:id="4313" w:author="רינת אביטל" w:date="2022-05-12T14:23:00Z"/>
          <w:rFonts w:ascii="Consolas" w:hAnsi="Consolas"/>
          <w:color w:val="D4D4D4"/>
          <w:sz w:val="21"/>
          <w:szCs w:val="21"/>
        </w:rPr>
      </w:pPr>
      <w:ins w:id="4314" w:author="רינת אביטל" w:date="2022-05-12T14:23:00Z">
        <w:r>
          <w:rPr>
            <w:rFonts w:ascii="Consolas" w:hAnsi="Consolas"/>
            <w:color w:val="D4D4D4"/>
            <w:sz w:val="21"/>
            <w:szCs w:val="21"/>
          </w:rPr>
          <w:t xml:space="preserve"> </w:t>
        </w:r>
        <w:r>
          <w:rPr>
            <w:rFonts w:ascii="Consolas" w:hAnsi="Consolas"/>
            <w:color w:val="569CD6"/>
            <w:sz w:val="21"/>
            <w:szCs w:val="21"/>
          </w:rPr>
          <w:t xml:space="preserve">  var</w:t>
        </w:r>
        <w:r>
          <w:rPr>
            <w:rFonts w:ascii="Consolas" w:hAnsi="Consolas"/>
            <w:color w:val="D4D4D4"/>
            <w:sz w:val="21"/>
            <w:szCs w:val="21"/>
          </w:rPr>
          <w:t xml:space="preserve"> </w:t>
        </w:r>
        <w:r>
          <w:rPr>
            <w:rFonts w:ascii="Consolas" w:hAnsi="Consolas"/>
            <w:color w:val="9CDCFE"/>
            <w:sz w:val="21"/>
            <w:szCs w:val="21"/>
          </w:rPr>
          <w:t>posx</w:t>
        </w:r>
        <w:r>
          <w:rPr>
            <w:rFonts w:ascii="Consolas" w:hAnsi="Consolas"/>
            <w:color w:val="D4D4D4"/>
            <w:sz w:val="21"/>
            <w:szCs w:val="21"/>
          </w:rPr>
          <w:t xml:space="preserve"> = (</w:t>
        </w:r>
        <w:r>
          <w:rPr>
            <w:rFonts w:ascii="Consolas" w:hAnsi="Consolas"/>
            <w:color w:val="9CDCFE"/>
            <w:sz w:val="21"/>
            <w:szCs w:val="21"/>
          </w:rPr>
          <w:t>e</w:t>
        </w:r>
        <w:r>
          <w:rPr>
            <w:rFonts w:ascii="Consolas" w:hAnsi="Consolas"/>
            <w:color w:val="D4D4D4"/>
            <w:sz w:val="21"/>
            <w:szCs w:val="21"/>
          </w:rPr>
          <w:t>.</w:t>
        </w:r>
        <w:r>
          <w:rPr>
            <w:rFonts w:ascii="Consolas" w:hAnsi="Consolas"/>
            <w:color w:val="9CDCFE"/>
            <w:sz w:val="21"/>
            <w:szCs w:val="21"/>
          </w:rPr>
          <w:t>clientX</w:t>
        </w:r>
        <w:r>
          <w:rPr>
            <w:rFonts w:ascii="Consolas" w:hAnsi="Consolas"/>
            <w:color w:val="D4D4D4"/>
            <w:sz w:val="21"/>
            <w:szCs w:val="21"/>
          </w:rPr>
          <w:t>-</w:t>
        </w:r>
        <w:r>
          <w:rPr>
            <w:rFonts w:ascii="Consolas" w:hAnsi="Consolas"/>
            <w:color w:val="9CDCFE"/>
            <w:sz w:val="21"/>
            <w:szCs w:val="21"/>
          </w:rPr>
          <w:t>rect</w:t>
        </w:r>
        <w:r>
          <w:rPr>
            <w:rFonts w:ascii="Consolas" w:hAnsi="Consolas"/>
            <w:color w:val="D4D4D4"/>
            <w:sz w:val="21"/>
            <w:szCs w:val="21"/>
          </w:rPr>
          <w:t>.</w:t>
        </w:r>
        <w:r>
          <w:rPr>
            <w:rFonts w:ascii="Consolas" w:hAnsi="Consolas"/>
            <w:color w:val="9CDCFE"/>
            <w:sz w:val="21"/>
            <w:szCs w:val="21"/>
          </w:rPr>
          <w:t>left</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ins>
    </w:p>
    <w:p w14:paraId="28FD8EB2" w14:textId="77777777" w:rsidR="00254D98" w:rsidRDefault="00254D98" w:rsidP="00254D98">
      <w:pPr>
        <w:shd w:val="clear" w:color="auto" w:fill="1E1E1E"/>
        <w:spacing w:line="285" w:lineRule="atLeast"/>
        <w:rPr>
          <w:ins w:id="4315" w:author="רינת אביטל" w:date="2022-05-12T14:23:00Z"/>
          <w:rFonts w:ascii="Consolas" w:hAnsi="Consolas"/>
          <w:color w:val="D4D4D4"/>
          <w:sz w:val="21"/>
          <w:szCs w:val="21"/>
        </w:rPr>
      </w:pPr>
      <w:ins w:id="4316" w:author="רינת אביטל" w:date="2022-05-12T14:23:00Z">
        <w:r>
          <w:rPr>
            <w:rFonts w:ascii="Consolas" w:hAnsi="Consolas"/>
            <w:color w:val="D4D4D4"/>
            <w:sz w:val="21"/>
            <w:szCs w:val="21"/>
          </w:rPr>
          <w:t xml:space="preserve"> </w:t>
        </w:r>
        <w:r>
          <w:rPr>
            <w:rFonts w:ascii="Consolas" w:hAnsi="Consolas"/>
            <w:color w:val="569CD6"/>
            <w:sz w:val="21"/>
            <w:szCs w:val="21"/>
          </w:rPr>
          <w:t xml:space="preserve">  var</w:t>
        </w:r>
        <w:r>
          <w:rPr>
            <w:rFonts w:ascii="Consolas" w:hAnsi="Consolas"/>
            <w:color w:val="D4D4D4"/>
            <w:sz w:val="21"/>
            <w:szCs w:val="21"/>
          </w:rPr>
          <w:t xml:space="preserve"> </w:t>
        </w:r>
        <w:r>
          <w:rPr>
            <w:rFonts w:ascii="Consolas" w:hAnsi="Consolas"/>
            <w:color w:val="9CDCFE"/>
            <w:sz w:val="21"/>
            <w:szCs w:val="21"/>
          </w:rPr>
          <w:t>posy</w:t>
        </w:r>
        <w:r>
          <w:rPr>
            <w:rFonts w:ascii="Consolas" w:hAnsi="Consolas"/>
            <w:color w:val="D4D4D4"/>
            <w:sz w:val="21"/>
            <w:szCs w:val="21"/>
          </w:rPr>
          <w:t xml:space="preserve"> = (</w:t>
        </w:r>
        <w:r>
          <w:rPr>
            <w:rFonts w:ascii="Consolas" w:hAnsi="Consolas"/>
            <w:color w:val="9CDCFE"/>
            <w:sz w:val="21"/>
            <w:szCs w:val="21"/>
          </w:rPr>
          <w:t>e</w:t>
        </w:r>
        <w:r>
          <w:rPr>
            <w:rFonts w:ascii="Consolas" w:hAnsi="Consolas"/>
            <w:color w:val="D4D4D4"/>
            <w:sz w:val="21"/>
            <w:szCs w:val="21"/>
          </w:rPr>
          <w:t>.</w:t>
        </w:r>
        <w:r>
          <w:rPr>
            <w:rFonts w:ascii="Consolas" w:hAnsi="Consolas"/>
            <w:color w:val="9CDCFE"/>
            <w:sz w:val="21"/>
            <w:szCs w:val="21"/>
          </w:rPr>
          <w:t>clientY</w:t>
        </w:r>
        <w:r>
          <w:rPr>
            <w:rFonts w:ascii="Consolas" w:hAnsi="Consolas"/>
            <w:color w:val="D4D4D4"/>
            <w:sz w:val="21"/>
            <w:szCs w:val="21"/>
          </w:rPr>
          <w:t>-</w:t>
        </w:r>
        <w:r>
          <w:rPr>
            <w:rFonts w:ascii="Consolas" w:hAnsi="Consolas"/>
            <w:color w:val="9CDCFE"/>
            <w:sz w:val="21"/>
            <w:szCs w:val="21"/>
          </w:rPr>
          <w:t>rect</w:t>
        </w:r>
        <w:r>
          <w:rPr>
            <w:rFonts w:ascii="Consolas" w:hAnsi="Consolas"/>
            <w:color w:val="D4D4D4"/>
            <w:sz w:val="21"/>
            <w:szCs w:val="21"/>
          </w:rPr>
          <w:t>.</w:t>
        </w:r>
        <w:r>
          <w:rPr>
            <w:rFonts w:ascii="Consolas" w:hAnsi="Consolas"/>
            <w:color w:val="9CDCFE"/>
            <w:sz w:val="21"/>
            <w:szCs w:val="21"/>
          </w:rPr>
          <w:t>top</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ins>
    </w:p>
    <w:p w14:paraId="2258146A" w14:textId="77777777" w:rsidR="00254D98" w:rsidRDefault="00254D98" w:rsidP="00254D98">
      <w:pPr>
        <w:shd w:val="clear" w:color="auto" w:fill="1E1E1E"/>
        <w:spacing w:line="285" w:lineRule="atLeast"/>
        <w:rPr>
          <w:ins w:id="4317" w:author="רינת אביטל" w:date="2022-05-12T14:23:00Z"/>
          <w:rFonts w:ascii="Consolas" w:hAnsi="Consolas"/>
          <w:color w:val="D4D4D4"/>
          <w:sz w:val="21"/>
          <w:szCs w:val="21"/>
        </w:rPr>
      </w:pPr>
      <w:ins w:id="4318" w:author="רינת אביטל" w:date="2022-05-12T14:23:00Z">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9CDCFE"/>
            <w:sz w:val="21"/>
            <w:szCs w:val="21"/>
          </w:rPr>
          <w:t>fillStyle</w:t>
        </w:r>
        <w:r>
          <w:rPr>
            <w:rFonts w:ascii="Consolas" w:hAnsi="Consolas"/>
            <w:color w:val="D4D4D4"/>
            <w:sz w:val="21"/>
            <w:szCs w:val="21"/>
          </w:rPr>
          <w:t xml:space="preserve"> = </w:t>
        </w:r>
        <w:r>
          <w:rPr>
            <w:rFonts w:ascii="Consolas" w:hAnsi="Consolas"/>
            <w:color w:val="CE9178"/>
            <w:sz w:val="21"/>
            <w:szCs w:val="21"/>
          </w:rPr>
          <w:t>"#000000"</w:t>
        </w:r>
        <w:r>
          <w:rPr>
            <w:rFonts w:ascii="Consolas" w:hAnsi="Consolas"/>
            <w:color w:val="D4D4D4"/>
            <w:sz w:val="21"/>
            <w:szCs w:val="21"/>
          </w:rPr>
          <w:t>;</w:t>
        </w:r>
      </w:ins>
    </w:p>
    <w:p w14:paraId="2813E081" w14:textId="77777777" w:rsidR="00254D98" w:rsidRDefault="00254D98" w:rsidP="00254D98">
      <w:pPr>
        <w:shd w:val="clear" w:color="auto" w:fill="1E1E1E"/>
        <w:spacing w:line="285" w:lineRule="atLeast"/>
        <w:rPr>
          <w:ins w:id="4319" w:author="רינת אביטל" w:date="2022-05-12T14:23:00Z"/>
          <w:rFonts w:ascii="Consolas" w:hAnsi="Consolas"/>
          <w:color w:val="D4D4D4"/>
          <w:sz w:val="21"/>
          <w:szCs w:val="21"/>
        </w:rPr>
      </w:pPr>
      <w:ins w:id="4320" w:author="רינת אביטל" w:date="2022-05-12T14:23:00Z">
        <w:r>
          <w:rPr>
            <w:rFonts w:ascii="Consolas" w:hAnsi="Consolas"/>
            <w:color w:val="6A9955"/>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pStart</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posx</w:t>
        </w:r>
        <w:r>
          <w:rPr>
            <w:rFonts w:ascii="Consolas" w:hAnsi="Consolas"/>
            <w:color w:val="D4D4D4"/>
            <w:sz w:val="21"/>
            <w:szCs w:val="21"/>
          </w:rPr>
          <w:t>;</w:t>
        </w:r>
      </w:ins>
    </w:p>
    <w:p w14:paraId="1D987EF8" w14:textId="77777777" w:rsidR="00254D98" w:rsidRDefault="00254D98" w:rsidP="00254D98">
      <w:pPr>
        <w:shd w:val="clear" w:color="auto" w:fill="1E1E1E"/>
        <w:spacing w:line="285" w:lineRule="atLeast"/>
        <w:rPr>
          <w:ins w:id="4321" w:author="רינת אביטל" w:date="2022-05-12T14:23:00Z"/>
          <w:rFonts w:ascii="Consolas" w:hAnsi="Consolas"/>
          <w:color w:val="D4D4D4"/>
          <w:sz w:val="21"/>
          <w:szCs w:val="21"/>
        </w:rPr>
      </w:pPr>
      <w:ins w:id="4322" w:author="רינת אביטל" w:date="2022-05-12T14:23:00Z">
        <w:r>
          <w:rPr>
            <w:rFonts w:ascii="Consolas" w:hAnsi="Consolas"/>
            <w:color w:val="569CD6"/>
            <w:sz w:val="21"/>
            <w:szCs w:val="21"/>
          </w:rPr>
          <w:t xml:space="preserve">   this</w:t>
        </w:r>
        <w:r>
          <w:rPr>
            <w:rFonts w:ascii="Consolas" w:hAnsi="Consolas"/>
            <w:color w:val="D4D4D4"/>
            <w:sz w:val="21"/>
            <w:szCs w:val="21"/>
          </w:rPr>
          <w:t>.</w:t>
        </w:r>
        <w:r>
          <w:rPr>
            <w:rFonts w:ascii="Consolas" w:hAnsi="Consolas"/>
            <w:color w:val="9CDCFE"/>
            <w:sz w:val="21"/>
            <w:szCs w:val="21"/>
          </w:rPr>
          <w:t>pStart</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9CDCFE"/>
            <w:sz w:val="21"/>
            <w:szCs w:val="21"/>
          </w:rPr>
          <w:t>posy</w:t>
        </w:r>
        <w:r>
          <w:rPr>
            <w:rFonts w:ascii="Consolas" w:hAnsi="Consolas"/>
            <w:color w:val="D4D4D4"/>
            <w:sz w:val="21"/>
            <w:szCs w:val="21"/>
          </w:rPr>
          <w:t>;</w:t>
        </w:r>
      </w:ins>
    </w:p>
    <w:p w14:paraId="7E4BBC38" w14:textId="77777777" w:rsidR="00254D98" w:rsidRDefault="00254D98" w:rsidP="00254D98">
      <w:pPr>
        <w:shd w:val="clear" w:color="auto" w:fill="1E1E1E"/>
        <w:spacing w:line="285" w:lineRule="atLeast"/>
        <w:rPr>
          <w:ins w:id="4323" w:author="רינת אביטל" w:date="2022-05-12T14:23:00Z"/>
          <w:rFonts w:ascii="Consolas" w:hAnsi="Consolas"/>
          <w:color w:val="D4D4D4"/>
          <w:sz w:val="21"/>
          <w:szCs w:val="21"/>
        </w:rPr>
      </w:pPr>
      <w:ins w:id="4324" w:author="רינת אביטל" w:date="2022-05-12T14:23:00Z">
        <w:r>
          <w:rPr>
            <w:rFonts w:ascii="Consolas" w:hAnsi="Consolas"/>
            <w:color w:val="569CD6"/>
            <w:sz w:val="21"/>
            <w:szCs w:val="21"/>
          </w:rPr>
          <w:t xml:space="preserve">   this</w:t>
        </w:r>
        <w:r>
          <w:rPr>
            <w:rFonts w:ascii="Consolas" w:hAnsi="Consolas"/>
            <w:color w:val="D4D4D4"/>
            <w:sz w:val="21"/>
            <w:szCs w:val="21"/>
          </w:rPr>
          <w:t>.</w:t>
        </w:r>
        <w:r>
          <w:rPr>
            <w:rFonts w:ascii="Consolas" w:hAnsi="Consolas"/>
            <w:color w:val="9CDCFE"/>
            <w:sz w:val="21"/>
            <w:szCs w:val="21"/>
          </w:rPr>
          <w:t>onSelectPoint</w:t>
        </w:r>
        <w:r>
          <w:rPr>
            <w:rFonts w:ascii="Consolas" w:hAnsi="Consolas"/>
            <w:color w:val="D4D4D4"/>
            <w:sz w:val="21"/>
            <w:szCs w:val="21"/>
          </w:rPr>
          <w:t>.</w:t>
        </w:r>
        <w:r>
          <w:rPr>
            <w:rFonts w:ascii="Consolas" w:hAnsi="Consolas"/>
            <w:color w:val="DCDCAA"/>
            <w:sz w:val="21"/>
            <w:szCs w:val="21"/>
          </w:rPr>
          <w:t>emit</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pStart</w:t>
        </w:r>
        <w:r>
          <w:rPr>
            <w:rFonts w:ascii="Consolas" w:hAnsi="Consolas"/>
            <w:color w:val="D4D4D4"/>
            <w:sz w:val="21"/>
            <w:szCs w:val="21"/>
          </w:rPr>
          <w:t>);</w:t>
        </w:r>
      </w:ins>
    </w:p>
    <w:p w14:paraId="3A809F2A" w14:textId="77777777" w:rsidR="00254D98" w:rsidRDefault="00254D98" w:rsidP="00254D98">
      <w:pPr>
        <w:shd w:val="clear" w:color="auto" w:fill="1E1E1E"/>
        <w:spacing w:line="285" w:lineRule="atLeast"/>
        <w:rPr>
          <w:ins w:id="4325" w:author="רינת אביטל" w:date="2022-05-12T14:23:00Z"/>
          <w:rFonts w:ascii="Consolas" w:hAnsi="Consolas"/>
          <w:color w:val="D4D4D4"/>
          <w:sz w:val="21"/>
          <w:szCs w:val="21"/>
        </w:rPr>
      </w:pPr>
      <w:ins w:id="4326" w:author="רינת אביטל" w:date="2022-05-12T14:23:00Z">
        <w:r>
          <w:rPr>
            <w:rFonts w:ascii="Consolas" w:hAnsi="Consolas"/>
            <w:color w:val="D4D4D4"/>
            <w:sz w:val="21"/>
            <w:szCs w:val="21"/>
          </w:rPr>
          <w:t>}</w:t>
        </w:r>
      </w:ins>
    </w:p>
    <w:p w14:paraId="7366DA9B" w14:textId="77777777" w:rsidR="00254D98" w:rsidRDefault="00254D98" w:rsidP="00254D98">
      <w:pPr>
        <w:spacing w:after="240" w:line="360" w:lineRule="auto"/>
        <w:jc w:val="both"/>
        <w:rPr>
          <w:ins w:id="4327" w:author="רינת אביטל" w:date="2022-05-12T14:23:00Z"/>
          <w:rFonts w:ascii="Tahoma" w:hAnsi="Tahoma" w:cs="Tahoma"/>
          <w:rtl/>
        </w:rPr>
      </w:pPr>
    </w:p>
    <w:p w14:paraId="4BDD7008" w14:textId="77777777" w:rsidR="00254D98" w:rsidRDefault="00254D98" w:rsidP="00254D98">
      <w:pPr>
        <w:spacing w:after="240" w:line="360" w:lineRule="auto"/>
        <w:jc w:val="both"/>
        <w:rPr>
          <w:ins w:id="4328" w:author="רינת אביטל" w:date="2022-05-12T14:23:00Z"/>
          <w:rFonts w:ascii="Tahoma" w:hAnsi="Tahoma" w:cs="Tahoma"/>
          <w:rtl/>
        </w:rPr>
      </w:pPr>
      <w:ins w:id="4329" w:author="רינת אביטל" w:date="2022-05-12T14:23:00Z">
        <w:r>
          <w:rPr>
            <w:rFonts w:ascii="Tahoma" w:hAnsi="Tahoma" w:cs="Tahoma"/>
            <w:rtl/>
          </w:rPr>
          <w:t xml:space="preserve">מפת החנות ורשימת הקניות נמצאות בשני רכיבים נפרדים. כדי לממשק ביניהם ולאפשר תגובתיות הולמת, השתמשנו ב </w:t>
        </w:r>
        <w:r>
          <w:rPr>
            <w:rFonts w:ascii="Tahoma" w:hAnsi="Tahoma" w:cs="Tahoma"/>
          </w:rPr>
          <w:t>eventEmmiter</w:t>
        </w:r>
        <w:r>
          <w:rPr>
            <w:rFonts w:ascii="Tahoma" w:hAnsi="Tahoma" w:cs="Tahoma"/>
            <w:rtl/>
          </w:rPr>
          <w:t xml:space="preserve">. זהו רכיב של אנגולר המאפשר הרמת אירוע בדומה לאירועים מובנים כמו אירועי מקלדת וכו'. האירוע הוא בעצם פלט כלשהוא מן הקומפוננטה אל מחוצה לה, הנרשמים לאירוע מקבלים את נתוניו. פליטת המידע נעשית באמצעות הדקורטור </w:t>
        </w:r>
        <w:r>
          <w:rPr>
            <w:rFonts w:ascii="Tahoma" w:hAnsi="Tahoma" w:cs="Tahoma"/>
          </w:rPr>
          <w:t>output</w:t>
        </w:r>
        <w:r>
          <w:rPr>
            <w:rFonts w:ascii="Tahoma" w:hAnsi="Tahoma" w:cs="Tahoma"/>
            <w:rtl/>
          </w:rPr>
          <w:t xml:space="preserve">. </w:t>
        </w:r>
      </w:ins>
    </w:p>
    <w:p w14:paraId="091FC956" w14:textId="77777777" w:rsidR="00254D98" w:rsidRDefault="00254D98" w:rsidP="00254D98">
      <w:pPr>
        <w:spacing w:after="240" w:line="360" w:lineRule="auto"/>
        <w:jc w:val="both"/>
        <w:rPr>
          <w:ins w:id="4330" w:author="רינת אביטל" w:date="2022-05-12T14:23:00Z"/>
          <w:rFonts w:ascii="Tahoma" w:hAnsi="Tahoma" w:cs="Tahoma"/>
          <w:rtl/>
        </w:rPr>
      </w:pPr>
      <w:ins w:id="4331" w:author="רינת אביטל" w:date="2022-05-12T14:23:00Z">
        <w:r>
          <w:rPr>
            <w:rFonts w:ascii="Tahoma" w:hAnsi="Tahoma" w:cs="Tahoma"/>
            <w:rtl/>
          </w:rPr>
          <w:t>שתי הקומפוננטות מוכלות בקומפוננטת אב אחת, כשהן מעבירות דרכה את הנתונים.</w:t>
        </w:r>
      </w:ins>
    </w:p>
    <w:p w14:paraId="237BA755" w14:textId="77777777" w:rsidR="00254D98" w:rsidRDefault="00254D98" w:rsidP="00254D98">
      <w:pPr>
        <w:spacing w:after="240" w:line="360" w:lineRule="auto"/>
        <w:jc w:val="both"/>
        <w:rPr>
          <w:ins w:id="4332" w:author="רינת אביטל" w:date="2022-05-12T14:23:00Z"/>
          <w:rFonts w:ascii="Tahoma" w:hAnsi="Tahoma" w:cs="Tahoma"/>
          <w:rtl/>
        </w:rPr>
      </w:pPr>
      <w:ins w:id="4333" w:author="רינת אביטל" w:date="2022-05-12T14:23:00Z">
        <w:r>
          <w:rPr>
            <w:rFonts w:ascii="Tahoma" w:hAnsi="Tahoma" w:cs="Tahoma"/>
            <w:rtl/>
          </w:rPr>
          <w:t>כך זה נראה ב</w:t>
        </w:r>
        <w:r>
          <w:rPr>
            <w:rFonts w:ascii="Tahoma" w:hAnsi="Tahoma" w:cs="Tahoma"/>
          </w:rPr>
          <w:t>html</w:t>
        </w:r>
        <w:r>
          <w:rPr>
            <w:rFonts w:ascii="Tahoma" w:hAnsi="Tahoma" w:cs="Tahoma"/>
            <w:rtl/>
          </w:rPr>
          <w:t>:</w:t>
        </w:r>
      </w:ins>
    </w:p>
    <w:p w14:paraId="59CF3F78" w14:textId="77777777" w:rsidR="00254D98" w:rsidRDefault="00254D98" w:rsidP="00254D98">
      <w:pPr>
        <w:shd w:val="clear" w:color="auto" w:fill="1E1E1E"/>
        <w:spacing w:line="285" w:lineRule="atLeast"/>
        <w:rPr>
          <w:ins w:id="4334" w:author="רינת אביטל" w:date="2022-05-12T14:23:00Z"/>
          <w:rFonts w:ascii="Consolas" w:hAnsi="Consolas"/>
          <w:color w:val="D4D4D4"/>
          <w:sz w:val="21"/>
          <w:szCs w:val="21"/>
        </w:rPr>
      </w:pPr>
      <w:ins w:id="4335" w:author="רינת אביטל" w:date="2022-05-12T14:23:00Z">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"row"</w:t>
        </w:r>
        <w:r>
          <w:rPr>
            <w:rFonts w:ascii="Consolas" w:hAnsi="Consolas"/>
            <w:color w:val="808080"/>
            <w:sz w:val="21"/>
            <w:szCs w:val="21"/>
          </w:rPr>
          <w:t>&gt;</w:t>
        </w:r>
      </w:ins>
    </w:p>
    <w:p w14:paraId="7EC2C564" w14:textId="77777777" w:rsidR="00254D98" w:rsidRDefault="00254D98" w:rsidP="00254D98">
      <w:pPr>
        <w:shd w:val="clear" w:color="auto" w:fill="1E1E1E"/>
        <w:spacing w:line="285" w:lineRule="atLeast"/>
        <w:rPr>
          <w:ins w:id="4336" w:author="רינת אביטל" w:date="2022-05-12T14:23:00Z"/>
          <w:rFonts w:ascii="Consolas" w:hAnsi="Consolas"/>
          <w:color w:val="D4D4D4"/>
          <w:sz w:val="21"/>
          <w:szCs w:val="21"/>
        </w:rPr>
      </w:pPr>
      <w:ins w:id="4337" w:author="רינת אביטל" w:date="2022-05-12T14:23:00Z">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"column middle"</w:t>
        </w:r>
        <w:r>
          <w:rPr>
            <w:rFonts w:ascii="Consolas" w:hAnsi="Consolas"/>
            <w:color w:val="808080"/>
            <w:sz w:val="21"/>
            <w:szCs w:val="21"/>
          </w:rPr>
          <w:t>&gt;</w:t>
        </w:r>
      </w:ins>
    </w:p>
    <w:p w14:paraId="111B95A0" w14:textId="77777777" w:rsidR="00254D98" w:rsidRDefault="00254D98" w:rsidP="00254D98">
      <w:pPr>
        <w:shd w:val="clear" w:color="auto" w:fill="1E1E1E"/>
        <w:spacing w:line="285" w:lineRule="atLeast"/>
        <w:rPr>
          <w:ins w:id="4338" w:author="רינת אביטל" w:date="2022-05-12T14:23:00Z"/>
          <w:rFonts w:ascii="Consolas" w:hAnsi="Consolas"/>
          <w:color w:val="808080"/>
          <w:sz w:val="21"/>
          <w:szCs w:val="21"/>
        </w:rPr>
      </w:pPr>
      <w:ins w:id="4339" w:author="רינת אביטל" w:date="2022-05-12T14:23:00Z">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app-using-canvas</w:t>
        </w:r>
        <w:r>
          <w:rPr>
            <w:rFonts w:ascii="Consolas" w:hAnsi="Consolas"/>
            <w:color w:val="D4D4D4"/>
            <w:sz w:val="21"/>
            <w:szCs w:val="21"/>
          </w:rPr>
          <w:t xml:space="preserve"> </w:t>
        </w:r>
        <w:r>
          <w:rPr>
            <w:rFonts w:ascii="Consolas" w:hAnsi="Consolas"/>
            <w:color w:val="9CDCFE"/>
            <w:sz w:val="21"/>
            <w:szCs w:val="21"/>
          </w:rPr>
          <w:t>(onSelectPoint)</w:t>
        </w:r>
        <w:r>
          <w:rPr>
            <w:rFonts w:ascii="Consolas" w:hAnsi="Consolas"/>
            <w:color w:val="D4D4D4"/>
            <w:sz w:val="21"/>
            <w:szCs w:val="21"/>
          </w:rPr>
          <w:t>=</w:t>
        </w:r>
        <w:r>
          <w:rPr>
            <w:rFonts w:ascii="Consolas" w:hAnsi="Consolas"/>
            <w:color w:val="CE9178"/>
            <w:sz w:val="21"/>
            <w:szCs w:val="21"/>
          </w:rPr>
          <w:t>"inputPoint($event)"</w:t>
        </w:r>
        <w:r>
          <w:rPr>
            <w:rFonts w:ascii="Consolas" w:hAnsi="Consolas"/>
            <w:color w:val="D4D4D4"/>
            <w:sz w:val="21"/>
            <w:szCs w:val="21"/>
          </w:rPr>
          <w:t xml:space="preserve"> </w:t>
        </w:r>
        <w:r>
          <w:rPr>
            <w:rFonts w:ascii="Consolas" w:hAnsi="Consolas"/>
            <w:color w:val="808080"/>
            <w:sz w:val="21"/>
            <w:szCs w:val="21"/>
          </w:rPr>
          <w:t>&gt;</w:t>
        </w:r>
      </w:ins>
    </w:p>
    <w:p w14:paraId="6A47DE2F" w14:textId="77777777" w:rsidR="00254D98" w:rsidRDefault="00254D98" w:rsidP="00254D98">
      <w:pPr>
        <w:shd w:val="clear" w:color="auto" w:fill="1E1E1E"/>
        <w:spacing w:line="285" w:lineRule="atLeast"/>
        <w:rPr>
          <w:ins w:id="4340" w:author="רינת אביטל" w:date="2022-05-12T14:23:00Z"/>
          <w:rFonts w:ascii="Consolas" w:hAnsi="Consolas"/>
          <w:color w:val="D4D4D4"/>
          <w:sz w:val="21"/>
          <w:szCs w:val="21"/>
        </w:rPr>
      </w:pPr>
      <w:ins w:id="4341" w:author="רינת אביטל" w:date="2022-05-12T14:23:00Z">
        <w:r>
          <w:rPr>
            <w:rFonts w:ascii="Consolas" w:hAnsi="Consolas"/>
            <w:color w:val="808080"/>
            <w:sz w:val="21"/>
            <w:szCs w:val="21"/>
          </w:rPr>
          <w:t xml:space="preserve">             &lt;/</w:t>
        </w:r>
        <w:r>
          <w:rPr>
            <w:rFonts w:ascii="Consolas" w:hAnsi="Consolas"/>
            <w:color w:val="569CD6"/>
            <w:sz w:val="21"/>
            <w:szCs w:val="21"/>
          </w:rPr>
          <w:t>app-using-canvas</w:t>
        </w:r>
        <w:r>
          <w:rPr>
            <w:rFonts w:ascii="Consolas" w:hAnsi="Consolas"/>
            <w:color w:val="808080"/>
            <w:sz w:val="21"/>
            <w:szCs w:val="21"/>
          </w:rPr>
          <w:t>&gt;</w:t>
        </w:r>
        <w:r>
          <w:rPr>
            <w:rFonts w:ascii="Consolas" w:hAnsi="Consolas"/>
            <w:color w:val="D4D4D4"/>
            <w:sz w:val="21"/>
            <w:szCs w:val="21"/>
          </w:rPr>
          <w:t xml:space="preserve">   </w:t>
        </w:r>
      </w:ins>
    </w:p>
    <w:p w14:paraId="6223A0B7" w14:textId="77777777" w:rsidR="00254D98" w:rsidRDefault="00254D98" w:rsidP="00254D98">
      <w:pPr>
        <w:shd w:val="clear" w:color="auto" w:fill="1E1E1E"/>
        <w:spacing w:line="285" w:lineRule="atLeast"/>
        <w:rPr>
          <w:ins w:id="4342" w:author="רינת אביטל" w:date="2022-05-12T14:23:00Z"/>
          <w:rFonts w:ascii="Consolas" w:hAnsi="Consolas"/>
          <w:color w:val="D4D4D4"/>
          <w:sz w:val="21"/>
          <w:szCs w:val="21"/>
        </w:rPr>
      </w:pPr>
      <w:ins w:id="4343" w:author="רינת אביטל" w:date="2022-05-12T14:23:00Z">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ins>
    </w:p>
    <w:p w14:paraId="0BD97F0D" w14:textId="77777777" w:rsidR="00254D98" w:rsidRDefault="00254D98" w:rsidP="00254D98">
      <w:pPr>
        <w:shd w:val="clear" w:color="auto" w:fill="1E1E1E"/>
        <w:spacing w:line="285" w:lineRule="atLeast"/>
        <w:rPr>
          <w:ins w:id="4344" w:author="רינת אביטל" w:date="2022-05-12T14:23:00Z"/>
          <w:rFonts w:ascii="Consolas" w:hAnsi="Consolas"/>
          <w:color w:val="D4D4D4"/>
          <w:sz w:val="21"/>
          <w:szCs w:val="21"/>
        </w:rPr>
      </w:pPr>
      <w:ins w:id="4345" w:author="רינת אביטל" w:date="2022-05-12T14:23:00Z">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"column side"</w:t>
        </w:r>
        <w:r>
          <w:rPr>
            <w:rFonts w:ascii="Consolas" w:hAnsi="Consolas"/>
            <w:color w:val="808080"/>
            <w:sz w:val="21"/>
            <w:szCs w:val="21"/>
          </w:rPr>
          <w:t>&gt;</w:t>
        </w:r>
      </w:ins>
    </w:p>
    <w:p w14:paraId="31EBBEC9" w14:textId="77777777" w:rsidR="00254D98" w:rsidRDefault="00254D98" w:rsidP="00254D98">
      <w:pPr>
        <w:shd w:val="clear" w:color="auto" w:fill="1E1E1E"/>
        <w:spacing w:line="285" w:lineRule="atLeast"/>
        <w:rPr>
          <w:ins w:id="4346" w:author="רינת אביטל" w:date="2022-05-12T14:23:00Z"/>
          <w:rFonts w:ascii="Consolas" w:hAnsi="Consolas"/>
          <w:color w:val="9CDCFE"/>
          <w:sz w:val="21"/>
          <w:szCs w:val="21"/>
        </w:rPr>
      </w:pPr>
      <w:ins w:id="4347" w:author="רינת אביטל" w:date="2022-05-12T14:23:00Z">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app-buying</w:t>
        </w:r>
        <w:r>
          <w:rPr>
            <w:rFonts w:ascii="Consolas" w:hAnsi="Consolas"/>
            <w:color w:val="D4D4D4"/>
            <w:sz w:val="21"/>
            <w:szCs w:val="21"/>
          </w:rPr>
          <w:t xml:space="preserve"> </w:t>
        </w:r>
        <w:r>
          <w:rPr>
            <w:rFonts w:ascii="Consolas" w:hAnsi="Consolas"/>
            <w:color w:val="9CDCFE"/>
            <w:sz w:val="21"/>
            <w:szCs w:val="21"/>
          </w:rPr>
          <w:t>(onSelectPrduct)</w:t>
        </w:r>
        <w:r>
          <w:rPr>
            <w:rFonts w:ascii="Consolas" w:hAnsi="Consolas"/>
            <w:color w:val="D4D4D4"/>
            <w:sz w:val="21"/>
            <w:szCs w:val="21"/>
          </w:rPr>
          <w:t>=</w:t>
        </w:r>
        <w:r>
          <w:rPr>
            <w:rFonts w:ascii="Consolas" w:hAnsi="Consolas"/>
            <w:color w:val="CE9178"/>
            <w:sz w:val="21"/>
            <w:szCs w:val="21"/>
          </w:rPr>
          <w:t>"inputProduct($event)"</w:t>
        </w:r>
        <w:r>
          <w:rPr>
            <w:rFonts w:ascii="Consolas" w:hAnsi="Consolas"/>
            <w:color w:val="D4D4D4"/>
            <w:sz w:val="21"/>
            <w:szCs w:val="21"/>
          </w:rPr>
          <w:t xml:space="preserve">   </w:t>
        </w:r>
        <w:r>
          <w:rPr>
            <w:rFonts w:ascii="Consolas" w:hAnsi="Consolas"/>
            <w:color w:val="9CDCFE"/>
            <w:sz w:val="21"/>
            <w:szCs w:val="21"/>
          </w:rPr>
          <w:t xml:space="preserve">      </w:t>
        </w:r>
      </w:ins>
    </w:p>
    <w:p w14:paraId="3C02ED2D" w14:textId="77777777" w:rsidR="00254D98" w:rsidRDefault="00254D98" w:rsidP="00254D98">
      <w:pPr>
        <w:shd w:val="clear" w:color="auto" w:fill="1E1E1E"/>
        <w:spacing w:line="285" w:lineRule="atLeast"/>
        <w:rPr>
          <w:ins w:id="4348" w:author="רינת אביטל" w:date="2022-05-12T14:23:00Z"/>
          <w:rFonts w:ascii="Consolas" w:hAnsi="Consolas"/>
          <w:color w:val="D4D4D4"/>
          <w:sz w:val="21"/>
          <w:szCs w:val="21"/>
        </w:rPr>
      </w:pPr>
      <w:ins w:id="4349" w:author="רינת אביטל" w:date="2022-05-12T14:23:00Z">
        <w:r>
          <w:rPr>
            <w:rFonts w:ascii="Consolas" w:hAnsi="Consolas"/>
            <w:color w:val="9CDCFE"/>
            <w:sz w:val="21"/>
            <w:szCs w:val="21"/>
          </w:rPr>
          <w:t xml:space="preserve">             (toShowPath)</w:t>
        </w:r>
        <w:r>
          <w:rPr>
            <w:rFonts w:ascii="Consolas" w:hAnsi="Consolas"/>
            <w:color w:val="D4D4D4"/>
            <w:sz w:val="21"/>
            <w:szCs w:val="21"/>
          </w:rPr>
          <w:t>=</w:t>
        </w:r>
        <w:r>
          <w:rPr>
            <w:rFonts w:ascii="Consolas" w:hAnsi="Consolas"/>
            <w:color w:val="CE9178"/>
            <w:sz w:val="21"/>
            <w:szCs w:val="21"/>
          </w:rPr>
          <w:t>"sendPath($event)"</w:t>
        </w:r>
        <w:r>
          <w:rPr>
            <w:rFonts w:ascii="Consolas" w:hAnsi="Consolas"/>
            <w:color w:val="808080"/>
            <w:sz w:val="21"/>
            <w:szCs w:val="21"/>
          </w:rPr>
          <w:t>&gt;&lt;/</w:t>
        </w:r>
        <w:r>
          <w:rPr>
            <w:rFonts w:ascii="Consolas" w:hAnsi="Consolas"/>
            <w:color w:val="569CD6"/>
            <w:sz w:val="21"/>
            <w:szCs w:val="21"/>
          </w:rPr>
          <w:t>app-buying</w:t>
        </w:r>
        <w:r>
          <w:rPr>
            <w:rFonts w:ascii="Consolas" w:hAnsi="Consolas"/>
            <w:color w:val="808080"/>
            <w:sz w:val="21"/>
            <w:szCs w:val="21"/>
          </w:rPr>
          <w:t>&gt;</w:t>
        </w:r>
      </w:ins>
    </w:p>
    <w:p w14:paraId="5751AE1D" w14:textId="77777777" w:rsidR="00254D98" w:rsidRDefault="00254D98" w:rsidP="00254D98">
      <w:pPr>
        <w:shd w:val="clear" w:color="auto" w:fill="1E1E1E"/>
        <w:spacing w:line="285" w:lineRule="atLeast"/>
        <w:rPr>
          <w:ins w:id="4350" w:author="רינת אביטל" w:date="2022-05-12T14:23:00Z"/>
          <w:rFonts w:ascii="Consolas" w:hAnsi="Consolas"/>
          <w:color w:val="D4D4D4"/>
          <w:sz w:val="21"/>
          <w:szCs w:val="21"/>
        </w:rPr>
      </w:pPr>
      <w:ins w:id="4351" w:author="רינת אביטל" w:date="2022-05-12T14:23:00Z">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ins>
    </w:p>
    <w:p w14:paraId="73917569" w14:textId="77777777" w:rsidR="00254D98" w:rsidRDefault="00254D98" w:rsidP="00254D98">
      <w:pPr>
        <w:shd w:val="clear" w:color="auto" w:fill="1E1E1E"/>
        <w:spacing w:line="285" w:lineRule="atLeast"/>
        <w:rPr>
          <w:ins w:id="4352" w:author="רינת אביטל" w:date="2022-05-12T14:23:00Z"/>
          <w:rFonts w:ascii="Consolas" w:hAnsi="Consolas"/>
          <w:color w:val="D4D4D4"/>
          <w:sz w:val="21"/>
          <w:szCs w:val="21"/>
          <w:rtl/>
        </w:rPr>
      </w:pPr>
      <w:ins w:id="4353" w:author="רינת אביטל" w:date="2022-05-12T14:23:00Z">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ins>
    </w:p>
    <w:p w14:paraId="2E52260C" w14:textId="77777777" w:rsidR="00254D98" w:rsidRDefault="00254D98" w:rsidP="00254D98">
      <w:pPr>
        <w:spacing w:after="240" w:line="360" w:lineRule="auto"/>
        <w:jc w:val="both"/>
        <w:rPr>
          <w:ins w:id="4354" w:author="רינת אביטל" w:date="2022-05-12T14:23:00Z"/>
          <w:rFonts w:ascii="Tahoma" w:hAnsi="Tahoma" w:cs="Tahoma"/>
          <w:rtl/>
        </w:rPr>
      </w:pPr>
      <w:ins w:id="4355" w:author="רינת אביטל" w:date="2022-05-12T14:23:00Z">
        <w:r>
          <w:rPr>
            <w:rFonts w:ascii="Tahoma" w:hAnsi="Tahoma" w:cs="Tahoma"/>
            <w:rtl/>
          </w:rPr>
          <w:t xml:space="preserve">וכך בקוד ה </w:t>
        </w:r>
        <w:r>
          <w:rPr>
            <w:rFonts w:ascii="Tahoma" w:hAnsi="Tahoma" w:cs="Tahoma"/>
          </w:rPr>
          <w:t>typescript</w:t>
        </w:r>
        <w:r>
          <w:rPr>
            <w:rFonts w:ascii="Tahoma" w:hAnsi="Tahoma" w:cs="Tahoma"/>
            <w:rtl/>
          </w:rPr>
          <w:t xml:space="preserve"> :</w:t>
        </w:r>
      </w:ins>
    </w:p>
    <w:p w14:paraId="208A593A" w14:textId="77777777" w:rsidR="00254D98" w:rsidRDefault="00254D98" w:rsidP="00254D98">
      <w:pPr>
        <w:shd w:val="clear" w:color="auto" w:fill="1E1E1E"/>
        <w:spacing w:line="285" w:lineRule="atLeast"/>
        <w:rPr>
          <w:ins w:id="4356" w:author="רינת אביטל" w:date="2022-05-12T14:23:00Z"/>
          <w:rFonts w:ascii="Consolas" w:hAnsi="Consolas"/>
          <w:color w:val="D4D4D4"/>
          <w:sz w:val="21"/>
          <w:szCs w:val="21"/>
        </w:rPr>
      </w:pPr>
      <w:ins w:id="4357" w:author="רינת אביטל" w:date="2022-05-12T14:23:00Z">
        <w:r>
          <w:rPr>
            <w:rFonts w:ascii="Consolas" w:hAnsi="Consolas"/>
            <w:color w:val="C586C0"/>
            <w:sz w:val="21"/>
            <w:szCs w:val="21"/>
          </w:rPr>
          <w:t>import</w:t>
        </w:r>
        <w:r>
          <w:rPr>
            <w:rFonts w:ascii="Consolas" w:hAnsi="Consolas"/>
            <w:color w:val="D4D4D4"/>
            <w:sz w:val="21"/>
            <w:szCs w:val="21"/>
          </w:rPr>
          <w:t xml:space="preserve"> { </w:t>
        </w:r>
        <w:r>
          <w:rPr>
            <w:rFonts w:ascii="Consolas" w:hAnsi="Consolas"/>
            <w:color w:val="9CDCFE"/>
            <w:sz w:val="21"/>
            <w:szCs w:val="21"/>
          </w:rPr>
          <w:t>Component</w:t>
        </w:r>
        <w:r>
          <w:rPr>
            <w:rFonts w:ascii="Consolas" w:hAnsi="Consolas"/>
            <w:color w:val="D4D4D4"/>
            <w:sz w:val="21"/>
            <w:szCs w:val="21"/>
          </w:rPr>
          <w:t xml:space="preserve">, </w:t>
        </w:r>
        <w:r>
          <w:rPr>
            <w:rFonts w:ascii="Consolas" w:hAnsi="Consolas"/>
            <w:color w:val="9CDCFE"/>
            <w:sz w:val="21"/>
            <w:szCs w:val="21"/>
          </w:rPr>
          <w:t>OnInit</w:t>
        </w:r>
        <w:r>
          <w:rPr>
            <w:rFonts w:ascii="Consolas" w:hAnsi="Consolas"/>
            <w:color w:val="D4D4D4"/>
            <w:sz w:val="21"/>
            <w:szCs w:val="21"/>
          </w:rPr>
          <w:t xml:space="preserve">, </w:t>
        </w:r>
        <w:r>
          <w:rPr>
            <w:rFonts w:ascii="Consolas" w:hAnsi="Consolas"/>
            <w:color w:val="9CDCFE"/>
            <w:sz w:val="21"/>
            <w:szCs w:val="21"/>
          </w:rPr>
          <w:t>ViewChild</w:t>
        </w:r>
        <w:r>
          <w:rPr>
            <w:rFonts w:ascii="Consolas" w:hAnsi="Consolas"/>
            <w:color w:val="D4D4D4"/>
            <w:sz w:val="21"/>
            <w:szCs w:val="21"/>
          </w:rPr>
          <w:t xml:space="preserve"> } </w:t>
        </w: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CE9178"/>
            <w:sz w:val="21"/>
            <w:szCs w:val="21"/>
          </w:rPr>
          <w:t>'@angular/core'</w:t>
        </w:r>
        <w:r>
          <w:rPr>
            <w:rFonts w:ascii="Consolas" w:hAnsi="Consolas"/>
            <w:color w:val="D4D4D4"/>
            <w:sz w:val="21"/>
            <w:szCs w:val="21"/>
          </w:rPr>
          <w:t>;</w:t>
        </w:r>
      </w:ins>
    </w:p>
    <w:p w14:paraId="768DC8C1" w14:textId="77777777" w:rsidR="00254D98" w:rsidRDefault="00254D98" w:rsidP="00254D98">
      <w:pPr>
        <w:shd w:val="clear" w:color="auto" w:fill="1E1E1E"/>
        <w:spacing w:line="285" w:lineRule="atLeast"/>
        <w:rPr>
          <w:ins w:id="4358" w:author="רינת אביטל" w:date="2022-05-12T14:23:00Z"/>
          <w:rFonts w:ascii="Consolas" w:hAnsi="Consolas"/>
          <w:color w:val="D4D4D4"/>
          <w:sz w:val="21"/>
          <w:szCs w:val="21"/>
        </w:rPr>
      </w:pPr>
      <w:ins w:id="4359" w:author="רינת אביטל" w:date="2022-05-12T14:23:00Z">
        <w:r>
          <w:rPr>
            <w:rFonts w:ascii="Consolas" w:hAnsi="Consolas"/>
            <w:color w:val="C586C0"/>
            <w:sz w:val="21"/>
            <w:szCs w:val="21"/>
          </w:rPr>
          <w:lastRenderedPageBreak/>
          <w:t>import</w:t>
        </w:r>
        <w:r>
          <w:rPr>
            <w:rFonts w:ascii="Consolas" w:hAnsi="Consolas"/>
            <w:color w:val="D4D4D4"/>
            <w:sz w:val="21"/>
            <w:szCs w:val="21"/>
          </w:rPr>
          <w:t xml:space="preserve"> { </w:t>
        </w:r>
        <w:r>
          <w:rPr>
            <w:rFonts w:ascii="Consolas" w:hAnsi="Consolas"/>
            <w:color w:val="9CDCFE"/>
            <w:sz w:val="21"/>
            <w:szCs w:val="21"/>
          </w:rPr>
          <w:t>Product</w:t>
        </w:r>
        <w:r>
          <w:rPr>
            <w:rFonts w:ascii="Consolas" w:hAnsi="Consolas"/>
            <w:color w:val="D4D4D4"/>
            <w:sz w:val="21"/>
            <w:szCs w:val="21"/>
          </w:rPr>
          <w:t xml:space="preserve"> } </w:t>
        </w: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CE9178"/>
            <w:sz w:val="21"/>
            <w:szCs w:val="21"/>
          </w:rPr>
          <w:t>'../../../classes/Product'</w:t>
        </w:r>
        <w:r>
          <w:rPr>
            <w:rFonts w:ascii="Consolas" w:hAnsi="Consolas"/>
            <w:color w:val="D4D4D4"/>
            <w:sz w:val="21"/>
            <w:szCs w:val="21"/>
          </w:rPr>
          <w:t>;</w:t>
        </w:r>
      </w:ins>
    </w:p>
    <w:p w14:paraId="385B8747" w14:textId="77777777" w:rsidR="00254D98" w:rsidRDefault="00254D98" w:rsidP="00254D98">
      <w:pPr>
        <w:shd w:val="clear" w:color="auto" w:fill="1E1E1E"/>
        <w:spacing w:line="285" w:lineRule="atLeast"/>
        <w:rPr>
          <w:ins w:id="4360" w:author="רינת אביטל" w:date="2022-05-12T14:23:00Z"/>
          <w:rFonts w:ascii="Consolas" w:hAnsi="Consolas"/>
          <w:color w:val="D4D4D4"/>
          <w:sz w:val="21"/>
          <w:szCs w:val="21"/>
        </w:rPr>
      </w:pPr>
      <w:ins w:id="4361" w:author="רינת אביטל" w:date="2022-05-12T14:23:00Z">
        <w:r>
          <w:rPr>
            <w:rFonts w:ascii="Consolas" w:hAnsi="Consolas"/>
            <w:color w:val="C586C0"/>
            <w:sz w:val="21"/>
            <w:szCs w:val="21"/>
          </w:rPr>
          <w:t>import</w:t>
        </w:r>
        <w:r>
          <w:rPr>
            <w:rFonts w:ascii="Consolas" w:hAnsi="Consolas"/>
            <w:color w:val="D4D4D4"/>
            <w:sz w:val="21"/>
            <w:szCs w:val="21"/>
          </w:rPr>
          <w:t xml:space="preserve"> { </w:t>
        </w:r>
        <w:r>
          <w:rPr>
            <w:rFonts w:ascii="Consolas" w:hAnsi="Consolas"/>
            <w:color w:val="9CDCFE"/>
            <w:sz w:val="21"/>
            <w:szCs w:val="21"/>
          </w:rPr>
          <w:t>UsingCanvasComponent</w:t>
        </w:r>
        <w:r>
          <w:rPr>
            <w:rFonts w:ascii="Consolas" w:hAnsi="Consolas"/>
            <w:color w:val="D4D4D4"/>
            <w:sz w:val="21"/>
            <w:szCs w:val="21"/>
          </w:rPr>
          <w:t xml:space="preserve"> } </w:t>
        </w: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CE9178"/>
            <w:sz w:val="21"/>
            <w:szCs w:val="21"/>
          </w:rPr>
          <w:t>'../../using-canvas/using-canvas.component'</w:t>
        </w:r>
        <w:r>
          <w:rPr>
            <w:rFonts w:ascii="Consolas" w:hAnsi="Consolas"/>
            <w:color w:val="D4D4D4"/>
            <w:sz w:val="21"/>
            <w:szCs w:val="21"/>
          </w:rPr>
          <w:t>;</w:t>
        </w:r>
      </w:ins>
    </w:p>
    <w:p w14:paraId="2A618FAD" w14:textId="77777777" w:rsidR="00254D98" w:rsidRDefault="00254D98" w:rsidP="00254D98">
      <w:pPr>
        <w:shd w:val="clear" w:color="auto" w:fill="1E1E1E"/>
        <w:spacing w:line="285" w:lineRule="atLeast"/>
        <w:rPr>
          <w:ins w:id="4362" w:author="רינת אביטל" w:date="2022-05-12T14:23:00Z"/>
          <w:rFonts w:ascii="Consolas" w:hAnsi="Consolas"/>
          <w:color w:val="D4D4D4"/>
          <w:sz w:val="21"/>
          <w:szCs w:val="21"/>
        </w:rPr>
      </w:pPr>
      <w:ins w:id="4363" w:author="רינת אביטל" w:date="2022-05-12T14:23:00Z">
        <w:r>
          <w:rPr>
            <w:rFonts w:ascii="Consolas" w:hAnsi="Consolas"/>
            <w:color w:val="C586C0"/>
            <w:sz w:val="21"/>
            <w:szCs w:val="21"/>
          </w:rPr>
          <w:t>import</w:t>
        </w:r>
        <w:r>
          <w:rPr>
            <w:rFonts w:ascii="Consolas" w:hAnsi="Consolas"/>
            <w:color w:val="D4D4D4"/>
            <w:sz w:val="21"/>
            <w:szCs w:val="21"/>
          </w:rPr>
          <w:t xml:space="preserve"> { </w:t>
        </w:r>
        <w:r>
          <w:rPr>
            <w:rFonts w:ascii="Consolas" w:hAnsi="Consolas"/>
            <w:color w:val="9CDCFE"/>
            <w:sz w:val="21"/>
            <w:szCs w:val="21"/>
          </w:rPr>
          <w:t>Goal</w:t>
        </w:r>
        <w:r>
          <w:rPr>
            <w:rFonts w:ascii="Consolas" w:hAnsi="Consolas"/>
            <w:color w:val="D4D4D4"/>
            <w:sz w:val="21"/>
            <w:szCs w:val="21"/>
          </w:rPr>
          <w:t xml:space="preserve"> } </w:t>
        </w: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CE9178"/>
            <w:sz w:val="21"/>
            <w:szCs w:val="21"/>
          </w:rPr>
          <w:t>'../../../classes/Goal'</w:t>
        </w:r>
        <w:r>
          <w:rPr>
            <w:rFonts w:ascii="Consolas" w:hAnsi="Consolas"/>
            <w:color w:val="D4D4D4"/>
            <w:sz w:val="21"/>
            <w:szCs w:val="21"/>
          </w:rPr>
          <w:t>;</w:t>
        </w:r>
      </w:ins>
    </w:p>
    <w:p w14:paraId="7BD1B45D" w14:textId="77777777" w:rsidR="00254D98" w:rsidRDefault="00254D98" w:rsidP="00254D98">
      <w:pPr>
        <w:shd w:val="clear" w:color="auto" w:fill="1E1E1E"/>
        <w:spacing w:line="285" w:lineRule="atLeast"/>
        <w:rPr>
          <w:ins w:id="4364" w:author="רינת אביטל" w:date="2022-05-12T14:23:00Z"/>
          <w:rFonts w:ascii="Consolas" w:hAnsi="Consolas"/>
          <w:color w:val="D4D4D4"/>
          <w:sz w:val="21"/>
          <w:szCs w:val="21"/>
        </w:rPr>
      </w:pPr>
      <w:ins w:id="4365" w:author="רינת אביטל" w:date="2022-05-12T14:23:00Z">
        <w:r>
          <w:rPr>
            <w:rFonts w:ascii="Consolas" w:hAnsi="Consolas"/>
            <w:color w:val="C586C0"/>
            <w:sz w:val="21"/>
            <w:szCs w:val="21"/>
          </w:rPr>
          <w:t>import</w:t>
        </w:r>
        <w:r>
          <w:rPr>
            <w:rFonts w:ascii="Consolas" w:hAnsi="Consolas"/>
            <w:color w:val="D4D4D4"/>
            <w:sz w:val="21"/>
            <w:szCs w:val="21"/>
          </w:rPr>
          <w:t xml:space="preserve"> { </w:t>
        </w:r>
        <w:r>
          <w:rPr>
            <w:rFonts w:ascii="Consolas" w:hAnsi="Consolas"/>
            <w:color w:val="9CDCFE"/>
            <w:sz w:val="21"/>
            <w:szCs w:val="21"/>
          </w:rPr>
          <w:t>Point</w:t>
        </w:r>
        <w:r>
          <w:rPr>
            <w:rFonts w:ascii="Consolas" w:hAnsi="Consolas"/>
            <w:color w:val="D4D4D4"/>
            <w:sz w:val="21"/>
            <w:szCs w:val="21"/>
          </w:rPr>
          <w:t xml:space="preserve"> } </w:t>
        </w: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CE9178"/>
            <w:sz w:val="21"/>
            <w:szCs w:val="21"/>
          </w:rPr>
          <w:t>'src/app/classes/Point'</w:t>
        </w:r>
        <w:r>
          <w:rPr>
            <w:rFonts w:ascii="Consolas" w:hAnsi="Consolas"/>
            <w:color w:val="D4D4D4"/>
            <w:sz w:val="21"/>
            <w:szCs w:val="21"/>
          </w:rPr>
          <w:t>;</w:t>
        </w:r>
      </w:ins>
    </w:p>
    <w:p w14:paraId="37014FCB" w14:textId="77777777" w:rsidR="00254D98" w:rsidRDefault="00254D98" w:rsidP="00254D98">
      <w:pPr>
        <w:shd w:val="clear" w:color="auto" w:fill="1E1E1E"/>
        <w:spacing w:line="285" w:lineRule="atLeast"/>
        <w:rPr>
          <w:ins w:id="4366" w:author="רינת אביטל" w:date="2022-05-12T14:23:00Z"/>
          <w:rFonts w:ascii="Consolas" w:hAnsi="Consolas"/>
          <w:color w:val="D4D4D4"/>
          <w:sz w:val="21"/>
          <w:szCs w:val="21"/>
        </w:rPr>
      </w:pPr>
      <w:ins w:id="4367" w:author="רינת אביטל" w:date="2022-05-12T14:23:00Z">
        <w:r>
          <w:rPr>
            <w:rFonts w:ascii="Consolas" w:hAnsi="Consolas"/>
            <w:color w:val="C586C0"/>
            <w:sz w:val="21"/>
            <w:szCs w:val="21"/>
          </w:rPr>
          <w:t>import</w:t>
        </w:r>
        <w:r>
          <w:rPr>
            <w:rFonts w:ascii="Consolas" w:hAnsi="Consolas"/>
            <w:color w:val="D4D4D4"/>
            <w:sz w:val="21"/>
            <w:szCs w:val="21"/>
          </w:rPr>
          <w:t xml:space="preserve"> { </w:t>
        </w:r>
        <w:r>
          <w:rPr>
            <w:rFonts w:ascii="Consolas" w:hAnsi="Consolas"/>
            <w:color w:val="9CDCFE"/>
            <w:sz w:val="21"/>
            <w:szCs w:val="21"/>
          </w:rPr>
          <w:t>BuyingComponent</w:t>
        </w:r>
        <w:r>
          <w:rPr>
            <w:rFonts w:ascii="Consolas" w:hAnsi="Consolas"/>
            <w:color w:val="D4D4D4"/>
            <w:sz w:val="21"/>
            <w:szCs w:val="21"/>
          </w:rPr>
          <w:t xml:space="preserve"> } </w:t>
        </w: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CE9178"/>
            <w:sz w:val="21"/>
            <w:szCs w:val="21"/>
          </w:rPr>
          <w:t>'../buying/buying.component'</w:t>
        </w:r>
        <w:r>
          <w:rPr>
            <w:rFonts w:ascii="Consolas" w:hAnsi="Consolas"/>
            <w:color w:val="D4D4D4"/>
            <w:sz w:val="21"/>
            <w:szCs w:val="21"/>
          </w:rPr>
          <w:t>;</w:t>
        </w:r>
      </w:ins>
    </w:p>
    <w:p w14:paraId="485EE9E6" w14:textId="77777777" w:rsidR="00254D98" w:rsidRDefault="00254D98" w:rsidP="00254D98">
      <w:pPr>
        <w:shd w:val="clear" w:color="auto" w:fill="1E1E1E"/>
        <w:spacing w:after="240" w:line="285" w:lineRule="atLeast"/>
        <w:rPr>
          <w:ins w:id="4368" w:author="רינת אביטל" w:date="2022-05-12T14:23:00Z"/>
          <w:rFonts w:ascii="Consolas" w:hAnsi="Consolas"/>
          <w:color w:val="D4D4D4"/>
          <w:sz w:val="21"/>
          <w:szCs w:val="21"/>
        </w:rPr>
      </w:pPr>
      <w:ins w:id="4369" w:author="רינת אביטל" w:date="2022-05-12T14:23:00Z">
        <w:r>
          <w:rPr>
            <w:rFonts w:ascii="Consolas" w:hAnsi="Consolas"/>
            <w:color w:val="D4D4D4"/>
            <w:sz w:val="21"/>
            <w:szCs w:val="21"/>
          </w:rPr>
          <w:t>@</w:t>
        </w:r>
        <w:r>
          <w:rPr>
            <w:rFonts w:ascii="Consolas" w:hAnsi="Consolas"/>
            <w:color w:val="DCDCAA"/>
            <w:sz w:val="21"/>
            <w:szCs w:val="21"/>
          </w:rPr>
          <w:t>Component</w:t>
        </w:r>
        <w:r>
          <w:rPr>
            <w:rFonts w:ascii="Consolas" w:hAnsi="Consolas"/>
            <w:color w:val="D4D4D4"/>
            <w:sz w:val="21"/>
            <w:szCs w:val="21"/>
          </w:rPr>
          <w:t>({</w:t>
        </w:r>
      </w:ins>
    </w:p>
    <w:p w14:paraId="7C3FFD82" w14:textId="77777777" w:rsidR="00254D98" w:rsidRDefault="00254D98" w:rsidP="00254D98">
      <w:pPr>
        <w:shd w:val="clear" w:color="auto" w:fill="1E1E1E"/>
        <w:spacing w:line="285" w:lineRule="atLeast"/>
        <w:rPr>
          <w:ins w:id="4370" w:author="רינת אביטל" w:date="2022-05-12T14:23:00Z"/>
          <w:rFonts w:ascii="Consolas" w:hAnsi="Consolas"/>
          <w:color w:val="D4D4D4"/>
          <w:sz w:val="21"/>
          <w:szCs w:val="21"/>
        </w:rPr>
      </w:pPr>
      <w:ins w:id="4371" w:author="רינת אביטל" w:date="2022-05-12T14:23:00Z">
        <w:r>
          <w:rPr>
            <w:rFonts w:ascii="Consolas" w:hAnsi="Consolas"/>
            <w:color w:val="D4D4D4"/>
            <w:sz w:val="21"/>
            <w:szCs w:val="21"/>
          </w:rPr>
          <w:t xml:space="preserve">  </w:t>
        </w:r>
        <w:r>
          <w:rPr>
            <w:rFonts w:ascii="Consolas" w:hAnsi="Consolas"/>
            <w:color w:val="9CDCFE"/>
            <w:sz w:val="21"/>
            <w:szCs w:val="21"/>
          </w:rPr>
          <w:t>selector:</w:t>
        </w:r>
        <w:r>
          <w:rPr>
            <w:rFonts w:ascii="Consolas" w:hAnsi="Consolas"/>
            <w:color w:val="D4D4D4"/>
            <w:sz w:val="21"/>
            <w:szCs w:val="21"/>
          </w:rPr>
          <w:t xml:space="preserve"> </w:t>
        </w:r>
        <w:r>
          <w:rPr>
            <w:rFonts w:ascii="Consolas" w:hAnsi="Consolas"/>
            <w:color w:val="CE9178"/>
            <w:sz w:val="21"/>
            <w:szCs w:val="21"/>
          </w:rPr>
          <w:t>'app-customer'</w:t>
        </w:r>
        <w:r>
          <w:rPr>
            <w:rFonts w:ascii="Consolas" w:hAnsi="Consolas"/>
            <w:color w:val="D4D4D4"/>
            <w:sz w:val="21"/>
            <w:szCs w:val="21"/>
          </w:rPr>
          <w:t>,</w:t>
        </w:r>
      </w:ins>
    </w:p>
    <w:p w14:paraId="3DED6614" w14:textId="77777777" w:rsidR="00254D98" w:rsidRDefault="00254D98" w:rsidP="00254D98">
      <w:pPr>
        <w:shd w:val="clear" w:color="auto" w:fill="1E1E1E"/>
        <w:spacing w:line="285" w:lineRule="atLeast"/>
        <w:rPr>
          <w:ins w:id="4372" w:author="רינת אביטל" w:date="2022-05-12T14:23:00Z"/>
          <w:rFonts w:ascii="Consolas" w:hAnsi="Consolas"/>
          <w:color w:val="D4D4D4"/>
          <w:sz w:val="21"/>
          <w:szCs w:val="21"/>
        </w:rPr>
      </w:pPr>
      <w:ins w:id="4373" w:author="רינת אביטל" w:date="2022-05-12T14:23:00Z">
        <w:r>
          <w:rPr>
            <w:rFonts w:ascii="Consolas" w:hAnsi="Consolas"/>
            <w:color w:val="D4D4D4"/>
            <w:sz w:val="21"/>
            <w:szCs w:val="21"/>
          </w:rPr>
          <w:t xml:space="preserve">  </w:t>
        </w:r>
        <w:r>
          <w:rPr>
            <w:rFonts w:ascii="Consolas" w:hAnsi="Consolas"/>
            <w:color w:val="9CDCFE"/>
            <w:sz w:val="21"/>
            <w:szCs w:val="21"/>
          </w:rPr>
          <w:t>templateUrl:</w:t>
        </w:r>
        <w:r>
          <w:rPr>
            <w:rFonts w:ascii="Consolas" w:hAnsi="Consolas"/>
            <w:color w:val="D4D4D4"/>
            <w:sz w:val="21"/>
            <w:szCs w:val="21"/>
          </w:rPr>
          <w:t xml:space="preserve"> </w:t>
        </w:r>
        <w:r>
          <w:rPr>
            <w:rFonts w:ascii="Consolas" w:hAnsi="Consolas"/>
            <w:color w:val="CE9178"/>
            <w:sz w:val="21"/>
            <w:szCs w:val="21"/>
          </w:rPr>
          <w:t>'./customer.component.html'</w:t>
        </w:r>
        <w:r>
          <w:rPr>
            <w:rFonts w:ascii="Consolas" w:hAnsi="Consolas"/>
            <w:color w:val="D4D4D4"/>
            <w:sz w:val="21"/>
            <w:szCs w:val="21"/>
          </w:rPr>
          <w:t>,</w:t>
        </w:r>
      </w:ins>
    </w:p>
    <w:p w14:paraId="5771DEDD" w14:textId="77777777" w:rsidR="00254D98" w:rsidRDefault="00254D98" w:rsidP="00254D98">
      <w:pPr>
        <w:shd w:val="clear" w:color="auto" w:fill="1E1E1E"/>
        <w:spacing w:line="285" w:lineRule="atLeast"/>
        <w:rPr>
          <w:ins w:id="4374" w:author="רינת אביטל" w:date="2022-05-12T14:23:00Z"/>
          <w:rFonts w:ascii="Consolas" w:hAnsi="Consolas"/>
          <w:color w:val="D4D4D4"/>
          <w:sz w:val="21"/>
          <w:szCs w:val="21"/>
        </w:rPr>
      </w:pPr>
      <w:ins w:id="4375" w:author="רינת אביטל" w:date="2022-05-12T14:23:00Z">
        <w:r>
          <w:rPr>
            <w:rFonts w:ascii="Consolas" w:hAnsi="Consolas"/>
            <w:color w:val="D4D4D4"/>
            <w:sz w:val="21"/>
            <w:szCs w:val="21"/>
          </w:rPr>
          <w:t xml:space="preserve">  </w:t>
        </w:r>
        <w:r>
          <w:rPr>
            <w:rFonts w:ascii="Consolas" w:hAnsi="Consolas"/>
            <w:color w:val="9CDCFE"/>
            <w:sz w:val="21"/>
            <w:szCs w:val="21"/>
          </w:rPr>
          <w:t>styleUrls:</w:t>
        </w:r>
        <w:r>
          <w:rPr>
            <w:rFonts w:ascii="Consolas" w:hAnsi="Consolas"/>
            <w:color w:val="D4D4D4"/>
            <w:sz w:val="21"/>
            <w:szCs w:val="21"/>
          </w:rPr>
          <w:t xml:space="preserve"> [</w:t>
        </w:r>
        <w:r>
          <w:rPr>
            <w:rFonts w:ascii="Consolas" w:hAnsi="Consolas"/>
            <w:color w:val="CE9178"/>
            <w:sz w:val="21"/>
            <w:szCs w:val="21"/>
          </w:rPr>
          <w:t>'./customer.component.css'</w:t>
        </w:r>
        <w:r>
          <w:rPr>
            <w:rFonts w:ascii="Consolas" w:hAnsi="Consolas"/>
            <w:color w:val="D4D4D4"/>
            <w:sz w:val="21"/>
            <w:szCs w:val="21"/>
          </w:rPr>
          <w:t>]</w:t>
        </w:r>
      </w:ins>
    </w:p>
    <w:p w14:paraId="467F96B5" w14:textId="77777777" w:rsidR="00254D98" w:rsidRDefault="00254D98" w:rsidP="00254D98">
      <w:pPr>
        <w:shd w:val="clear" w:color="auto" w:fill="1E1E1E"/>
        <w:spacing w:line="285" w:lineRule="atLeast"/>
        <w:rPr>
          <w:ins w:id="4376" w:author="רינת אביטל" w:date="2022-05-12T14:23:00Z"/>
          <w:rFonts w:ascii="Consolas" w:hAnsi="Consolas"/>
          <w:color w:val="D4D4D4"/>
          <w:sz w:val="21"/>
          <w:szCs w:val="21"/>
        </w:rPr>
      </w:pPr>
      <w:ins w:id="4377" w:author="רינת אביטל" w:date="2022-05-12T14:23:00Z">
        <w:r>
          <w:rPr>
            <w:rFonts w:ascii="Consolas" w:hAnsi="Consolas"/>
            <w:color w:val="D4D4D4"/>
            <w:sz w:val="21"/>
            <w:szCs w:val="21"/>
          </w:rPr>
          <w:t>})</w:t>
        </w:r>
      </w:ins>
    </w:p>
    <w:p w14:paraId="27C5701A" w14:textId="77777777" w:rsidR="00254D98" w:rsidRDefault="00254D98" w:rsidP="00254D98">
      <w:pPr>
        <w:shd w:val="clear" w:color="auto" w:fill="1E1E1E"/>
        <w:spacing w:line="285" w:lineRule="atLeast"/>
        <w:rPr>
          <w:ins w:id="4378" w:author="רינת אביטל" w:date="2022-05-12T14:23:00Z"/>
          <w:rFonts w:ascii="Consolas" w:hAnsi="Consolas"/>
          <w:color w:val="D4D4D4"/>
          <w:sz w:val="21"/>
          <w:szCs w:val="21"/>
        </w:rPr>
      </w:pPr>
    </w:p>
    <w:p w14:paraId="5C6A60D2" w14:textId="77777777" w:rsidR="00254D98" w:rsidRDefault="00254D98" w:rsidP="00254D98">
      <w:pPr>
        <w:shd w:val="clear" w:color="auto" w:fill="1E1E1E"/>
        <w:spacing w:line="285" w:lineRule="atLeast"/>
        <w:rPr>
          <w:ins w:id="4379" w:author="רינת אביטל" w:date="2022-05-12T14:23:00Z"/>
          <w:rFonts w:ascii="Consolas" w:hAnsi="Consolas"/>
          <w:color w:val="D4D4D4"/>
          <w:sz w:val="21"/>
          <w:szCs w:val="21"/>
        </w:rPr>
      </w:pPr>
      <w:ins w:id="4380" w:author="רינת אביטל" w:date="2022-05-12T14:23:00Z">
        <w:r>
          <w:rPr>
            <w:rFonts w:ascii="Consolas" w:hAnsi="Consolas"/>
            <w:color w:val="C586C0"/>
            <w:sz w:val="21"/>
            <w:szCs w:val="21"/>
          </w:rPr>
          <w:t>export</w:t>
        </w:r>
        <w:r>
          <w:rPr>
            <w:rFonts w:ascii="Consolas" w:hAnsi="Consolas"/>
            <w:color w:val="D4D4D4"/>
            <w:sz w:val="21"/>
            <w:szCs w:val="21"/>
          </w:rPr>
          <w:t xml:space="preserve"> </w:t>
        </w:r>
        <w:r>
          <w:rPr>
            <w:rFonts w:ascii="Consolas" w:hAnsi="Consolas"/>
            <w:color w:val="569CD6"/>
            <w:sz w:val="21"/>
            <w:szCs w:val="21"/>
          </w:rPr>
          <w:t>class</w:t>
        </w:r>
        <w:r>
          <w:rPr>
            <w:rFonts w:ascii="Consolas" w:hAnsi="Consolas"/>
            <w:color w:val="D4D4D4"/>
            <w:sz w:val="21"/>
            <w:szCs w:val="21"/>
          </w:rPr>
          <w:t xml:space="preserve"> </w:t>
        </w:r>
        <w:r>
          <w:rPr>
            <w:rFonts w:ascii="Consolas" w:hAnsi="Consolas"/>
            <w:color w:val="4EC9B0"/>
            <w:sz w:val="21"/>
            <w:szCs w:val="21"/>
          </w:rPr>
          <w:t>CustomerComponent</w:t>
        </w:r>
        <w:r>
          <w:rPr>
            <w:rFonts w:ascii="Consolas" w:hAnsi="Consolas"/>
            <w:color w:val="D4D4D4"/>
            <w:sz w:val="21"/>
            <w:szCs w:val="21"/>
          </w:rPr>
          <w:t xml:space="preserve"> </w:t>
        </w:r>
        <w:r>
          <w:rPr>
            <w:rFonts w:ascii="Consolas" w:hAnsi="Consolas"/>
            <w:color w:val="569CD6"/>
            <w:sz w:val="21"/>
            <w:szCs w:val="21"/>
          </w:rPr>
          <w:t>implements</w:t>
        </w:r>
        <w:r>
          <w:rPr>
            <w:rFonts w:ascii="Consolas" w:hAnsi="Consolas"/>
            <w:color w:val="D4D4D4"/>
            <w:sz w:val="21"/>
            <w:szCs w:val="21"/>
          </w:rPr>
          <w:t xml:space="preserve"> </w:t>
        </w:r>
        <w:r>
          <w:rPr>
            <w:rFonts w:ascii="Consolas" w:hAnsi="Consolas"/>
            <w:color w:val="4EC9B0"/>
            <w:sz w:val="21"/>
            <w:szCs w:val="21"/>
          </w:rPr>
          <w:t>OnInit</w:t>
        </w:r>
      </w:ins>
    </w:p>
    <w:p w14:paraId="78114E26" w14:textId="77777777" w:rsidR="00254D98" w:rsidRDefault="00254D98" w:rsidP="00254D98">
      <w:pPr>
        <w:shd w:val="clear" w:color="auto" w:fill="1E1E1E"/>
        <w:spacing w:line="285" w:lineRule="atLeast"/>
        <w:rPr>
          <w:ins w:id="4381" w:author="רינת אביטל" w:date="2022-05-12T14:23:00Z"/>
          <w:rFonts w:ascii="Consolas" w:hAnsi="Consolas"/>
          <w:color w:val="D4D4D4"/>
          <w:sz w:val="21"/>
          <w:szCs w:val="21"/>
        </w:rPr>
      </w:pPr>
      <w:ins w:id="4382" w:author="רינת אביטל" w:date="2022-05-12T14:23:00Z">
        <w:r>
          <w:rPr>
            <w:rFonts w:ascii="Consolas" w:hAnsi="Consolas"/>
            <w:color w:val="D4D4D4"/>
            <w:sz w:val="21"/>
            <w:szCs w:val="21"/>
          </w:rPr>
          <w:t xml:space="preserve"> {</w:t>
        </w:r>
      </w:ins>
    </w:p>
    <w:p w14:paraId="4AEFFD4B" w14:textId="77777777" w:rsidR="00254D98" w:rsidRDefault="00254D98" w:rsidP="00254D98">
      <w:pPr>
        <w:shd w:val="clear" w:color="auto" w:fill="1E1E1E"/>
        <w:spacing w:line="285" w:lineRule="atLeast"/>
        <w:rPr>
          <w:ins w:id="4383" w:author="רינת אביטל" w:date="2022-05-12T14:23:00Z"/>
          <w:rFonts w:ascii="Consolas" w:hAnsi="Consolas"/>
          <w:color w:val="D4D4D4"/>
          <w:sz w:val="21"/>
          <w:szCs w:val="21"/>
        </w:rPr>
      </w:pPr>
      <w:ins w:id="4384" w:author="רינת אביטל" w:date="2022-05-12T14:23:00Z">
        <w:r>
          <w:rPr>
            <w:rFonts w:ascii="Consolas" w:hAnsi="Consolas"/>
            <w:color w:val="D4D4D4"/>
            <w:sz w:val="21"/>
            <w:szCs w:val="21"/>
          </w:rPr>
          <w:t xml:space="preserve">  @</w:t>
        </w:r>
        <w:r>
          <w:rPr>
            <w:rFonts w:ascii="Consolas" w:hAnsi="Consolas"/>
            <w:color w:val="DCDCAA"/>
            <w:sz w:val="21"/>
            <w:szCs w:val="21"/>
          </w:rPr>
          <w:t>ViewChild</w:t>
        </w:r>
        <w:r>
          <w:rPr>
            <w:rFonts w:ascii="Consolas" w:hAnsi="Consolas"/>
            <w:color w:val="D4D4D4"/>
            <w:sz w:val="21"/>
            <w:szCs w:val="21"/>
          </w:rPr>
          <w:t>(</w:t>
        </w:r>
        <w:r>
          <w:rPr>
            <w:rFonts w:ascii="Consolas" w:hAnsi="Consolas"/>
            <w:color w:val="9CDCFE"/>
            <w:sz w:val="21"/>
            <w:szCs w:val="21"/>
          </w:rPr>
          <w:t>UsingCanvasComponent</w:t>
        </w:r>
        <w:r>
          <w:rPr>
            <w:rFonts w:ascii="Consolas" w:hAnsi="Consolas"/>
            <w:color w:val="D4D4D4"/>
            <w:sz w:val="21"/>
            <w:szCs w:val="21"/>
          </w:rPr>
          <w:t>,</w:t>
        </w:r>
        <w:r>
          <w:rPr>
            <w:rFonts w:ascii="Consolas" w:hAnsi="Consolas"/>
            <w:color w:val="569CD6"/>
            <w:sz w:val="21"/>
            <w:szCs w:val="21"/>
          </w:rPr>
          <w:t>null</w:t>
        </w:r>
        <w:r>
          <w:rPr>
            <w:rFonts w:ascii="Consolas" w:hAnsi="Consolas"/>
            <w:color w:val="D4D4D4"/>
            <w:sz w:val="21"/>
            <w:szCs w:val="21"/>
          </w:rPr>
          <w:t xml:space="preserve">) </w:t>
        </w:r>
        <w:r>
          <w:rPr>
            <w:rFonts w:ascii="Consolas" w:hAnsi="Consolas"/>
            <w:color w:val="9CDCFE"/>
            <w:sz w:val="21"/>
            <w:szCs w:val="21"/>
          </w:rPr>
          <w:t>child</w:t>
        </w:r>
        <w:r>
          <w:rPr>
            <w:rFonts w:ascii="Consolas" w:hAnsi="Consolas"/>
            <w:color w:val="D4D4D4"/>
            <w:sz w:val="21"/>
            <w:szCs w:val="21"/>
          </w:rPr>
          <w:t xml:space="preserve">: </w:t>
        </w:r>
        <w:r>
          <w:rPr>
            <w:rFonts w:ascii="Consolas" w:hAnsi="Consolas"/>
            <w:color w:val="4EC9B0"/>
            <w:sz w:val="21"/>
            <w:szCs w:val="21"/>
          </w:rPr>
          <w:t>UsingCanvasComponent</w:t>
        </w:r>
        <w:r>
          <w:rPr>
            <w:rFonts w:ascii="Consolas" w:hAnsi="Consolas"/>
            <w:color w:val="D4D4D4"/>
            <w:sz w:val="21"/>
            <w:szCs w:val="21"/>
          </w:rPr>
          <w:t>;</w:t>
        </w:r>
      </w:ins>
    </w:p>
    <w:p w14:paraId="73D4F8E4" w14:textId="77777777" w:rsidR="00254D98" w:rsidRDefault="00254D98" w:rsidP="00254D98">
      <w:pPr>
        <w:shd w:val="clear" w:color="auto" w:fill="1E1E1E"/>
        <w:spacing w:line="285" w:lineRule="atLeast"/>
        <w:rPr>
          <w:ins w:id="4385" w:author="רינת אביטל" w:date="2022-05-12T14:23:00Z"/>
          <w:rFonts w:ascii="Consolas" w:hAnsi="Consolas"/>
          <w:color w:val="D4D4D4"/>
          <w:sz w:val="21"/>
          <w:szCs w:val="21"/>
        </w:rPr>
      </w:pPr>
      <w:ins w:id="4386" w:author="רינת אביטל" w:date="2022-05-12T14:23:00Z">
        <w:r>
          <w:rPr>
            <w:rFonts w:ascii="Consolas" w:hAnsi="Consolas"/>
            <w:color w:val="D4D4D4"/>
            <w:sz w:val="21"/>
            <w:szCs w:val="21"/>
          </w:rPr>
          <w:t xml:space="preserve">  @</w:t>
        </w:r>
        <w:r>
          <w:rPr>
            <w:rFonts w:ascii="Consolas" w:hAnsi="Consolas"/>
            <w:color w:val="DCDCAA"/>
            <w:sz w:val="21"/>
            <w:szCs w:val="21"/>
          </w:rPr>
          <w:t>ViewChild</w:t>
        </w:r>
        <w:r>
          <w:rPr>
            <w:rFonts w:ascii="Consolas" w:hAnsi="Consolas"/>
            <w:color w:val="D4D4D4"/>
            <w:sz w:val="21"/>
            <w:szCs w:val="21"/>
          </w:rPr>
          <w:t>(</w:t>
        </w:r>
        <w:r>
          <w:rPr>
            <w:rFonts w:ascii="Consolas" w:hAnsi="Consolas"/>
            <w:color w:val="9CDCFE"/>
            <w:sz w:val="21"/>
            <w:szCs w:val="21"/>
          </w:rPr>
          <w:t>BuyingComponent</w:t>
        </w:r>
        <w:r>
          <w:rPr>
            <w:rFonts w:ascii="Consolas" w:hAnsi="Consolas"/>
            <w:color w:val="D4D4D4"/>
            <w:sz w:val="21"/>
            <w:szCs w:val="21"/>
          </w:rPr>
          <w:t>,</w:t>
        </w:r>
        <w:r>
          <w:rPr>
            <w:rFonts w:ascii="Consolas" w:hAnsi="Consolas"/>
            <w:color w:val="569CD6"/>
            <w:sz w:val="21"/>
            <w:szCs w:val="21"/>
          </w:rPr>
          <w:t>null</w:t>
        </w:r>
        <w:r>
          <w:rPr>
            <w:rFonts w:ascii="Consolas" w:hAnsi="Consolas"/>
            <w:color w:val="D4D4D4"/>
            <w:sz w:val="21"/>
            <w:szCs w:val="21"/>
          </w:rPr>
          <w:t xml:space="preserve">) </w:t>
        </w:r>
        <w:r>
          <w:rPr>
            <w:rFonts w:ascii="Consolas" w:hAnsi="Consolas"/>
            <w:color w:val="9CDCFE"/>
            <w:sz w:val="21"/>
            <w:szCs w:val="21"/>
          </w:rPr>
          <w:t>childBuying</w:t>
        </w:r>
        <w:r>
          <w:rPr>
            <w:rFonts w:ascii="Consolas" w:hAnsi="Consolas"/>
            <w:color w:val="D4D4D4"/>
            <w:sz w:val="21"/>
            <w:szCs w:val="21"/>
          </w:rPr>
          <w:t xml:space="preserve">: </w:t>
        </w:r>
        <w:r>
          <w:rPr>
            <w:rFonts w:ascii="Consolas" w:hAnsi="Consolas"/>
            <w:color w:val="4EC9B0"/>
            <w:sz w:val="21"/>
            <w:szCs w:val="21"/>
          </w:rPr>
          <w:t>BuyingComponent</w:t>
        </w:r>
        <w:r>
          <w:rPr>
            <w:rFonts w:ascii="Consolas" w:hAnsi="Consolas"/>
            <w:color w:val="D4D4D4"/>
            <w:sz w:val="21"/>
            <w:szCs w:val="21"/>
          </w:rPr>
          <w:t>;</w:t>
        </w:r>
      </w:ins>
    </w:p>
    <w:p w14:paraId="4C5D2A14" w14:textId="77777777" w:rsidR="00254D98" w:rsidRDefault="00254D98" w:rsidP="00254D98">
      <w:pPr>
        <w:shd w:val="clear" w:color="auto" w:fill="1E1E1E"/>
        <w:spacing w:line="285" w:lineRule="atLeast"/>
        <w:rPr>
          <w:ins w:id="4387" w:author="רינת אביטל" w:date="2022-05-12T14:23:00Z"/>
          <w:rFonts w:ascii="Consolas" w:hAnsi="Consolas"/>
          <w:color w:val="D4D4D4"/>
          <w:sz w:val="21"/>
          <w:szCs w:val="21"/>
        </w:rPr>
      </w:pPr>
      <w:ins w:id="4388" w:author="רינת אביטל" w:date="2022-05-12T14:23:00Z">
        <w:r>
          <w:rPr>
            <w:rFonts w:ascii="Consolas" w:hAnsi="Consolas"/>
            <w:color w:val="D4D4D4"/>
            <w:sz w:val="21"/>
            <w:szCs w:val="21"/>
          </w:rPr>
          <w:t xml:space="preserve">  </w:t>
        </w:r>
        <w:r>
          <w:rPr>
            <w:rFonts w:ascii="Consolas" w:hAnsi="Consolas"/>
            <w:color w:val="9CDCFE"/>
            <w:sz w:val="21"/>
            <w:szCs w:val="21"/>
          </w:rPr>
          <w:t>selectedProducts</w:t>
        </w:r>
        <w:r>
          <w:rPr>
            <w:rFonts w:ascii="Consolas" w:hAnsi="Consolas"/>
            <w:color w:val="D4D4D4"/>
            <w:sz w:val="21"/>
            <w:szCs w:val="21"/>
          </w:rPr>
          <w:t>:</w:t>
        </w:r>
        <w:r>
          <w:rPr>
            <w:rFonts w:ascii="Consolas" w:hAnsi="Consolas"/>
            <w:color w:val="4EC9B0"/>
            <w:sz w:val="21"/>
            <w:szCs w:val="21"/>
          </w:rPr>
          <w:t>Product</w:t>
        </w:r>
        <w:r>
          <w:rPr>
            <w:rFonts w:ascii="Consolas" w:hAnsi="Consolas"/>
            <w:color w:val="D4D4D4"/>
            <w:sz w:val="21"/>
            <w:szCs w:val="21"/>
          </w:rPr>
          <w:t>[]=[];</w:t>
        </w:r>
      </w:ins>
    </w:p>
    <w:p w14:paraId="2D2426CC" w14:textId="77777777" w:rsidR="00254D98" w:rsidRDefault="00254D98" w:rsidP="00254D98">
      <w:pPr>
        <w:shd w:val="clear" w:color="auto" w:fill="1E1E1E"/>
        <w:spacing w:line="285" w:lineRule="atLeast"/>
        <w:rPr>
          <w:ins w:id="4389" w:author="רינת אביטל" w:date="2022-05-12T14:23:00Z"/>
          <w:rFonts w:ascii="Consolas" w:hAnsi="Consolas"/>
          <w:color w:val="D4D4D4"/>
          <w:sz w:val="21"/>
          <w:szCs w:val="21"/>
        </w:rPr>
      </w:pPr>
      <w:ins w:id="4390" w:author="רינת אביטל" w:date="2022-05-12T14:23:00Z">
        <w:r>
          <w:rPr>
            <w:rFonts w:ascii="Consolas" w:hAnsi="Consolas"/>
            <w:color w:val="D4D4D4"/>
            <w:sz w:val="21"/>
            <w:szCs w:val="21"/>
          </w:rPr>
          <w:t xml:space="preserve">  </w:t>
        </w:r>
        <w:r>
          <w:rPr>
            <w:rFonts w:ascii="Consolas" w:hAnsi="Consolas"/>
            <w:color w:val="9CDCFE"/>
            <w:sz w:val="21"/>
            <w:szCs w:val="21"/>
          </w:rPr>
          <w:t>product</w:t>
        </w:r>
        <w:r>
          <w:rPr>
            <w:rFonts w:ascii="Consolas" w:hAnsi="Consolas"/>
            <w:color w:val="D4D4D4"/>
            <w:sz w:val="21"/>
            <w:szCs w:val="21"/>
          </w:rPr>
          <w:t>:</w:t>
        </w:r>
        <w:r>
          <w:rPr>
            <w:rFonts w:ascii="Consolas" w:hAnsi="Consolas"/>
            <w:color w:val="4EC9B0"/>
            <w:sz w:val="21"/>
            <w:szCs w:val="21"/>
          </w:rPr>
          <w:t>Product</w:t>
        </w:r>
        <w:r>
          <w:rPr>
            <w:rFonts w:ascii="Consolas" w:hAnsi="Consolas"/>
            <w:color w:val="D4D4D4"/>
            <w:sz w:val="21"/>
            <w:szCs w:val="21"/>
          </w:rPr>
          <w:t>;</w:t>
        </w:r>
      </w:ins>
    </w:p>
    <w:p w14:paraId="5EF1184E" w14:textId="77777777" w:rsidR="00254D98" w:rsidRDefault="00254D98" w:rsidP="00254D98">
      <w:pPr>
        <w:shd w:val="clear" w:color="auto" w:fill="1E1E1E"/>
        <w:spacing w:line="285" w:lineRule="atLeast"/>
        <w:rPr>
          <w:ins w:id="4391" w:author="רינת אביטל" w:date="2022-05-12T14:23:00Z"/>
          <w:rFonts w:ascii="Consolas" w:hAnsi="Consolas"/>
          <w:color w:val="D4D4D4"/>
          <w:sz w:val="21"/>
          <w:szCs w:val="21"/>
        </w:rPr>
      </w:pPr>
      <w:ins w:id="4392" w:author="רינת אביטל" w:date="2022-05-12T14:23:00Z">
        <w:r>
          <w:rPr>
            <w:rFonts w:ascii="Consolas" w:hAnsi="Consolas"/>
            <w:color w:val="D4D4D4"/>
            <w:sz w:val="21"/>
            <w:szCs w:val="21"/>
          </w:rPr>
          <w:t xml:space="preserve">  </w:t>
        </w:r>
        <w:r>
          <w:rPr>
            <w:rFonts w:ascii="Consolas" w:hAnsi="Consolas"/>
            <w:color w:val="569CD6"/>
            <w:sz w:val="21"/>
            <w:szCs w:val="21"/>
          </w:rPr>
          <w:t>constructor</w:t>
        </w:r>
        <w:r>
          <w:rPr>
            <w:rFonts w:ascii="Consolas" w:hAnsi="Consolas"/>
            <w:color w:val="D4D4D4"/>
            <w:sz w:val="21"/>
            <w:szCs w:val="21"/>
          </w:rPr>
          <w:t>() { }</w:t>
        </w:r>
      </w:ins>
    </w:p>
    <w:p w14:paraId="623E4B04" w14:textId="77777777" w:rsidR="00254D98" w:rsidRDefault="00254D98" w:rsidP="00254D98">
      <w:pPr>
        <w:shd w:val="clear" w:color="auto" w:fill="1E1E1E"/>
        <w:spacing w:line="285" w:lineRule="atLeast"/>
        <w:rPr>
          <w:ins w:id="4393" w:author="רינת אביטל" w:date="2022-05-12T14:23:00Z"/>
          <w:rFonts w:ascii="Consolas" w:hAnsi="Consolas"/>
          <w:color w:val="D4D4D4"/>
          <w:sz w:val="21"/>
          <w:szCs w:val="21"/>
        </w:rPr>
      </w:pPr>
    </w:p>
    <w:p w14:paraId="0AD0BAC3" w14:textId="77777777" w:rsidR="00254D98" w:rsidRDefault="00254D98" w:rsidP="00254D98">
      <w:pPr>
        <w:shd w:val="clear" w:color="auto" w:fill="1E1E1E"/>
        <w:spacing w:line="285" w:lineRule="atLeast"/>
        <w:rPr>
          <w:ins w:id="4394" w:author="רינת אביטל" w:date="2022-05-12T14:23:00Z"/>
          <w:rFonts w:ascii="Consolas" w:hAnsi="Consolas"/>
          <w:color w:val="D4D4D4"/>
          <w:sz w:val="21"/>
          <w:szCs w:val="21"/>
        </w:rPr>
      </w:pPr>
      <w:ins w:id="4395" w:author="רינת אביטל" w:date="2022-05-12T14:23:00Z">
        <w:r>
          <w:rPr>
            <w:rFonts w:ascii="Consolas" w:hAnsi="Consolas"/>
            <w:color w:val="D4D4D4"/>
            <w:sz w:val="21"/>
            <w:szCs w:val="21"/>
          </w:rPr>
          <w:t xml:space="preserve">  </w:t>
        </w:r>
        <w:r>
          <w:rPr>
            <w:rFonts w:ascii="Consolas" w:hAnsi="Consolas"/>
            <w:color w:val="DCDCAA"/>
            <w:sz w:val="21"/>
            <w:szCs w:val="21"/>
          </w:rPr>
          <w:t>inputProduct</w:t>
        </w:r>
        <w:r>
          <w:rPr>
            <w:rFonts w:ascii="Consolas" w:hAnsi="Consolas"/>
            <w:color w:val="D4D4D4"/>
            <w:sz w:val="21"/>
            <w:szCs w:val="21"/>
          </w:rPr>
          <w:t>(</w:t>
        </w:r>
        <w:r>
          <w:rPr>
            <w:rFonts w:ascii="Consolas" w:hAnsi="Consolas"/>
            <w:color w:val="9CDCFE"/>
            <w:sz w:val="21"/>
            <w:szCs w:val="21"/>
          </w:rPr>
          <w:t>e</w:t>
        </w:r>
        <w:r>
          <w:rPr>
            <w:rFonts w:ascii="Consolas" w:hAnsi="Consolas"/>
            <w:color w:val="D4D4D4"/>
            <w:sz w:val="21"/>
            <w:szCs w:val="21"/>
          </w:rPr>
          <w:t>:</w:t>
        </w:r>
        <w:r>
          <w:rPr>
            <w:rFonts w:ascii="Consolas" w:hAnsi="Consolas"/>
            <w:color w:val="4EC9B0"/>
            <w:sz w:val="21"/>
            <w:szCs w:val="21"/>
          </w:rPr>
          <w:t>Product</w:t>
        </w:r>
        <w:r>
          <w:rPr>
            <w:rFonts w:ascii="Consolas" w:hAnsi="Consolas"/>
            <w:color w:val="D4D4D4"/>
            <w:sz w:val="21"/>
            <w:szCs w:val="21"/>
          </w:rPr>
          <w:t>)</w:t>
        </w:r>
      </w:ins>
    </w:p>
    <w:p w14:paraId="04998A4F" w14:textId="77777777" w:rsidR="00254D98" w:rsidRDefault="00254D98" w:rsidP="00254D98">
      <w:pPr>
        <w:shd w:val="clear" w:color="auto" w:fill="1E1E1E"/>
        <w:spacing w:line="285" w:lineRule="atLeast"/>
        <w:rPr>
          <w:ins w:id="4396" w:author="רינת אביטל" w:date="2022-05-12T14:23:00Z"/>
          <w:rFonts w:ascii="Consolas" w:hAnsi="Consolas"/>
          <w:color w:val="D4D4D4"/>
          <w:sz w:val="21"/>
          <w:szCs w:val="21"/>
        </w:rPr>
      </w:pPr>
      <w:ins w:id="4397" w:author="רינת אביטל" w:date="2022-05-12T14:23:00Z">
        <w:r>
          <w:rPr>
            <w:rFonts w:ascii="Consolas" w:hAnsi="Consolas"/>
            <w:color w:val="D4D4D4"/>
            <w:sz w:val="21"/>
            <w:szCs w:val="21"/>
          </w:rPr>
          <w:t xml:space="preserve">  {</w:t>
        </w:r>
      </w:ins>
    </w:p>
    <w:p w14:paraId="115BA669" w14:textId="77777777" w:rsidR="00254D98" w:rsidRDefault="00254D98" w:rsidP="00254D98">
      <w:pPr>
        <w:shd w:val="clear" w:color="auto" w:fill="1E1E1E"/>
        <w:spacing w:line="285" w:lineRule="atLeast"/>
        <w:rPr>
          <w:ins w:id="4398" w:author="רינת אביטל" w:date="2022-05-12T14:23:00Z"/>
          <w:rFonts w:ascii="Consolas" w:hAnsi="Consolas"/>
          <w:color w:val="D4D4D4"/>
          <w:sz w:val="21"/>
          <w:szCs w:val="21"/>
        </w:rPr>
      </w:pPr>
      <w:ins w:id="4399" w:author="רינת אביטל" w:date="2022-05-12T14:23:00Z">
        <w:r>
          <w:rPr>
            <w:rFonts w:ascii="Consolas" w:hAnsi="Consolas"/>
            <w:color w:val="569CD6"/>
            <w:sz w:val="21"/>
            <w:szCs w:val="21"/>
          </w:rPr>
          <w:t xml:space="preserve">  this</w:t>
        </w:r>
        <w:r>
          <w:rPr>
            <w:rFonts w:ascii="Consolas" w:hAnsi="Consolas"/>
            <w:color w:val="D4D4D4"/>
            <w:sz w:val="21"/>
            <w:szCs w:val="21"/>
          </w:rPr>
          <w:t>.</w:t>
        </w:r>
        <w:r>
          <w:rPr>
            <w:rFonts w:ascii="Consolas" w:hAnsi="Consolas"/>
            <w:color w:val="9CDCFE"/>
            <w:sz w:val="21"/>
            <w:szCs w:val="21"/>
          </w:rPr>
          <w:t>child</w:t>
        </w:r>
        <w:r>
          <w:rPr>
            <w:rFonts w:ascii="Consolas" w:hAnsi="Consolas"/>
            <w:color w:val="D4D4D4"/>
            <w:sz w:val="21"/>
            <w:szCs w:val="21"/>
          </w:rPr>
          <w:t>.</w:t>
        </w:r>
        <w:r>
          <w:rPr>
            <w:rFonts w:ascii="Consolas" w:hAnsi="Consolas"/>
            <w:color w:val="DCDCAA"/>
            <w:sz w:val="21"/>
            <w:szCs w:val="21"/>
          </w:rPr>
          <w:t>findProduct</w:t>
        </w:r>
        <w:r>
          <w:rPr>
            <w:rFonts w:ascii="Consolas" w:hAnsi="Consolas"/>
            <w:color w:val="D4D4D4"/>
            <w:sz w:val="21"/>
            <w:szCs w:val="21"/>
          </w:rPr>
          <w:t>(</w:t>
        </w:r>
        <w:r>
          <w:rPr>
            <w:rFonts w:ascii="Consolas" w:hAnsi="Consolas"/>
            <w:color w:val="9CDCFE"/>
            <w:sz w:val="21"/>
            <w:szCs w:val="21"/>
          </w:rPr>
          <w:t>e</w:t>
        </w:r>
        <w:r>
          <w:rPr>
            <w:rFonts w:ascii="Consolas" w:hAnsi="Consolas"/>
            <w:color w:val="D4D4D4"/>
            <w:sz w:val="21"/>
            <w:szCs w:val="21"/>
          </w:rPr>
          <w:t>);</w:t>
        </w:r>
      </w:ins>
    </w:p>
    <w:p w14:paraId="040BB5FB" w14:textId="77777777" w:rsidR="00254D98" w:rsidRDefault="00254D98" w:rsidP="00254D98">
      <w:pPr>
        <w:shd w:val="clear" w:color="auto" w:fill="1E1E1E"/>
        <w:spacing w:line="285" w:lineRule="atLeast"/>
        <w:rPr>
          <w:ins w:id="4400" w:author="רינת אביטל" w:date="2022-05-12T14:23:00Z"/>
          <w:rFonts w:ascii="Consolas" w:hAnsi="Consolas"/>
          <w:color w:val="D4D4D4"/>
          <w:sz w:val="21"/>
          <w:szCs w:val="21"/>
        </w:rPr>
      </w:pPr>
      <w:ins w:id="4401" w:author="רינת אביטל" w:date="2022-05-12T14:23:00Z">
        <w:r>
          <w:rPr>
            <w:rFonts w:ascii="Consolas" w:hAnsi="Consolas"/>
            <w:color w:val="D4D4D4"/>
            <w:sz w:val="21"/>
            <w:szCs w:val="21"/>
          </w:rPr>
          <w:t xml:space="preserve">  }</w:t>
        </w:r>
      </w:ins>
    </w:p>
    <w:p w14:paraId="50511BA0" w14:textId="77777777" w:rsidR="00254D98" w:rsidRDefault="00254D98" w:rsidP="00254D98">
      <w:pPr>
        <w:shd w:val="clear" w:color="auto" w:fill="1E1E1E"/>
        <w:spacing w:line="285" w:lineRule="atLeast"/>
        <w:rPr>
          <w:ins w:id="4402" w:author="רינת אביטל" w:date="2022-05-12T14:23:00Z"/>
          <w:rFonts w:ascii="Consolas" w:hAnsi="Consolas"/>
          <w:color w:val="D4D4D4"/>
          <w:sz w:val="21"/>
          <w:szCs w:val="21"/>
        </w:rPr>
      </w:pPr>
      <w:ins w:id="4403" w:author="רינת אביטל" w:date="2022-05-12T14:23:00Z">
        <w:r>
          <w:rPr>
            <w:rFonts w:ascii="Consolas" w:hAnsi="Consolas"/>
            <w:color w:val="D4D4D4"/>
            <w:sz w:val="21"/>
            <w:szCs w:val="21"/>
          </w:rPr>
          <w:t xml:space="preserve">  </w:t>
        </w:r>
        <w:r>
          <w:rPr>
            <w:rFonts w:ascii="Consolas" w:hAnsi="Consolas"/>
            <w:color w:val="DCDCAA"/>
            <w:sz w:val="21"/>
            <w:szCs w:val="21"/>
          </w:rPr>
          <w:t>inputPoint</w:t>
        </w:r>
        <w:r>
          <w:rPr>
            <w:rFonts w:ascii="Consolas" w:hAnsi="Consolas"/>
            <w:color w:val="D4D4D4"/>
            <w:sz w:val="21"/>
            <w:szCs w:val="21"/>
          </w:rPr>
          <w:t>(</w:t>
        </w:r>
        <w:r>
          <w:rPr>
            <w:rFonts w:ascii="Consolas" w:hAnsi="Consolas"/>
            <w:color w:val="9CDCFE"/>
            <w:sz w:val="21"/>
            <w:szCs w:val="21"/>
          </w:rPr>
          <w:t>e</w:t>
        </w:r>
        <w:r>
          <w:rPr>
            <w:rFonts w:ascii="Consolas" w:hAnsi="Consolas"/>
            <w:color w:val="D4D4D4"/>
            <w:sz w:val="21"/>
            <w:szCs w:val="21"/>
          </w:rPr>
          <w:t>:</w:t>
        </w:r>
        <w:r>
          <w:rPr>
            <w:rFonts w:ascii="Consolas" w:hAnsi="Consolas"/>
            <w:color w:val="4EC9B0"/>
            <w:sz w:val="21"/>
            <w:szCs w:val="21"/>
          </w:rPr>
          <w:t>Point</w:t>
        </w:r>
        <w:r>
          <w:rPr>
            <w:rFonts w:ascii="Consolas" w:hAnsi="Consolas"/>
            <w:color w:val="D4D4D4"/>
            <w:sz w:val="21"/>
            <w:szCs w:val="21"/>
          </w:rPr>
          <w:t>)</w:t>
        </w:r>
      </w:ins>
    </w:p>
    <w:p w14:paraId="529DA0DD" w14:textId="77777777" w:rsidR="00254D98" w:rsidRDefault="00254D98" w:rsidP="00254D98">
      <w:pPr>
        <w:shd w:val="clear" w:color="auto" w:fill="1E1E1E"/>
        <w:spacing w:line="285" w:lineRule="atLeast"/>
        <w:rPr>
          <w:ins w:id="4404" w:author="רינת אביטל" w:date="2022-05-12T14:23:00Z"/>
          <w:rFonts w:ascii="Consolas" w:hAnsi="Consolas"/>
          <w:color w:val="D4D4D4"/>
          <w:sz w:val="21"/>
          <w:szCs w:val="21"/>
        </w:rPr>
      </w:pPr>
      <w:ins w:id="4405" w:author="רינת אביטל" w:date="2022-05-12T14:23:00Z">
        <w:r>
          <w:rPr>
            <w:rFonts w:ascii="Consolas" w:hAnsi="Consolas"/>
            <w:color w:val="D4D4D4"/>
            <w:sz w:val="21"/>
            <w:szCs w:val="21"/>
          </w:rPr>
          <w:t xml:space="preserve">  {</w:t>
        </w:r>
      </w:ins>
    </w:p>
    <w:p w14:paraId="04313307" w14:textId="77777777" w:rsidR="00254D98" w:rsidRDefault="00254D98" w:rsidP="00254D98">
      <w:pPr>
        <w:shd w:val="clear" w:color="auto" w:fill="1E1E1E"/>
        <w:spacing w:line="285" w:lineRule="atLeast"/>
        <w:rPr>
          <w:ins w:id="4406" w:author="רינת אביטל" w:date="2022-05-12T14:23:00Z"/>
          <w:rFonts w:ascii="Consolas" w:hAnsi="Consolas"/>
          <w:color w:val="D4D4D4"/>
          <w:sz w:val="21"/>
          <w:szCs w:val="21"/>
        </w:rPr>
      </w:pPr>
      <w:ins w:id="4407" w:author="רינת אביטל" w:date="2022-05-12T14:23:00Z">
        <w:r>
          <w:rPr>
            <w:rFonts w:ascii="Consolas" w:hAnsi="Consolas"/>
            <w:color w:val="569CD6"/>
            <w:sz w:val="21"/>
            <w:szCs w:val="21"/>
          </w:rPr>
          <w:t xml:space="preserve">   this</w:t>
        </w:r>
        <w:r>
          <w:rPr>
            <w:rFonts w:ascii="Consolas" w:hAnsi="Consolas"/>
            <w:color w:val="D4D4D4"/>
            <w:sz w:val="21"/>
            <w:szCs w:val="21"/>
          </w:rPr>
          <w:t>.</w:t>
        </w:r>
        <w:r>
          <w:rPr>
            <w:rFonts w:ascii="Consolas" w:hAnsi="Consolas"/>
            <w:color w:val="9CDCFE"/>
            <w:sz w:val="21"/>
            <w:szCs w:val="21"/>
          </w:rPr>
          <w:t>childBuying</w:t>
        </w:r>
        <w:r>
          <w:rPr>
            <w:rFonts w:ascii="Consolas" w:hAnsi="Consolas"/>
            <w:color w:val="D4D4D4"/>
            <w:sz w:val="21"/>
            <w:szCs w:val="21"/>
          </w:rPr>
          <w:t>.</w:t>
        </w:r>
        <w:r>
          <w:rPr>
            <w:rFonts w:ascii="Consolas" w:hAnsi="Consolas"/>
            <w:color w:val="DCDCAA"/>
            <w:sz w:val="21"/>
            <w:szCs w:val="21"/>
          </w:rPr>
          <w:t>setPstart</w:t>
        </w:r>
        <w:r>
          <w:rPr>
            <w:rFonts w:ascii="Consolas" w:hAnsi="Consolas"/>
            <w:color w:val="D4D4D4"/>
            <w:sz w:val="21"/>
            <w:szCs w:val="21"/>
          </w:rPr>
          <w:t>(</w:t>
        </w:r>
        <w:r>
          <w:rPr>
            <w:rFonts w:ascii="Consolas" w:hAnsi="Consolas"/>
            <w:color w:val="9CDCFE"/>
            <w:sz w:val="21"/>
            <w:szCs w:val="21"/>
          </w:rPr>
          <w:t>e</w:t>
        </w:r>
        <w:r>
          <w:rPr>
            <w:rFonts w:ascii="Consolas" w:hAnsi="Consolas"/>
            <w:color w:val="D4D4D4"/>
            <w:sz w:val="21"/>
            <w:szCs w:val="21"/>
          </w:rPr>
          <w:t>);</w:t>
        </w:r>
      </w:ins>
    </w:p>
    <w:p w14:paraId="6E7F46DE" w14:textId="77777777" w:rsidR="00254D98" w:rsidRDefault="00254D98" w:rsidP="00254D98">
      <w:pPr>
        <w:shd w:val="clear" w:color="auto" w:fill="1E1E1E"/>
        <w:spacing w:line="285" w:lineRule="atLeast"/>
        <w:rPr>
          <w:ins w:id="4408" w:author="רינת אביטל" w:date="2022-05-12T14:23:00Z"/>
          <w:rFonts w:ascii="Consolas" w:hAnsi="Consolas"/>
          <w:color w:val="D4D4D4"/>
          <w:sz w:val="21"/>
          <w:szCs w:val="21"/>
        </w:rPr>
      </w:pPr>
      <w:ins w:id="4409" w:author="רינת אביטל" w:date="2022-05-12T14:23:00Z">
        <w:r>
          <w:rPr>
            <w:rFonts w:ascii="Consolas" w:hAnsi="Consolas"/>
            <w:color w:val="D4D4D4"/>
            <w:sz w:val="21"/>
            <w:szCs w:val="21"/>
          </w:rPr>
          <w:t xml:space="preserve">  }</w:t>
        </w:r>
      </w:ins>
    </w:p>
    <w:p w14:paraId="23CE9CC0" w14:textId="77777777" w:rsidR="00254D98" w:rsidRDefault="00254D98" w:rsidP="00254D98">
      <w:pPr>
        <w:shd w:val="clear" w:color="auto" w:fill="1E1E1E"/>
        <w:spacing w:line="285" w:lineRule="atLeast"/>
        <w:rPr>
          <w:ins w:id="4410" w:author="רינת אביטל" w:date="2022-05-12T14:23:00Z"/>
          <w:rFonts w:ascii="Consolas" w:hAnsi="Consolas"/>
          <w:color w:val="D4D4D4"/>
          <w:sz w:val="21"/>
          <w:szCs w:val="21"/>
        </w:rPr>
      </w:pPr>
      <w:ins w:id="4411" w:author="רינת אביטל" w:date="2022-05-12T14:23:00Z">
        <w:r>
          <w:rPr>
            <w:rFonts w:ascii="Consolas" w:hAnsi="Consolas"/>
            <w:color w:val="D4D4D4"/>
            <w:sz w:val="21"/>
            <w:szCs w:val="21"/>
          </w:rPr>
          <w:t xml:space="preserve">  </w:t>
        </w:r>
      </w:ins>
    </w:p>
    <w:p w14:paraId="48602D05" w14:textId="77777777" w:rsidR="00254D98" w:rsidRDefault="00254D98" w:rsidP="00254D98">
      <w:pPr>
        <w:shd w:val="clear" w:color="auto" w:fill="1E1E1E"/>
        <w:spacing w:line="285" w:lineRule="atLeast"/>
        <w:rPr>
          <w:ins w:id="4412" w:author="רינת אביטל" w:date="2022-05-12T14:23:00Z"/>
          <w:rFonts w:ascii="Consolas" w:hAnsi="Consolas"/>
          <w:color w:val="D4D4D4"/>
          <w:sz w:val="21"/>
          <w:szCs w:val="21"/>
        </w:rPr>
      </w:pPr>
      <w:ins w:id="4413" w:author="רינת אביטל" w:date="2022-05-12T14:23:00Z">
        <w:r>
          <w:rPr>
            <w:rFonts w:ascii="Consolas" w:hAnsi="Consolas"/>
            <w:color w:val="D4D4D4"/>
            <w:sz w:val="21"/>
            <w:szCs w:val="21"/>
          </w:rPr>
          <w:t xml:space="preserve">  </w:t>
        </w:r>
        <w:r>
          <w:rPr>
            <w:rFonts w:ascii="Consolas" w:hAnsi="Consolas"/>
            <w:color w:val="DCDCAA"/>
            <w:sz w:val="21"/>
            <w:szCs w:val="21"/>
          </w:rPr>
          <w:t>sendPath</w:t>
        </w:r>
        <w:r>
          <w:rPr>
            <w:rFonts w:ascii="Consolas" w:hAnsi="Consolas"/>
            <w:color w:val="D4D4D4"/>
            <w:sz w:val="21"/>
            <w:szCs w:val="21"/>
          </w:rPr>
          <w:t>(</w:t>
        </w:r>
        <w:r>
          <w:rPr>
            <w:rFonts w:ascii="Consolas" w:hAnsi="Consolas"/>
            <w:color w:val="9CDCFE"/>
            <w:sz w:val="21"/>
            <w:szCs w:val="21"/>
          </w:rPr>
          <w:t>coordinates</w:t>
        </w:r>
        <w:r>
          <w:rPr>
            <w:rFonts w:ascii="Consolas" w:hAnsi="Consolas"/>
            <w:color w:val="D4D4D4"/>
            <w:sz w:val="21"/>
            <w:szCs w:val="21"/>
          </w:rPr>
          <w:t>:</w:t>
        </w:r>
        <w:r>
          <w:rPr>
            <w:rFonts w:ascii="Consolas" w:hAnsi="Consolas"/>
            <w:color w:val="4EC9B0"/>
            <w:sz w:val="21"/>
            <w:szCs w:val="21"/>
          </w:rPr>
          <w:t>Goal</w:t>
        </w:r>
        <w:r>
          <w:rPr>
            <w:rFonts w:ascii="Consolas" w:hAnsi="Consolas"/>
            <w:color w:val="D4D4D4"/>
            <w:sz w:val="21"/>
            <w:szCs w:val="21"/>
          </w:rPr>
          <w:t>[])</w:t>
        </w:r>
      </w:ins>
    </w:p>
    <w:p w14:paraId="2CABE64B" w14:textId="77777777" w:rsidR="00254D98" w:rsidRDefault="00254D98" w:rsidP="00254D98">
      <w:pPr>
        <w:shd w:val="clear" w:color="auto" w:fill="1E1E1E"/>
        <w:spacing w:line="285" w:lineRule="atLeast"/>
        <w:rPr>
          <w:ins w:id="4414" w:author="רינת אביטל" w:date="2022-05-12T14:23:00Z"/>
          <w:rFonts w:ascii="Consolas" w:hAnsi="Consolas"/>
          <w:color w:val="D4D4D4"/>
          <w:sz w:val="21"/>
          <w:szCs w:val="21"/>
        </w:rPr>
      </w:pPr>
      <w:ins w:id="4415" w:author="רינת אביטל" w:date="2022-05-12T14:23:00Z">
        <w:r>
          <w:rPr>
            <w:rFonts w:ascii="Consolas" w:hAnsi="Consolas"/>
            <w:color w:val="D4D4D4"/>
            <w:sz w:val="21"/>
            <w:szCs w:val="21"/>
          </w:rPr>
          <w:t xml:space="preserve">  {</w:t>
        </w:r>
      </w:ins>
    </w:p>
    <w:p w14:paraId="59AE9E0A" w14:textId="77777777" w:rsidR="00254D98" w:rsidRDefault="00254D98" w:rsidP="00254D98">
      <w:pPr>
        <w:shd w:val="clear" w:color="auto" w:fill="1E1E1E"/>
        <w:spacing w:line="285" w:lineRule="atLeast"/>
        <w:rPr>
          <w:ins w:id="4416" w:author="רינת אביטל" w:date="2022-05-12T14:23:00Z"/>
          <w:rFonts w:ascii="Consolas" w:hAnsi="Consolas"/>
          <w:color w:val="D4D4D4"/>
          <w:sz w:val="21"/>
          <w:szCs w:val="21"/>
        </w:rPr>
      </w:pPr>
      <w:ins w:id="4417" w:author="רינת אביטל" w:date="2022-05-12T14:23:00Z">
        <w:r>
          <w:rPr>
            <w:rFonts w:ascii="Consolas" w:hAnsi="Consolas"/>
            <w:color w:val="D4D4D4"/>
            <w:sz w:val="21"/>
            <w:szCs w:val="21"/>
          </w:rPr>
          <w:lastRenderedPageBreak/>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child</w:t>
        </w:r>
        <w:r>
          <w:rPr>
            <w:rFonts w:ascii="Consolas" w:hAnsi="Consolas"/>
            <w:color w:val="D4D4D4"/>
            <w:sz w:val="21"/>
            <w:szCs w:val="21"/>
          </w:rPr>
          <w:t>.</w:t>
        </w:r>
        <w:r>
          <w:rPr>
            <w:rFonts w:ascii="Consolas" w:hAnsi="Consolas"/>
            <w:color w:val="DCDCAA"/>
            <w:sz w:val="21"/>
            <w:szCs w:val="21"/>
          </w:rPr>
          <w:t>drawPath</w:t>
        </w:r>
        <w:r>
          <w:rPr>
            <w:rFonts w:ascii="Consolas" w:hAnsi="Consolas"/>
            <w:color w:val="D4D4D4"/>
            <w:sz w:val="21"/>
            <w:szCs w:val="21"/>
          </w:rPr>
          <w:t>(</w:t>
        </w:r>
        <w:r>
          <w:rPr>
            <w:rFonts w:ascii="Consolas" w:hAnsi="Consolas"/>
            <w:color w:val="9CDCFE"/>
            <w:sz w:val="21"/>
            <w:szCs w:val="21"/>
          </w:rPr>
          <w:t>coordinates</w:t>
        </w:r>
        <w:r>
          <w:rPr>
            <w:rFonts w:ascii="Consolas" w:hAnsi="Consolas"/>
            <w:color w:val="D4D4D4"/>
            <w:sz w:val="21"/>
            <w:szCs w:val="21"/>
          </w:rPr>
          <w:t>);</w:t>
        </w:r>
      </w:ins>
    </w:p>
    <w:p w14:paraId="1AF1DAD3" w14:textId="77777777" w:rsidR="00254D98" w:rsidRDefault="00254D98" w:rsidP="00254D98">
      <w:pPr>
        <w:shd w:val="clear" w:color="auto" w:fill="1E1E1E"/>
        <w:spacing w:line="285" w:lineRule="atLeast"/>
        <w:rPr>
          <w:ins w:id="4418" w:author="רינת אביטל" w:date="2022-05-12T14:23:00Z"/>
          <w:rFonts w:ascii="Consolas" w:hAnsi="Consolas"/>
          <w:color w:val="D4D4D4"/>
          <w:sz w:val="21"/>
          <w:szCs w:val="21"/>
        </w:rPr>
      </w:pPr>
      <w:ins w:id="4419" w:author="רינת אביטל" w:date="2022-05-12T14:23:00Z">
        <w:r>
          <w:rPr>
            <w:rFonts w:ascii="Consolas" w:hAnsi="Consolas"/>
            <w:color w:val="D4D4D4"/>
            <w:sz w:val="21"/>
            <w:szCs w:val="21"/>
          </w:rPr>
          <w:t xml:space="preserve">  }</w:t>
        </w:r>
      </w:ins>
    </w:p>
    <w:p w14:paraId="4B64876D" w14:textId="77777777" w:rsidR="00254D98" w:rsidRDefault="00254D98" w:rsidP="00254D98">
      <w:pPr>
        <w:shd w:val="clear" w:color="auto" w:fill="1E1E1E"/>
        <w:spacing w:line="285" w:lineRule="atLeast"/>
        <w:rPr>
          <w:ins w:id="4420" w:author="רינת אביטל" w:date="2022-05-12T14:23:00Z"/>
          <w:rFonts w:ascii="Consolas" w:hAnsi="Consolas"/>
          <w:color w:val="D4D4D4"/>
          <w:sz w:val="21"/>
          <w:szCs w:val="21"/>
        </w:rPr>
      </w:pPr>
    </w:p>
    <w:p w14:paraId="6AAC31F8" w14:textId="77777777" w:rsidR="00254D98" w:rsidRDefault="00254D98" w:rsidP="00254D98">
      <w:pPr>
        <w:shd w:val="clear" w:color="auto" w:fill="1E1E1E"/>
        <w:spacing w:line="285" w:lineRule="atLeast"/>
        <w:rPr>
          <w:ins w:id="4421" w:author="רינת אביטל" w:date="2022-05-12T14:23:00Z"/>
          <w:rFonts w:ascii="Consolas" w:hAnsi="Consolas"/>
          <w:color w:val="D4D4D4"/>
          <w:sz w:val="21"/>
          <w:szCs w:val="21"/>
          <w:rtl/>
        </w:rPr>
      </w:pPr>
      <w:ins w:id="4422" w:author="רינת אביטל" w:date="2022-05-12T14:23:00Z">
        <w:r>
          <w:rPr>
            <w:rFonts w:ascii="Consolas" w:hAnsi="Consolas"/>
            <w:color w:val="D4D4D4"/>
            <w:sz w:val="21"/>
            <w:szCs w:val="21"/>
          </w:rPr>
          <w:t>}</w:t>
        </w:r>
      </w:ins>
    </w:p>
    <w:p w14:paraId="6B05DAF9" w14:textId="77777777" w:rsidR="00254D98" w:rsidRDefault="00254D98" w:rsidP="00254D98">
      <w:pPr>
        <w:spacing w:after="240" w:line="360" w:lineRule="auto"/>
        <w:jc w:val="both"/>
        <w:rPr>
          <w:ins w:id="4423" w:author="רינת אביטל" w:date="2022-05-12T14:23:00Z"/>
          <w:rFonts w:ascii="Tahoma" w:hAnsi="Tahoma" w:cs="Tahoma"/>
          <w:rtl/>
        </w:rPr>
      </w:pPr>
      <w:ins w:id="4424" w:author="רינת אביטל" w:date="2022-05-12T14:23:00Z">
        <w:r>
          <w:rPr>
            <w:rFonts w:ascii="Tahoma" w:hAnsi="Tahoma" w:cs="Tahoma"/>
            <w:rtl/>
          </w:rPr>
          <w:t>עריכת הרשימה מעוררת אירוע השולח את המוצר שנוסף לרשימה:</w:t>
        </w:r>
      </w:ins>
    </w:p>
    <w:p w14:paraId="5AAE612A" w14:textId="77777777" w:rsidR="00254D98" w:rsidRDefault="00254D98" w:rsidP="00254D98">
      <w:pPr>
        <w:shd w:val="clear" w:color="auto" w:fill="1E1E1E"/>
        <w:spacing w:line="285" w:lineRule="atLeast"/>
        <w:rPr>
          <w:ins w:id="4425" w:author="רינת אביטל" w:date="2022-05-12T14:23:00Z"/>
          <w:rFonts w:ascii="Consolas" w:hAnsi="Consolas"/>
          <w:color w:val="D4D4D4"/>
          <w:sz w:val="21"/>
          <w:szCs w:val="21"/>
        </w:rPr>
      </w:pPr>
    </w:p>
    <w:p w14:paraId="6ED278DF" w14:textId="77777777" w:rsidR="00254D98" w:rsidRDefault="00254D98" w:rsidP="00254D98">
      <w:pPr>
        <w:shd w:val="clear" w:color="auto" w:fill="1E1E1E"/>
        <w:spacing w:line="285" w:lineRule="atLeast"/>
        <w:rPr>
          <w:ins w:id="4426" w:author="רינת אביטל" w:date="2022-05-12T14:23:00Z"/>
          <w:rFonts w:ascii="Consolas" w:hAnsi="Consolas"/>
          <w:color w:val="D4D4D4"/>
          <w:sz w:val="21"/>
          <w:szCs w:val="21"/>
        </w:rPr>
      </w:pPr>
      <w:ins w:id="4427" w:author="רינת אביטל" w:date="2022-05-12T14:23:00Z">
        <w:r>
          <w:rPr>
            <w:rFonts w:ascii="Consolas" w:hAnsi="Consolas"/>
            <w:color w:val="C586C0"/>
            <w:sz w:val="21"/>
            <w:szCs w:val="21"/>
          </w:rPr>
          <w:t>export</w:t>
        </w:r>
        <w:r>
          <w:rPr>
            <w:rFonts w:ascii="Consolas" w:hAnsi="Consolas"/>
            <w:color w:val="D4D4D4"/>
            <w:sz w:val="21"/>
            <w:szCs w:val="21"/>
          </w:rPr>
          <w:t xml:space="preserve"> </w:t>
        </w:r>
        <w:r>
          <w:rPr>
            <w:rFonts w:ascii="Consolas" w:hAnsi="Consolas"/>
            <w:color w:val="569CD6"/>
            <w:sz w:val="21"/>
            <w:szCs w:val="21"/>
          </w:rPr>
          <w:t>class</w:t>
        </w:r>
        <w:r>
          <w:rPr>
            <w:rFonts w:ascii="Consolas" w:hAnsi="Consolas"/>
            <w:color w:val="D4D4D4"/>
            <w:sz w:val="21"/>
            <w:szCs w:val="21"/>
          </w:rPr>
          <w:t xml:space="preserve"> </w:t>
        </w:r>
        <w:r>
          <w:rPr>
            <w:rFonts w:ascii="Consolas" w:hAnsi="Consolas"/>
            <w:color w:val="4EC9B0"/>
            <w:sz w:val="21"/>
            <w:szCs w:val="21"/>
          </w:rPr>
          <w:t>BuyingComponent</w:t>
        </w:r>
        <w:r>
          <w:rPr>
            <w:rFonts w:ascii="Consolas" w:hAnsi="Consolas"/>
            <w:color w:val="D4D4D4"/>
            <w:sz w:val="21"/>
            <w:szCs w:val="21"/>
          </w:rPr>
          <w:t xml:space="preserve"> </w:t>
        </w:r>
        <w:r>
          <w:rPr>
            <w:rFonts w:ascii="Consolas" w:hAnsi="Consolas"/>
            <w:color w:val="569CD6"/>
            <w:sz w:val="21"/>
            <w:szCs w:val="21"/>
          </w:rPr>
          <w:t>implements</w:t>
        </w:r>
        <w:r>
          <w:rPr>
            <w:rFonts w:ascii="Consolas" w:hAnsi="Consolas"/>
            <w:color w:val="D4D4D4"/>
            <w:sz w:val="21"/>
            <w:szCs w:val="21"/>
          </w:rPr>
          <w:t xml:space="preserve"> </w:t>
        </w:r>
        <w:r>
          <w:rPr>
            <w:rFonts w:ascii="Consolas" w:hAnsi="Consolas"/>
            <w:color w:val="4EC9B0"/>
            <w:sz w:val="21"/>
            <w:szCs w:val="21"/>
          </w:rPr>
          <w:t>OnInit</w:t>
        </w:r>
      </w:ins>
    </w:p>
    <w:p w14:paraId="1B740371" w14:textId="77777777" w:rsidR="00254D98" w:rsidRDefault="00254D98" w:rsidP="00254D98">
      <w:pPr>
        <w:shd w:val="clear" w:color="auto" w:fill="1E1E1E"/>
        <w:spacing w:line="285" w:lineRule="atLeast"/>
        <w:rPr>
          <w:ins w:id="4428" w:author="רינת אביטל" w:date="2022-05-12T14:23:00Z"/>
          <w:rFonts w:ascii="Consolas" w:hAnsi="Consolas"/>
          <w:color w:val="D4D4D4"/>
          <w:sz w:val="21"/>
          <w:szCs w:val="21"/>
        </w:rPr>
      </w:pPr>
      <w:ins w:id="4429" w:author="רינת אביטל" w:date="2022-05-12T14:23:00Z">
        <w:r>
          <w:rPr>
            <w:rFonts w:ascii="Consolas" w:hAnsi="Consolas"/>
            <w:color w:val="D4D4D4"/>
            <w:sz w:val="21"/>
            <w:szCs w:val="21"/>
          </w:rPr>
          <w:t xml:space="preserve"> {</w:t>
        </w:r>
      </w:ins>
    </w:p>
    <w:p w14:paraId="4CB4C66A" w14:textId="77777777" w:rsidR="00254D98" w:rsidRDefault="00254D98" w:rsidP="00254D98">
      <w:pPr>
        <w:shd w:val="clear" w:color="auto" w:fill="1E1E1E"/>
        <w:spacing w:line="285" w:lineRule="atLeast"/>
        <w:rPr>
          <w:ins w:id="4430" w:author="רינת אביטל" w:date="2022-05-12T14:23:00Z"/>
          <w:rFonts w:ascii="Consolas" w:hAnsi="Consolas"/>
          <w:color w:val="D4D4D4"/>
          <w:sz w:val="21"/>
          <w:szCs w:val="21"/>
        </w:rPr>
      </w:pPr>
      <w:ins w:id="4431" w:author="רינת אביטל" w:date="2022-05-12T14:23:00Z">
        <w:r>
          <w:rPr>
            <w:rFonts w:ascii="Consolas" w:hAnsi="Consolas"/>
            <w:color w:val="D4D4D4"/>
            <w:sz w:val="21"/>
            <w:szCs w:val="21"/>
          </w:rPr>
          <w:t>@</w:t>
        </w:r>
        <w:r>
          <w:rPr>
            <w:rFonts w:ascii="Consolas" w:hAnsi="Consolas"/>
            <w:color w:val="DCDCAA"/>
            <w:sz w:val="21"/>
            <w:szCs w:val="21"/>
          </w:rPr>
          <w:t>ViewChild</w:t>
        </w:r>
        <w:r>
          <w:rPr>
            <w:rFonts w:ascii="Consolas" w:hAnsi="Consolas"/>
            <w:color w:val="D4D4D4"/>
            <w:sz w:val="21"/>
            <w:szCs w:val="21"/>
          </w:rPr>
          <w:t>(</w:t>
        </w:r>
        <w:r>
          <w:rPr>
            <w:rFonts w:ascii="Consolas" w:hAnsi="Consolas"/>
            <w:color w:val="CE9178"/>
            <w:sz w:val="21"/>
            <w:szCs w:val="21"/>
          </w:rPr>
          <w:t>'aliasInput'</w:t>
        </w:r>
        <w:r>
          <w:rPr>
            <w:rFonts w:ascii="Consolas" w:hAnsi="Consolas"/>
            <w:color w:val="D4D4D4"/>
            <w:sz w:val="21"/>
            <w:szCs w:val="21"/>
          </w:rPr>
          <w:t>,{</w:t>
        </w:r>
        <w:r>
          <w:rPr>
            <w:rFonts w:ascii="Consolas" w:hAnsi="Consolas"/>
            <w:color w:val="9CDCFE"/>
            <w:sz w:val="21"/>
            <w:szCs w:val="21"/>
          </w:rPr>
          <w:t>static:</w:t>
        </w:r>
        <w:r>
          <w:rPr>
            <w:rFonts w:ascii="Consolas" w:hAnsi="Consolas"/>
            <w:color w:val="D4D4D4"/>
            <w:sz w:val="21"/>
            <w:szCs w:val="21"/>
          </w:rPr>
          <w:t xml:space="preserve"> </w:t>
        </w:r>
        <w:r>
          <w:rPr>
            <w:rFonts w:ascii="Consolas" w:hAnsi="Consolas"/>
            <w:color w:val="569CD6"/>
            <w:sz w:val="21"/>
            <w:szCs w:val="21"/>
          </w:rPr>
          <w:t>false</w:t>
        </w:r>
        <w:r>
          <w:rPr>
            <w:rFonts w:ascii="Consolas" w:hAnsi="Consolas"/>
            <w:color w:val="D4D4D4"/>
            <w:sz w:val="21"/>
            <w:szCs w:val="21"/>
          </w:rPr>
          <w:t xml:space="preserve">}) </w:t>
        </w:r>
        <w:r>
          <w:rPr>
            <w:rFonts w:ascii="Consolas" w:hAnsi="Consolas"/>
            <w:color w:val="9CDCFE"/>
            <w:sz w:val="21"/>
            <w:szCs w:val="21"/>
          </w:rPr>
          <w:t>aliasInput</w:t>
        </w:r>
        <w:r>
          <w:rPr>
            <w:rFonts w:ascii="Consolas" w:hAnsi="Consolas"/>
            <w:color w:val="D4D4D4"/>
            <w:sz w:val="21"/>
            <w:szCs w:val="21"/>
          </w:rPr>
          <w:t xml:space="preserve">: </w:t>
        </w:r>
        <w:r>
          <w:rPr>
            <w:rFonts w:ascii="Consolas" w:hAnsi="Consolas"/>
            <w:color w:val="4EC9B0"/>
            <w:sz w:val="21"/>
            <w:szCs w:val="21"/>
          </w:rPr>
          <w:t>ElementRef</w:t>
        </w:r>
        <w:r>
          <w:rPr>
            <w:rFonts w:ascii="Consolas" w:hAnsi="Consolas"/>
            <w:color w:val="D4D4D4"/>
            <w:sz w:val="21"/>
            <w:szCs w:val="21"/>
          </w:rPr>
          <w:t>&lt;</w:t>
        </w:r>
        <w:r>
          <w:rPr>
            <w:rFonts w:ascii="Consolas" w:hAnsi="Consolas"/>
            <w:color w:val="4EC9B0"/>
            <w:sz w:val="21"/>
            <w:szCs w:val="21"/>
          </w:rPr>
          <w:t>HTMLInputElement</w:t>
        </w:r>
        <w:r>
          <w:rPr>
            <w:rFonts w:ascii="Consolas" w:hAnsi="Consolas"/>
            <w:color w:val="D4D4D4"/>
            <w:sz w:val="21"/>
            <w:szCs w:val="21"/>
          </w:rPr>
          <w:t>&gt;;</w:t>
        </w:r>
      </w:ins>
    </w:p>
    <w:p w14:paraId="4E2CAB78" w14:textId="77777777" w:rsidR="00254D98" w:rsidRDefault="00254D98" w:rsidP="00254D98">
      <w:pPr>
        <w:shd w:val="clear" w:color="auto" w:fill="1E1E1E"/>
        <w:spacing w:line="285" w:lineRule="atLeast"/>
        <w:rPr>
          <w:ins w:id="4432" w:author="רינת אביטל" w:date="2022-05-12T14:23:00Z"/>
          <w:rFonts w:ascii="Consolas" w:hAnsi="Consolas"/>
          <w:color w:val="D4D4D4"/>
          <w:sz w:val="21"/>
          <w:szCs w:val="21"/>
        </w:rPr>
      </w:pPr>
      <w:ins w:id="4433" w:author="רינת אביטל" w:date="2022-05-12T14:23:00Z">
        <w:r>
          <w:rPr>
            <w:rFonts w:ascii="Consolas" w:hAnsi="Consolas"/>
            <w:color w:val="D4D4D4"/>
            <w:sz w:val="21"/>
            <w:szCs w:val="21"/>
          </w:rPr>
          <w:t>@</w:t>
        </w:r>
        <w:r>
          <w:rPr>
            <w:rFonts w:ascii="Consolas" w:hAnsi="Consolas"/>
            <w:color w:val="DCDCAA"/>
            <w:sz w:val="21"/>
            <w:szCs w:val="21"/>
          </w:rPr>
          <w:t>Output</w:t>
        </w:r>
        <w:r>
          <w:rPr>
            <w:rFonts w:ascii="Consolas" w:hAnsi="Consolas"/>
            <w:color w:val="D4D4D4"/>
            <w:sz w:val="21"/>
            <w:szCs w:val="21"/>
          </w:rPr>
          <w:t xml:space="preserve">() </w:t>
        </w:r>
        <w:r>
          <w:rPr>
            <w:rFonts w:ascii="Consolas" w:hAnsi="Consolas"/>
            <w:color w:val="9CDCFE"/>
            <w:sz w:val="21"/>
            <w:szCs w:val="21"/>
          </w:rPr>
          <w:t>onSelectPrduct</w:t>
        </w:r>
        <w:r>
          <w:rPr>
            <w:rFonts w:ascii="Consolas" w:hAnsi="Consolas"/>
            <w:color w:val="D4D4D4"/>
            <w:sz w:val="21"/>
            <w:szCs w:val="21"/>
          </w:rPr>
          <w:t>:</w:t>
        </w:r>
        <w:r>
          <w:rPr>
            <w:rFonts w:ascii="Consolas" w:hAnsi="Consolas"/>
            <w:color w:val="4EC9B0"/>
            <w:sz w:val="21"/>
            <w:szCs w:val="21"/>
          </w:rPr>
          <w:t>EventEmitter</w:t>
        </w:r>
        <w:r>
          <w:rPr>
            <w:rFonts w:ascii="Consolas" w:hAnsi="Consolas"/>
            <w:color w:val="D4D4D4"/>
            <w:sz w:val="21"/>
            <w:szCs w:val="21"/>
          </w:rPr>
          <w:t>&lt;</w:t>
        </w:r>
        <w:r>
          <w:rPr>
            <w:rFonts w:ascii="Consolas" w:hAnsi="Consolas"/>
            <w:color w:val="4EC9B0"/>
            <w:sz w:val="21"/>
            <w:szCs w:val="21"/>
          </w:rPr>
          <w:t>Product</w:t>
        </w:r>
        <w:r>
          <w:rPr>
            <w:rFonts w:ascii="Consolas" w:hAnsi="Consolas"/>
            <w:color w:val="D4D4D4"/>
            <w:sz w:val="21"/>
            <w:szCs w:val="21"/>
          </w:rPr>
          <w:t>&gt;=</w:t>
        </w:r>
        <w:r>
          <w:rPr>
            <w:rFonts w:ascii="Consolas" w:hAnsi="Consolas"/>
            <w:color w:val="569CD6"/>
            <w:sz w:val="21"/>
            <w:szCs w:val="21"/>
          </w:rPr>
          <w:t>new</w:t>
        </w:r>
        <w:r>
          <w:rPr>
            <w:rFonts w:ascii="Consolas" w:hAnsi="Consolas"/>
            <w:color w:val="D4D4D4"/>
            <w:sz w:val="21"/>
            <w:szCs w:val="21"/>
          </w:rPr>
          <w:t xml:space="preserve"> </w:t>
        </w:r>
        <w:r>
          <w:rPr>
            <w:rFonts w:ascii="Consolas" w:hAnsi="Consolas"/>
            <w:color w:val="4EC9B0"/>
            <w:sz w:val="21"/>
            <w:szCs w:val="21"/>
          </w:rPr>
          <w:t>EventEmitter</w:t>
        </w:r>
        <w:r>
          <w:rPr>
            <w:rFonts w:ascii="Consolas" w:hAnsi="Consolas"/>
            <w:color w:val="D4D4D4"/>
            <w:sz w:val="21"/>
            <w:szCs w:val="21"/>
          </w:rPr>
          <w:t>&lt;</w:t>
        </w:r>
        <w:r>
          <w:rPr>
            <w:rFonts w:ascii="Consolas" w:hAnsi="Consolas"/>
            <w:color w:val="4EC9B0"/>
            <w:sz w:val="21"/>
            <w:szCs w:val="21"/>
          </w:rPr>
          <w:t>Product</w:t>
        </w:r>
        <w:r>
          <w:rPr>
            <w:rFonts w:ascii="Consolas" w:hAnsi="Consolas"/>
            <w:color w:val="D4D4D4"/>
            <w:sz w:val="21"/>
            <w:szCs w:val="21"/>
          </w:rPr>
          <w:t>&gt;();</w:t>
        </w:r>
      </w:ins>
    </w:p>
    <w:p w14:paraId="22BB0811" w14:textId="77777777" w:rsidR="00254D98" w:rsidRDefault="00254D98" w:rsidP="00254D98">
      <w:pPr>
        <w:shd w:val="clear" w:color="auto" w:fill="1E1E1E"/>
        <w:spacing w:line="285" w:lineRule="atLeast"/>
        <w:rPr>
          <w:ins w:id="4434" w:author="רינת אביטל" w:date="2022-05-12T14:23:00Z"/>
          <w:rFonts w:ascii="Consolas" w:hAnsi="Consolas"/>
          <w:color w:val="D4D4D4"/>
          <w:sz w:val="21"/>
          <w:szCs w:val="21"/>
        </w:rPr>
      </w:pPr>
      <w:ins w:id="4435" w:author="רינת אביטל" w:date="2022-05-12T14:23:00Z">
        <w:r>
          <w:rPr>
            <w:rFonts w:ascii="Consolas" w:hAnsi="Consolas"/>
            <w:color w:val="D4D4D4"/>
            <w:sz w:val="21"/>
            <w:szCs w:val="21"/>
          </w:rPr>
          <w:t>@</w:t>
        </w:r>
        <w:r>
          <w:rPr>
            <w:rFonts w:ascii="Consolas" w:hAnsi="Consolas"/>
            <w:color w:val="DCDCAA"/>
            <w:sz w:val="21"/>
            <w:szCs w:val="21"/>
          </w:rPr>
          <w:t>Output</w:t>
        </w:r>
        <w:r>
          <w:rPr>
            <w:rFonts w:ascii="Consolas" w:hAnsi="Consolas"/>
            <w:color w:val="D4D4D4"/>
            <w:sz w:val="21"/>
            <w:szCs w:val="21"/>
          </w:rPr>
          <w:t xml:space="preserve">() </w:t>
        </w:r>
        <w:r>
          <w:rPr>
            <w:rFonts w:ascii="Consolas" w:hAnsi="Consolas"/>
            <w:color w:val="9CDCFE"/>
            <w:sz w:val="21"/>
            <w:szCs w:val="21"/>
          </w:rPr>
          <w:t>toShowPath</w:t>
        </w:r>
        <w:r>
          <w:rPr>
            <w:rFonts w:ascii="Consolas" w:hAnsi="Consolas"/>
            <w:color w:val="D4D4D4"/>
            <w:sz w:val="21"/>
            <w:szCs w:val="21"/>
          </w:rPr>
          <w:t>:</w:t>
        </w:r>
        <w:r>
          <w:rPr>
            <w:rFonts w:ascii="Consolas" w:hAnsi="Consolas"/>
            <w:color w:val="4EC9B0"/>
            <w:sz w:val="21"/>
            <w:szCs w:val="21"/>
          </w:rPr>
          <w:t>EventEmitter</w:t>
        </w:r>
        <w:r>
          <w:rPr>
            <w:rFonts w:ascii="Consolas" w:hAnsi="Consolas"/>
            <w:color w:val="D4D4D4"/>
            <w:sz w:val="21"/>
            <w:szCs w:val="21"/>
          </w:rPr>
          <w:t>&lt;</w:t>
        </w:r>
        <w:r>
          <w:rPr>
            <w:rFonts w:ascii="Consolas" w:hAnsi="Consolas"/>
            <w:color w:val="4EC9B0"/>
            <w:sz w:val="21"/>
            <w:szCs w:val="21"/>
          </w:rPr>
          <w:t>Goal</w:t>
        </w:r>
        <w:r>
          <w:rPr>
            <w:rFonts w:ascii="Consolas" w:hAnsi="Consolas"/>
            <w:color w:val="D4D4D4"/>
            <w:sz w:val="21"/>
            <w:szCs w:val="21"/>
          </w:rPr>
          <w:t>[]&gt;=</w:t>
        </w:r>
        <w:r>
          <w:rPr>
            <w:rFonts w:ascii="Consolas" w:hAnsi="Consolas"/>
            <w:color w:val="569CD6"/>
            <w:sz w:val="21"/>
            <w:szCs w:val="21"/>
          </w:rPr>
          <w:t>new</w:t>
        </w:r>
        <w:r>
          <w:rPr>
            <w:rFonts w:ascii="Consolas" w:hAnsi="Consolas"/>
            <w:color w:val="D4D4D4"/>
            <w:sz w:val="21"/>
            <w:szCs w:val="21"/>
          </w:rPr>
          <w:t xml:space="preserve"> </w:t>
        </w:r>
        <w:r>
          <w:rPr>
            <w:rFonts w:ascii="Consolas" w:hAnsi="Consolas"/>
            <w:color w:val="4EC9B0"/>
            <w:sz w:val="21"/>
            <w:szCs w:val="21"/>
          </w:rPr>
          <w:t>EventEmitter</w:t>
        </w:r>
        <w:r>
          <w:rPr>
            <w:rFonts w:ascii="Consolas" w:hAnsi="Consolas"/>
            <w:color w:val="D4D4D4"/>
            <w:sz w:val="21"/>
            <w:szCs w:val="21"/>
          </w:rPr>
          <w:t>&lt;</w:t>
        </w:r>
        <w:r>
          <w:rPr>
            <w:rFonts w:ascii="Consolas" w:hAnsi="Consolas"/>
            <w:color w:val="4EC9B0"/>
            <w:sz w:val="21"/>
            <w:szCs w:val="21"/>
          </w:rPr>
          <w:t>Goal</w:t>
        </w:r>
        <w:r>
          <w:rPr>
            <w:rFonts w:ascii="Consolas" w:hAnsi="Consolas"/>
            <w:color w:val="D4D4D4"/>
            <w:sz w:val="21"/>
            <w:szCs w:val="21"/>
          </w:rPr>
          <w:t xml:space="preserve">[]&gt;();  </w:t>
        </w:r>
      </w:ins>
    </w:p>
    <w:p w14:paraId="7C31361C" w14:textId="77777777" w:rsidR="00254D98" w:rsidRDefault="00254D98" w:rsidP="00254D98">
      <w:pPr>
        <w:spacing w:after="240" w:line="360" w:lineRule="auto"/>
        <w:jc w:val="both"/>
        <w:rPr>
          <w:ins w:id="4436" w:author="רינת אביטל" w:date="2022-05-12T14:23:00Z"/>
          <w:rFonts w:ascii="Tahoma" w:hAnsi="Tahoma" w:cs="Tahoma"/>
          <w:rtl/>
        </w:rPr>
      </w:pPr>
    </w:p>
    <w:p w14:paraId="06F5CA62" w14:textId="77777777" w:rsidR="00254D98" w:rsidRDefault="00254D98" w:rsidP="00254D98">
      <w:pPr>
        <w:spacing w:after="240" w:line="360" w:lineRule="auto"/>
        <w:jc w:val="both"/>
        <w:rPr>
          <w:ins w:id="4437" w:author="רינת אביטל" w:date="2022-05-12T14:23:00Z"/>
          <w:rFonts w:ascii="Tahoma" w:hAnsi="Tahoma" w:cs="Tahoma"/>
          <w:rtl/>
        </w:rPr>
      </w:pPr>
      <w:ins w:id="4438" w:author="רינת אביטל" w:date="2022-05-12T14:23:00Z">
        <w:r>
          <w:rPr>
            <w:rFonts w:ascii="Tahoma" w:hAnsi="Tahoma" w:cs="Tahoma"/>
            <w:rtl/>
          </w:rPr>
          <w:t xml:space="preserve"> מפת החנות מאזינה לאירוע ובעקבותיו מציינת את מיקום המוצר במפה:</w:t>
        </w:r>
      </w:ins>
    </w:p>
    <w:p w14:paraId="1E61CEF8" w14:textId="77777777" w:rsidR="00254D98" w:rsidRDefault="00254D98" w:rsidP="00254D98">
      <w:pPr>
        <w:shd w:val="clear" w:color="auto" w:fill="1E1E1E"/>
        <w:spacing w:line="285" w:lineRule="atLeast"/>
        <w:rPr>
          <w:ins w:id="4439" w:author="רינת אביטל" w:date="2022-05-12T14:23:00Z"/>
          <w:rFonts w:ascii="Consolas" w:hAnsi="Consolas"/>
          <w:color w:val="D4D4D4"/>
          <w:sz w:val="21"/>
          <w:szCs w:val="21"/>
        </w:rPr>
      </w:pPr>
      <w:ins w:id="4440" w:author="רינת אביטל" w:date="2022-05-12T14:23:00Z">
        <w:r>
          <w:rPr>
            <w:rFonts w:ascii="Consolas" w:hAnsi="Consolas"/>
            <w:color w:val="C586C0"/>
            <w:sz w:val="21"/>
            <w:szCs w:val="21"/>
          </w:rPr>
          <w:t>export</w:t>
        </w:r>
        <w:r>
          <w:rPr>
            <w:rFonts w:ascii="Consolas" w:hAnsi="Consolas"/>
            <w:color w:val="D4D4D4"/>
            <w:sz w:val="21"/>
            <w:szCs w:val="21"/>
          </w:rPr>
          <w:t xml:space="preserve"> </w:t>
        </w:r>
        <w:r>
          <w:rPr>
            <w:rFonts w:ascii="Consolas" w:hAnsi="Consolas"/>
            <w:color w:val="569CD6"/>
            <w:sz w:val="21"/>
            <w:szCs w:val="21"/>
          </w:rPr>
          <w:t>class</w:t>
        </w:r>
        <w:r>
          <w:rPr>
            <w:rFonts w:ascii="Consolas" w:hAnsi="Consolas"/>
            <w:color w:val="D4D4D4"/>
            <w:sz w:val="21"/>
            <w:szCs w:val="21"/>
          </w:rPr>
          <w:t xml:space="preserve"> </w:t>
        </w:r>
        <w:r>
          <w:rPr>
            <w:rFonts w:ascii="Consolas" w:hAnsi="Consolas"/>
            <w:color w:val="4EC9B0"/>
            <w:sz w:val="21"/>
            <w:szCs w:val="21"/>
          </w:rPr>
          <w:t>UsingCanvasComponent</w:t>
        </w:r>
        <w:r>
          <w:rPr>
            <w:rFonts w:ascii="Consolas" w:hAnsi="Consolas"/>
            <w:color w:val="D4D4D4"/>
            <w:sz w:val="21"/>
            <w:szCs w:val="21"/>
          </w:rPr>
          <w:t xml:space="preserve"> </w:t>
        </w:r>
        <w:r>
          <w:rPr>
            <w:rFonts w:ascii="Consolas" w:hAnsi="Consolas"/>
            <w:color w:val="569CD6"/>
            <w:sz w:val="21"/>
            <w:szCs w:val="21"/>
          </w:rPr>
          <w:t>implements</w:t>
        </w:r>
        <w:r>
          <w:rPr>
            <w:rFonts w:ascii="Consolas" w:hAnsi="Consolas"/>
            <w:color w:val="D4D4D4"/>
            <w:sz w:val="21"/>
            <w:szCs w:val="21"/>
          </w:rPr>
          <w:t xml:space="preserve"> </w:t>
        </w:r>
        <w:r>
          <w:rPr>
            <w:rFonts w:ascii="Consolas" w:hAnsi="Consolas"/>
            <w:color w:val="4EC9B0"/>
            <w:sz w:val="21"/>
            <w:szCs w:val="21"/>
          </w:rPr>
          <w:t>OnInit</w:t>
        </w:r>
      </w:ins>
    </w:p>
    <w:p w14:paraId="294DD0DE" w14:textId="77777777" w:rsidR="00254D98" w:rsidRDefault="00254D98" w:rsidP="00254D98">
      <w:pPr>
        <w:shd w:val="clear" w:color="auto" w:fill="1E1E1E"/>
        <w:spacing w:line="285" w:lineRule="atLeast"/>
        <w:rPr>
          <w:ins w:id="4441" w:author="רינת אביטל" w:date="2022-05-12T14:23:00Z"/>
          <w:rFonts w:ascii="Consolas" w:hAnsi="Consolas"/>
          <w:color w:val="D4D4D4"/>
          <w:sz w:val="21"/>
          <w:szCs w:val="21"/>
        </w:rPr>
      </w:pPr>
      <w:ins w:id="4442" w:author="רינת אביטל" w:date="2022-05-12T14:23:00Z">
        <w:r>
          <w:rPr>
            <w:rFonts w:ascii="Consolas" w:hAnsi="Consolas"/>
            <w:color w:val="D4D4D4"/>
            <w:sz w:val="21"/>
            <w:szCs w:val="21"/>
          </w:rPr>
          <w:t xml:space="preserve"> {</w:t>
        </w:r>
      </w:ins>
    </w:p>
    <w:p w14:paraId="2952A725" w14:textId="77777777" w:rsidR="00254D98" w:rsidRDefault="00254D98" w:rsidP="00254D98">
      <w:pPr>
        <w:shd w:val="clear" w:color="auto" w:fill="1E1E1E"/>
        <w:spacing w:line="285" w:lineRule="atLeast"/>
        <w:rPr>
          <w:ins w:id="4443" w:author="רינת אביטל" w:date="2022-05-12T14:23:00Z"/>
          <w:rFonts w:ascii="Consolas" w:hAnsi="Consolas"/>
          <w:color w:val="D4D4D4"/>
          <w:sz w:val="21"/>
          <w:szCs w:val="21"/>
        </w:rPr>
      </w:pPr>
      <w:ins w:id="4444" w:author="רינת אביטל" w:date="2022-05-12T14:23:00Z">
        <w:r>
          <w:rPr>
            <w:rFonts w:ascii="Consolas" w:hAnsi="Consolas"/>
            <w:color w:val="D4D4D4"/>
            <w:sz w:val="21"/>
            <w:szCs w:val="21"/>
          </w:rPr>
          <w:t xml:space="preserve">  @</w:t>
        </w:r>
        <w:r>
          <w:rPr>
            <w:rFonts w:ascii="Consolas" w:hAnsi="Consolas"/>
            <w:color w:val="DCDCAA"/>
            <w:sz w:val="21"/>
            <w:szCs w:val="21"/>
          </w:rPr>
          <w:t>Input</w:t>
        </w:r>
        <w:r>
          <w:rPr>
            <w:rFonts w:ascii="Consolas" w:hAnsi="Consolas"/>
            <w:color w:val="D4D4D4"/>
            <w:sz w:val="21"/>
            <w:szCs w:val="21"/>
          </w:rPr>
          <w:t>()</w:t>
        </w:r>
      </w:ins>
    </w:p>
    <w:p w14:paraId="62E30FC1" w14:textId="77777777" w:rsidR="00254D98" w:rsidRDefault="00254D98" w:rsidP="00254D98">
      <w:pPr>
        <w:shd w:val="clear" w:color="auto" w:fill="1E1E1E"/>
        <w:spacing w:line="285" w:lineRule="atLeast"/>
        <w:rPr>
          <w:ins w:id="4445" w:author="רינת אביטל" w:date="2022-05-12T14:23:00Z"/>
          <w:rFonts w:ascii="Consolas" w:hAnsi="Consolas"/>
          <w:color w:val="D4D4D4"/>
          <w:sz w:val="21"/>
          <w:szCs w:val="21"/>
        </w:rPr>
      </w:pPr>
      <w:ins w:id="4446" w:author="רינת אביטל" w:date="2022-05-12T14:23:00Z">
        <w:r>
          <w:rPr>
            <w:rFonts w:ascii="Consolas" w:hAnsi="Consolas"/>
            <w:color w:val="D4D4D4"/>
            <w:sz w:val="21"/>
            <w:szCs w:val="21"/>
          </w:rPr>
          <w:t xml:space="preserve">  </w:t>
        </w:r>
        <w:r>
          <w:rPr>
            <w:rFonts w:ascii="Consolas" w:hAnsi="Consolas"/>
            <w:color w:val="9CDCFE"/>
            <w:sz w:val="21"/>
            <w:szCs w:val="21"/>
          </w:rPr>
          <w:t>canvasInputProduct</w:t>
        </w:r>
        <w:r>
          <w:rPr>
            <w:rFonts w:ascii="Consolas" w:hAnsi="Consolas"/>
            <w:color w:val="D4D4D4"/>
            <w:sz w:val="21"/>
            <w:szCs w:val="21"/>
          </w:rPr>
          <w:t>:</w:t>
        </w:r>
        <w:r>
          <w:rPr>
            <w:rFonts w:ascii="Consolas" w:hAnsi="Consolas"/>
            <w:color w:val="4EC9B0"/>
            <w:sz w:val="21"/>
            <w:szCs w:val="21"/>
          </w:rPr>
          <w:t>Product</w:t>
        </w:r>
        <w:r>
          <w:rPr>
            <w:rFonts w:ascii="Consolas" w:hAnsi="Consolas"/>
            <w:color w:val="D4D4D4"/>
            <w:sz w:val="21"/>
            <w:szCs w:val="21"/>
          </w:rPr>
          <w:t>;</w:t>
        </w:r>
      </w:ins>
    </w:p>
    <w:p w14:paraId="3BE04CBC" w14:textId="77777777" w:rsidR="00254D98" w:rsidRDefault="00254D98" w:rsidP="00254D98">
      <w:pPr>
        <w:shd w:val="clear" w:color="auto" w:fill="1E1E1E"/>
        <w:spacing w:line="285" w:lineRule="atLeast"/>
        <w:rPr>
          <w:ins w:id="4447" w:author="רינת אביטל" w:date="2022-05-12T14:23:00Z"/>
          <w:rFonts w:ascii="Consolas" w:hAnsi="Consolas"/>
          <w:color w:val="4EC9B0"/>
          <w:sz w:val="21"/>
          <w:szCs w:val="21"/>
        </w:rPr>
      </w:pPr>
      <w:ins w:id="4448" w:author="רינת אביטל" w:date="2022-05-12T14:23:00Z">
        <w:r>
          <w:rPr>
            <w:rFonts w:ascii="Consolas" w:hAnsi="Consolas"/>
            <w:color w:val="D4D4D4"/>
            <w:sz w:val="21"/>
            <w:szCs w:val="21"/>
          </w:rPr>
          <w:t xml:space="preserve">  @</w:t>
        </w:r>
        <w:r>
          <w:rPr>
            <w:rFonts w:ascii="Consolas" w:hAnsi="Consolas"/>
            <w:color w:val="DCDCAA"/>
            <w:sz w:val="21"/>
            <w:szCs w:val="21"/>
          </w:rPr>
          <w:t>ViewChild</w:t>
        </w:r>
        <w:r>
          <w:rPr>
            <w:rFonts w:ascii="Consolas" w:hAnsi="Consolas"/>
            <w:color w:val="D4D4D4"/>
            <w:sz w:val="21"/>
            <w:szCs w:val="21"/>
          </w:rPr>
          <w:t>(</w:t>
        </w:r>
        <w:r>
          <w:rPr>
            <w:rFonts w:ascii="Consolas" w:hAnsi="Consolas"/>
            <w:color w:val="CE9178"/>
            <w:sz w:val="21"/>
            <w:szCs w:val="21"/>
          </w:rPr>
          <w:t>'canvas'</w:t>
        </w:r>
        <w:r>
          <w:rPr>
            <w:rFonts w:ascii="Consolas" w:hAnsi="Consolas"/>
            <w:color w:val="D4D4D4"/>
            <w:sz w:val="21"/>
            <w:szCs w:val="21"/>
          </w:rPr>
          <w:t xml:space="preserve">, { </w:t>
        </w:r>
        <w:r>
          <w:rPr>
            <w:rFonts w:ascii="Consolas" w:hAnsi="Consolas"/>
            <w:color w:val="9CDCFE"/>
            <w:sz w:val="21"/>
            <w:szCs w:val="21"/>
          </w:rPr>
          <w:t>static:</w:t>
        </w:r>
        <w:r>
          <w:rPr>
            <w:rFonts w:ascii="Consolas" w:hAnsi="Consolas"/>
            <w:color w:val="D4D4D4"/>
            <w:sz w:val="21"/>
            <w:szCs w:val="21"/>
          </w:rPr>
          <w:t xml:space="preserve"> </w:t>
        </w:r>
        <w:r>
          <w:rPr>
            <w:rFonts w:ascii="Consolas" w:hAnsi="Consolas"/>
            <w:color w:val="569CD6"/>
            <w:sz w:val="21"/>
            <w:szCs w:val="21"/>
          </w:rPr>
          <w:t>true</w:t>
        </w:r>
        <w:r>
          <w:rPr>
            <w:rFonts w:ascii="Consolas" w:hAnsi="Consolas"/>
            <w:color w:val="D4D4D4"/>
            <w:sz w:val="21"/>
            <w:szCs w:val="21"/>
          </w:rPr>
          <w:t xml:space="preserve"> })   </w:t>
        </w:r>
        <w:r>
          <w:rPr>
            <w:rFonts w:ascii="Consolas" w:hAnsi="Consolas"/>
            <w:color w:val="9CDCFE"/>
            <w:sz w:val="21"/>
            <w:szCs w:val="21"/>
          </w:rPr>
          <w:t>canvas</w:t>
        </w:r>
        <w:r>
          <w:rPr>
            <w:rFonts w:ascii="Consolas" w:hAnsi="Consolas"/>
            <w:color w:val="D4D4D4"/>
            <w:sz w:val="21"/>
            <w:szCs w:val="21"/>
          </w:rPr>
          <w:t xml:space="preserve">: </w:t>
        </w:r>
        <w:r>
          <w:rPr>
            <w:rFonts w:ascii="Consolas" w:hAnsi="Consolas"/>
            <w:color w:val="4EC9B0"/>
            <w:sz w:val="21"/>
            <w:szCs w:val="21"/>
          </w:rPr>
          <w:t xml:space="preserve">    </w:t>
        </w:r>
      </w:ins>
    </w:p>
    <w:p w14:paraId="26EC982C" w14:textId="77777777" w:rsidR="00254D98" w:rsidRDefault="00254D98" w:rsidP="00254D98">
      <w:pPr>
        <w:shd w:val="clear" w:color="auto" w:fill="1E1E1E"/>
        <w:spacing w:line="285" w:lineRule="atLeast"/>
        <w:rPr>
          <w:ins w:id="4449" w:author="רינת אביטל" w:date="2022-05-12T14:23:00Z"/>
          <w:rFonts w:ascii="Consolas" w:hAnsi="Consolas"/>
          <w:color w:val="D4D4D4"/>
          <w:sz w:val="21"/>
          <w:szCs w:val="21"/>
        </w:rPr>
      </w:pPr>
      <w:ins w:id="4450" w:author="רינת אביטל" w:date="2022-05-12T14:23:00Z">
        <w:r>
          <w:rPr>
            <w:rFonts w:ascii="Consolas" w:hAnsi="Consolas"/>
            <w:color w:val="4EC9B0"/>
            <w:sz w:val="21"/>
            <w:szCs w:val="21"/>
          </w:rPr>
          <w:t xml:space="preserve">  ElementRef</w:t>
        </w:r>
        <w:r>
          <w:rPr>
            <w:rFonts w:ascii="Consolas" w:hAnsi="Consolas"/>
            <w:color w:val="D4D4D4"/>
            <w:sz w:val="21"/>
            <w:szCs w:val="21"/>
          </w:rPr>
          <w:t>&lt;</w:t>
        </w:r>
        <w:r>
          <w:rPr>
            <w:rFonts w:ascii="Consolas" w:hAnsi="Consolas"/>
            <w:color w:val="4EC9B0"/>
            <w:sz w:val="21"/>
            <w:szCs w:val="21"/>
          </w:rPr>
          <w:t>HTMLCanvasElement</w:t>
        </w:r>
        <w:r>
          <w:rPr>
            <w:rFonts w:ascii="Consolas" w:hAnsi="Consolas"/>
            <w:color w:val="D4D4D4"/>
            <w:sz w:val="21"/>
            <w:szCs w:val="21"/>
          </w:rPr>
          <w:t>&gt;;</w:t>
        </w:r>
      </w:ins>
    </w:p>
    <w:p w14:paraId="5D969B96" w14:textId="77777777" w:rsidR="00254D98" w:rsidRDefault="00254D98" w:rsidP="00254D98">
      <w:pPr>
        <w:shd w:val="clear" w:color="auto" w:fill="1E1E1E"/>
        <w:spacing w:line="285" w:lineRule="atLeast"/>
        <w:rPr>
          <w:ins w:id="4451" w:author="רינת אביטל" w:date="2022-05-12T14:23:00Z"/>
          <w:rFonts w:ascii="Consolas" w:hAnsi="Consolas"/>
          <w:color w:val="D4D4D4"/>
          <w:sz w:val="21"/>
          <w:szCs w:val="21"/>
        </w:rPr>
      </w:pPr>
      <w:ins w:id="4452" w:author="רינת אביטל" w:date="2022-05-12T14:23:00Z">
        <w:r>
          <w:rPr>
            <w:rFonts w:ascii="Consolas" w:hAnsi="Consolas"/>
            <w:color w:val="D4D4D4"/>
            <w:sz w:val="21"/>
            <w:szCs w:val="21"/>
          </w:rPr>
          <w:t xml:space="preserve">  @</w:t>
        </w:r>
        <w:r>
          <w:rPr>
            <w:rFonts w:ascii="Consolas" w:hAnsi="Consolas"/>
            <w:color w:val="DCDCAA"/>
            <w:sz w:val="21"/>
            <w:szCs w:val="21"/>
          </w:rPr>
          <w:t>Output</w:t>
        </w:r>
        <w:r>
          <w:rPr>
            <w:rFonts w:ascii="Consolas" w:hAnsi="Consolas"/>
            <w:color w:val="D4D4D4"/>
            <w:sz w:val="21"/>
            <w:szCs w:val="21"/>
          </w:rPr>
          <w:t xml:space="preserve">() </w:t>
        </w:r>
        <w:r>
          <w:rPr>
            <w:rFonts w:ascii="Consolas" w:hAnsi="Consolas"/>
            <w:color w:val="9CDCFE"/>
            <w:sz w:val="21"/>
            <w:szCs w:val="21"/>
          </w:rPr>
          <w:t>onSelectPoint</w:t>
        </w:r>
        <w:r>
          <w:rPr>
            <w:rFonts w:ascii="Consolas" w:hAnsi="Consolas"/>
            <w:color w:val="D4D4D4"/>
            <w:sz w:val="21"/>
            <w:szCs w:val="21"/>
          </w:rPr>
          <w:t>:</w:t>
        </w:r>
        <w:r>
          <w:rPr>
            <w:rFonts w:ascii="Consolas" w:hAnsi="Consolas"/>
            <w:color w:val="4EC9B0"/>
            <w:sz w:val="21"/>
            <w:szCs w:val="21"/>
          </w:rPr>
          <w:t>EventEmitter</w:t>
        </w:r>
        <w:r>
          <w:rPr>
            <w:rFonts w:ascii="Consolas" w:hAnsi="Consolas"/>
            <w:color w:val="D4D4D4"/>
            <w:sz w:val="21"/>
            <w:szCs w:val="21"/>
          </w:rPr>
          <w:t>&lt;</w:t>
        </w:r>
        <w:r>
          <w:rPr>
            <w:rFonts w:ascii="Consolas" w:hAnsi="Consolas"/>
            <w:color w:val="4EC9B0"/>
            <w:sz w:val="21"/>
            <w:szCs w:val="21"/>
          </w:rPr>
          <w:t>Point</w:t>
        </w:r>
        <w:r>
          <w:rPr>
            <w:rFonts w:ascii="Consolas" w:hAnsi="Consolas"/>
            <w:color w:val="D4D4D4"/>
            <w:sz w:val="21"/>
            <w:szCs w:val="21"/>
          </w:rPr>
          <w:t>&gt;=</w:t>
        </w:r>
        <w:r>
          <w:rPr>
            <w:rFonts w:ascii="Consolas" w:hAnsi="Consolas"/>
            <w:color w:val="569CD6"/>
            <w:sz w:val="21"/>
            <w:szCs w:val="21"/>
          </w:rPr>
          <w:t>new</w:t>
        </w:r>
        <w:r>
          <w:rPr>
            <w:rFonts w:ascii="Consolas" w:hAnsi="Consolas"/>
            <w:color w:val="D4D4D4"/>
            <w:sz w:val="21"/>
            <w:szCs w:val="21"/>
          </w:rPr>
          <w:t xml:space="preserve"> </w:t>
        </w:r>
        <w:r>
          <w:rPr>
            <w:rFonts w:ascii="Consolas" w:hAnsi="Consolas"/>
            <w:color w:val="4EC9B0"/>
            <w:sz w:val="21"/>
            <w:szCs w:val="21"/>
          </w:rPr>
          <w:t>EventEmitter</w:t>
        </w:r>
        <w:r>
          <w:rPr>
            <w:rFonts w:ascii="Consolas" w:hAnsi="Consolas"/>
            <w:color w:val="D4D4D4"/>
            <w:sz w:val="21"/>
            <w:szCs w:val="21"/>
          </w:rPr>
          <w:t>&lt;</w:t>
        </w:r>
        <w:r>
          <w:rPr>
            <w:rFonts w:ascii="Consolas" w:hAnsi="Consolas"/>
            <w:color w:val="4EC9B0"/>
            <w:sz w:val="21"/>
            <w:szCs w:val="21"/>
          </w:rPr>
          <w:t>Point</w:t>
        </w:r>
        <w:r>
          <w:rPr>
            <w:rFonts w:ascii="Consolas" w:hAnsi="Consolas"/>
            <w:color w:val="D4D4D4"/>
            <w:sz w:val="21"/>
            <w:szCs w:val="21"/>
          </w:rPr>
          <w:t>&gt;();</w:t>
        </w:r>
      </w:ins>
    </w:p>
    <w:p w14:paraId="75DBADE5" w14:textId="77777777" w:rsidR="00254D98" w:rsidRDefault="00254D98" w:rsidP="00254D98">
      <w:pPr>
        <w:shd w:val="clear" w:color="auto" w:fill="1E1E1E"/>
        <w:spacing w:line="285" w:lineRule="atLeast"/>
        <w:rPr>
          <w:ins w:id="4453" w:author="רינת אביטל" w:date="2022-05-12T14:23:00Z"/>
          <w:rFonts w:ascii="Consolas" w:hAnsi="Consolas"/>
          <w:color w:val="D4D4D4"/>
          <w:sz w:val="21"/>
          <w:szCs w:val="21"/>
        </w:rPr>
      </w:pPr>
      <w:ins w:id="4454" w:author="רינת אביטל" w:date="2022-05-12T14:23:00Z">
        <w:r>
          <w:rPr>
            <w:rFonts w:ascii="Consolas" w:hAnsi="Consolas"/>
            <w:color w:val="D4D4D4"/>
            <w:sz w:val="21"/>
            <w:szCs w:val="21"/>
          </w:rPr>
          <w:t xml:space="preserve">  </w:t>
        </w:r>
        <w:r>
          <w:rPr>
            <w:rFonts w:ascii="Consolas" w:hAnsi="Consolas"/>
            <w:color w:val="9CDCFE"/>
            <w:sz w:val="21"/>
            <w:szCs w:val="21"/>
          </w:rPr>
          <w:t>ctx</w:t>
        </w:r>
        <w:r>
          <w:rPr>
            <w:rFonts w:ascii="Consolas" w:hAnsi="Consolas"/>
            <w:color w:val="D4D4D4"/>
            <w:sz w:val="21"/>
            <w:szCs w:val="21"/>
          </w:rPr>
          <w:t xml:space="preserve">: </w:t>
        </w:r>
        <w:r>
          <w:rPr>
            <w:rFonts w:ascii="Consolas" w:hAnsi="Consolas"/>
            <w:color w:val="4EC9B0"/>
            <w:sz w:val="21"/>
            <w:szCs w:val="21"/>
          </w:rPr>
          <w:t>CanvasRenderingContext2D</w:t>
        </w:r>
        <w:r>
          <w:rPr>
            <w:rFonts w:ascii="Consolas" w:hAnsi="Consolas"/>
            <w:color w:val="D4D4D4"/>
            <w:sz w:val="21"/>
            <w:szCs w:val="21"/>
          </w:rPr>
          <w:t>;</w:t>
        </w:r>
      </w:ins>
    </w:p>
    <w:p w14:paraId="07AB1352" w14:textId="77777777" w:rsidR="00254D98" w:rsidRDefault="00254D98" w:rsidP="00254D98">
      <w:pPr>
        <w:spacing w:after="240" w:line="360" w:lineRule="auto"/>
        <w:jc w:val="both"/>
        <w:rPr>
          <w:ins w:id="4455" w:author="רינת אביטל" w:date="2022-05-12T14:23:00Z"/>
          <w:rFonts w:ascii="Tahoma" w:hAnsi="Tahoma" w:cs="Tahoma"/>
          <w:rtl/>
        </w:rPr>
      </w:pPr>
    </w:p>
    <w:p w14:paraId="4910DE45" w14:textId="77777777" w:rsidR="00254D98" w:rsidRDefault="00254D98" w:rsidP="00254D98">
      <w:pPr>
        <w:spacing w:after="240" w:line="360" w:lineRule="auto"/>
        <w:jc w:val="both"/>
        <w:rPr>
          <w:ins w:id="4456" w:author="רינת אביטל" w:date="2022-05-12T14:23:00Z"/>
          <w:rFonts w:ascii="Tahoma" w:hAnsi="Tahoma" w:cs="Tahoma"/>
          <w:color w:val="000000"/>
          <w:rtl/>
        </w:rPr>
      </w:pPr>
      <w:ins w:id="4457" w:author="רינת אביטל" w:date="2022-05-12T14:23:00Z">
        <w:r>
          <w:rPr>
            <w:rFonts w:ascii="Tahoma" w:hAnsi="Tahoma" w:cs="Tahoma"/>
            <w:color w:val="000000"/>
            <w:rtl/>
          </w:rPr>
          <w:t>להלן הפוקנציה בקומפוננטת הקנווס המקבלת מוצר ויוצרת אייכון במקום המתאים:</w:t>
        </w:r>
      </w:ins>
    </w:p>
    <w:p w14:paraId="272BE0B9" w14:textId="77777777" w:rsidR="00254D98" w:rsidRDefault="00254D98" w:rsidP="00254D98">
      <w:pPr>
        <w:shd w:val="clear" w:color="auto" w:fill="1E1E1E"/>
        <w:spacing w:line="285" w:lineRule="atLeast"/>
        <w:rPr>
          <w:ins w:id="4458" w:author="רינת אביטל" w:date="2022-05-12T14:23:00Z"/>
          <w:rFonts w:ascii="Consolas" w:hAnsi="Consolas"/>
          <w:color w:val="D4D4D4"/>
          <w:sz w:val="21"/>
          <w:szCs w:val="21"/>
        </w:rPr>
      </w:pPr>
      <w:ins w:id="4459" w:author="רינת אביטל" w:date="2022-05-12T14:23:00Z">
        <w:r>
          <w:rPr>
            <w:rFonts w:ascii="Consolas" w:hAnsi="Consolas"/>
            <w:color w:val="DCDCAA"/>
            <w:sz w:val="21"/>
            <w:szCs w:val="21"/>
          </w:rPr>
          <w:t>findProduct</w:t>
        </w:r>
        <w:r>
          <w:rPr>
            <w:rFonts w:ascii="Consolas" w:hAnsi="Consolas"/>
            <w:color w:val="D4D4D4"/>
            <w:sz w:val="21"/>
            <w:szCs w:val="21"/>
          </w:rPr>
          <w:t>(</w:t>
        </w:r>
        <w:r>
          <w:rPr>
            <w:rFonts w:ascii="Consolas" w:hAnsi="Consolas"/>
            <w:color w:val="9CDCFE"/>
            <w:sz w:val="21"/>
            <w:szCs w:val="21"/>
          </w:rPr>
          <w:t>p</w:t>
        </w:r>
        <w:r>
          <w:rPr>
            <w:rFonts w:ascii="Consolas" w:hAnsi="Consolas"/>
            <w:color w:val="D4D4D4"/>
            <w:sz w:val="21"/>
            <w:szCs w:val="21"/>
          </w:rPr>
          <w:t>:</w:t>
        </w:r>
        <w:r>
          <w:rPr>
            <w:rFonts w:ascii="Consolas" w:hAnsi="Consolas"/>
            <w:color w:val="4EC9B0"/>
            <w:sz w:val="21"/>
            <w:szCs w:val="21"/>
          </w:rPr>
          <w:t>Product</w:t>
        </w:r>
        <w:r>
          <w:rPr>
            <w:rFonts w:ascii="Consolas" w:hAnsi="Consolas"/>
            <w:color w:val="D4D4D4"/>
            <w:sz w:val="21"/>
            <w:szCs w:val="21"/>
          </w:rPr>
          <w:t xml:space="preserve">) </w:t>
        </w:r>
      </w:ins>
    </w:p>
    <w:p w14:paraId="5958E303" w14:textId="77777777" w:rsidR="00254D98" w:rsidRDefault="00254D98" w:rsidP="00254D98">
      <w:pPr>
        <w:shd w:val="clear" w:color="auto" w:fill="1E1E1E"/>
        <w:spacing w:line="285" w:lineRule="atLeast"/>
        <w:rPr>
          <w:ins w:id="4460" w:author="רינת אביטל" w:date="2022-05-12T14:23:00Z"/>
          <w:rFonts w:ascii="Consolas" w:hAnsi="Consolas"/>
          <w:color w:val="D4D4D4"/>
          <w:sz w:val="21"/>
          <w:szCs w:val="21"/>
        </w:rPr>
      </w:pPr>
      <w:ins w:id="4461" w:author="רינת אביטל" w:date="2022-05-12T14:23:00Z">
        <w:r>
          <w:rPr>
            <w:rFonts w:ascii="Consolas" w:hAnsi="Consolas"/>
            <w:color w:val="D4D4D4"/>
            <w:sz w:val="21"/>
            <w:szCs w:val="21"/>
          </w:rPr>
          <w:t xml:space="preserve">{   </w:t>
        </w:r>
      </w:ins>
    </w:p>
    <w:p w14:paraId="4209C0B5" w14:textId="77777777" w:rsidR="00254D98" w:rsidRDefault="00254D98" w:rsidP="00254D98">
      <w:pPr>
        <w:shd w:val="clear" w:color="auto" w:fill="1E1E1E"/>
        <w:spacing w:line="285" w:lineRule="atLeast"/>
        <w:rPr>
          <w:ins w:id="4462" w:author="רינת אביטל" w:date="2022-05-12T14:23:00Z"/>
          <w:rFonts w:ascii="Consolas" w:hAnsi="Consolas"/>
          <w:color w:val="D4D4D4"/>
          <w:sz w:val="21"/>
          <w:szCs w:val="21"/>
        </w:rPr>
      </w:pPr>
      <w:ins w:id="4463" w:author="רינת אביטל" w:date="2022-05-12T14:23:00Z">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stand</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shop</w:t>
        </w:r>
        <w:r>
          <w:rPr>
            <w:rFonts w:ascii="Consolas" w:hAnsi="Consolas"/>
            <w:color w:val="D4D4D4"/>
            <w:sz w:val="21"/>
            <w:szCs w:val="21"/>
          </w:rPr>
          <w:t>.</w:t>
        </w:r>
        <w:r>
          <w:rPr>
            <w:rFonts w:ascii="Consolas" w:hAnsi="Consolas"/>
            <w:color w:val="9CDCFE"/>
            <w:sz w:val="21"/>
            <w:szCs w:val="21"/>
          </w:rPr>
          <w:t>Stands</w:t>
        </w:r>
        <w:r>
          <w:rPr>
            <w:rFonts w:ascii="Consolas" w:hAnsi="Consolas"/>
            <w:color w:val="D4D4D4"/>
            <w:sz w:val="21"/>
            <w:szCs w:val="21"/>
          </w:rPr>
          <w:t>.</w:t>
        </w:r>
        <w:r>
          <w:rPr>
            <w:rFonts w:ascii="Consolas" w:hAnsi="Consolas"/>
            <w:color w:val="DCDCAA"/>
            <w:sz w:val="21"/>
            <w:szCs w:val="21"/>
          </w:rPr>
          <w:t>filter</w:t>
        </w:r>
        <w:r>
          <w:rPr>
            <w:rFonts w:ascii="Consolas" w:hAnsi="Consolas"/>
            <w:color w:val="D4D4D4"/>
            <w:sz w:val="21"/>
            <w:szCs w:val="21"/>
          </w:rPr>
          <w:t>(</w:t>
        </w:r>
        <w:r>
          <w:rPr>
            <w:rFonts w:ascii="Consolas" w:hAnsi="Consolas"/>
            <w:color w:val="9CDCFE"/>
            <w:sz w:val="21"/>
            <w:szCs w:val="21"/>
          </w:rPr>
          <w:t>a</w:t>
        </w:r>
        <w:r>
          <w:rPr>
            <w:rFonts w:ascii="Consolas" w:hAnsi="Consolas"/>
            <w:color w:val="569CD6"/>
            <w:sz w:val="21"/>
            <w:szCs w:val="21"/>
          </w:rPr>
          <w:t>=&gt;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Shelves</w:t>
        </w:r>
        <w:r>
          <w:rPr>
            <w:rFonts w:ascii="Consolas" w:hAnsi="Consolas"/>
            <w:color w:val="D4D4D4"/>
            <w:sz w:val="21"/>
            <w:szCs w:val="21"/>
          </w:rPr>
          <w:t>.</w:t>
        </w:r>
        <w:r>
          <w:rPr>
            <w:rFonts w:ascii="Consolas" w:hAnsi="Consolas"/>
            <w:color w:val="DCDCAA"/>
            <w:sz w:val="21"/>
            <w:szCs w:val="21"/>
          </w:rPr>
          <w:t>filter</w:t>
        </w:r>
        <w:r>
          <w:rPr>
            <w:rFonts w:ascii="Consolas" w:hAnsi="Consolas"/>
            <w:color w:val="D4D4D4"/>
            <w:sz w:val="21"/>
            <w:szCs w:val="21"/>
          </w:rPr>
          <w:t>(</w:t>
        </w:r>
        <w:r>
          <w:rPr>
            <w:rFonts w:ascii="Consolas" w:hAnsi="Consolas"/>
            <w:color w:val="9CDCFE"/>
            <w:sz w:val="21"/>
            <w:szCs w:val="21"/>
          </w:rPr>
          <w:t>b</w:t>
        </w:r>
        <w:r>
          <w:rPr>
            <w:rFonts w:ascii="Consolas" w:hAnsi="Consolas"/>
            <w:color w:val="569CD6"/>
            <w:sz w:val="21"/>
            <w:szCs w:val="21"/>
          </w:rPr>
          <w:t>=&gt;</w:t>
        </w:r>
        <w:r>
          <w:rPr>
            <w:rFonts w:ascii="Consolas" w:hAnsi="Consolas"/>
            <w:color w:val="9CDCFE"/>
            <w:sz w:val="21"/>
            <w:szCs w:val="21"/>
          </w:rPr>
          <w:t>b</w:t>
        </w:r>
        <w:r>
          <w:rPr>
            <w:rFonts w:ascii="Consolas" w:hAnsi="Consolas"/>
            <w:color w:val="D4D4D4"/>
            <w:sz w:val="21"/>
            <w:szCs w:val="21"/>
          </w:rPr>
          <w:t>.</w:t>
        </w:r>
        <w:r>
          <w:rPr>
            <w:rFonts w:ascii="Consolas" w:hAnsi="Consolas"/>
            <w:color w:val="9CDCFE"/>
            <w:sz w:val="21"/>
            <w:szCs w:val="21"/>
          </w:rPr>
          <w:t>ProductShelves</w:t>
        </w:r>
        <w:r>
          <w:rPr>
            <w:rFonts w:ascii="Consolas" w:hAnsi="Consolas"/>
            <w:color w:val="D4D4D4"/>
            <w:sz w:val="21"/>
            <w:szCs w:val="21"/>
          </w:rPr>
          <w:t>.</w:t>
        </w:r>
        <w:r>
          <w:rPr>
            <w:rFonts w:ascii="Consolas" w:hAnsi="Consolas"/>
            <w:color w:val="DCDCAA"/>
            <w:sz w:val="21"/>
            <w:szCs w:val="21"/>
          </w:rPr>
          <w:t>filter</w:t>
        </w:r>
        <w:r>
          <w:rPr>
            <w:rFonts w:ascii="Consolas" w:hAnsi="Consolas"/>
            <w:color w:val="D4D4D4"/>
            <w:sz w:val="21"/>
            <w:szCs w:val="21"/>
          </w:rPr>
          <w:t>(</w:t>
        </w:r>
        <w:r>
          <w:rPr>
            <w:rFonts w:ascii="Consolas" w:hAnsi="Consolas"/>
            <w:color w:val="9CDCFE"/>
            <w:sz w:val="21"/>
            <w:szCs w:val="21"/>
          </w:rPr>
          <w:t>c</w:t>
        </w:r>
        <w:r>
          <w:rPr>
            <w:rFonts w:ascii="Consolas" w:hAnsi="Consolas"/>
            <w:color w:val="569CD6"/>
            <w:sz w:val="21"/>
            <w:szCs w:val="21"/>
          </w:rPr>
          <w:t>=&gt;</w:t>
        </w:r>
        <w:r>
          <w:rPr>
            <w:rFonts w:ascii="Consolas" w:hAnsi="Consolas"/>
            <w:color w:val="9CDCFE"/>
            <w:sz w:val="21"/>
            <w:szCs w:val="21"/>
          </w:rPr>
          <w:t>c</w:t>
        </w:r>
        <w:r>
          <w:rPr>
            <w:rFonts w:ascii="Consolas" w:hAnsi="Consolas"/>
            <w:color w:val="D4D4D4"/>
            <w:sz w:val="21"/>
            <w:szCs w:val="21"/>
          </w:rPr>
          <w:t>.</w:t>
        </w:r>
        <w:r>
          <w:rPr>
            <w:rFonts w:ascii="Consolas" w:hAnsi="Consolas"/>
            <w:color w:val="9CDCFE"/>
            <w:sz w:val="21"/>
            <w:szCs w:val="21"/>
          </w:rPr>
          <w:t>CodeProduct</w:t>
        </w:r>
        <w:r>
          <w:rPr>
            <w:rFonts w:ascii="Consolas" w:hAnsi="Consolas"/>
            <w:color w:val="D4D4D4"/>
            <w:sz w:val="21"/>
            <w:szCs w:val="21"/>
          </w:rPr>
          <w:t>==</w:t>
        </w:r>
        <w:r>
          <w:rPr>
            <w:rFonts w:ascii="Consolas" w:hAnsi="Consolas"/>
            <w:color w:val="9CDCFE"/>
            <w:sz w:val="21"/>
            <w:szCs w:val="21"/>
          </w:rPr>
          <w:t>p</w:t>
        </w:r>
        <w:r>
          <w:rPr>
            <w:rFonts w:ascii="Consolas" w:hAnsi="Consolas"/>
            <w:color w:val="D4D4D4"/>
            <w:sz w:val="21"/>
            <w:szCs w:val="21"/>
          </w:rPr>
          <w:t>.</w:t>
        </w:r>
        <w:r>
          <w:rPr>
            <w:rFonts w:ascii="Consolas" w:hAnsi="Consolas"/>
            <w:color w:val="9CDCFE"/>
            <w:sz w:val="21"/>
            <w:szCs w:val="21"/>
          </w:rPr>
          <w:t>Code</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ins>
    </w:p>
    <w:p w14:paraId="0B32B8B3" w14:textId="77777777" w:rsidR="00254D98" w:rsidRDefault="00254D98" w:rsidP="00254D98">
      <w:pPr>
        <w:shd w:val="clear" w:color="auto" w:fill="1E1E1E"/>
        <w:spacing w:line="285" w:lineRule="atLeast"/>
        <w:rPr>
          <w:ins w:id="4464" w:author="רינת אביטל" w:date="2022-05-12T14:23:00Z"/>
          <w:rFonts w:ascii="Consolas" w:hAnsi="Consolas"/>
          <w:color w:val="D4D4D4"/>
          <w:sz w:val="21"/>
          <w:szCs w:val="21"/>
        </w:rPr>
      </w:pPr>
      <w:ins w:id="4465" w:author="רינת אביטל" w:date="2022-05-12T14:23:00Z">
        <w:r>
          <w:rPr>
            <w:rFonts w:ascii="Consolas" w:hAnsi="Consolas"/>
            <w:color w:val="D4D4D4"/>
            <w:sz w:val="21"/>
            <w:szCs w:val="21"/>
          </w:rPr>
          <w:lastRenderedPageBreak/>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DCDCAA"/>
            <w:sz w:val="21"/>
            <w:szCs w:val="21"/>
          </w:rPr>
          <w:t>drawIcon</w:t>
        </w:r>
        <w:r>
          <w:rPr>
            <w:rFonts w:ascii="Consolas" w:hAnsi="Consolas"/>
            <w:color w:val="D4D4D4"/>
            <w:sz w:val="21"/>
            <w:szCs w:val="21"/>
          </w:rPr>
          <w:t>(</w:t>
        </w:r>
        <w:r>
          <w:rPr>
            <w:rFonts w:ascii="Consolas" w:hAnsi="Consolas"/>
            <w:color w:val="9CDCFE"/>
            <w:sz w:val="21"/>
            <w:szCs w:val="21"/>
          </w:rPr>
          <w:t>stand</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r>
          <w:rPr>
            <w:rFonts w:ascii="Consolas" w:hAnsi="Consolas"/>
            <w:color w:val="9CDCFE"/>
            <w:sz w:val="21"/>
            <w:szCs w:val="21"/>
          </w:rPr>
          <w:t>stand</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r>
          <w:rPr>
            <w:rFonts w:ascii="Consolas" w:hAnsi="Consolas"/>
            <w:color w:val="9CDCFE"/>
            <w:sz w:val="21"/>
            <w:szCs w:val="21"/>
          </w:rPr>
          <w:t>p</w:t>
        </w:r>
        <w:r>
          <w:rPr>
            <w:rFonts w:ascii="Consolas" w:hAnsi="Consolas"/>
            <w:color w:val="D4D4D4"/>
            <w:sz w:val="21"/>
            <w:szCs w:val="21"/>
          </w:rPr>
          <w:t>.</w:t>
        </w:r>
        <w:r>
          <w:rPr>
            <w:rFonts w:ascii="Consolas" w:hAnsi="Consolas"/>
            <w:color w:val="9CDCFE"/>
            <w:sz w:val="21"/>
            <w:szCs w:val="21"/>
          </w:rPr>
          <w:t>Alias</w:t>
        </w:r>
        <w:r>
          <w:rPr>
            <w:rFonts w:ascii="Consolas" w:hAnsi="Consolas"/>
            <w:color w:val="D4D4D4"/>
            <w:sz w:val="21"/>
            <w:szCs w:val="21"/>
          </w:rPr>
          <w:t>.</w:t>
        </w:r>
        <w:r>
          <w:rPr>
            <w:rFonts w:ascii="Consolas" w:hAnsi="Consolas"/>
            <w:color w:val="9CDCFE"/>
            <w:sz w:val="21"/>
            <w:szCs w:val="21"/>
          </w:rPr>
          <w:t>TextAlias</w:t>
        </w:r>
        <w:r>
          <w:rPr>
            <w:rFonts w:ascii="Consolas" w:hAnsi="Consolas"/>
            <w:color w:val="D4D4D4"/>
            <w:sz w:val="21"/>
            <w:szCs w:val="21"/>
          </w:rPr>
          <w:t xml:space="preserve">);  </w:t>
        </w:r>
      </w:ins>
    </w:p>
    <w:p w14:paraId="33E44F72" w14:textId="77777777" w:rsidR="00254D98" w:rsidRDefault="00254D98" w:rsidP="00254D98">
      <w:pPr>
        <w:shd w:val="clear" w:color="auto" w:fill="1E1E1E"/>
        <w:spacing w:line="285" w:lineRule="atLeast"/>
        <w:rPr>
          <w:ins w:id="4466" w:author="רינת אביטל" w:date="2022-05-12T14:23:00Z"/>
          <w:rFonts w:ascii="Consolas" w:hAnsi="Consolas"/>
          <w:color w:val="D4D4D4"/>
          <w:sz w:val="21"/>
          <w:szCs w:val="21"/>
          <w:rtl/>
        </w:rPr>
      </w:pPr>
      <w:ins w:id="4467" w:author="רינת אביטל" w:date="2022-05-12T14:23:00Z">
        <w:r>
          <w:rPr>
            <w:rFonts w:ascii="Consolas" w:hAnsi="Consolas"/>
            <w:color w:val="D4D4D4"/>
            <w:sz w:val="21"/>
            <w:szCs w:val="21"/>
          </w:rPr>
          <w:t>}</w:t>
        </w:r>
      </w:ins>
    </w:p>
    <w:p w14:paraId="58C88687" w14:textId="77777777" w:rsidR="00254D98" w:rsidRDefault="00254D98" w:rsidP="00254D98">
      <w:pPr>
        <w:spacing w:before="100" w:after="200" w:line="360" w:lineRule="auto"/>
        <w:rPr>
          <w:ins w:id="4468" w:author="רינת אביטל" w:date="2022-05-12T14:23:00Z"/>
          <w:rFonts w:ascii="Tahoma" w:hAnsi="Tahoma" w:cs="Tahoma"/>
          <w:b/>
          <w:bCs/>
          <w:caps/>
          <w:color w:val="FF3300"/>
          <w:spacing w:val="15"/>
          <w:rtl/>
          <w14:shadow w14:blurRad="50800" w14:dist="38100" w14:dir="18900000" w14:sx="100000" w14:sy="100000" w14:kx="0" w14:ky="0" w14:algn="bl">
            <w14:srgbClr w14:val="000000">
              <w14:alpha w14:val="60000"/>
            </w14:srgbClr>
          </w14:shadow>
        </w:rPr>
      </w:pPr>
      <w:ins w:id="4469" w:author="רינת אביטל" w:date="2022-05-12T14:23:00Z">
        <w:r>
          <w:rPr>
            <w:rFonts w:ascii="Tahoma" w:hAnsi="Tahoma" w:cs="Tahoma"/>
            <w:b/>
            <w:bCs/>
            <w:color w:val="FF3300"/>
            <w:rtl/>
            <w14:shadow w14:blurRad="50800" w14:dist="38100" w14:dir="18900000" w14:sx="100000" w14:sy="100000" w14:kx="0" w14:ky="0" w14:algn="bl">
              <w14:srgbClr w14:val="000000">
                <w14:alpha w14:val="60000"/>
              </w14:srgbClr>
            </w14:shadow>
          </w:rPr>
          <w:br w:type="page"/>
        </w:r>
      </w:ins>
    </w:p>
    <w:p w14:paraId="63D4435A" w14:textId="77777777" w:rsidR="00254D98" w:rsidRPr="00103DCA" w:rsidRDefault="00254D98" w:rsidP="00C0353D">
      <w:pPr>
        <w:ind w:left="1440"/>
        <w:rPr>
          <w:rFonts w:ascii="Tahoma" w:hAnsi="Tahoma" w:cs="Tahoma"/>
          <w:sz w:val="20"/>
          <w:szCs w:val="20"/>
          <w:rtl/>
          <w:rPrChange w:id="4470" w:author="רינת אביטל" w:date="2022-05-12T09:18:00Z">
            <w:rPr>
              <w:rtl/>
            </w:rPr>
          </w:rPrChange>
        </w:rPr>
      </w:pPr>
    </w:p>
    <w:p w14:paraId="07EACECC" w14:textId="560C173D" w:rsidR="0036161A" w:rsidRPr="00103DCA" w:rsidRDefault="0036161A" w:rsidP="00C0353D">
      <w:pPr>
        <w:ind w:left="1440"/>
        <w:rPr>
          <w:rFonts w:ascii="Tahoma" w:hAnsi="Tahoma" w:cs="Tahoma"/>
          <w:sz w:val="20"/>
          <w:szCs w:val="20"/>
          <w:rtl/>
          <w:rPrChange w:id="4471" w:author="רינת אביטל" w:date="2022-05-12T09:18:00Z">
            <w:rPr>
              <w:rtl/>
            </w:rPr>
          </w:rPrChange>
        </w:rPr>
      </w:pPr>
    </w:p>
    <w:p w14:paraId="28E462AB" w14:textId="0C9F62C3" w:rsidR="0036161A" w:rsidRPr="00103DCA" w:rsidRDefault="0036161A" w:rsidP="00C0353D">
      <w:pPr>
        <w:ind w:left="1440"/>
        <w:rPr>
          <w:rFonts w:ascii="Tahoma" w:hAnsi="Tahoma" w:cs="Tahoma"/>
          <w:sz w:val="20"/>
          <w:szCs w:val="20"/>
          <w:rtl/>
          <w:rPrChange w:id="4472" w:author="רינת אביטל" w:date="2022-05-12T09:18:00Z">
            <w:rPr>
              <w:rtl/>
            </w:rPr>
          </w:rPrChange>
        </w:rPr>
      </w:pPr>
    </w:p>
    <w:p w14:paraId="599C7E5F" w14:textId="0254EDB1" w:rsidR="0036161A" w:rsidRPr="00103DCA" w:rsidRDefault="0036161A" w:rsidP="00C0353D">
      <w:pPr>
        <w:ind w:left="1440"/>
        <w:rPr>
          <w:rFonts w:ascii="Tahoma" w:hAnsi="Tahoma" w:cs="Tahoma"/>
          <w:sz w:val="20"/>
          <w:szCs w:val="20"/>
          <w:rtl/>
          <w:rPrChange w:id="4473" w:author="רינת אביטל" w:date="2022-05-12T09:18:00Z">
            <w:rPr>
              <w:rtl/>
            </w:rPr>
          </w:rPrChange>
        </w:rPr>
      </w:pPr>
    </w:p>
    <w:p w14:paraId="0F2F60B7" w14:textId="11AF0F80" w:rsidR="0036161A" w:rsidRPr="00103DCA" w:rsidRDefault="0036161A" w:rsidP="00C0353D">
      <w:pPr>
        <w:ind w:left="1440"/>
        <w:rPr>
          <w:rFonts w:ascii="Tahoma" w:hAnsi="Tahoma" w:cs="Tahoma"/>
          <w:sz w:val="20"/>
          <w:szCs w:val="20"/>
          <w:rtl/>
          <w:rPrChange w:id="4474" w:author="רינת אביטל" w:date="2022-05-12T09:18:00Z">
            <w:rPr>
              <w:rtl/>
            </w:rPr>
          </w:rPrChange>
        </w:rPr>
      </w:pPr>
    </w:p>
    <w:p w14:paraId="03F26B4F" w14:textId="552F90E8" w:rsidR="0036161A" w:rsidRPr="00103DCA" w:rsidRDefault="0036161A" w:rsidP="00C0353D">
      <w:pPr>
        <w:ind w:left="1440"/>
        <w:rPr>
          <w:rFonts w:ascii="Tahoma" w:hAnsi="Tahoma" w:cs="Tahoma"/>
          <w:sz w:val="20"/>
          <w:szCs w:val="20"/>
          <w:rtl/>
          <w:rPrChange w:id="4475" w:author="רינת אביטל" w:date="2022-05-12T09:18:00Z">
            <w:rPr>
              <w:rtl/>
            </w:rPr>
          </w:rPrChange>
        </w:rPr>
      </w:pPr>
    </w:p>
    <w:p w14:paraId="1CD6F8EA" w14:textId="62E2377A" w:rsidR="0036161A" w:rsidRPr="00103DCA" w:rsidRDefault="0036161A" w:rsidP="00C0353D">
      <w:pPr>
        <w:ind w:left="1440"/>
        <w:rPr>
          <w:rFonts w:ascii="Tahoma" w:hAnsi="Tahoma" w:cs="Tahoma"/>
          <w:sz w:val="20"/>
          <w:szCs w:val="20"/>
          <w:rtl/>
          <w:rPrChange w:id="4476" w:author="רינת אביטל" w:date="2022-05-12T09:18:00Z">
            <w:rPr>
              <w:rtl/>
            </w:rPr>
          </w:rPrChange>
        </w:rPr>
      </w:pPr>
    </w:p>
    <w:p w14:paraId="1B773417" w14:textId="544BB372" w:rsidR="0036161A" w:rsidRPr="00103DCA" w:rsidRDefault="0036161A" w:rsidP="00C0353D">
      <w:pPr>
        <w:ind w:left="1440"/>
        <w:rPr>
          <w:rFonts w:ascii="Tahoma" w:hAnsi="Tahoma" w:cs="Tahoma"/>
          <w:sz w:val="20"/>
          <w:szCs w:val="20"/>
          <w:rtl/>
          <w:rPrChange w:id="4477" w:author="רינת אביטל" w:date="2022-05-12T09:18:00Z">
            <w:rPr>
              <w:rtl/>
            </w:rPr>
          </w:rPrChange>
        </w:rPr>
      </w:pPr>
    </w:p>
    <w:p w14:paraId="77300B15" w14:textId="3AF1EB3D" w:rsidR="0036161A" w:rsidRPr="00103DCA" w:rsidRDefault="0036161A" w:rsidP="00C0353D">
      <w:pPr>
        <w:ind w:left="1440"/>
        <w:rPr>
          <w:rFonts w:ascii="Tahoma" w:hAnsi="Tahoma" w:cs="Tahoma"/>
          <w:sz w:val="20"/>
          <w:szCs w:val="20"/>
          <w:rtl/>
          <w:rPrChange w:id="4478" w:author="רינת אביטל" w:date="2022-05-12T09:18:00Z">
            <w:rPr>
              <w:rtl/>
            </w:rPr>
          </w:rPrChange>
        </w:rPr>
      </w:pPr>
    </w:p>
    <w:p w14:paraId="6DDA6158" w14:textId="7A63386F" w:rsidR="0036161A" w:rsidRPr="00103DCA" w:rsidRDefault="0036161A" w:rsidP="00C0353D">
      <w:pPr>
        <w:ind w:left="1440"/>
        <w:rPr>
          <w:rFonts w:ascii="Tahoma" w:hAnsi="Tahoma" w:cs="Tahoma"/>
          <w:sz w:val="20"/>
          <w:szCs w:val="20"/>
          <w:rtl/>
          <w:rPrChange w:id="4479" w:author="רינת אביטל" w:date="2022-05-12T09:18:00Z">
            <w:rPr>
              <w:rtl/>
            </w:rPr>
          </w:rPrChange>
        </w:rPr>
      </w:pPr>
    </w:p>
    <w:p w14:paraId="4B78E6F8" w14:textId="2447A73F" w:rsidR="0036161A" w:rsidRPr="00103DCA" w:rsidRDefault="0036161A" w:rsidP="00C0353D">
      <w:pPr>
        <w:ind w:left="1440"/>
        <w:rPr>
          <w:rFonts w:ascii="Tahoma" w:hAnsi="Tahoma" w:cs="Tahoma"/>
          <w:sz w:val="20"/>
          <w:szCs w:val="20"/>
          <w:rtl/>
          <w:rPrChange w:id="4480" w:author="רינת אביטל" w:date="2022-05-12T09:18:00Z">
            <w:rPr>
              <w:rtl/>
            </w:rPr>
          </w:rPrChange>
        </w:rPr>
      </w:pPr>
    </w:p>
    <w:p w14:paraId="6BE7F4C0" w14:textId="3F1F2578" w:rsidR="0036161A" w:rsidRPr="00103DCA" w:rsidRDefault="0036161A" w:rsidP="00C0353D">
      <w:pPr>
        <w:ind w:left="1440"/>
        <w:rPr>
          <w:rFonts w:ascii="Tahoma" w:hAnsi="Tahoma" w:cs="Tahoma"/>
          <w:sz w:val="20"/>
          <w:szCs w:val="20"/>
          <w:rtl/>
          <w:rPrChange w:id="4481" w:author="רינת אביטל" w:date="2022-05-12T09:18:00Z">
            <w:rPr>
              <w:rtl/>
            </w:rPr>
          </w:rPrChange>
        </w:rPr>
      </w:pPr>
    </w:p>
    <w:p w14:paraId="28ED3BA5" w14:textId="68663691" w:rsidR="0036161A" w:rsidRPr="00103DCA" w:rsidRDefault="0036161A" w:rsidP="00C0353D">
      <w:pPr>
        <w:ind w:left="1440"/>
        <w:rPr>
          <w:rFonts w:ascii="Tahoma" w:hAnsi="Tahoma" w:cs="Tahoma"/>
          <w:sz w:val="20"/>
          <w:szCs w:val="20"/>
          <w:rtl/>
          <w:rPrChange w:id="4482" w:author="רינת אביטל" w:date="2022-05-12T09:18:00Z">
            <w:rPr>
              <w:rtl/>
            </w:rPr>
          </w:rPrChange>
        </w:rPr>
      </w:pPr>
    </w:p>
    <w:p w14:paraId="3448532F" w14:textId="33D1F096" w:rsidR="0036161A" w:rsidRPr="00103DCA" w:rsidRDefault="0036161A" w:rsidP="00C0353D">
      <w:pPr>
        <w:ind w:left="1440"/>
        <w:rPr>
          <w:rFonts w:ascii="Tahoma" w:hAnsi="Tahoma" w:cs="Tahoma"/>
          <w:sz w:val="20"/>
          <w:szCs w:val="20"/>
          <w:rtl/>
          <w:rPrChange w:id="4483" w:author="רינת אביטל" w:date="2022-05-12T09:18:00Z">
            <w:rPr>
              <w:rtl/>
            </w:rPr>
          </w:rPrChange>
        </w:rPr>
      </w:pPr>
    </w:p>
    <w:p w14:paraId="18077559" w14:textId="282590C9" w:rsidR="0036161A" w:rsidRPr="00103DCA" w:rsidRDefault="0036161A" w:rsidP="00C0353D">
      <w:pPr>
        <w:ind w:left="1440"/>
        <w:rPr>
          <w:rFonts w:ascii="Tahoma" w:hAnsi="Tahoma" w:cs="Tahoma"/>
          <w:sz w:val="20"/>
          <w:szCs w:val="20"/>
          <w:rtl/>
          <w:rPrChange w:id="4484" w:author="רינת אביטל" w:date="2022-05-12T09:18:00Z">
            <w:rPr>
              <w:rtl/>
            </w:rPr>
          </w:rPrChange>
        </w:rPr>
      </w:pPr>
    </w:p>
    <w:p w14:paraId="4430293D" w14:textId="51925254" w:rsidR="0036161A" w:rsidRPr="00103DCA" w:rsidRDefault="0036161A" w:rsidP="00C0353D">
      <w:pPr>
        <w:ind w:left="1440"/>
        <w:rPr>
          <w:rFonts w:ascii="Tahoma" w:hAnsi="Tahoma" w:cs="Tahoma"/>
          <w:sz w:val="20"/>
          <w:szCs w:val="20"/>
          <w:rtl/>
          <w:rPrChange w:id="4485" w:author="רינת אביטל" w:date="2022-05-12T09:18:00Z">
            <w:rPr>
              <w:rtl/>
            </w:rPr>
          </w:rPrChange>
        </w:rPr>
      </w:pPr>
    </w:p>
    <w:p w14:paraId="756D4897" w14:textId="468AFDFA" w:rsidR="0036161A" w:rsidRPr="00103DCA" w:rsidRDefault="0036161A" w:rsidP="00C0353D">
      <w:pPr>
        <w:ind w:left="1440"/>
        <w:rPr>
          <w:rFonts w:ascii="Tahoma" w:hAnsi="Tahoma" w:cs="Tahoma"/>
          <w:sz w:val="20"/>
          <w:szCs w:val="20"/>
          <w:rtl/>
          <w:rPrChange w:id="4486" w:author="רינת אביטל" w:date="2022-05-12T09:18:00Z">
            <w:rPr>
              <w:rtl/>
            </w:rPr>
          </w:rPrChange>
        </w:rPr>
      </w:pPr>
    </w:p>
    <w:p w14:paraId="5D3E47F8" w14:textId="2DAB3AA1" w:rsidR="0036161A" w:rsidRPr="00103DCA" w:rsidRDefault="0036161A" w:rsidP="00C0353D">
      <w:pPr>
        <w:ind w:left="1440"/>
        <w:rPr>
          <w:rFonts w:ascii="Tahoma" w:hAnsi="Tahoma" w:cs="Tahoma"/>
          <w:sz w:val="20"/>
          <w:szCs w:val="20"/>
          <w:rtl/>
          <w:rPrChange w:id="4487" w:author="רינת אביטל" w:date="2022-05-12T09:18:00Z">
            <w:rPr>
              <w:rtl/>
            </w:rPr>
          </w:rPrChange>
        </w:rPr>
      </w:pPr>
    </w:p>
    <w:p w14:paraId="1CF51027" w14:textId="1A081396" w:rsidR="0036161A" w:rsidRPr="00103DCA" w:rsidRDefault="0036161A" w:rsidP="00C0353D">
      <w:pPr>
        <w:ind w:left="1440"/>
        <w:rPr>
          <w:rFonts w:ascii="Tahoma" w:hAnsi="Tahoma" w:cs="Tahoma"/>
          <w:sz w:val="20"/>
          <w:szCs w:val="20"/>
          <w:rtl/>
          <w:rPrChange w:id="4488" w:author="רינת אביטל" w:date="2022-05-12T09:18:00Z">
            <w:rPr>
              <w:rtl/>
            </w:rPr>
          </w:rPrChange>
        </w:rPr>
      </w:pPr>
    </w:p>
    <w:p w14:paraId="42E41E8F" w14:textId="63937E65" w:rsidR="0036161A" w:rsidRPr="00103DCA" w:rsidRDefault="0036161A" w:rsidP="00C0353D">
      <w:pPr>
        <w:ind w:left="1440"/>
        <w:rPr>
          <w:rFonts w:ascii="Tahoma" w:hAnsi="Tahoma" w:cs="Tahoma"/>
          <w:sz w:val="20"/>
          <w:szCs w:val="20"/>
          <w:rtl/>
          <w:rPrChange w:id="4489" w:author="רינת אביטל" w:date="2022-05-12T09:18:00Z">
            <w:rPr>
              <w:rtl/>
            </w:rPr>
          </w:rPrChange>
        </w:rPr>
      </w:pPr>
    </w:p>
    <w:p w14:paraId="2C64E466" w14:textId="74F4E3E7" w:rsidR="0036161A" w:rsidRPr="00103DCA" w:rsidRDefault="0036161A" w:rsidP="00C0353D">
      <w:pPr>
        <w:ind w:left="1440"/>
        <w:rPr>
          <w:rFonts w:ascii="Tahoma" w:hAnsi="Tahoma" w:cs="Tahoma"/>
          <w:sz w:val="20"/>
          <w:szCs w:val="20"/>
          <w:rtl/>
          <w:rPrChange w:id="4490" w:author="רינת אביטל" w:date="2022-05-12T09:18:00Z">
            <w:rPr>
              <w:rtl/>
            </w:rPr>
          </w:rPrChange>
        </w:rPr>
      </w:pPr>
    </w:p>
    <w:p w14:paraId="71D81A83" w14:textId="1832B592" w:rsidR="0036161A" w:rsidRPr="00103DCA" w:rsidRDefault="0036161A" w:rsidP="00C0353D">
      <w:pPr>
        <w:ind w:left="1440"/>
        <w:rPr>
          <w:rFonts w:ascii="Tahoma" w:hAnsi="Tahoma" w:cs="Tahoma"/>
          <w:sz w:val="20"/>
          <w:szCs w:val="20"/>
          <w:rtl/>
          <w:rPrChange w:id="4491" w:author="רינת אביטל" w:date="2022-05-12T09:18:00Z">
            <w:rPr>
              <w:rtl/>
            </w:rPr>
          </w:rPrChange>
        </w:rPr>
      </w:pPr>
    </w:p>
    <w:p w14:paraId="6C6C52AA" w14:textId="45921F79" w:rsidR="0036161A" w:rsidRPr="00103DCA" w:rsidRDefault="0036161A" w:rsidP="00C0353D">
      <w:pPr>
        <w:ind w:left="1440"/>
        <w:rPr>
          <w:rFonts w:ascii="Tahoma" w:hAnsi="Tahoma" w:cs="Tahoma"/>
          <w:sz w:val="20"/>
          <w:szCs w:val="20"/>
          <w:rtl/>
          <w:rPrChange w:id="4492" w:author="רינת אביטל" w:date="2022-05-12T09:18:00Z">
            <w:rPr>
              <w:rtl/>
            </w:rPr>
          </w:rPrChange>
        </w:rPr>
      </w:pPr>
    </w:p>
    <w:p w14:paraId="11CE4398" w14:textId="757BE28F" w:rsidR="0036161A" w:rsidRPr="00103DCA" w:rsidRDefault="0036161A" w:rsidP="00C0353D">
      <w:pPr>
        <w:ind w:left="1440"/>
        <w:rPr>
          <w:rFonts w:ascii="Tahoma" w:hAnsi="Tahoma" w:cs="Tahoma"/>
          <w:sz w:val="20"/>
          <w:szCs w:val="20"/>
          <w:rtl/>
          <w:rPrChange w:id="4493" w:author="רינת אביטל" w:date="2022-05-12T09:18:00Z">
            <w:rPr>
              <w:rtl/>
            </w:rPr>
          </w:rPrChange>
        </w:rPr>
      </w:pPr>
    </w:p>
    <w:p w14:paraId="2CAF7EDD" w14:textId="396DED1C" w:rsidR="0036161A" w:rsidRPr="00103DCA" w:rsidRDefault="0036161A" w:rsidP="00C0353D">
      <w:pPr>
        <w:ind w:left="1440"/>
        <w:rPr>
          <w:rFonts w:ascii="Tahoma" w:hAnsi="Tahoma" w:cs="Tahoma"/>
          <w:sz w:val="20"/>
          <w:szCs w:val="20"/>
          <w:rtl/>
          <w:rPrChange w:id="4494" w:author="רינת אביטל" w:date="2022-05-12T09:18:00Z">
            <w:rPr>
              <w:rtl/>
            </w:rPr>
          </w:rPrChange>
        </w:rPr>
      </w:pPr>
    </w:p>
    <w:p w14:paraId="492E260F" w14:textId="33DF4166" w:rsidR="0036161A" w:rsidRDefault="0036161A" w:rsidP="00C0353D">
      <w:pPr>
        <w:ind w:left="1440"/>
        <w:rPr>
          <w:ins w:id="4495" w:author="רינת אביטל" w:date="2022-05-12T14:11:00Z"/>
          <w:rFonts w:ascii="Tahoma" w:hAnsi="Tahoma" w:cs="Tahoma"/>
          <w:sz w:val="20"/>
          <w:szCs w:val="20"/>
          <w:rtl/>
        </w:rPr>
      </w:pPr>
    </w:p>
    <w:p w14:paraId="16DCAD9D" w14:textId="77777777" w:rsidR="005C14B4" w:rsidRPr="00103DCA" w:rsidRDefault="005C14B4" w:rsidP="00C0353D">
      <w:pPr>
        <w:ind w:left="1440"/>
        <w:rPr>
          <w:rFonts w:ascii="Tahoma" w:hAnsi="Tahoma" w:cs="Tahoma"/>
          <w:sz w:val="20"/>
          <w:szCs w:val="20"/>
          <w:rtl/>
          <w:rPrChange w:id="4496" w:author="רינת אביטל" w:date="2022-05-12T09:18:00Z">
            <w:rPr>
              <w:rtl/>
            </w:rPr>
          </w:rPrChange>
        </w:rPr>
      </w:pPr>
    </w:p>
    <w:p w14:paraId="36908250" w14:textId="2F809894" w:rsidR="0036161A" w:rsidRPr="00103DCA" w:rsidRDefault="0036161A" w:rsidP="00C0353D">
      <w:pPr>
        <w:ind w:left="1440"/>
        <w:rPr>
          <w:rFonts w:ascii="Tahoma" w:hAnsi="Tahoma" w:cs="Tahoma"/>
          <w:sz w:val="20"/>
          <w:szCs w:val="20"/>
          <w:rtl/>
          <w:rPrChange w:id="4497" w:author="רינת אביטל" w:date="2022-05-12T09:18:00Z">
            <w:rPr>
              <w:rtl/>
            </w:rPr>
          </w:rPrChange>
        </w:rPr>
      </w:pPr>
    </w:p>
    <w:p w14:paraId="736A247A" w14:textId="1FC9283A" w:rsidR="0036161A" w:rsidRPr="00103DCA" w:rsidRDefault="0036161A" w:rsidP="00C0353D">
      <w:pPr>
        <w:ind w:left="1440"/>
        <w:rPr>
          <w:rFonts w:ascii="Tahoma" w:hAnsi="Tahoma" w:cs="Tahoma"/>
          <w:sz w:val="20"/>
          <w:szCs w:val="20"/>
          <w:rtl/>
          <w:rPrChange w:id="4498" w:author="רינת אביטל" w:date="2022-05-12T09:18:00Z">
            <w:rPr>
              <w:rtl/>
            </w:rPr>
          </w:rPrChange>
        </w:rPr>
      </w:pPr>
    </w:p>
    <w:p w14:paraId="3EE267D1" w14:textId="26348736" w:rsidR="0051280A" w:rsidRPr="00103DCA" w:rsidRDefault="0051280A" w:rsidP="00274657">
      <w:pPr>
        <w:pStyle w:val="2"/>
        <w:numPr>
          <w:ilvl w:val="1"/>
          <w:numId w:val="7"/>
        </w:numPr>
        <w:spacing w:line="360" w:lineRule="auto"/>
        <w:rPr>
          <w:rFonts w:ascii="Tahoma" w:hAnsi="Tahoma" w:cs="Tahoma"/>
          <w:b/>
          <w:bCs/>
          <w:color w:val="89D7C3"/>
          <w:sz w:val="36"/>
          <w:szCs w:val="36"/>
          <w:rtl/>
          <w:rPrChange w:id="4499" w:author="רינת אביטל" w:date="2022-05-12T09:18:00Z">
            <w:rPr>
              <w:b/>
              <w:bCs/>
              <w:color w:val="89D7C3"/>
              <w:sz w:val="40"/>
              <w:szCs w:val="40"/>
              <w:rtl/>
            </w:rPr>
          </w:rPrChange>
        </w:rPr>
      </w:pPr>
      <w:bookmarkStart w:id="4500" w:name="_Toc103039635"/>
      <w:r w:rsidRPr="00103DCA">
        <w:rPr>
          <w:rFonts w:ascii="Tahoma" w:hAnsi="Tahoma" w:cs="Tahoma"/>
          <w:b/>
          <w:bCs/>
          <w:color w:val="89D7C3"/>
          <w:sz w:val="36"/>
          <w:szCs w:val="36"/>
          <w:rtl/>
          <w:rPrChange w:id="4501" w:author="רינת אביטל" w:date="2022-05-12T09:18:00Z">
            <w:rPr>
              <w:rFonts w:hint="cs"/>
              <w:b/>
              <w:bCs/>
              <w:color w:val="89D7C3"/>
              <w:sz w:val="40"/>
              <w:szCs w:val="40"/>
              <w:rtl/>
            </w:rPr>
          </w:rPrChange>
        </w:rPr>
        <w:t>צילומי מסכים</w:t>
      </w:r>
      <w:bookmarkEnd w:id="4500"/>
    </w:p>
    <w:p w14:paraId="6C5C786D" w14:textId="6496B287" w:rsidR="008810FC" w:rsidRPr="00103DCA" w:rsidRDefault="00EB570E" w:rsidP="00C0353D">
      <w:pPr>
        <w:ind w:left="720" w:firstLine="720"/>
        <w:rPr>
          <w:rFonts w:ascii="Tahoma" w:hAnsi="Tahoma" w:cs="Tahoma"/>
          <w:b/>
          <w:bCs/>
          <w:sz w:val="24"/>
          <w:szCs w:val="24"/>
          <w:u w:val="single"/>
          <w:rtl/>
          <w:rPrChange w:id="4502" w:author="רינת אביטל" w:date="2022-05-12T09:18:00Z">
            <w:rPr>
              <w:b/>
              <w:bCs/>
              <w:sz w:val="28"/>
              <w:szCs w:val="28"/>
              <w:u w:val="single"/>
              <w:rtl/>
            </w:rPr>
          </w:rPrChange>
        </w:rPr>
      </w:pPr>
      <w:r w:rsidRPr="00103DCA">
        <w:rPr>
          <w:rFonts w:ascii="Tahoma" w:hAnsi="Tahoma" w:cs="Tahoma"/>
          <w:b/>
          <w:bCs/>
          <w:sz w:val="24"/>
          <w:szCs w:val="24"/>
          <w:u w:val="single"/>
          <w:rPrChange w:id="4503" w:author="רינת אביטל" w:date="2022-05-12T09:18:00Z">
            <w:rPr>
              <w:b/>
              <w:bCs/>
              <w:sz w:val="28"/>
              <w:szCs w:val="28"/>
              <w:u w:val="single"/>
            </w:rPr>
          </w:rPrChange>
        </w:rPr>
        <w:t>Home</w:t>
      </w:r>
      <w:r w:rsidRPr="00103DCA">
        <w:rPr>
          <w:rFonts w:ascii="Tahoma" w:hAnsi="Tahoma" w:cs="Tahoma"/>
          <w:b/>
          <w:bCs/>
          <w:sz w:val="24"/>
          <w:szCs w:val="24"/>
          <w:u w:val="single"/>
          <w:rtl/>
          <w:rPrChange w:id="4504" w:author="רינת אביטל" w:date="2022-05-12T09:18:00Z">
            <w:rPr>
              <w:rFonts w:hint="cs"/>
              <w:b/>
              <w:bCs/>
              <w:sz w:val="28"/>
              <w:szCs w:val="28"/>
              <w:u w:val="single"/>
              <w:rtl/>
            </w:rPr>
          </w:rPrChange>
        </w:rPr>
        <w:t xml:space="preserve"> </w:t>
      </w:r>
      <w:r w:rsidRPr="00103DCA">
        <w:rPr>
          <w:rFonts w:ascii="Tahoma" w:hAnsi="Tahoma" w:cs="Tahoma"/>
          <w:b/>
          <w:bCs/>
          <w:sz w:val="24"/>
          <w:szCs w:val="24"/>
          <w:u w:val="single"/>
          <w:rtl/>
          <w:rPrChange w:id="4505" w:author="רינת אביטל" w:date="2022-05-12T09:18:00Z">
            <w:rPr>
              <w:b/>
              <w:bCs/>
              <w:sz w:val="28"/>
              <w:szCs w:val="28"/>
              <w:u w:val="single"/>
              <w:rtl/>
            </w:rPr>
          </w:rPrChange>
        </w:rPr>
        <w:t>–</w:t>
      </w:r>
      <w:r w:rsidRPr="00103DCA">
        <w:rPr>
          <w:rFonts w:ascii="Tahoma" w:hAnsi="Tahoma" w:cs="Tahoma"/>
          <w:b/>
          <w:bCs/>
          <w:sz w:val="24"/>
          <w:szCs w:val="24"/>
          <w:u w:val="single"/>
          <w:rtl/>
          <w:rPrChange w:id="4506" w:author="רינת אביטל" w:date="2022-05-12T09:18:00Z">
            <w:rPr>
              <w:rFonts w:hint="cs"/>
              <w:b/>
              <w:bCs/>
              <w:sz w:val="28"/>
              <w:szCs w:val="28"/>
              <w:u w:val="single"/>
              <w:rtl/>
            </w:rPr>
          </w:rPrChange>
        </w:rPr>
        <w:t xml:space="preserve"> דף הבית</w:t>
      </w:r>
    </w:p>
    <w:p w14:paraId="2BC6FB4B" w14:textId="0C7C4C2C" w:rsidR="008810FC" w:rsidRPr="00103DCA" w:rsidRDefault="008810FC" w:rsidP="00C0353D">
      <w:pPr>
        <w:ind w:left="720" w:firstLine="720"/>
        <w:rPr>
          <w:rFonts w:ascii="Tahoma" w:hAnsi="Tahoma" w:cs="Tahoma"/>
          <w:sz w:val="20"/>
          <w:szCs w:val="20"/>
          <w:rtl/>
          <w:rPrChange w:id="4507" w:author="רינת אביטל" w:date="2022-05-12T09:18:00Z">
            <w:rPr>
              <w:rtl/>
            </w:rPr>
          </w:rPrChange>
        </w:rPr>
      </w:pPr>
    </w:p>
    <w:p w14:paraId="1782D9FA" w14:textId="11F102D2" w:rsidR="00EB570E" w:rsidRPr="00103DCA" w:rsidRDefault="00EB570E" w:rsidP="00C0353D">
      <w:pPr>
        <w:ind w:left="720" w:firstLine="720"/>
        <w:rPr>
          <w:rFonts w:ascii="Tahoma" w:hAnsi="Tahoma" w:cs="Tahoma"/>
          <w:sz w:val="20"/>
          <w:szCs w:val="20"/>
          <w:rtl/>
          <w:rPrChange w:id="4508" w:author="רינת אביטל" w:date="2022-05-12T09:18:00Z">
            <w:rPr>
              <w:rtl/>
            </w:rPr>
          </w:rPrChange>
        </w:rPr>
      </w:pPr>
    </w:p>
    <w:p w14:paraId="6605F233" w14:textId="0D298C69" w:rsidR="00EB570E" w:rsidRPr="00103DCA" w:rsidRDefault="00EB570E" w:rsidP="00C0353D">
      <w:pPr>
        <w:ind w:left="720" w:firstLine="720"/>
        <w:rPr>
          <w:rFonts w:ascii="Tahoma" w:hAnsi="Tahoma" w:cs="Tahoma"/>
          <w:sz w:val="20"/>
          <w:szCs w:val="20"/>
          <w:rtl/>
          <w:rPrChange w:id="4509" w:author="רינת אביטל" w:date="2022-05-12T09:18:00Z">
            <w:rPr>
              <w:rtl/>
            </w:rPr>
          </w:rPrChange>
        </w:rPr>
      </w:pPr>
    </w:p>
    <w:p w14:paraId="0DFC519E" w14:textId="23D3DA17" w:rsidR="00EB570E" w:rsidRPr="00103DCA" w:rsidRDefault="00EB570E" w:rsidP="00C0353D">
      <w:pPr>
        <w:ind w:left="720" w:firstLine="720"/>
        <w:rPr>
          <w:rFonts w:ascii="Tahoma" w:hAnsi="Tahoma" w:cs="Tahoma"/>
          <w:sz w:val="20"/>
          <w:szCs w:val="20"/>
          <w:rtl/>
          <w:rPrChange w:id="4510" w:author="רינת אביטל" w:date="2022-05-12T09:18:00Z">
            <w:rPr>
              <w:rtl/>
            </w:rPr>
          </w:rPrChange>
        </w:rPr>
      </w:pPr>
    </w:p>
    <w:p w14:paraId="116266F8" w14:textId="0714FDEE" w:rsidR="00EB570E" w:rsidRPr="00103DCA" w:rsidRDefault="00EB570E" w:rsidP="00C0353D">
      <w:pPr>
        <w:ind w:left="720" w:firstLine="720"/>
        <w:rPr>
          <w:rFonts w:ascii="Tahoma" w:hAnsi="Tahoma" w:cs="Tahoma"/>
          <w:sz w:val="20"/>
          <w:szCs w:val="20"/>
          <w:rtl/>
          <w:rPrChange w:id="4511" w:author="רינת אביטל" w:date="2022-05-12T09:18:00Z">
            <w:rPr>
              <w:rtl/>
            </w:rPr>
          </w:rPrChange>
        </w:rPr>
      </w:pPr>
    </w:p>
    <w:p w14:paraId="4B5E5207" w14:textId="7C7DA3B7" w:rsidR="00EB570E" w:rsidRPr="00103DCA" w:rsidRDefault="00EB570E" w:rsidP="00C0353D">
      <w:pPr>
        <w:ind w:left="720" w:firstLine="720"/>
        <w:rPr>
          <w:rFonts w:ascii="Tahoma" w:hAnsi="Tahoma" w:cs="Tahoma"/>
          <w:sz w:val="20"/>
          <w:szCs w:val="20"/>
          <w:rtl/>
          <w:rPrChange w:id="4512" w:author="רינת אביטל" w:date="2022-05-12T09:18:00Z">
            <w:rPr>
              <w:rtl/>
            </w:rPr>
          </w:rPrChange>
        </w:rPr>
      </w:pPr>
    </w:p>
    <w:p w14:paraId="7AFEA720" w14:textId="165E7C60" w:rsidR="00EB570E" w:rsidRPr="00103DCA" w:rsidRDefault="00EB570E" w:rsidP="00C0353D">
      <w:pPr>
        <w:ind w:left="720" w:firstLine="720"/>
        <w:rPr>
          <w:rFonts w:ascii="Tahoma" w:hAnsi="Tahoma" w:cs="Tahoma"/>
          <w:sz w:val="20"/>
          <w:szCs w:val="20"/>
          <w:rtl/>
          <w:rPrChange w:id="4513" w:author="רינת אביטל" w:date="2022-05-12T09:18:00Z">
            <w:rPr>
              <w:rtl/>
            </w:rPr>
          </w:rPrChange>
        </w:rPr>
      </w:pPr>
    </w:p>
    <w:p w14:paraId="41D62B31" w14:textId="5043D91B" w:rsidR="00EB570E" w:rsidRPr="00103DCA" w:rsidRDefault="00EB570E" w:rsidP="00C0353D">
      <w:pPr>
        <w:ind w:left="720" w:firstLine="720"/>
        <w:rPr>
          <w:rFonts w:ascii="Tahoma" w:hAnsi="Tahoma" w:cs="Tahoma"/>
          <w:sz w:val="20"/>
          <w:szCs w:val="20"/>
          <w:rtl/>
          <w:rPrChange w:id="4514" w:author="רינת אביטל" w:date="2022-05-12T09:18:00Z">
            <w:rPr>
              <w:rtl/>
            </w:rPr>
          </w:rPrChange>
        </w:rPr>
      </w:pPr>
    </w:p>
    <w:p w14:paraId="55ECC6A3" w14:textId="778D2F48" w:rsidR="00EB570E" w:rsidRPr="00103DCA" w:rsidRDefault="00EB570E" w:rsidP="00C0353D">
      <w:pPr>
        <w:ind w:left="720" w:firstLine="720"/>
        <w:rPr>
          <w:rFonts w:ascii="Tahoma" w:hAnsi="Tahoma" w:cs="Tahoma"/>
          <w:sz w:val="20"/>
          <w:szCs w:val="20"/>
          <w:rtl/>
          <w:rPrChange w:id="4515" w:author="רינת אביטל" w:date="2022-05-12T09:18:00Z">
            <w:rPr>
              <w:rtl/>
            </w:rPr>
          </w:rPrChange>
        </w:rPr>
      </w:pPr>
    </w:p>
    <w:p w14:paraId="61FAF534" w14:textId="77777777" w:rsidR="00EB570E" w:rsidRPr="00103DCA" w:rsidRDefault="00EB570E" w:rsidP="00C0353D">
      <w:pPr>
        <w:ind w:left="720" w:firstLine="720"/>
        <w:rPr>
          <w:rFonts w:ascii="Tahoma" w:hAnsi="Tahoma" w:cs="Tahoma"/>
          <w:sz w:val="20"/>
          <w:szCs w:val="20"/>
          <w:rtl/>
          <w:rPrChange w:id="4516" w:author="רינת אביטל" w:date="2022-05-12T09:18:00Z">
            <w:rPr>
              <w:rtl/>
            </w:rPr>
          </w:rPrChange>
        </w:rPr>
      </w:pPr>
    </w:p>
    <w:p w14:paraId="6AE37EE1" w14:textId="34877CF8" w:rsidR="00EB570E" w:rsidRPr="00103DCA" w:rsidRDefault="00EB570E" w:rsidP="00C0353D">
      <w:pPr>
        <w:ind w:left="720" w:firstLine="720"/>
        <w:rPr>
          <w:rFonts w:ascii="Tahoma" w:hAnsi="Tahoma" w:cs="Tahoma"/>
          <w:sz w:val="20"/>
          <w:szCs w:val="20"/>
          <w:rtl/>
          <w:rPrChange w:id="4517" w:author="רינת אביטל" w:date="2022-05-12T09:18:00Z">
            <w:rPr>
              <w:rtl/>
            </w:rPr>
          </w:rPrChange>
        </w:rPr>
      </w:pPr>
    </w:p>
    <w:p w14:paraId="057A247E" w14:textId="3C8D1C1D" w:rsidR="00EB570E" w:rsidRPr="00103DCA" w:rsidRDefault="00EB570E" w:rsidP="00EB570E">
      <w:pPr>
        <w:ind w:left="720" w:firstLine="720"/>
        <w:rPr>
          <w:rFonts w:ascii="Tahoma" w:hAnsi="Tahoma" w:cs="Tahoma"/>
          <w:b/>
          <w:bCs/>
          <w:sz w:val="24"/>
          <w:szCs w:val="24"/>
          <w:u w:val="single"/>
          <w:rtl/>
          <w:rPrChange w:id="4518" w:author="רינת אביטל" w:date="2022-05-12T09:18:00Z">
            <w:rPr>
              <w:b/>
              <w:bCs/>
              <w:sz w:val="28"/>
              <w:szCs w:val="28"/>
              <w:u w:val="single"/>
              <w:rtl/>
            </w:rPr>
          </w:rPrChange>
        </w:rPr>
      </w:pPr>
      <w:r w:rsidRPr="00103DCA">
        <w:rPr>
          <w:rFonts w:ascii="Tahoma" w:hAnsi="Tahoma" w:cs="Tahoma"/>
          <w:b/>
          <w:bCs/>
          <w:sz w:val="24"/>
          <w:szCs w:val="24"/>
          <w:u w:val="single"/>
          <w:rPrChange w:id="4519" w:author="רינת אביטל" w:date="2022-05-12T09:18:00Z">
            <w:rPr>
              <w:b/>
              <w:bCs/>
              <w:sz w:val="28"/>
              <w:szCs w:val="28"/>
              <w:u w:val="single"/>
            </w:rPr>
          </w:rPrChange>
        </w:rPr>
        <w:t>Sign in</w:t>
      </w:r>
      <w:r w:rsidRPr="00103DCA">
        <w:rPr>
          <w:rFonts w:ascii="Tahoma" w:hAnsi="Tahoma" w:cs="Tahoma"/>
          <w:b/>
          <w:bCs/>
          <w:sz w:val="24"/>
          <w:szCs w:val="24"/>
          <w:u w:val="single"/>
          <w:rtl/>
          <w:rPrChange w:id="4520" w:author="רינת אביטל" w:date="2022-05-12T09:18:00Z">
            <w:rPr>
              <w:rFonts w:hint="cs"/>
              <w:b/>
              <w:bCs/>
              <w:sz w:val="28"/>
              <w:szCs w:val="28"/>
              <w:u w:val="single"/>
              <w:rtl/>
            </w:rPr>
          </w:rPrChange>
        </w:rPr>
        <w:t xml:space="preserve"> </w:t>
      </w:r>
      <w:r w:rsidRPr="00103DCA">
        <w:rPr>
          <w:rFonts w:ascii="Tahoma" w:hAnsi="Tahoma" w:cs="Tahoma"/>
          <w:b/>
          <w:bCs/>
          <w:sz w:val="24"/>
          <w:szCs w:val="24"/>
          <w:u w:val="single"/>
          <w:rtl/>
          <w:rPrChange w:id="4521" w:author="רינת אביטל" w:date="2022-05-12T09:18:00Z">
            <w:rPr>
              <w:b/>
              <w:bCs/>
              <w:sz w:val="28"/>
              <w:szCs w:val="28"/>
              <w:u w:val="single"/>
              <w:rtl/>
            </w:rPr>
          </w:rPrChange>
        </w:rPr>
        <w:t>–</w:t>
      </w:r>
      <w:r w:rsidRPr="00103DCA">
        <w:rPr>
          <w:rFonts w:ascii="Tahoma" w:hAnsi="Tahoma" w:cs="Tahoma"/>
          <w:b/>
          <w:bCs/>
          <w:sz w:val="24"/>
          <w:szCs w:val="24"/>
          <w:u w:val="single"/>
          <w:rtl/>
          <w:rPrChange w:id="4522" w:author="רינת אביטל" w:date="2022-05-12T09:18:00Z">
            <w:rPr>
              <w:rFonts w:hint="cs"/>
              <w:b/>
              <w:bCs/>
              <w:sz w:val="28"/>
              <w:szCs w:val="28"/>
              <w:u w:val="single"/>
              <w:rtl/>
            </w:rPr>
          </w:rPrChange>
        </w:rPr>
        <w:t xml:space="preserve"> התחברות</w:t>
      </w:r>
    </w:p>
    <w:p w14:paraId="7B476C7F" w14:textId="6CFE7B7E" w:rsidR="00EB570E" w:rsidRPr="00103DCA" w:rsidRDefault="00EB570E" w:rsidP="00EB570E">
      <w:pPr>
        <w:rPr>
          <w:rFonts w:ascii="Tahoma" w:hAnsi="Tahoma" w:cs="Tahoma"/>
          <w:b/>
          <w:bCs/>
          <w:sz w:val="24"/>
          <w:szCs w:val="24"/>
          <w:rtl/>
          <w:rPrChange w:id="4523" w:author="רינת אביטל" w:date="2022-05-12T09:18:00Z">
            <w:rPr>
              <w:b/>
              <w:bCs/>
              <w:sz w:val="28"/>
              <w:szCs w:val="28"/>
              <w:rtl/>
            </w:rPr>
          </w:rPrChange>
        </w:rPr>
      </w:pPr>
      <w:r w:rsidRPr="00103DCA">
        <w:rPr>
          <w:rFonts w:ascii="Tahoma" w:hAnsi="Tahoma" w:cs="Tahoma"/>
          <w:noProof/>
          <w:sz w:val="20"/>
          <w:szCs w:val="20"/>
          <w:rPrChange w:id="4524" w:author="רינת אביטל" w:date="2022-05-12T09:18:00Z">
            <w:rPr>
              <w:noProof/>
            </w:rPr>
          </w:rPrChange>
        </w:rPr>
        <w:drawing>
          <wp:inline distT="0" distB="0" distL="0" distR="0" wp14:anchorId="114287C7" wp14:editId="2B34F1EE">
            <wp:extent cx="5274310" cy="3838447"/>
            <wp:effectExtent l="0" t="0" r="254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838447"/>
                    </a:xfrm>
                    <a:prstGeom prst="rect">
                      <a:avLst/>
                    </a:prstGeom>
                    <a:noFill/>
                    <a:ln>
                      <a:noFill/>
                    </a:ln>
                  </pic:spPr>
                </pic:pic>
              </a:graphicData>
            </a:graphic>
          </wp:inline>
        </w:drawing>
      </w:r>
    </w:p>
    <w:p w14:paraId="720937AC" w14:textId="692BC173" w:rsidR="008810FC" w:rsidRPr="00103DCA" w:rsidRDefault="008810FC" w:rsidP="00EB570E">
      <w:pPr>
        <w:rPr>
          <w:rFonts w:ascii="Tahoma" w:hAnsi="Tahoma" w:cs="Tahoma"/>
          <w:sz w:val="20"/>
          <w:szCs w:val="20"/>
          <w:rtl/>
          <w:rPrChange w:id="4525" w:author="רינת אביטל" w:date="2022-05-12T09:18:00Z">
            <w:rPr>
              <w:rtl/>
            </w:rPr>
          </w:rPrChange>
        </w:rPr>
      </w:pPr>
    </w:p>
    <w:p w14:paraId="012EBFC4" w14:textId="2E2DE4EC" w:rsidR="008810FC" w:rsidRPr="00103DCA" w:rsidRDefault="008810FC" w:rsidP="00C0353D">
      <w:pPr>
        <w:ind w:left="720" w:firstLine="720"/>
        <w:rPr>
          <w:rFonts w:ascii="Tahoma" w:hAnsi="Tahoma" w:cs="Tahoma"/>
          <w:sz w:val="20"/>
          <w:szCs w:val="20"/>
          <w:rtl/>
          <w:rPrChange w:id="4526" w:author="רינת אביטל" w:date="2022-05-12T09:18:00Z">
            <w:rPr>
              <w:rtl/>
            </w:rPr>
          </w:rPrChange>
        </w:rPr>
      </w:pPr>
    </w:p>
    <w:p w14:paraId="644EA78E" w14:textId="5FBFF90C" w:rsidR="00383AEF" w:rsidRPr="00103DCA" w:rsidRDefault="00EB570E" w:rsidP="00383AEF">
      <w:pPr>
        <w:ind w:left="720" w:firstLine="720"/>
        <w:rPr>
          <w:rFonts w:ascii="Tahoma" w:hAnsi="Tahoma" w:cs="Tahoma"/>
          <w:b/>
          <w:bCs/>
          <w:sz w:val="24"/>
          <w:szCs w:val="24"/>
          <w:u w:val="single"/>
          <w:rtl/>
          <w:rPrChange w:id="4527" w:author="רינת אביטל" w:date="2022-05-12T09:18:00Z">
            <w:rPr>
              <w:b/>
              <w:bCs/>
              <w:sz w:val="28"/>
              <w:szCs w:val="28"/>
              <w:u w:val="single"/>
              <w:rtl/>
            </w:rPr>
          </w:rPrChange>
        </w:rPr>
      </w:pPr>
      <w:r w:rsidRPr="00103DCA">
        <w:rPr>
          <w:rFonts w:ascii="Tahoma" w:hAnsi="Tahoma" w:cs="Tahoma"/>
          <w:b/>
          <w:bCs/>
          <w:sz w:val="24"/>
          <w:szCs w:val="24"/>
          <w:u w:val="single"/>
          <w:rPrChange w:id="4528" w:author="רינת אביטל" w:date="2022-05-12T09:18:00Z">
            <w:rPr>
              <w:b/>
              <w:bCs/>
              <w:sz w:val="28"/>
              <w:szCs w:val="28"/>
              <w:u w:val="single"/>
            </w:rPr>
          </w:rPrChange>
        </w:rPr>
        <w:t>Sign in</w:t>
      </w:r>
      <w:r w:rsidRPr="00103DCA">
        <w:rPr>
          <w:rFonts w:ascii="Tahoma" w:hAnsi="Tahoma" w:cs="Tahoma"/>
          <w:b/>
          <w:bCs/>
          <w:sz w:val="24"/>
          <w:szCs w:val="24"/>
          <w:u w:val="single"/>
          <w:rtl/>
          <w:rPrChange w:id="4529" w:author="רינת אביטל" w:date="2022-05-12T09:18:00Z">
            <w:rPr>
              <w:rFonts w:hint="cs"/>
              <w:b/>
              <w:bCs/>
              <w:sz w:val="28"/>
              <w:szCs w:val="28"/>
              <w:u w:val="single"/>
              <w:rtl/>
            </w:rPr>
          </w:rPrChange>
        </w:rPr>
        <w:t xml:space="preserve"> </w:t>
      </w:r>
      <w:r w:rsidRPr="00103DCA">
        <w:rPr>
          <w:rFonts w:ascii="Tahoma" w:hAnsi="Tahoma" w:cs="Tahoma"/>
          <w:b/>
          <w:bCs/>
          <w:sz w:val="24"/>
          <w:szCs w:val="24"/>
          <w:u w:val="single"/>
          <w:rtl/>
          <w:rPrChange w:id="4530" w:author="רינת אביטל" w:date="2022-05-12T09:18:00Z">
            <w:rPr>
              <w:b/>
              <w:bCs/>
              <w:sz w:val="28"/>
              <w:szCs w:val="28"/>
              <w:u w:val="single"/>
              <w:rtl/>
            </w:rPr>
          </w:rPrChange>
        </w:rPr>
        <w:t>–</w:t>
      </w:r>
      <w:r w:rsidRPr="00103DCA">
        <w:rPr>
          <w:rFonts w:ascii="Tahoma" w:hAnsi="Tahoma" w:cs="Tahoma"/>
          <w:b/>
          <w:bCs/>
          <w:sz w:val="24"/>
          <w:szCs w:val="24"/>
          <w:u w:val="single"/>
          <w:rtl/>
          <w:rPrChange w:id="4531" w:author="רינת אביטל" w:date="2022-05-12T09:18:00Z">
            <w:rPr>
              <w:rFonts w:hint="cs"/>
              <w:b/>
              <w:bCs/>
              <w:sz w:val="28"/>
              <w:szCs w:val="28"/>
              <w:u w:val="single"/>
              <w:rtl/>
            </w:rPr>
          </w:rPrChange>
        </w:rPr>
        <w:t xml:space="preserve"> התחברות</w:t>
      </w:r>
    </w:p>
    <w:p w14:paraId="7E032EE2" w14:textId="62C21CEC" w:rsidR="00383AEF" w:rsidRPr="00103DCA" w:rsidRDefault="001B2248" w:rsidP="00383AEF">
      <w:pPr>
        <w:rPr>
          <w:rFonts w:ascii="Tahoma" w:hAnsi="Tahoma" w:cs="Tahoma"/>
          <w:b/>
          <w:bCs/>
          <w:sz w:val="24"/>
          <w:szCs w:val="24"/>
          <w:u w:val="single"/>
          <w:rtl/>
          <w:rPrChange w:id="4532" w:author="רינת אביטל" w:date="2022-05-12T09:18:00Z">
            <w:rPr>
              <w:b/>
              <w:bCs/>
              <w:sz w:val="28"/>
              <w:szCs w:val="28"/>
              <w:u w:val="single"/>
              <w:rtl/>
            </w:rPr>
          </w:rPrChange>
        </w:rPr>
      </w:pPr>
      <w:r w:rsidRPr="00103DCA">
        <w:rPr>
          <w:rFonts w:ascii="Tahoma" w:hAnsi="Tahoma" w:cs="Tahoma"/>
          <w:noProof/>
          <w:sz w:val="20"/>
          <w:szCs w:val="20"/>
          <w:rPrChange w:id="4533" w:author="רינת אביטל" w:date="2022-05-12T09:18:00Z">
            <w:rPr>
              <w:noProof/>
            </w:rPr>
          </w:rPrChange>
        </w:rPr>
        <w:lastRenderedPageBreak/>
        <w:drawing>
          <wp:anchor distT="0" distB="0" distL="114300" distR="114300" simplePos="0" relativeHeight="251661312" behindDoc="0" locked="0" layoutInCell="1" allowOverlap="1" wp14:anchorId="493141DA" wp14:editId="2932101A">
            <wp:simplePos x="0" y="0"/>
            <wp:positionH relativeFrom="column">
              <wp:posOffset>59248</wp:posOffset>
            </wp:positionH>
            <wp:positionV relativeFrom="page">
              <wp:posOffset>6852892</wp:posOffset>
            </wp:positionV>
            <wp:extent cx="4839970" cy="2227580"/>
            <wp:effectExtent l="0" t="0" r="0" b="1270"/>
            <wp:wrapTopAndBottom/>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39970" cy="2227580"/>
                    </a:xfrm>
                    <a:prstGeom prst="rect">
                      <a:avLst/>
                    </a:prstGeom>
                    <a:noFill/>
                    <a:ln>
                      <a:noFill/>
                    </a:ln>
                  </pic:spPr>
                </pic:pic>
              </a:graphicData>
            </a:graphic>
            <wp14:sizeRelH relativeFrom="margin">
              <wp14:pctWidth>0</wp14:pctWidth>
            </wp14:sizeRelH>
          </wp:anchor>
        </w:drawing>
      </w:r>
      <w:r w:rsidR="00383AEF" w:rsidRPr="00103DCA">
        <w:rPr>
          <w:rFonts w:ascii="Tahoma" w:hAnsi="Tahoma" w:cs="Tahoma"/>
          <w:noProof/>
          <w:sz w:val="20"/>
          <w:szCs w:val="20"/>
          <w:rPrChange w:id="4534" w:author="רינת אביטל" w:date="2022-05-12T09:18:00Z">
            <w:rPr>
              <w:noProof/>
            </w:rPr>
          </w:rPrChange>
        </w:rPr>
        <w:drawing>
          <wp:inline distT="0" distB="0" distL="0" distR="0" wp14:anchorId="123853E5" wp14:editId="00A08AB8">
            <wp:extent cx="5273947" cy="5600700"/>
            <wp:effectExtent l="0" t="0" r="3175"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8118" cy="5605130"/>
                    </a:xfrm>
                    <a:prstGeom prst="rect">
                      <a:avLst/>
                    </a:prstGeom>
                    <a:noFill/>
                    <a:ln>
                      <a:noFill/>
                    </a:ln>
                  </pic:spPr>
                </pic:pic>
              </a:graphicData>
            </a:graphic>
          </wp:inline>
        </w:drawing>
      </w:r>
    </w:p>
    <w:p w14:paraId="06803578" w14:textId="69A07138" w:rsidR="008810FC" w:rsidRPr="00103DCA" w:rsidRDefault="00383AEF" w:rsidP="00383AEF">
      <w:pPr>
        <w:rPr>
          <w:rFonts w:ascii="Tahoma" w:hAnsi="Tahoma" w:cs="Tahoma"/>
          <w:noProof/>
          <w:sz w:val="20"/>
          <w:szCs w:val="20"/>
          <w:rtl/>
          <w:rPrChange w:id="4535" w:author="רינת אביטל" w:date="2022-05-12T09:18:00Z">
            <w:rPr>
              <w:noProof/>
              <w:rtl/>
            </w:rPr>
          </w:rPrChange>
        </w:rPr>
      </w:pPr>
      <w:r w:rsidRPr="00103DCA">
        <w:rPr>
          <w:rFonts w:ascii="Tahoma" w:hAnsi="Tahoma" w:cs="Tahoma"/>
          <w:noProof/>
          <w:sz w:val="20"/>
          <w:szCs w:val="20"/>
          <w:rtl/>
          <w:rPrChange w:id="4536" w:author="רינת אביטל" w:date="2022-05-12T09:18:00Z">
            <w:rPr>
              <w:rFonts w:hint="cs"/>
              <w:noProof/>
              <w:rtl/>
            </w:rPr>
          </w:rPrChange>
        </w:rPr>
        <w:t xml:space="preserve">       </w:t>
      </w:r>
    </w:p>
    <w:p w14:paraId="7FAC716C" w14:textId="77777777" w:rsidR="00383AEF" w:rsidRPr="00103DCA" w:rsidRDefault="00383AEF" w:rsidP="00383AEF">
      <w:pPr>
        <w:rPr>
          <w:rFonts w:ascii="Tahoma" w:hAnsi="Tahoma" w:cs="Tahoma"/>
          <w:sz w:val="20"/>
          <w:szCs w:val="20"/>
          <w:rtl/>
          <w:rPrChange w:id="4537" w:author="רינת אביטל" w:date="2022-05-12T09:18:00Z">
            <w:rPr>
              <w:rtl/>
            </w:rPr>
          </w:rPrChange>
        </w:rPr>
      </w:pPr>
    </w:p>
    <w:p w14:paraId="769FB231" w14:textId="67840154" w:rsidR="00383AEF" w:rsidRPr="00103DCA" w:rsidRDefault="00383AEF" w:rsidP="00383AEF">
      <w:pPr>
        <w:rPr>
          <w:rFonts w:ascii="Tahoma" w:hAnsi="Tahoma" w:cs="Tahoma"/>
          <w:sz w:val="20"/>
          <w:szCs w:val="20"/>
          <w:rtl/>
          <w:rPrChange w:id="4538" w:author="רינת אביטל" w:date="2022-05-12T09:18:00Z">
            <w:rPr>
              <w:rtl/>
            </w:rPr>
          </w:rPrChange>
        </w:rPr>
      </w:pPr>
    </w:p>
    <w:p w14:paraId="5A01853D" w14:textId="55D95FA4" w:rsidR="00383AEF" w:rsidRPr="00103DCA" w:rsidRDefault="00383AEF" w:rsidP="00383AEF">
      <w:pPr>
        <w:ind w:left="720" w:firstLine="720"/>
        <w:rPr>
          <w:rFonts w:ascii="Tahoma" w:hAnsi="Tahoma" w:cs="Tahoma"/>
          <w:b/>
          <w:bCs/>
          <w:sz w:val="24"/>
          <w:szCs w:val="24"/>
          <w:u w:val="single"/>
          <w:rtl/>
          <w:rPrChange w:id="4539" w:author="רינת אביטל" w:date="2022-05-12T09:18:00Z">
            <w:rPr>
              <w:b/>
              <w:bCs/>
              <w:sz w:val="28"/>
              <w:szCs w:val="28"/>
              <w:u w:val="single"/>
              <w:rtl/>
            </w:rPr>
          </w:rPrChange>
        </w:rPr>
      </w:pPr>
      <w:r w:rsidRPr="00103DCA">
        <w:rPr>
          <w:rFonts w:ascii="Tahoma" w:hAnsi="Tahoma" w:cs="Tahoma"/>
          <w:b/>
          <w:bCs/>
          <w:sz w:val="24"/>
          <w:szCs w:val="24"/>
          <w:u w:val="single"/>
          <w:rPrChange w:id="4540" w:author="רינת אביטל" w:date="2022-05-12T09:18:00Z">
            <w:rPr>
              <w:b/>
              <w:bCs/>
              <w:sz w:val="28"/>
              <w:szCs w:val="28"/>
              <w:u w:val="single"/>
            </w:rPr>
          </w:rPrChange>
        </w:rPr>
        <w:lastRenderedPageBreak/>
        <w:t>Real Time</w:t>
      </w:r>
      <w:r w:rsidRPr="00103DCA">
        <w:rPr>
          <w:rFonts w:ascii="Tahoma" w:hAnsi="Tahoma" w:cs="Tahoma"/>
          <w:b/>
          <w:bCs/>
          <w:sz w:val="24"/>
          <w:szCs w:val="24"/>
          <w:u w:val="single"/>
          <w:rtl/>
          <w:rPrChange w:id="4541" w:author="רינת אביטל" w:date="2022-05-12T09:18:00Z">
            <w:rPr>
              <w:rFonts w:hint="cs"/>
              <w:b/>
              <w:bCs/>
              <w:sz w:val="28"/>
              <w:szCs w:val="28"/>
              <w:u w:val="single"/>
              <w:rtl/>
            </w:rPr>
          </w:rPrChange>
        </w:rPr>
        <w:t xml:space="preserve"> </w:t>
      </w:r>
      <w:r w:rsidRPr="00103DCA">
        <w:rPr>
          <w:rFonts w:ascii="Tahoma" w:hAnsi="Tahoma" w:cs="Tahoma"/>
          <w:b/>
          <w:bCs/>
          <w:sz w:val="24"/>
          <w:szCs w:val="24"/>
          <w:u w:val="single"/>
          <w:rtl/>
          <w:rPrChange w:id="4542" w:author="רינת אביטל" w:date="2022-05-12T09:18:00Z">
            <w:rPr>
              <w:b/>
              <w:bCs/>
              <w:sz w:val="28"/>
              <w:szCs w:val="28"/>
              <w:u w:val="single"/>
              <w:rtl/>
            </w:rPr>
          </w:rPrChange>
        </w:rPr>
        <w:t>–</w:t>
      </w:r>
      <w:r w:rsidRPr="00103DCA">
        <w:rPr>
          <w:rFonts w:ascii="Tahoma" w:hAnsi="Tahoma" w:cs="Tahoma"/>
          <w:b/>
          <w:bCs/>
          <w:sz w:val="24"/>
          <w:szCs w:val="24"/>
          <w:u w:val="single"/>
          <w:rtl/>
          <w:rPrChange w:id="4543" w:author="רינת אביטל" w:date="2022-05-12T09:18:00Z">
            <w:rPr>
              <w:rFonts w:hint="cs"/>
              <w:b/>
              <w:bCs/>
              <w:sz w:val="28"/>
              <w:szCs w:val="28"/>
              <w:u w:val="single"/>
              <w:rtl/>
            </w:rPr>
          </w:rPrChange>
        </w:rPr>
        <w:t xml:space="preserve"> חיפוש בזמן אמת</w:t>
      </w:r>
    </w:p>
    <w:p w14:paraId="0F370CE5" w14:textId="77777777" w:rsidR="00383AEF" w:rsidRPr="00103DCA" w:rsidRDefault="00383AEF" w:rsidP="00383AEF">
      <w:pPr>
        <w:ind w:left="720" w:firstLine="720"/>
        <w:rPr>
          <w:rFonts w:ascii="Tahoma" w:hAnsi="Tahoma" w:cs="Tahoma"/>
          <w:b/>
          <w:bCs/>
          <w:sz w:val="24"/>
          <w:szCs w:val="24"/>
          <w:u w:val="single"/>
          <w:rtl/>
          <w:rPrChange w:id="4544" w:author="רינת אביטל" w:date="2022-05-12T09:18:00Z">
            <w:rPr>
              <w:b/>
              <w:bCs/>
              <w:sz w:val="28"/>
              <w:szCs w:val="28"/>
              <w:u w:val="single"/>
              <w:rtl/>
            </w:rPr>
          </w:rPrChange>
        </w:rPr>
      </w:pPr>
    </w:p>
    <w:p w14:paraId="4E33D359" w14:textId="353FE363" w:rsidR="00383AEF" w:rsidRPr="00103DCA" w:rsidRDefault="00383AEF" w:rsidP="00383AEF">
      <w:pPr>
        <w:rPr>
          <w:rFonts w:ascii="Tahoma" w:hAnsi="Tahoma" w:cs="Tahoma"/>
          <w:sz w:val="20"/>
          <w:szCs w:val="20"/>
          <w:rtl/>
          <w:rPrChange w:id="4545" w:author="רינת אביטל" w:date="2022-05-12T09:18:00Z">
            <w:rPr>
              <w:rtl/>
            </w:rPr>
          </w:rPrChange>
        </w:rPr>
      </w:pPr>
    </w:p>
    <w:p w14:paraId="6F030F93" w14:textId="63796699" w:rsidR="00383AEF" w:rsidRPr="00103DCA" w:rsidRDefault="00383AEF" w:rsidP="00383AEF">
      <w:pPr>
        <w:rPr>
          <w:rFonts w:ascii="Tahoma" w:hAnsi="Tahoma" w:cs="Tahoma"/>
          <w:sz w:val="20"/>
          <w:szCs w:val="20"/>
          <w:rtl/>
          <w:rPrChange w:id="4546" w:author="רינת אביטל" w:date="2022-05-12T09:18:00Z">
            <w:rPr>
              <w:rtl/>
            </w:rPr>
          </w:rPrChange>
        </w:rPr>
      </w:pPr>
    </w:p>
    <w:p w14:paraId="4361E083" w14:textId="1CEECEC5" w:rsidR="00383AEF" w:rsidRPr="00103DCA" w:rsidRDefault="00383AEF" w:rsidP="00383AEF">
      <w:pPr>
        <w:rPr>
          <w:rFonts w:ascii="Tahoma" w:hAnsi="Tahoma" w:cs="Tahoma"/>
          <w:sz w:val="20"/>
          <w:szCs w:val="20"/>
          <w:rtl/>
          <w:rPrChange w:id="4547" w:author="רינת אביטל" w:date="2022-05-12T09:18:00Z">
            <w:rPr>
              <w:rtl/>
            </w:rPr>
          </w:rPrChange>
        </w:rPr>
      </w:pPr>
    </w:p>
    <w:p w14:paraId="107F127E" w14:textId="75F524B7" w:rsidR="00383AEF" w:rsidRPr="00103DCA" w:rsidRDefault="00383AEF" w:rsidP="00383AEF">
      <w:pPr>
        <w:rPr>
          <w:rFonts w:ascii="Tahoma" w:hAnsi="Tahoma" w:cs="Tahoma"/>
          <w:sz w:val="20"/>
          <w:szCs w:val="20"/>
          <w:rtl/>
          <w:rPrChange w:id="4548" w:author="רינת אביטל" w:date="2022-05-12T09:18:00Z">
            <w:rPr>
              <w:rtl/>
            </w:rPr>
          </w:rPrChange>
        </w:rPr>
      </w:pPr>
    </w:p>
    <w:p w14:paraId="588E827B" w14:textId="6E308837" w:rsidR="00383AEF" w:rsidRPr="00103DCA" w:rsidRDefault="00383AEF" w:rsidP="00383AEF">
      <w:pPr>
        <w:rPr>
          <w:rFonts w:ascii="Tahoma" w:hAnsi="Tahoma" w:cs="Tahoma"/>
          <w:sz w:val="20"/>
          <w:szCs w:val="20"/>
          <w:rtl/>
          <w:rPrChange w:id="4549" w:author="רינת אביטל" w:date="2022-05-12T09:18:00Z">
            <w:rPr>
              <w:rtl/>
            </w:rPr>
          </w:rPrChange>
        </w:rPr>
      </w:pPr>
    </w:p>
    <w:p w14:paraId="56E69686" w14:textId="672965EC" w:rsidR="00383AEF" w:rsidRPr="00103DCA" w:rsidRDefault="00383AEF" w:rsidP="00383AEF">
      <w:pPr>
        <w:rPr>
          <w:rFonts w:ascii="Tahoma" w:hAnsi="Tahoma" w:cs="Tahoma"/>
          <w:sz w:val="20"/>
          <w:szCs w:val="20"/>
          <w:rtl/>
          <w:rPrChange w:id="4550" w:author="רינת אביטל" w:date="2022-05-12T09:18:00Z">
            <w:rPr>
              <w:rtl/>
            </w:rPr>
          </w:rPrChange>
        </w:rPr>
      </w:pPr>
    </w:p>
    <w:p w14:paraId="3A38075F" w14:textId="127F8BED" w:rsidR="00383AEF" w:rsidRPr="00103DCA" w:rsidRDefault="00383AEF" w:rsidP="00383AEF">
      <w:pPr>
        <w:rPr>
          <w:rFonts w:ascii="Tahoma" w:hAnsi="Tahoma" w:cs="Tahoma"/>
          <w:sz w:val="20"/>
          <w:szCs w:val="20"/>
          <w:rtl/>
          <w:rPrChange w:id="4551" w:author="רינת אביטל" w:date="2022-05-12T09:18:00Z">
            <w:rPr>
              <w:rtl/>
            </w:rPr>
          </w:rPrChange>
        </w:rPr>
      </w:pPr>
    </w:p>
    <w:p w14:paraId="4227B05B" w14:textId="07A561D0" w:rsidR="00383AEF" w:rsidRPr="00103DCA" w:rsidRDefault="00383AEF" w:rsidP="00383AEF">
      <w:pPr>
        <w:rPr>
          <w:rFonts w:ascii="Tahoma" w:hAnsi="Tahoma" w:cs="Tahoma"/>
          <w:sz w:val="20"/>
          <w:szCs w:val="20"/>
          <w:rtl/>
          <w:rPrChange w:id="4552" w:author="רינת אביטל" w:date="2022-05-12T09:18:00Z">
            <w:rPr>
              <w:rtl/>
            </w:rPr>
          </w:rPrChange>
        </w:rPr>
      </w:pPr>
    </w:p>
    <w:p w14:paraId="6EA6185D" w14:textId="7501A3A4" w:rsidR="00383AEF" w:rsidRPr="00103DCA" w:rsidRDefault="00383AEF" w:rsidP="00383AEF">
      <w:pPr>
        <w:rPr>
          <w:rFonts w:ascii="Tahoma" w:hAnsi="Tahoma" w:cs="Tahoma"/>
          <w:sz w:val="20"/>
          <w:szCs w:val="20"/>
          <w:rtl/>
          <w:rPrChange w:id="4553" w:author="רינת אביטל" w:date="2022-05-12T09:18:00Z">
            <w:rPr>
              <w:rtl/>
            </w:rPr>
          </w:rPrChange>
        </w:rPr>
      </w:pPr>
    </w:p>
    <w:p w14:paraId="5AEFAE28" w14:textId="37F91DCE" w:rsidR="00383AEF" w:rsidRPr="00103DCA" w:rsidRDefault="00383AEF" w:rsidP="00383AEF">
      <w:pPr>
        <w:rPr>
          <w:rFonts w:ascii="Tahoma" w:hAnsi="Tahoma" w:cs="Tahoma"/>
          <w:sz w:val="20"/>
          <w:szCs w:val="20"/>
          <w:rtl/>
          <w:rPrChange w:id="4554" w:author="רינת אביטל" w:date="2022-05-12T09:18:00Z">
            <w:rPr>
              <w:rtl/>
            </w:rPr>
          </w:rPrChange>
        </w:rPr>
      </w:pPr>
    </w:p>
    <w:p w14:paraId="6AF9498A" w14:textId="78872DF0" w:rsidR="00383AEF" w:rsidRPr="00103DCA" w:rsidRDefault="00383AEF" w:rsidP="00383AEF">
      <w:pPr>
        <w:rPr>
          <w:rFonts w:ascii="Tahoma" w:hAnsi="Tahoma" w:cs="Tahoma"/>
          <w:sz w:val="20"/>
          <w:szCs w:val="20"/>
          <w:rtl/>
          <w:rPrChange w:id="4555" w:author="רינת אביטל" w:date="2022-05-12T09:18:00Z">
            <w:rPr>
              <w:rtl/>
            </w:rPr>
          </w:rPrChange>
        </w:rPr>
      </w:pPr>
    </w:p>
    <w:p w14:paraId="74FA454C" w14:textId="40417137" w:rsidR="00383AEF" w:rsidRPr="00103DCA" w:rsidRDefault="00383AEF" w:rsidP="00383AEF">
      <w:pPr>
        <w:rPr>
          <w:rFonts w:ascii="Tahoma" w:hAnsi="Tahoma" w:cs="Tahoma"/>
          <w:sz w:val="20"/>
          <w:szCs w:val="20"/>
          <w:rtl/>
          <w:rPrChange w:id="4556" w:author="רינת אביטל" w:date="2022-05-12T09:18:00Z">
            <w:rPr>
              <w:rtl/>
            </w:rPr>
          </w:rPrChange>
        </w:rPr>
      </w:pPr>
    </w:p>
    <w:p w14:paraId="29A12785" w14:textId="2675D94F" w:rsidR="00383AEF" w:rsidRPr="00103DCA" w:rsidRDefault="00383AEF" w:rsidP="00383AEF">
      <w:pPr>
        <w:rPr>
          <w:rFonts w:ascii="Tahoma" w:hAnsi="Tahoma" w:cs="Tahoma"/>
          <w:sz w:val="20"/>
          <w:szCs w:val="20"/>
          <w:rtl/>
          <w:rPrChange w:id="4557" w:author="רינת אביטל" w:date="2022-05-12T09:18:00Z">
            <w:rPr>
              <w:rtl/>
            </w:rPr>
          </w:rPrChange>
        </w:rPr>
      </w:pPr>
    </w:p>
    <w:p w14:paraId="121E63D3" w14:textId="32E84B01" w:rsidR="00383AEF" w:rsidRPr="00103DCA" w:rsidRDefault="00383AEF" w:rsidP="00383AEF">
      <w:pPr>
        <w:rPr>
          <w:rFonts w:ascii="Tahoma" w:hAnsi="Tahoma" w:cs="Tahoma"/>
          <w:sz w:val="20"/>
          <w:szCs w:val="20"/>
          <w:rtl/>
          <w:rPrChange w:id="4558" w:author="רינת אביטל" w:date="2022-05-12T09:18:00Z">
            <w:rPr>
              <w:rtl/>
            </w:rPr>
          </w:rPrChange>
        </w:rPr>
      </w:pPr>
    </w:p>
    <w:p w14:paraId="1492256E" w14:textId="45B2AC0D" w:rsidR="00383AEF" w:rsidRPr="00103DCA" w:rsidRDefault="00383AEF" w:rsidP="00383AEF">
      <w:pPr>
        <w:rPr>
          <w:rFonts w:ascii="Tahoma" w:hAnsi="Tahoma" w:cs="Tahoma"/>
          <w:sz w:val="20"/>
          <w:szCs w:val="20"/>
          <w:rtl/>
          <w:rPrChange w:id="4559" w:author="רינת אביטל" w:date="2022-05-12T09:18:00Z">
            <w:rPr>
              <w:rtl/>
            </w:rPr>
          </w:rPrChange>
        </w:rPr>
      </w:pPr>
    </w:p>
    <w:p w14:paraId="727F4650" w14:textId="17B951DE" w:rsidR="00383AEF" w:rsidRPr="00103DCA" w:rsidRDefault="00383AEF" w:rsidP="00383AEF">
      <w:pPr>
        <w:rPr>
          <w:rFonts w:ascii="Tahoma" w:hAnsi="Tahoma" w:cs="Tahoma"/>
          <w:sz w:val="20"/>
          <w:szCs w:val="20"/>
          <w:rtl/>
          <w:rPrChange w:id="4560" w:author="רינת אביטל" w:date="2022-05-12T09:18:00Z">
            <w:rPr>
              <w:rtl/>
            </w:rPr>
          </w:rPrChange>
        </w:rPr>
      </w:pPr>
    </w:p>
    <w:p w14:paraId="3B866D38" w14:textId="2F18C055" w:rsidR="00383AEF" w:rsidRPr="00103DCA" w:rsidRDefault="00383AEF" w:rsidP="00383AEF">
      <w:pPr>
        <w:rPr>
          <w:rFonts w:ascii="Tahoma" w:hAnsi="Tahoma" w:cs="Tahoma"/>
          <w:sz w:val="20"/>
          <w:szCs w:val="20"/>
          <w:rtl/>
          <w:rPrChange w:id="4561" w:author="רינת אביטל" w:date="2022-05-12T09:18:00Z">
            <w:rPr>
              <w:rtl/>
            </w:rPr>
          </w:rPrChange>
        </w:rPr>
      </w:pPr>
    </w:p>
    <w:p w14:paraId="63973F30" w14:textId="3C600B20" w:rsidR="00383AEF" w:rsidRPr="00103DCA" w:rsidRDefault="00383AEF" w:rsidP="00383AEF">
      <w:pPr>
        <w:rPr>
          <w:rFonts w:ascii="Tahoma" w:hAnsi="Tahoma" w:cs="Tahoma"/>
          <w:sz w:val="20"/>
          <w:szCs w:val="20"/>
          <w:rtl/>
          <w:rPrChange w:id="4562" w:author="רינת אביטל" w:date="2022-05-12T09:18:00Z">
            <w:rPr>
              <w:rtl/>
            </w:rPr>
          </w:rPrChange>
        </w:rPr>
      </w:pPr>
    </w:p>
    <w:p w14:paraId="4B9799AD" w14:textId="11EF4D87" w:rsidR="00383AEF" w:rsidRPr="00103DCA" w:rsidRDefault="00383AEF" w:rsidP="00383AEF">
      <w:pPr>
        <w:rPr>
          <w:rFonts w:ascii="Tahoma" w:hAnsi="Tahoma" w:cs="Tahoma"/>
          <w:sz w:val="20"/>
          <w:szCs w:val="20"/>
          <w:rtl/>
          <w:rPrChange w:id="4563" w:author="רינת אביטל" w:date="2022-05-12T09:18:00Z">
            <w:rPr>
              <w:rtl/>
            </w:rPr>
          </w:rPrChange>
        </w:rPr>
      </w:pPr>
    </w:p>
    <w:p w14:paraId="247DF90E" w14:textId="0FC84CBB" w:rsidR="00383AEF" w:rsidRPr="00103DCA" w:rsidRDefault="00383AEF" w:rsidP="00383AEF">
      <w:pPr>
        <w:rPr>
          <w:rFonts w:ascii="Tahoma" w:hAnsi="Tahoma" w:cs="Tahoma"/>
          <w:sz w:val="20"/>
          <w:szCs w:val="20"/>
          <w:rtl/>
          <w:rPrChange w:id="4564" w:author="רינת אביטל" w:date="2022-05-12T09:18:00Z">
            <w:rPr>
              <w:rtl/>
            </w:rPr>
          </w:rPrChange>
        </w:rPr>
      </w:pPr>
    </w:p>
    <w:p w14:paraId="12344FB8" w14:textId="7BE2F8A4" w:rsidR="00383AEF" w:rsidRPr="00103DCA" w:rsidRDefault="00383AEF" w:rsidP="00383AEF">
      <w:pPr>
        <w:rPr>
          <w:rFonts w:ascii="Tahoma" w:hAnsi="Tahoma" w:cs="Tahoma"/>
          <w:sz w:val="20"/>
          <w:szCs w:val="20"/>
          <w:rtl/>
          <w:rPrChange w:id="4565" w:author="רינת אביטל" w:date="2022-05-12T09:18:00Z">
            <w:rPr>
              <w:rtl/>
            </w:rPr>
          </w:rPrChange>
        </w:rPr>
      </w:pPr>
    </w:p>
    <w:p w14:paraId="4D69B1A0" w14:textId="6AD01F50" w:rsidR="00383AEF" w:rsidRPr="00103DCA" w:rsidRDefault="00383AEF" w:rsidP="00383AEF">
      <w:pPr>
        <w:rPr>
          <w:rFonts w:ascii="Tahoma" w:hAnsi="Tahoma" w:cs="Tahoma"/>
          <w:sz w:val="20"/>
          <w:szCs w:val="20"/>
          <w:rtl/>
          <w:rPrChange w:id="4566" w:author="רינת אביטל" w:date="2022-05-12T09:18:00Z">
            <w:rPr>
              <w:rtl/>
            </w:rPr>
          </w:rPrChange>
        </w:rPr>
      </w:pPr>
    </w:p>
    <w:p w14:paraId="4D4E383F" w14:textId="4CD0B036" w:rsidR="00383AEF" w:rsidRPr="00103DCA" w:rsidRDefault="00383AEF" w:rsidP="00383AEF">
      <w:pPr>
        <w:rPr>
          <w:rFonts w:ascii="Tahoma" w:hAnsi="Tahoma" w:cs="Tahoma"/>
          <w:sz w:val="20"/>
          <w:szCs w:val="20"/>
          <w:rtl/>
          <w:rPrChange w:id="4567" w:author="רינת אביטל" w:date="2022-05-12T09:18:00Z">
            <w:rPr>
              <w:rtl/>
            </w:rPr>
          </w:rPrChange>
        </w:rPr>
      </w:pPr>
    </w:p>
    <w:p w14:paraId="7D04F3F6" w14:textId="4210173C" w:rsidR="00383AEF" w:rsidRPr="00103DCA" w:rsidRDefault="00383AEF" w:rsidP="00383AEF">
      <w:pPr>
        <w:rPr>
          <w:rFonts w:ascii="Tahoma" w:hAnsi="Tahoma" w:cs="Tahoma"/>
          <w:sz w:val="20"/>
          <w:szCs w:val="20"/>
          <w:rtl/>
          <w:rPrChange w:id="4568" w:author="רינת אביטל" w:date="2022-05-12T09:18:00Z">
            <w:rPr>
              <w:rtl/>
            </w:rPr>
          </w:rPrChange>
        </w:rPr>
      </w:pPr>
    </w:p>
    <w:p w14:paraId="7E581DCD" w14:textId="157C4CD8" w:rsidR="00383AEF" w:rsidRPr="00103DCA" w:rsidRDefault="00383AEF" w:rsidP="00383AEF">
      <w:pPr>
        <w:rPr>
          <w:rFonts w:ascii="Tahoma" w:hAnsi="Tahoma" w:cs="Tahoma"/>
          <w:sz w:val="20"/>
          <w:szCs w:val="20"/>
          <w:rtl/>
          <w:rPrChange w:id="4569" w:author="רינת אביטל" w:date="2022-05-12T09:18:00Z">
            <w:rPr>
              <w:rtl/>
            </w:rPr>
          </w:rPrChange>
        </w:rPr>
      </w:pPr>
    </w:p>
    <w:p w14:paraId="5C9CA840" w14:textId="00EF786B" w:rsidR="00383AEF" w:rsidRPr="00103DCA" w:rsidRDefault="00383AEF" w:rsidP="00383AEF">
      <w:pPr>
        <w:rPr>
          <w:rFonts w:ascii="Tahoma" w:hAnsi="Tahoma" w:cs="Tahoma"/>
          <w:sz w:val="20"/>
          <w:szCs w:val="20"/>
          <w:rtl/>
          <w:rPrChange w:id="4570" w:author="רינת אביטל" w:date="2022-05-12T09:18:00Z">
            <w:rPr>
              <w:rtl/>
            </w:rPr>
          </w:rPrChange>
        </w:rPr>
      </w:pPr>
    </w:p>
    <w:p w14:paraId="7DEB5A30" w14:textId="77777777" w:rsidR="00383AEF" w:rsidRPr="00103DCA" w:rsidRDefault="00383AEF" w:rsidP="00383AEF">
      <w:pPr>
        <w:rPr>
          <w:rFonts w:ascii="Tahoma" w:hAnsi="Tahoma" w:cs="Tahoma"/>
          <w:sz w:val="20"/>
          <w:szCs w:val="20"/>
          <w:rtl/>
          <w:rPrChange w:id="4571" w:author="רינת אביטל" w:date="2022-05-12T09:18:00Z">
            <w:rPr>
              <w:rtl/>
            </w:rPr>
          </w:rPrChange>
        </w:rPr>
      </w:pPr>
    </w:p>
    <w:p w14:paraId="68B952E1" w14:textId="77777777" w:rsidR="008810FC" w:rsidRPr="00103DCA" w:rsidRDefault="008810FC" w:rsidP="00C0353D">
      <w:pPr>
        <w:ind w:left="720" w:firstLine="720"/>
        <w:rPr>
          <w:rFonts w:ascii="Tahoma" w:hAnsi="Tahoma" w:cs="Tahoma"/>
          <w:sz w:val="20"/>
          <w:szCs w:val="20"/>
          <w:rPrChange w:id="4572" w:author="רינת אביטל" w:date="2022-05-12T09:18:00Z">
            <w:rPr/>
          </w:rPrChange>
        </w:rPr>
      </w:pPr>
    </w:p>
    <w:p w14:paraId="1E5375D0" w14:textId="69C78CB8" w:rsidR="00C0353D" w:rsidRPr="00103DCA" w:rsidRDefault="0051280A" w:rsidP="00274657">
      <w:pPr>
        <w:pStyle w:val="1"/>
        <w:numPr>
          <w:ilvl w:val="0"/>
          <w:numId w:val="7"/>
        </w:numPr>
        <w:spacing w:line="480" w:lineRule="auto"/>
        <w:jc w:val="center"/>
        <w:rPr>
          <w:rFonts w:ascii="Tahoma" w:hAnsi="Tahoma" w:cs="Tahoma"/>
          <w:b/>
          <w:bCs/>
          <w:sz w:val="40"/>
          <w:szCs w:val="40"/>
          <w:rtl/>
          <w:rPrChange w:id="4573" w:author="רינת אביטל" w:date="2022-05-12T09:18:00Z">
            <w:rPr>
              <w:b/>
              <w:bCs/>
              <w:sz w:val="44"/>
              <w:szCs w:val="44"/>
              <w:rtl/>
            </w:rPr>
          </w:rPrChange>
        </w:rPr>
      </w:pPr>
      <w:bookmarkStart w:id="4574" w:name="_Toc103039636"/>
      <w:r w:rsidRPr="00103DCA">
        <w:rPr>
          <w:rFonts w:ascii="Tahoma" w:hAnsi="Tahoma" w:cs="Tahoma"/>
          <w:b/>
          <w:bCs/>
          <w:color w:val="89D7C3"/>
          <w:sz w:val="40"/>
          <w:szCs w:val="40"/>
          <w:rtl/>
          <w:rPrChange w:id="4575" w:author="רינת אביטל" w:date="2022-05-12T09:18:00Z">
            <w:rPr>
              <w:rFonts w:hint="cs"/>
              <w:b/>
              <w:bCs/>
              <w:color w:val="89D7C3"/>
              <w:sz w:val="44"/>
              <w:szCs w:val="44"/>
              <w:rtl/>
            </w:rPr>
          </w:rPrChange>
        </w:rPr>
        <w:lastRenderedPageBreak/>
        <w:t>בדיקות והערכה</w:t>
      </w:r>
      <w:bookmarkEnd w:id="4574"/>
    </w:p>
    <w:p w14:paraId="276E64A2" w14:textId="3F2FB827" w:rsidR="009544D7" w:rsidRPr="00103DCA" w:rsidRDefault="009544D7" w:rsidP="009544D7">
      <w:pPr>
        <w:rPr>
          <w:rFonts w:ascii="Tahoma" w:hAnsi="Tahoma" w:cs="Tahoma"/>
          <w:sz w:val="20"/>
          <w:szCs w:val="20"/>
          <w:rtl/>
          <w:rPrChange w:id="4576" w:author="רינת אביטל" w:date="2022-05-12T09:18:00Z">
            <w:rPr>
              <w:rtl/>
            </w:rPr>
          </w:rPrChange>
        </w:rPr>
      </w:pPr>
      <w:r w:rsidRPr="00103DCA">
        <w:rPr>
          <w:rFonts w:ascii="Tahoma" w:hAnsi="Tahoma" w:cs="Tahoma"/>
          <w:sz w:val="20"/>
          <w:szCs w:val="20"/>
          <w:rtl/>
          <w:rPrChange w:id="4577" w:author="רינת אביטל" w:date="2022-05-12T09:18:00Z">
            <w:rPr>
              <w:rFonts w:hint="cs"/>
              <w:rtl/>
            </w:rPr>
          </w:rPrChange>
        </w:rPr>
        <w:t xml:space="preserve">לאחר הרצת האלגוריתם לזיהוי הפנים הופיעו בפני בעיות שנבעו </w:t>
      </w:r>
      <w:r w:rsidR="00EF221F" w:rsidRPr="00103DCA">
        <w:rPr>
          <w:rFonts w:ascii="Tahoma" w:hAnsi="Tahoma" w:cs="Tahoma"/>
          <w:sz w:val="20"/>
          <w:szCs w:val="20"/>
          <w:rtl/>
          <w:rPrChange w:id="4578" w:author="רינת אביטל" w:date="2022-05-12T09:18:00Z">
            <w:rPr>
              <w:rFonts w:hint="cs"/>
              <w:rtl/>
            </w:rPr>
          </w:rPrChange>
        </w:rPr>
        <w:t>מהגדרות לא נכונות של גודל תמונה. עקב כך הזיהוי לא נעשה כמצופה ניסיתי להכניס תמונות שונות בגדלים שונים בתקווה שאולי הבעיה תלויה בכך. והיה עלי לשנות את הגדרת הגודל. לבסוף שיניתי את הגדרת הגודל של התמונה, לאחר תיקון הבעיה האלגוריתם רץ כמו שצריך וזיהה פנים בצורה מקסימלית.</w:t>
      </w:r>
    </w:p>
    <w:p w14:paraId="0D50E081" w14:textId="77777777" w:rsidR="00EF221F" w:rsidRPr="00103DCA" w:rsidRDefault="00EF221F" w:rsidP="009544D7">
      <w:pPr>
        <w:rPr>
          <w:rFonts w:ascii="Tahoma" w:hAnsi="Tahoma" w:cs="Tahoma"/>
          <w:sz w:val="20"/>
          <w:szCs w:val="20"/>
          <w:rtl/>
          <w:rPrChange w:id="4579" w:author="רינת אביטל" w:date="2022-05-12T09:18:00Z">
            <w:rPr>
              <w:rtl/>
            </w:rPr>
          </w:rPrChange>
        </w:rPr>
      </w:pPr>
    </w:p>
    <w:p w14:paraId="08404BBE" w14:textId="2A3932A5" w:rsidR="00C0353D" w:rsidRPr="00103DCA" w:rsidRDefault="00C0353D" w:rsidP="00C0353D">
      <w:pPr>
        <w:spacing w:after="131" w:line="384" w:lineRule="auto"/>
        <w:ind w:left="1" w:right="11" w:hanging="1"/>
        <w:jc w:val="both"/>
        <w:rPr>
          <w:rFonts w:ascii="Tahoma" w:hAnsi="Tahoma" w:cs="Tahoma"/>
          <w:sz w:val="20"/>
          <w:szCs w:val="20"/>
          <w:rtl/>
          <w:rPrChange w:id="4580" w:author="רינת אביטל" w:date="2022-05-12T09:18:00Z">
            <w:rPr>
              <w:rtl/>
            </w:rPr>
          </w:rPrChange>
        </w:rPr>
      </w:pPr>
      <w:r w:rsidRPr="00103DCA">
        <w:rPr>
          <w:rFonts w:ascii="Tahoma" w:hAnsi="Tahoma" w:cs="Tahoma"/>
          <w:sz w:val="20"/>
          <w:szCs w:val="20"/>
          <w:rtl/>
          <w:rPrChange w:id="4581" w:author="רינת אביטל" w:date="2022-05-12T09:18:00Z">
            <w:rPr>
              <w:rFonts w:hint="cs"/>
              <w:rtl/>
            </w:rPr>
          </w:rPrChange>
        </w:rPr>
        <w:t>(</w:t>
      </w:r>
      <w:r w:rsidRPr="00103DCA">
        <w:rPr>
          <w:rFonts w:ascii="Tahoma" w:hAnsi="Tahoma" w:cs="Tahoma"/>
          <w:sz w:val="20"/>
          <w:szCs w:val="20"/>
          <w:highlight w:val="cyan"/>
          <w:rtl/>
          <w:rPrChange w:id="4582" w:author="רינת אביטל" w:date="2022-05-12T09:18:00Z">
            <w:rPr>
              <w:rFonts w:hint="cs"/>
              <w:highlight w:val="cyan"/>
              <w:rtl/>
            </w:rPr>
          </w:rPrChange>
        </w:rPr>
        <w:t>דוגמא:</w:t>
      </w:r>
      <w:r w:rsidRPr="00103DCA">
        <w:rPr>
          <w:rFonts w:ascii="Tahoma" w:hAnsi="Tahoma" w:cs="Tahoma"/>
          <w:sz w:val="20"/>
          <w:szCs w:val="20"/>
          <w:highlight w:val="cyan"/>
          <w:rPrChange w:id="4583" w:author="רינת אביטל" w:date="2022-05-12T09:18:00Z">
            <w:rPr>
              <w:rFonts w:hint="cs"/>
              <w:highlight w:val="cyan"/>
            </w:rPr>
          </w:rPrChange>
        </w:rPr>
        <w:t xml:space="preserve"> </w:t>
      </w:r>
      <w:r w:rsidRPr="00103DCA">
        <w:rPr>
          <w:rFonts w:ascii="Tahoma" w:hAnsi="Tahoma" w:cs="Tahoma"/>
          <w:sz w:val="20"/>
          <w:szCs w:val="20"/>
          <w:highlight w:val="cyan"/>
          <w:rtl/>
          <w:rPrChange w:id="4584" w:author="רינת אביטל" w:date="2022-05-12T09:18:00Z">
            <w:rPr>
              <w:rFonts w:hint="cs"/>
              <w:highlight w:val="cyan"/>
              <w:rtl/>
            </w:rPr>
          </w:rPrChange>
        </w:rPr>
        <w:t xml:space="preserve"> כל אחת צריכה לכתוב בניסוח משלה!!!</w:t>
      </w:r>
      <w:r w:rsidRPr="00103DCA">
        <w:rPr>
          <w:rFonts w:ascii="Tahoma" w:hAnsi="Tahoma" w:cs="Tahoma"/>
          <w:sz w:val="20"/>
          <w:szCs w:val="20"/>
          <w:rtl/>
          <w:rPrChange w:id="4585" w:author="רינת אביטל" w:date="2022-05-12T09:18:00Z">
            <w:rPr>
              <w:rtl/>
            </w:rPr>
          </w:rPrChange>
        </w:rPr>
        <w:br/>
      </w:r>
      <w:r w:rsidRPr="00103DCA">
        <w:rPr>
          <w:rFonts w:ascii="Tahoma" w:eastAsia="Arial" w:hAnsi="Tahoma" w:cs="Tahoma"/>
          <w:sz w:val="20"/>
          <w:szCs w:val="20"/>
          <w:rtl/>
          <w:rPrChange w:id="4586" w:author="רינת אביטל" w:date="2022-05-12T09:18:00Z">
            <w:rPr>
              <w:rFonts w:ascii="Arial" w:eastAsia="Arial" w:hAnsi="Arial" w:cs="Arial"/>
              <w:rtl/>
            </w:rPr>
          </w:rPrChange>
        </w:rPr>
        <w:t xml:space="preserve">לאחר הרצת האלגוריתם נבחנו כל האילוצים שדרושים כדי להביא לשיבוץ אפשרי ואופטימלי.  כאשר הופיעו טעויות ובאגים בביצוע של האלגוריתם נבדק הקוד שוב עד שתוקנו הבעיות . לאח ר בדיקות רבות אחר כל מקרי הקצה שעלו בדעתי  ,והרצת האלגוריתם מספר פעמים על נתונים שונים, האלגוריתם הגיע לקירוב האפשרי ביותר בכלים העומדים לרשותי.  </w:t>
      </w:r>
      <w:r w:rsidRPr="00103DCA">
        <w:rPr>
          <w:rFonts w:ascii="Tahoma" w:hAnsi="Tahoma" w:cs="Tahoma"/>
          <w:sz w:val="20"/>
          <w:szCs w:val="20"/>
          <w:rtl/>
          <w:rPrChange w:id="4587" w:author="רינת אביטל" w:date="2022-05-12T09:18:00Z">
            <w:rPr>
              <w:rFonts w:hint="cs"/>
              <w:rtl/>
            </w:rPr>
          </w:rPrChange>
        </w:rPr>
        <w:t>)</w:t>
      </w:r>
    </w:p>
    <w:p w14:paraId="5EB29A3F" w14:textId="7AEEFA42" w:rsidR="008810FC" w:rsidRPr="00103DCA" w:rsidRDefault="008810FC" w:rsidP="00C0353D">
      <w:pPr>
        <w:spacing w:after="131" w:line="384" w:lineRule="auto"/>
        <w:ind w:left="1" w:right="11" w:hanging="1"/>
        <w:jc w:val="both"/>
        <w:rPr>
          <w:rFonts w:ascii="Tahoma" w:hAnsi="Tahoma" w:cs="Tahoma"/>
          <w:sz w:val="20"/>
          <w:szCs w:val="20"/>
          <w:rtl/>
          <w:rPrChange w:id="4588" w:author="רינת אביטל" w:date="2022-05-12T09:18:00Z">
            <w:rPr>
              <w:rtl/>
            </w:rPr>
          </w:rPrChange>
        </w:rPr>
      </w:pPr>
    </w:p>
    <w:p w14:paraId="3D03B667" w14:textId="23EF7EE4" w:rsidR="008810FC" w:rsidRPr="00103DCA" w:rsidRDefault="008810FC" w:rsidP="00C0353D">
      <w:pPr>
        <w:spacing w:after="131" w:line="384" w:lineRule="auto"/>
        <w:ind w:left="1" w:right="11" w:hanging="1"/>
        <w:jc w:val="both"/>
        <w:rPr>
          <w:rFonts w:ascii="Tahoma" w:hAnsi="Tahoma" w:cs="Tahoma"/>
          <w:sz w:val="20"/>
          <w:szCs w:val="20"/>
          <w:rtl/>
          <w:rPrChange w:id="4589" w:author="רינת אביטל" w:date="2022-05-12T09:18:00Z">
            <w:rPr>
              <w:rtl/>
            </w:rPr>
          </w:rPrChange>
        </w:rPr>
      </w:pPr>
    </w:p>
    <w:p w14:paraId="35E3B2C4" w14:textId="4CCED868" w:rsidR="008810FC" w:rsidRPr="00103DCA" w:rsidRDefault="008810FC" w:rsidP="00C0353D">
      <w:pPr>
        <w:spacing w:after="131" w:line="384" w:lineRule="auto"/>
        <w:ind w:left="1" w:right="11" w:hanging="1"/>
        <w:jc w:val="both"/>
        <w:rPr>
          <w:rFonts w:ascii="Tahoma" w:hAnsi="Tahoma" w:cs="Tahoma"/>
          <w:sz w:val="20"/>
          <w:szCs w:val="20"/>
          <w:rtl/>
          <w:rPrChange w:id="4590" w:author="רינת אביטל" w:date="2022-05-12T09:18:00Z">
            <w:rPr>
              <w:rtl/>
            </w:rPr>
          </w:rPrChange>
        </w:rPr>
      </w:pPr>
    </w:p>
    <w:p w14:paraId="3650F269" w14:textId="51B016E7" w:rsidR="008810FC" w:rsidRPr="00103DCA" w:rsidRDefault="008810FC" w:rsidP="00C0353D">
      <w:pPr>
        <w:spacing w:after="131" w:line="384" w:lineRule="auto"/>
        <w:ind w:left="1" w:right="11" w:hanging="1"/>
        <w:jc w:val="both"/>
        <w:rPr>
          <w:rFonts w:ascii="Tahoma" w:hAnsi="Tahoma" w:cs="Tahoma"/>
          <w:sz w:val="20"/>
          <w:szCs w:val="20"/>
          <w:rtl/>
          <w:rPrChange w:id="4591" w:author="רינת אביטל" w:date="2022-05-12T09:18:00Z">
            <w:rPr>
              <w:rtl/>
            </w:rPr>
          </w:rPrChange>
        </w:rPr>
      </w:pPr>
    </w:p>
    <w:p w14:paraId="6B6B85A4" w14:textId="4564431E" w:rsidR="008810FC" w:rsidRPr="00103DCA" w:rsidRDefault="008810FC" w:rsidP="00C0353D">
      <w:pPr>
        <w:spacing w:after="131" w:line="384" w:lineRule="auto"/>
        <w:ind w:left="1" w:right="11" w:hanging="1"/>
        <w:jc w:val="both"/>
        <w:rPr>
          <w:rFonts w:ascii="Tahoma" w:hAnsi="Tahoma" w:cs="Tahoma"/>
          <w:sz w:val="20"/>
          <w:szCs w:val="20"/>
          <w:rtl/>
          <w:rPrChange w:id="4592" w:author="רינת אביטל" w:date="2022-05-12T09:18:00Z">
            <w:rPr>
              <w:rtl/>
            </w:rPr>
          </w:rPrChange>
        </w:rPr>
      </w:pPr>
    </w:p>
    <w:p w14:paraId="326FAE3D" w14:textId="06780E3E" w:rsidR="008810FC" w:rsidRPr="00103DCA" w:rsidRDefault="008810FC" w:rsidP="00C0353D">
      <w:pPr>
        <w:spacing w:after="131" w:line="384" w:lineRule="auto"/>
        <w:ind w:left="1" w:right="11" w:hanging="1"/>
        <w:jc w:val="both"/>
        <w:rPr>
          <w:rFonts w:ascii="Tahoma" w:hAnsi="Tahoma" w:cs="Tahoma"/>
          <w:sz w:val="20"/>
          <w:szCs w:val="20"/>
          <w:rtl/>
          <w:rPrChange w:id="4593" w:author="רינת אביטל" w:date="2022-05-12T09:18:00Z">
            <w:rPr>
              <w:rtl/>
            </w:rPr>
          </w:rPrChange>
        </w:rPr>
      </w:pPr>
    </w:p>
    <w:p w14:paraId="46C70B1F" w14:textId="74DC0FA2" w:rsidR="008810FC" w:rsidRPr="00103DCA" w:rsidRDefault="008810FC" w:rsidP="00C0353D">
      <w:pPr>
        <w:spacing w:after="131" w:line="384" w:lineRule="auto"/>
        <w:ind w:left="1" w:right="11" w:hanging="1"/>
        <w:jc w:val="both"/>
        <w:rPr>
          <w:rFonts w:ascii="Tahoma" w:hAnsi="Tahoma" w:cs="Tahoma"/>
          <w:sz w:val="20"/>
          <w:szCs w:val="20"/>
          <w:rtl/>
          <w:rPrChange w:id="4594" w:author="רינת אביטל" w:date="2022-05-12T09:18:00Z">
            <w:rPr>
              <w:rtl/>
            </w:rPr>
          </w:rPrChange>
        </w:rPr>
      </w:pPr>
    </w:p>
    <w:p w14:paraId="3950BC87" w14:textId="747C2490" w:rsidR="008810FC" w:rsidRPr="00103DCA" w:rsidRDefault="008810FC" w:rsidP="00C0353D">
      <w:pPr>
        <w:spacing w:after="131" w:line="384" w:lineRule="auto"/>
        <w:ind w:left="1" w:right="11" w:hanging="1"/>
        <w:jc w:val="both"/>
        <w:rPr>
          <w:rFonts w:ascii="Tahoma" w:hAnsi="Tahoma" w:cs="Tahoma"/>
          <w:sz w:val="20"/>
          <w:szCs w:val="20"/>
          <w:rtl/>
          <w:rPrChange w:id="4595" w:author="רינת אביטל" w:date="2022-05-12T09:18:00Z">
            <w:rPr>
              <w:rtl/>
            </w:rPr>
          </w:rPrChange>
        </w:rPr>
      </w:pPr>
    </w:p>
    <w:p w14:paraId="5993994E" w14:textId="68FF0D04" w:rsidR="008810FC" w:rsidRPr="00103DCA" w:rsidRDefault="008810FC" w:rsidP="00C0353D">
      <w:pPr>
        <w:spacing w:after="131" w:line="384" w:lineRule="auto"/>
        <w:ind w:left="1" w:right="11" w:hanging="1"/>
        <w:jc w:val="both"/>
        <w:rPr>
          <w:rFonts w:ascii="Tahoma" w:hAnsi="Tahoma" w:cs="Tahoma"/>
          <w:sz w:val="20"/>
          <w:szCs w:val="20"/>
          <w:rtl/>
          <w:rPrChange w:id="4596" w:author="רינת אביטל" w:date="2022-05-12T09:18:00Z">
            <w:rPr>
              <w:rtl/>
            </w:rPr>
          </w:rPrChange>
        </w:rPr>
      </w:pPr>
    </w:p>
    <w:p w14:paraId="1BA3368F" w14:textId="249F9CD9" w:rsidR="008810FC" w:rsidRPr="00103DCA" w:rsidRDefault="008810FC" w:rsidP="00C0353D">
      <w:pPr>
        <w:spacing w:after="131" w:line="384" w:lineRule="auto"/>
        <w:ind w:left="1" w:right="11" w:hanging="1"/>
        <w:jc w:val="both"/>
        <w:rPr>
          <w:rFonts w:ascii="Tahoma" w:hAnsi="Tahoma" w:cs="Tahoma"/>
          <w:sz w:val="20"/>
          <w:szCs w:val="20"/>
          <w:rtl/>
          <w:rPrChange w:id="4597" w:author="רינת אביטל" w:date="2022-05-12T09:18:00Z">
            <w:rPr>
              <w:rtl/>
            </w:rPr>
          </w:rPrChange>
        </w:rPr>
      </w:pPr>
    </w:p>
    <w:p w14:paraId="1A50E67C" w14:textId="4CE17F06" w:rsidR="008810FC" w:rsidRPr="00103DCA" w:rsidRDefault="008810FC" w:rsidP="00C0353D">
      <w:pPr>
        <w:spacing w:after="131" w:line="384" w:lineRule="auto"/>
        <w:ind w:left="1" w:right="11" w:hanging="1"/>
        <w:jc w:val="both"/>
        <w:rPr>
          <w:rFonts w:ascii="Tahoma" w:hAnsi="Tahoma" w:cs="Tahoma"/>
          <w:sz w:val="20"/>
          <w:szCs w:val="20"/>
          <w:rtl/>
          <w:rPrChange w:id="4598" w:author="רינת אביטל" w:date="2022-05-12T09:18:00Z">
            <w:rPr>
              <w:rtl/>
            </w:rPr>
          </w:rPrChange>
        </w:rPr>
      </w:pPr>
    </w:p>
    <w:p w14:paraId="01D2E1E6" w14:textId="484DF6A9" w:rsidR="008810FC" w:rsidRPr="00103DCA" w:rsidRDefault="008810FC" w:rsidP="00C0353D">
      <w:pPr>
        <w:spacing w:after="131" w:line="384" w:lineRule="auto"/>
        <w:ind w:left="1" w:right="11" w:hanging="1"/>
        <w:jc w:val="both"/>
        <w:rPr>
          <w:rFonts w:ascii="Tahoma" w:hAnsi="Tahoma" w:cs="Tahoma"/>
          <w:sz w:val="20"/>
          <w:szCs w:val="20"/>
          <w:rtl/>
          <w:rPrChange w:id="4599" w:author="רינת אביטל" w:date="2022-05-12T09:18:00Z">
            <w:rPr>
              <w:rtl/>
            </w:rPr>
          </w:rPrChange>
        </w:rPr>
      </w:pPr>
    </w:p>
    <w:p w14:paraId="71FC828A" w14:textId="70C83C11" w:rsidR="008810FC" w:rsidRPr="00103DCA" w:rsidRDefault="008810FC" w:rsidP="00C0353D">
      <w:pPr>
        <w:spacing w:after="131" w:line="384" w:lineRule="auto"/>
        <w:ind w:left="1" w:right="11" w:hanging="1"/>
        <w:jc w:val="both"/>
        <w:rPr>
          <w:rFonts w:ascii="Tahoma" w:hAnsi="Tahoma" w:cs="Tahoma"/>
          <w:sz w:val="20"/>
          <w:szCs w:val="20"/>
          <w:rtl/>
          <w:rPrChange w:id="4600" w:author="רינת אביטל" w:date="2022-05-12T09:18:00Z">
            <w:rPr>
              <w:rtl/>
            </w:rPr>
          </w:rPrChange>
        </w:rPr>
      </w:pPr>
    </w:p>
    <w:p w14:paraId="4CB53B88" w14:textId="4D7EF336" w:rsidR="008810FC" w:rsidRPr="00103DCA" w:rsidRDefault="008810FC" w:rsidP="00C0353D">
      <w:pPr>
        <w:spacing w:after="131" w:line="384" w:lineRule="auto"/>
        <w:ind w:left="1" w:right="11" w:hanging="1"/>
        <w:jc w:val="both"/>
        <w:rPr>
          <w:rFonts w:ascii="Tahoma" w:hAnsi="Tahoma" w:cs="Tahoma"/>
          <w:sz w:val="20"/>
          <w:szCs w:val="20"/>
          <w:rtl/>
          <w:rPrChange w:id="4601" w:author="רינת אביטל" w:date="2022-05-12T09:18:00Z">
            <w:rPr>
              <w:rtl/>
            </w:rPr>
          </w:rPrChange>
        </w:rPr>
      </w:pPr>
    </w:p>
    <w:p w14:paraId="1A45384F" w14:textId="6B791D8D" w:rsidR="008810FC" w:rsidRPr="00103DCA" w:rsidRDefault="008810FC" w:rsidP="00C0353D">
      <w:pPr>
        <w:spacing w:after="131" w:line="384" w:lineRule="auto"/>
        <w:ind w:left="1" w:right="11" w:hanging="1"/>
        <w:jc w:val="both"/>
        <w:rPr>
          <w:rFonts w:ascii="Tahoma" w:hAnsi="Tahoma" w:cs="Tahoma"/>
          <w:sz w:val="20"/>
          <w:szCs w:val="20"/>
          <w:rtl/>
          <w:rPrChange w:id="4602" w:author="רינת אביטל" w:date="2022-05-12T09:18:00Z">
            <w:rPr>
              <w:rtl/>
            </w:rPr>
          </w:rPrChange>
        </w:rPr>
      </w:pPr>
    </w:p>
    <w:p w14:paraId="7B4FCD73" w14:textId="77777777" w:rsidR="008810FC" w:rsidRPr="00103DCA" w:rsidRDefault="008810FC" w:rsidP="00B74F72">
      <w:pPr>
        <w:spacing w:after="131" w:line="384" w:lineRule="auto"/>
        <w:ind w:right="11"/>
        <w:jc w:val="both"/>
        <w:rPr>
          <w:rFonts w:ascii="Tahoma" w:hAnsi="Tahoma" w:cs="Tahoma"/>
          <w:sz w:val="20"/>
          <w:szCs w:val="20"/>
          <w:rPrChange w:id="4603" w:author="רינת אביטל" w:date="2022-05-12T09:18:00Z">
            <w:rPr/>
          </w:rPrChange>
        </w:rPr>
      </w:pPr>
    </w:p>
    <w:p w14:paraId="2626EEAF" w14:textId="1A84EB13" w:rsidR="0051280A" w:rsidRPr="00103DCA" w:rsidRDefault="0051280A" w:rsidP="00274657">
      <w:pPr>
        <w:pStyle w:val="1"/>
        <w:numPr>
          <w:ilvl w:val="0"/>
          <w:numId w:val="7"/>
        </w:numPr>
        <w:spacing w:line="480" w:lineRule="auto"/>
        <w:jc w:val="center"/>
        <w:rPr>
          <w:rFonts w:ascii="Tahoma" w:hAnsi="Tahoma" w:cs="Tahoma"/>
          <w:b/>
          <w:bCs/>
          <w:color w:val="89D7C3"/>
          <w:sz w:val="40"/>
          <w:szCs w:val="40"/>
          <w:rtl/>
          <w:rPrChange w:id="4604" w:author="רינת אביטל" w:date="2022-05-12T09:18:00Z">
            <w:rPr>
              <w:b/>
              <w:bCs/>
              <w:color w:val="89D7C3"/>
              <w:sz w:val="44"/>
              <w:szCs w:val="44"/>
              <w:rtl/>
            </w:rPr>
          </w:rPrChange>
        </w:rPr>
      </w:pPr>
      <w:bookmarkStart w:id="4605" w:name="_Toc103039637"/>
      <w:r w:rsidRPr="00103DCA">
        <w:rPr>
          <w:rFonts w:ascii="Tahoma" w:hAnsi="Tahoma" w:cs="Tahoma"/>
          <w:b/>
          <w:bCs/>
          <w:color w:val="89D7C3"/>
          <w:sz w:val="40"/>
          <w:szCs w:val="40"/>
          <w:rtl/>
          <w:rPrChange w:id="4606" w:author="רינת אביטל" w:date="2022-05-12T09:18:00Z">
            <w:rPr>
              <w:rFonts w:hint="cs"/>
              <w:b/>
              <w:bCs/>
              <w:color w:val="89D7C3"/>
              <w:sz w:val="44"/>
              <w:szCs w:val="44"/>
              <w:rtl/>
            </w:rPr>
          </w:rPrChange>
        </w:rPr>
        <w:lastRenderedPageBreak/>
        <w:t>ניתוח יעילות</w:t>
      </w:r>
      <w:bookmarkEnd w:id="4605"/>
    </w:p>
    <w:p w14:paraId="783AEF6C" w14:textId="38265722" w:rsidR="00C0353D" w:rsidRPr="00103DCA" w:rsidRDefault="00C0353D" w:rsidP="00C0353D">
      <w:pPr>
        <w:rPr>
          <w:rFonts w:ascii="Tahoma" w:hAnsi="Tahoma" w:cs="Tahoma"/>
          <w:sz w:val="20"/>
          <w:szCs w:val="20"/>
          <w:rtl/>
          <w:rPrChange w:id="4607" w:author="רינת אביטל" w:date="2022-05-12T09:18:00Z">
            <w:rPr>
              <w:rtl/>
            </w:rPr>
          </w:rPrChange>
        </w:rPr>
      </w:pPr>
      <w:r w:rsidRPr="00103DCA">
        <w:rPr>
          <w:rFonts w:ascii="Tahoma" w:hAnsi="Tahoma" w:cs="Tahoma"/>
          <w:sz w:val="20"/>
          <w:szCs w:val="20"/>
          <w:rtl/>
          <w:rPrChange w:id="4608" w:author="רינת אביטל" w:date="2022-05-12T09:18:00Z">
            <w:rPr>
              <w:rFonts w:hint="cs"/>
              <w:rtl/>
            </w:rPr>
          </w:rPrChange>
        </w:rPr>
        <w:t>(תסבירי מה זה יעילות למה היא הייתה חשובה לך וכמה הסיבוכיות של האלגוריתם שלך)</w:t>
      </w:r>
    </w:p>
    <w:p w14:paraId="31E990F0" w14:textId="1655EFB3" w:rsidR="008810FC" w:rsidRPr="00103DCA" w:rsidRDefault="008810FC" w:rsidP="00C0353D">
      <w:pPr>
        <w:rPr>
          <w:rFonts w:ascii="Tahoma" w:hAnsi="Tahoma" w:cs="Tahoma"/>
          <w:sz w:val="20"/>
          <w:szCs w:val="20"/>
          <w:rtl/>
          <w:rPrChange w:id="4609" w:author="רינת אביטל" w:date="2022-05-12T09:18:00Z">
            <w:rPr>
              <w:rtl/>
            </w:rPr>
          </w:rPrChange>
        </w:rPr>
      </w:pPr>
    </w:p>
    <w:p w14:paraId="79D95B26" w14:textId="1F3AA795" w:rsidR="008810FC" w:rsidRPr="00103DCA" w:rsidRDefault="008810FC" w:rsidP="00C0353D">
      <w:pPr>
        <w:rPr>
          <w:rFonts w:ascii="Tahoma" w:hAnsi="Tahoma" w:cs="Tahoma"/>
          <w:sz w:val="20"/>
          <w:szCs w:val="20"/>
          <w:rtl/>
          <w:rPrChange w:id="4610" w:author="רינת אביטל" w:date="2022-05-12T09:18:00Z">
            <w:rPr>
              <w:rtl/>
            </w:rPr>
          </w:rPrChange>
        </w:rPr>
      </w:pPr>
    </w:p>
    <w:p w14:paraId="283BCA22" w14:textId="483C304C" w:rsidR="008810FC" w:rsidRPr="00103DCA" w:rsidRDefault="008810FC" w:rsidP="00C0353D">
      <w:pPr>
        <w:rPr>
          <w:rFonts w:ascii="Tahoma" w:hAnsi="Tahoma" w:cs="Tahoma"/>
          <w:sz w:val="20"/>
          <w:szCs w:val="20"/>
          <w:rtl/>
          <w:rPrChange w:id="4611" w:author="רינת אביטל" w:date="2022-05-12T09:18:00Z">
            <w:rPr>
              <w:rtl/>
            </w:rPr>
          </w:rPrChange>
        </w:rPr>
      </w:pPr>
    </w:p>
    <w:p w14:paraId="4815A61B" w14:textId="44ADC2FA" w:rsidR="008810FC" w:rsidRPr="00103DCA" w:rsidRDefault="008810FC" w:rsidP="00C0353D">
      <w:pPr>
        <w:rPr>
          <w:rFonts w:ascii="Tahoma" w:hAnsi="Tahoma" w:cs="Tahoma"/>
          <w:sz w:val="20"/>
          <w:szCs w:val="20"/>
          <w:rtl/>
          <w:rPrChange w:id="4612" w:author="רינת אביטל" w:date="2022-05-12T09:18:00Z">
            <w:rPr>
              <w:rtl/>
            </w:rPr>
          </w:rPrChange>
        </w:rPr>
      </w:pPr>
    </w:p>
    <w:p w14:paraId="591DC7E3" w14:textId="5559A166" w:rsidR="008810FC" w:rsidRPr="00103DCA" w:rsidRDefault="008810FC" w:rsidP="00C0353D">
      <w:pPr>
        <w:rPr>
          <w:rFonts w:ascii="Tahoma" w:hAnsi="Tahoma" w:cs="Tahoma"/>
          <w:sz w:val="20"/>
          <w:szCs w:val="20"/>
          <w:rtl/>
          <w:rPrChange w:id="4613" w:author="רינת אביטל" w:date="2022-05-12T09:18:00Z">
            <w:rPr>
              <w:rtl/>
            </w:rPr>
          </w:rPrChange>
        </w:rPr>
      </w:pPr>
    </w:p>
    <w:p w14:paraId="6A91A104" w14:textId="6727F61D" w:rsidR="008810FC" w:rsidRPr="00103DCA" w:rsidRDefault="008810FC" w:rsidP="00C0353D">
      <w:pPr>
        <w:rPr>
          <w:rFonts w:ascii="Tahoma" w:hAnsi="Tahoma" w:cs="Tahoma"/>
          <w:sz w:val="20"/>
          <w:szCs w:val="20"/>
          <w:rtl/>
          <w:rPrChange w:id="4614" w:author="רינת אביטל" w:date="2022-05-12T09:18:00Z">
            <w:rPr>
              <w:rtl/>
            </w:rPr>
          </w:rPrChange>
        </w:rPr>
      </w:pPr>
    </w:p>
    <w:p w14:paraId="03199A32" w14:textId="0DA52F09" w:rsidR="008810FC" w:rsidRPr="00103DCA" w:rsidRDefault="008810FC" w:rsidP="00C0353D">
      <w:pPr>
        <w:rPr>
          <w:rFonts w:ascii="Tahoma" w:hAnsi="Tahoma" w:cs="Tahoma"/>
          <w:sz w:val="20"/>
          <w:szCs w:val="20"/>
          <w:rtl/>
          <w:rPrChange w:id="4615" w:author="רינת אביטל" w:date="2022-05-12T09:18:00Z">
            <w:rPr>
              <w:rtl/>
            </w:rPr>
          </w:rPrChange>
        </w:rPr>
      </w:pPr>
    </w:p>
    <w:p w14:paraId="150A1EBD" w14:textId="5A13D78E" w:rsidR="008810FC" w:rsidRPr="00103DCA" w:rsidRDefault="008810FC" w:rsidP="00C0353D">
      <w:pPr>
        <w:rPr>
          <w:rFonts w:ascii="Tahoma" w:hAnsi="Tahoma" w:cs="Tahoma"/>
          <w:sz w:val="20"/>
          <w:szCs w:val="20"/>
          <w:rtl/>
          <w:rPrChange w:id="4616" w:author="רינת אביטל" w:date="2022-05-12T09:18:00Z">
            <w:rPr>
              <w:rtl/>
            </w:rPr>
          </w:rPrChange>
        </w:rPr>
      </w:pPr>
    </w:p>
    <w:p w14:paraId="46414737" w14:textId="716CAEED" w:rsidR="008810FC" w:rsidRPr="00103DCA" w:rsidRDefault="008810FC" w:rsidP="00C0353D">
      <w:pPr>
        <w:rPr>
          <w:rFonts w:ascii="Tahoma" w:hAnsi="Tahoma" w:cs="Tahoma"/>
          <w:sz w:val="20"/>
          <w:szCs w:val="20"/>
          <w:rtl/>
          <w:rPrChange w:id="4617" w:author="רינת אביטל" w:date="2022-05-12T09:18:00Z">
            <w:rPr>
              <w:rtl/>
            </w:rPr>
          </w:rPrChange>
        </w:rPr>
      </w:pPr>
    </w:p>
    <w:p w14:paraId="717FA3D2" w14:textId="118A540A" w:rsidR="008810FC" w:rsidRPr="00103DCA" w:rsidRDefault="008810FC" w:rsidP="00C0353D">
      <w:pPr>
        <w:rPr>
          <w:rFonts w:ascii="Tahoma" w:hAnsi="Tahoma" w:cs="Tahoma"/>
          <w:sz w:val="20"/>
          <w:szCs w:val="20"/>
          <w:rtl/>
          <w:rPrChange w:id="4618" w:author="רינת אביטל" w:date="2022-05-12T09:18:00Z">
            <w:rPr>
              <w:rtl/>
            </w:rPr>
          </w:rPrChange>
        </w:rPr>
      </w:pPr>
    </w:p>
    <w:p w14:paraId="02C6B9F6" w14:textId="5C84ADDB" w:rsidR="008810FC" w:rsidRPr="00103DCA" w:rsidRDefault="008810FC" w:rsidP="00C0353D">
      <w:pPr>
        <w:rPr>
          <w:rFonts w:ascii="Tahoma" w:hAnsi="Tahoma" w:cs="Tahoma"/>
          <w:sz w:val="20"/>
          <w:szCs w:val="20"/>
          <w:rtl/>
          <w:rPrChange w:id="4619" w:author="רינת אביטל" w:date="2022-05-12T09:18:00Z">
            <w:rPr>
              <w:rtl/>
            </w:rPr>
          </w:rPrChange>
        </w:rPr>
      </w:pPr>
    </w:p>
    <w:p w14:paraId="690E80E0" w14:textId="07F4C837" w:rsidR="008810FC" w:rsidRPr="00103DCA" w:rsidRDefault="008810FC" w:rsidP="00C0353D">
      <w:pPr>
        <w:rPr>
          <w:rFonts w:ascii="Tahoma" w:hAnsi="Tahoma" w:cs="Tahoma"/>
          <w:sz w:val="20"/>
          <w:szCs w:val="20"/>
          <w:rtl/>
          <w:rPrChange w:id="4620" w:author="רינת אביטל" w:date="2022-05-12T09:18:00Z">
            <w:rPr>
              <w:rtl/>
            </w:rPr>
          </w:rPrChange>
        </w:rPr>
      </w:pPr>
    </w:p>
    <w:p w14:paraId="54B1A55E" w14:textId="415D7320" w:rsidR="008810FC" w:rsidRPr="00103DCA" w:rsidRDefault="008810FC" w:rsidP="00C0353D">
      <w:pPr>
        <w:rPr>
          <w:rFonts w:ascii="Tahoma" w:hAnsi="Tahoma" w:cs="Tahoma"/>
          <w:sz w:val="20"/>
          <w:szCs w:val="20"/>
          <w:rtl/>
          <w:rPrChange w:id="4621" w:author="רינת אביטל" w:date="2022-05-12T09:18:00Z">
            <w:rPr>
              <w:rtl/>
            </w:rPr>
          </w:rPrChange>
        </w:rPr>
      </w:pPr>
    </w:p>
    <w:p w14:paraId="39166DE3" w14:textId="311945C7" w:rsidR="008810FC" w:rsidRPr="00103DCA" w:rsidRDefault="008810FC" w:rsidP="00C0353D">
      <w:pPr>
        <w:rPr>
          <w:rFonts w:ascii="Tahoma" w:hAnsi="Tahoma" w:cs="Tahoma"/>
          <w:sz w:val="20"/>
          <w:szCs w:val="20"/>
          <w:rtl/>
          <w:rPrChange w:id="4622" w:author="רינת אביטל" w:date="2022-05-12T09:18:00Z">
            <w:rPr>
              <w:rtl/>
            </w:rPr>
          </w:rPrChange>
        </w:rPr>
      </w:pPr>
    </w:p>
    <w:p w14:paraId="3196B8DD" w14:textId="50E9A1B5" w:rsidR="008810FC" w:rsidRPr="00103DCA" w:rsidRDefault="008810FC" w:rsidP="00C0353D">
      <w:pPr>
        <w:rPr>
          <w:rFonts w:ascii="Tahoma" w:hAnsi="Tahoma" w:cs="Tahoma"/>
          <w:sz w:val="20"/>
          <w:szCs w:val="20"/>
          <w:rtl/>
          <w:rPrChange w:id="4623" w:author="רינת אביטל" w:date="2022-05-12T09:18:00Z">
            <w:rPr>
              <w:rtl/>
            </w:rPr>
          </w:rPrChange>
        </w:rPr>
      </w:pPr>
    </w:p>
    <w:p w14:paraId="2DED716D" w14:textId="3C2DAE94" w:rsidR="008810FC" w:rsidRPr="00103DCA" w:rsidRDefault="008810FC" w:rsidP="00C0353D">
      <w:pPr>
        <w:rPr>
          <w:rFonts w:ascii="Tahoma" w:hAnsi="Tahoma" w:cs="Tahoma"/>
          <w:sz w:val="20"/>
          <w:szCs w:val="20"/>
          <w:rtl/>
          <w:rPrChange w:id="4624" w:author="רינת אביטל" w:date="2022-05-12T09:18:00Z">
            <w:rPr>
              <w:rtl/>
            </w:rPr>
          </w:rPrChange>
        </w:rPr>
      </w:pPr>
    </w:p>
    <w:p w14:paraId="3F8F3C68" w14:textId="52168475" w:rsidR="008810FC" w:rsidRPr="00103DCA" w:rsidRDefault="008810FC" w:rsidP="00C0353D">
      <w:pPr>
        <w:rPr>
          <w:rFonts w:ascii="Tahoma" w:hAnsi="Tahoma" w:cs="Tahoma"/>
          <w:sz w:val="20"/>
          <w:szCs w:val="20"/>
          <w:rtl/>
          <w:rPrChange w:id="4625" w:author="רינת אביטל" w:date="2022-05-12T09:18:00Z">
            <w:rPr>
              <w:rtl/>
            </w:rPr>
          </w:rPrChange>
        </w:rPr>
      </w:pPr>
    </w:p>
    <w:p w14:paraId="44E46135" w14:textId="3AD918B8" w:rsidR="008810FC" w:rsidRPr="00103DCA" w:rsidRDefault="008810FC" w:rsidP="00C0353D">
      <w:pPr>
        <w:rPr>
          <w:rFonts w:ascii="Tahoma" w:hAnsi="Tahoma" w:cs="Tahoma"/>
          <w:sz w:val="20"/>
          <w:szCs w:val="20"/>
          <w:rtl/>
          <w:rPrChange w:id="4626" w:author="רינת אביטל" w:date="2022-05-12T09:18:00Z">
            <w:rPr>
              <w:rtl/>
            </w:rPr>
          </w:rPrChange>
        </w:rPr>
      </w:pPr>
    </w:p>
    <w:p w14:paraId="3596310C" w14:textId="3F315C7A" w:rsidR="008810FC" w:rsidRPr="00103DCA" w:rsidRDefault="008810FC" w:rsidP="00C0353D">
      <w:pPr>
        <w:rPr>
          <w:rFonts w:ascii="Tahoma" w:hAnsi="Tahoma" w:cs="Tahoma"/>
          <w:sz w:val="20"/>
          <w:szCs w:val="20"/>
          <w:rtl/>
          <w:rPrChange w:id="4627" w:author="רינת אביטל" w:date="2022-05-12T09:18:00Z">
            <w:rPr>
              <w:rtl/>
            </w:rPr>
          </w:rPrChange>
        </w:rPr>
      </w:pPr>
    </w:p>
    <w:p w14:paraId="63B57A74" w14:textId="542DA513" w:rsidR="008810FC" w:rsidRPr="00103DCA" w:rsidRDefault="008810FC" w:rsidP="00C0353D">
      <w:pPr>
        <w:rPr>
          <w:rFonts w:ascii="Tahoma" w:hAnsi="Tahoma" w:cs="Tahoma"/>
          <w:sz w:val="20"/>
          <w:szCs w:val="20"/>
          <w:rtl/>
          <w:rPrChange w:id="4628" w:author="רינת אביטל" w:date="2022-05-12T09:18:00Z">
            <w:rPr>
              <w:rtl/>
            </w:rPr>
          </w:rPrChange>
        </w:rPr>
      </w:pPr>
    </w:p>
    <w:p w14:paraId="76229B1F" w14:textId="171BB6DE" w:rsidR="008810FC" w:rsidRPr="00103DCA" w:rsidRDefault="008810FC" w:rsidP="00C0353D">
      <w:pPr>
        <w:rPr>
          <w:rFonts w:ascii="Tahoma" w:hAnsi="Tahoma" w:cs="Tahoma"/>
          <w:sz w:val="20"/>
          <w:szCs w:val="20"/>
          <w:rtl/>
          <w:rPrChange w:id="4629" w:author="רינת אביטל" w:date="2022-05-12T09:18:00Z">
            <w:rPr>
              <w:rtl/>
            </w:rPr>
          </w:rPrChange>
        </w:rPr>
      </w:pPr>
    </w:p>
    <w:p w14:paraId="1D431946" w14:textId="37E350F5" w:rsidR="008810FC" w:rsidRPr="00103DCA" w:rsidRDefault="008810FC" w:rsidP="00C0353D">
      <w:pPr>
        <w:rPr>
          <w:rFonts w:ascii="Tahoma" w:hAnsi="Tahoma" w:cs="Tahoma"/>
          <w:sz w:val="20"/>
          <w:szCs w:val="20"/>
          <w:rtl/>
          <w:rPrChange w:id="4630" w:author="רינת אביטל" w:date="2022-05-12T09:18:00Z">
            <w:rPr>
              <w:rtl/>
            </w:rPr>
          </w:rPrChange>
        </w:rPr>
      </w:pPr>
    </w:p>
    <w:p w14:paraId="26A5AB72" w14:textId="78EBA974" w:rsidR="008810FC" w:rsidRPr="00103DCA" w:rsidRDefault="008810FC" w:rsidP="00C0353D">
      <w:pPr>
        <w:rPr>
          <w:rFonts w:ascii="Tahoma" w:hAnsi="Tahoma" w:cs="Tahoma"/>
          <w:sz w:val="20"/>
          <w:szCs w:val="20"/>
          <w:rtl/>
          <w:rPrChange w:id="4631" w:author="רינת אביטל" w:date="2022-05-12T09:18:00Z">
            <w:rPr>
              <w:rtl/>
            </w:rPr>
          </w:rPrChange>
        </w:rPr>
      </w:pPr>
    </w:p>
    <w:p w14:paraId="03D0B9DC" w14:textId="0F23E5DD" w:rsidR="008810FC" w:rsidRPr="00103DCA" w:rsidRDefault="008810FC" w:rsidP="00C0353D">
      <w:pPr>
        <w:rPr>
          <w:rFonts w:ascii="Tahoma" w:hAnsi="Tahoma" w:cs="Tahoma"/>
          <w:sz w:val="20"/>
          <w:szCs w:val="20"/>
          <w:rtl/>
          <w:rPrChange w:id="4632" w:author="רינת אביטל" w:date="2022-05-12T09:18:00Z">
            <w:rPr>
              <w:rtl/>
            </w:rPr>
          </w:rPrChange>
        </w:rPr>
      </w:pPr>
    </w:p>
    <w:p w14:paraId="6F361710" w14:textId="1CE8683B" w:rsidR="008810FC" w:rsidRPr="00103DCA" w:rsidRDefault="008810FC" w:rsidP="00C0353D">
      <w:pPr>
        <w:rPr>
          <w:rFonts w:ascii="Tahoma" w:hAnsi="Tahoma" w:cs="Tahoma"/>
          <w:sz w:val="20"/>
          <w:szCs w:val="20"/>
          <w:rtl/>
          <w:rPrChange w:id="4633" w:author="רינת אביטל" w:date="2022-05-12T09:18:00Z">
            <w:rPr>
              <w:rtl/>
            </w:rPr>
          </w:rPrChange>
        </w:rPr>
      </w:pPr>
    </w:p>
    <w:p w14:paraId="6029E875" w14:textId="77777777" w:rsidR="008810FC" w:rsidRPr="00103DCA" w:rsidRDefault="008810FC" w:rsidP="00C0353D">
      <w:pPr>
        <w:rPr>
          <w:rFonts w:ascii="Tahoma" w:hAnsi="Tahoma" w:cs="Tahoma"/>
          <w:sz w:val="20"/>
          <w:szCs w:val="20"/>
          <w:rPrChange w:id="4634" w:author="רינת אביטל" w:date="2022-05-12T09:18:00Z">
            <w:rPr/>
          </w:rPrChange>
        </w:rPr>
      </w:pPr>
    </w:p>
    <w:p w14:paraId="4037509E" w14:textId="3E8851C1" w:rsidR="00565F28" w:rsidRPr="00103DCA" w:rsidRDefault="0051280A" w:rsidP="00274657">
      <w:pPr>
        <w:pStyle w:val="1"/>
        <w:numPr>
          <w:ilvl w:val="0"/>
          <w:numId w:val="7"/>
        </w:numPr>
        <w:spacing w:line="480" w:lineRule="auto"/>
        <w:jc w:val="center"/>
        <w:rPr>
          <w:rFonts w:ascii="Tahoma" w:hAnsi="Tahoma" w:cs="Tahoma"/>
          <w:b/>
          <w:bCs/>
          <w:color w:val="89D7C3"/>
          <w:sz w:val="40"/>
          <w:szCs w:val="40"/>
          <w:rtl/>
          <w:rPrChange w:id="4635" w:author="רינת אביטל" w:date="2022-05-12T09:18:00Z">
            <w:rPr>
              <w:b/>
              <w:bCs/>
              <w:color w:val="89D7C3"/>
              <w:sz w:val="44"/>
              <w:szCs w:val="44"/>
              <w:rtl/>
            </w:rPr>
          </w:rPrChange>
        </w:rPr>
      </w:pPr>
      <w:bookmarkStart w:id="4636" w:name="_Toc103039638"/>
      <w:r w:rsidRPr="00103DCA">
        <w:rPr>
          <w:rFonts w:ascii="Tahoma" w:hAnsi="Tahoma" w:cs="Tahoma"/>
          <w:b/>
          <w:bCs/>
          <w:color w:val="89D7C3"/>
          <w:sz w:val="40"/>
          <w:szCs w:val="40"/>
          <w:rtl/>
          <w:rPrChange w:id="4637" w:author="רינת אביטל" w:date="2022-05-12T09:18:00Z">
            <w:rPr>
              <w:rFonts w:hint="cs"/>
              <w:b/>
              <w:bCs/>
              <w:color w:val="89D7C3"/>
              <w:sz w:val="44"/>
              <w:szCs w:val="44"/>
              <w:rtl/>
            </w:rPr>
          </w:rPrChange>
        </w:rPr>
        <w:lastRenderedPageBreak/>
        <w:t>אבטחת מידע</w:t>
      </w:r>
      <w:bookmarkEnd w:id="4636"/>
    </w:p>
    <w:p w14:paraId="5478759E" w14:textId="4BCDA5D5" w:rsidR="00565F28" w:rsidRPr="00103DCA" w:rsidRDefault="00565F28" w:rsidP="00565F28">
      <w:pPr>
        <w:rPr>
          <w:rFonts w:ascii="Tahoma" w:hAnsi="Tahoma" w:cs="Tahoma"/>
          <w:sz w:val="24"/>
          <w:szCs w:val="24"/>
          <w:rtl/>
          <w:rPrChange w:id="4638" w:author="רינת אביטל" w:date="2022-05-12T09:18:00Z">
            <w:rPr>
              <w:sz w:val="28"/>
              <w:szCs w:val="28"/>
              <w:rtl/>
            </w:rPr>
          </w:rPrChange>
        </w:rPr>
      </w:pPr>
      <w:r w:rsidRPr="00103DCA">
        <w:rPr>
          <w:rFonts w:ascii="Tahoma" w:hAnsi="Tahoma" w:cs="Tahoma"/>
          <w:sz w:val="24"/>
          <w:szCs w:val="24"/>
          <w:rtl/>
          <w:rPrChange w:id="4639" w:author="רינת אביטל" w:date="2022-05-12T09:18:00Z">
            <w:rPr>
              <w:rFonts w:hint="cs"/>
              <w:sz w:val="28"/>
              <w:szCs w:val="28"/>
              <w:rtl/>
            </w:rPr>
          </w:rPrChange>
        </w:rPr>
        <w:t>הכ</w:t>
      </w:r>
      <w:r w:rsidR="004E30FC" w:rsidRPr="00103DCA">
        <w:rPr>
          <w:rFonts w:ascii="Tahoma" w:hAnsi="Tahoma" w:cs="Tahoma"/>
          <w:sz w:val="24"/>
          <w:szCs w:val="24"/>
          <w:rtl/>
          <w:rPrChange w:id="4640" w:author="רינת אביטל" w:date="2022-05-12T09:18:00Z">
            <w:rPr>
              <w:rFonts w:hint="cs"/>
              <w:sz w:val="28"/>
              <w:szCs w:val="28"/>
              <w:rtl/>
            </w:rPr>
          </w:rPrChange>
        </w:rPr>
        <w:t>ניס</w:t>
      </w:r>
      <w:r w:rsidRPr="00103DCA">
        <w:rPr>
          <w:rFonts w:ascii="Tahoma" w:hAnsi="Tahoma" w:cs="Tahoma"/>
          <w:sz w:val="24"/>
          <w:szCs w:val="24"/>
          <w:rtl/>
          <w:rPrChange w:id="4641" w:author="רינת אביטל" w:date="2022-05-12T09:18:00Z">
            <w:rPr>
              <w:rFonts w:hint="cs"/>
              <w:sz w:val="28"/>
              <w:szCs w:val="28"/>
              <w:rtl/>
            </w:rPr>
          </w:rPrChange>
        </w:rPr>
        <w:t>ה לחשבון האישי חייבת להתבצע בא</w:t>
      </w:r>
      <w:r w:rsidR="00CD73C7" w:rsidRPr="00103DCA">
        <w:rPr>
          <w:rFonts w:ascii="Tahoma" w:hAnsi="Tahoma" w:cs="Tahoma"/>
          <w:sz w:val="24"/>
          <w:szCs w:val="24"/>
          <w:rtl/>
          <w:rPrChange w:id="4642" w:author="רינת אביטל" w:date="2022-05-12T09:18:00Z">
            <w:rPr>
              <w:rFonts w:hint="cs"/>
              <w:sz w:val="28"/>
              <w:szCs w:val="28"/>
              <w:rtl/>
            </w:rPr>
          </w:rPrChange>
        </w:rPr>
        <w:t>מצעות הזנת שם משתמש וסיסמא. כך משתמש יכול להיות רגוע שהמידע אודותיו שמור במערכת וחסוי.</w:t>
      </w:r>
    </w:p>
    <w:p w14:paraId="4A8C1912" w14:textId="6E6BAB26" w:rsidR="008810FC" w:rsidRPr="00103DCA" w:rsidRDefault="00CD73C7" w:rsidP="00C0353D">
      <w:pPr>
        <w:rPr>
          <w:rFonts w:ascii="Tahoma" w:hAnsi="Tahoma" w:cs="Tahoma"/>
          <w:sz w:val="24"/>
          <w:szCs w:val="24"/>
          <w:rtl/>
          <w:rPrChange w:id="4643" w:author="רינת אביטל" w:date="2022-05-12T09:18:00Z">
            <w:rPr>
              <w:sz w:val="28"/>
              <w:szCs w:val="28"/>
              <w:rtl/>
            </w:rPr>
          </w:rPrChange>
        </w:rPr>
      </w:pPr>
      <w:r w:rsidRPr="00103DCA">
        <w:rPr>
          <w:rFonts w:ascii="Tahoma" w:hAnsi="Tahoma" w:cs="Tahoma"/>
          <w:sz w:val="24"/>
          <w:szCs w:val="24"/>
          <w:rtl/>
          <w:rPrChange w:id="4644" w:author="רינת אביטל" w:date="2022-05-12T09:18:00Z">
            <w:rPr>
              <w:rFonts w:hint="cs"/>
              <w:sz w:val="28"/>
              <w:szCs w:val="28"/>
              <w:rtl/>
            </w:rPr>
          </w:rPrChange>
        </w:rPr>
        <w:t>באופן כללי כניסה למערכת לא מחייבת התחברות באמצעות סיסמא אך כל פעילות במערכת של העלאת תמונה או עדכון פרטים אישיים מחייבת התחברות או הרשמה.</w:t>
      </w:r>
    </w:p>
    <w:p w14:paraId="672D461B" w14:textId="5FD54821" w:rsidR="008810FC" w:rsidRPr="00103DCA" w:rsidRDefault="008810FC" w:rsidP="00C0353D">
      <w:pPr>
        <w:rPr>
          <w:rFonts w:ascii="Tahoma" w:hAnsi="Tahoma" w:cs="Tahoma"/>
          <w:sz w:val="20"/>
          <w:szCs w:val="20"/>
          <w:rtl/>
          <w:rPrChange w:id="4645" w:author="רינת אביטל" w:date="2022-05-12T09:18:00Z">
            <w:rPr>
              <w:rtl/>
            </w:rPr>
          </w:rPrChange>
        </w:rPr>
      </w:pPr>
    </w:p>
    <w:p w14:paraId="143CF0C2" w14:textId="3A5EC66E" w:rsidR="008810FC" w:rsidRPr="00103DCA" w:rsidRDefault="008810FC" w:rsidP="00C0353D">
      <w:pPr>
        <w:rPr>
          <w:rFonts w:ascii="Tahoma" w:hAnsi="Tahoma" w:cs="Tahoma"/>
          <w:sz w:val="20"/>
          <w:szCs w:val="20"/>
          <w:rtl/>
          <w:rPrChange w:id="4646" w:author="רינת אביטל" w:date="2022-05-12T09:18:00Z">
            <w:rPr>
              <w:rtl/>
            </w:rPr>
          </w:rPrChange>
        </w:rPr>
      </w:pPr>
    </w:p>
    <w:p w14:paraId="60EF3826" w14:textId="2DCACA21" w:rsidR="008810FC" w:rsidRPr="00103DCA" w:rsidRDefault="008810FC" w:rsidP="00C0353D">
      <w:pPr>
        <w:rPr>
          <w:rFonts w:ascii="Tahoma" w:hAnsi="Tahoma" w:cs="Tahoma"/>
          <w:sz w:val="20"/>
          <w:szCs w:val="20"/>
          <w:rtl/>
          <w:rPrChange w:id="4647" w:author="רינת אביטל" w:date="2022-05-12T09:18:00Z">
            <w:rPr>
              <w:rtl/>
            </w:rPr>
          </w:rPrChange>
        </w:rPr>
      </w:pPr>
    </w:p>
    <w:p w14:paraId="57B92A14" w14:textId="496D16AD" w:rsidR="008810FC" w:rsidRPr="00103DCA" w:rsidRDefault="008810FC" w:rsidP="00C0353D">
      <w:pPr>
        <w:rPr>
          <w:rFonts w:ascii="Tahoma" w:hAnsi="Tahoma" w:cs="Tahoma"/>
          <w:sz w:val="20"/>
          <w:szCs w:val="20"/>
          <w:rtl/>
          <w:rPrChange w:id="4648" w:author="רינת אביטל" w:date="2022-05-12T09:18:00Z">
            <w:rPr>
              <w:rtl/>
            </w:rPr>
          </w:rPrChange>
        </w:rPr>
      </w:pPr>
    </w:p>
    <w:p w14:paraId="790BD432" w14:textId="6CD94CE1" w:rsidR="008810FC" w:rsidRPr="00103DCA" w:rsidRDefault="008810FC" w:rsidP="00C0353D">
      <w:pPr>
        <w:rPr>
          <w:rFonts w:ascii="Tahoma" w:hAnsi="Tahoma" w:cs="Tahoma"/>
          <w:sz w:val="20"/>
          <w:szCs w:val="20"/>
          <w:rtl/>
          <w:rPrChange w:id="4649" w:author="רינת אביטל" w:date="2022-05-12T09:18:00Z">
            <w:rPr>
              <w:rtl/>
            </w:rPr>
          </w:rPrChange>
        </w:rPr>
      </w:pPr>
    </w:p>
    <w:p w14:paraId="676741A8" w14:textId="59F31FDF" w:rsidR="008810FC" w:rsidRPr="00103DCA" w:rsidRDefault="008810FC" w:rsidP="00C0353D">
      <w:pPr>
        <w:rPr>
          <w:rFonts w:ascii="Tahoma" w:hAnsi="Tahoma" w:cs="Tahoma"/>
          <w:sz w:val="20"/>
          <w:szCs w:val="20"/>
          <w:rtl/>
          <w:rPrChange w:id="4650" w:author="רינת אביטל" w:date="2022-05-12T09:18:00Z">
            <w:rPr>
              <w:rtl/>
            </w:rPr>
          </w:rPrChange>
        </w:rPr>
      </w:pPr>
    </w:p>
    <w:p w14:paraId="5F1A975C" w14:textId="47370CD5" w:rsidR="008810FC" w:rsidRPr="00103DCA" w:rsidRDefault="008810FC" w:rsidP="00C0353D">
      <w:pPr>
        <w:rPr>
          <w:rFonts w:ascii="Tahoma" w:hAnsi="Tahoma" w:cs="Tahoma"/>
          <w:sz w:val="20"/>
          <w:szCs w:val="20"/>
          <w:rtl/>
          <w:rPrChange w:id="4651" w:author="רינת אביטל" w:date="2022-05-12T09:18:00Z">
            <w:rPr>
              <w:rtl/>
            </w:rPr>
          </w:rPrChange>
        </w:rPr>
      </w:pPr>
    </w:p>
    <w:p w14:paraId="25F4130F" w14:textId="5FB66B5F" w:rsidR="008810FC" w:rsidRPr="00103DCA" w:rsidRDefault="008810FC" w:rsidP="00C0353D">
      <w:pPr>
        <w:rPr>
          <w:rFonts w:ascii="Tahoma" w:hAnsi="Tahoma" w:cs="Tahoma"/>
          <w:sz w:val="20"/>
          <w:szCs w:val="20"/>
          <w:rtl/>
          <w:rPrChange w:id="4652" w:author="רינת אביטל" w:date="2022-05-12T09:18:00Z">
            <w:rPr>
              <w:rtl/>
            </w:rPr>
          </w:rPrChange>
        </w:rPr>
      </w:pPr>
    </w:p>
    <w:p w14:paraId="7441F4AC" w14:textId="76A76467" w:rsidR="008810FC" w:rsidRPr="00103DCA" w:rsidRDefault="008810FC" w:rsidP="00C0353D">
      <w:pPr>
        <w:rPr>
          <w:rFonts w:ascii="Tahoma" w:hAnsi="Tahoma" w:cs="Tahoma"/>
          <w:sz w:val="20"/>
          <w:szCs w:val="20"/>
          <w:rtl/>
          <w:rPrChange w:id="4653" w:author="רינת אביטל" w:date="2022-05-12T09:18:00Z">
            <w:rPr>
              <w:rtl/>
            </w:rPr>
          </w:rPrChange>
        </w:rPr>
      </w:pPr>
    </w:p>
    <w:p w14:paraId="0EC3AABF" w14:textId="682FAC47" w:rsidR="008810FC" w:rsidRPr="00103DCA" w:rsidRDefault="008810FC" w:rsidP="00C0353D">
      <w:pPr>
        <w:rPr>
          <w:rFonts w:ascii="Tahoma" w:hAnsi="Tahoma" w:cs="Tahoma"/>
          <w:sz w:val="20"/>
          <w:szCs w:val="20"/>
          <w:rtl/>
          <w:rPrChange w:id="4654" w:author="רינת אביטל" w:date="2022-05-12T09:18:00Z">
            <w:rPr>
              <w:rtl/>
            </w:rPr>
          </w:rPrChange>
        </w:rPr>
      </w:pPr>
    </w:p>
    <w:p w14:paraId="07F0FE35" w14:textId="176D3325" w:rsidR="008810FC" w:rsidRPr="00103DCA" w:rsidRDefault="008810FC" w:rsidP="00C0353D">
      <w:pPr>
        <w:rPr>
          <w:rFonts w:ascii="Tahoma" w:hAnsi="Tahoma" w:cs="Tahoma"/>
          <w:sz w:val="20"/>
          <w:szCs w:val="20"/>
          <w:rtl/>
          <w:rPrChange w:id="4655" w:author="רינת אביטל" w:date="2022-05-12T09:18:00Z">
            <w:rPr>
              <w:rtl/>
            </w:rPr>
          </w:rPrChange>
        </w:rPr>
      </w:pPr>
    </w:p>
    <w:p w14:paraId="534FC265" w14:textId="5309F7A9" w:rsidR="008810FC" w:rsidRPr="00103DCA" w:rsidRDefault="008810FC" w:rsidP="00C0353D">
      <w:pPr>
        <w:rPr>
          <w:rFonts w:ascii="Tahoma" w:hAnsi="Tahoma" w:cs="Tahoma"/>
          <w:sz w:val="20"/>
          <w:szCs w:val="20"/>
          <w:rtl/>
          <w:rPrChange w:id="4656" w:author="רינת אביטל" w:date="2022-05-12T09:18:00Z">
            <w:rPr>
              <w:rtl/>
            </w:rPr>
          </w:rPrChange>
        </w:rPr>
      </w:pPr>
    </w:p>
    <w:p w14:paraId="406EE636" w14:textId="1E2E2F73" w:rsidR="008810FC" w:rsidRPr="00103DCA" w:rsidRDefault="008810FC" w:rsidP="00C0353D">
      <w:pPr>
        <w:rPr>
          <w:rFonts w:ascii="Tahoma" w:hAnsi="Tahoma" w:cs="Tahoma"/>
          <w:sz w:val="20"/>
          <w:szCs w:val="20"/>
          <w:rtl/>
          <w:rPrChange w:id="4657" w:author="רינת אביטל" w:date="2022-05-12T09:18:00Z">
            <w:rPr>
              <w:rtl/>
            </w:rPr>
          </w:rPrChange>
        </w:rPr>
      </w:pPr>
    </w:p>
    <w:p w14:paraId="6CDF1475" w14:textId="39511003" w:rsidR="008810FC" w:rsidRPr="00103DCA" w:rsidRDefault="008810FC" w:rsidP="00C0353D">
      <w:pPr>
        <w:rPr>
          <w:rFonts w:ascii="Tahoma" w:hAnsi="Tahoma" w:cs="Tahoma"/>
          <w:sz w:val="20"/>
          <w:szCs w:val="20"/>
          <w:rtl/>
          <w:rPrChange w:id="4658" w:author="רינת אביטל" w:date="2022-05-12T09:18:00Z">
            <w:rPr>
              <w:rtl/>
            </w:rPr>
          </w:rPrChange>
        </w:rPr>
      </w:pPr>
    </w:p>
    <w:p w14:paraId="75E02551" w14:textId="2BBA92B4" w:rsidR="008810FC" w:rsidRPr="00103DCA" w:rsidRDefault="008810FC" w:rsidP="00C0353D">
      <w:pPr>
        <w:rPr>
          <w:rFonts w:ascii="Tahoma" w:hAnsi="Tahoma" w:cs="Tahoma"/>
          <w:sz w:val="20"/>
          <w:szCs w:val="20"/>
          <w:rtl/>
          <w:rPrChange w:id="4659" w:author="רינת אביטל" w:date="2022-05-12T09:18:00Z">
            <w:rPr>
              <w:rtl/>
            </w:rPr>
          </w:rPrChange>
        </w:rPr>
      </w:pPr>
    </w:p>
    <w:p w14:paraId="2F9ABC1D" w14:textId="2AE82C22" w:rsidR="008810FC" w:rsidRPr="00103DCA" w:rsidRDefault="008810FC" w:rsidP="00C0353D">
      <w:pPr>
        <w:rPr>
          <w:rFonts w:ascii="Tahoma" w:hAnsi="Tahoma" w:cs="Tahoma"/>
          <w:sz w:val="20"/>
          <w:szCs w:val="20"/>
          <w:rtl/>
          <w:rPrChange w:id="4660" w:author="רינת אביטל" w:date="2022-05-12T09:18:00Z">
            <w:rPr>
              <w:rtl/>
            </w:rPr>
          </w:rPrChange>
        </w:rPr>
      </w:pPr>
    </w:p>
    <w:p w14:paraId="27F1CFC6" w14:textId="0358F83E" w:rsidR="008810FC" w:rsidRPr="00103DCA" w:rsidRDefault="008810FC" w:rsidP="00C0353D">
      <w:pPr>
        <w:rPr>
          <w:rFonts w:ascii="Tahoma" w:hAnsi="Tahoma" w:cs="Tahoma"/>
          <w:sz w:val="20"/>
          <w:szCs w:val="20"/>
          <w:rtl/>
          <w:rPrChange w:id="4661" w:author="רינת אביטל" w:date="2022-05-12T09:18:00Z">
            <w:rPr>
              <w:rtl/>
            </w:rPr>
          </w:rPrChange>
        </w:rPr>
      </w:pPr>
    </w:p>
    <w:p w14:paraId="073802E5" w14:textId="2471C5E6" w:rsidR="008810FC" w:rsidRPr="00103DCA" w:rsidRDefault="008810FC" w:rsidP="00C0353D">
      <w:pPr>
        <w:rPr>
          <w:rFonts w:ascii="Tahoma" w:hAnsi="Tahoma" w:cs="Tahoma"/>
          <w:sz w:val="20"/>
          <w:szCs w:val="20"/>
          <w:rtl/>
          <w:rPrChange w:id="4662" w:author="רינת אביטל" w:date="2022-05-12T09:18:00Z">
            <w:rPr>
              <w:rtl/>
            </w:rPr>
          </w:rPrChange>
        </w:rPr>
      </w:pPr>
    </w:p>
    <w:p w14:paraId="3BC1BDAE" w14:textId="7F030C37" w:rsidR="008810FC" w:rsidRPr="00103DCA" w:rsidRDefault="008810FC" w:rsidP="00C0353D">
      <w:pPr>
        <w:rPr>
          <w:rFonts w:ascii="Tahoma" w:hAnsi="Tahoma" w:cs="Tahoma"/>
          <w:sz w:val="20"/>
          <w:szCs w:val="20"/>
          <w:rtl/>
          <w:rPrChange w:id="4663" w:author="רינת אביטל" w:date="2022-05-12T09:18:00Z">
            <w:rPr>
              <w:rtl/>
            </w:rPr>
          </w:rPrChange>
        </w:rPr>
      </w:pPr>
    </w:p>
    <w:p w14:paraId="32F88B59" w14:textId="377A5843" w:rsidR="008810FC" w:rsidRPr="00103DCA" w:rsidRDefault="008810FC" w:rsidP="00C0353D">
      <w:pPr>
        <w:rPr>
          <w:rFonts w:ascii="Tahoma" w:hAnsi="Tahoma" w:cs="Tahoma"/>
          <w:sz w:val="20"/>
          <w:szCs w:val="20"/>
          <w:rtl/>
          <w:rPrChange w:id="4664" w:author="רינת אביטל" w:date="2022-05-12T09:18:00Z">
            <w:rPr>
              <w:rtl/>
            </w:rPr>
          </w:rPrChange>
        </w:rPr>
      </w:pPr>
    </w:p>
    <w:p w14:paraId="6B98D535" w14:textId="4B613583" w:rsidR="008810FC" w:rsidRPr="00103DCA" w:rsidRDefault="008810FC" w:rsidP="00C0353D">
      <w:pPr>
        <w:rPr>
          <w:rFonts w:ascii="Tahoma" w:hAnsi="Tahoma" w:cs="Tahoma"/>
          <w:sz w:val="20"/>
          <w:szCs w:val="20"/>
          <w:rtl/>
          <w:rPrChange w:id="4665" w:author="רינת אביטל" w:date="2022-05-12T09:18:00Z">
            <w:rPr>
              <w:rtl/>
            </w:rPr>
          </w:rPrChange>
        </w:rPr>
      </w:pPr>
    </w:p>
    <w:p w14:paraId="6B4EBED3" w14:textId="52269FFA" w:rsidR="008810FC" w:rsidRPr="00103DCA" w:rsidRDefault="008810FC" w:rsidP="00C0353D">
      <w:pPr>
        <w:rPr>
          <w:rFonts w:ascii="Tahoma" w:hAnsi="Tahoma" w:cs="Tahoma"/>
          <w:sz w:val="20"/>
          <w:szCs w:val="20"/>
          <w:rtl/>
          <w:rPrChange w:id="4666" w:author="רינת אביטל" w:date="2022-05-12T09:18:00Z">
            <w:rPr>
              <w:rtl/>
            </w:rPr>
          </w:rPrChange>
        </w:rPr>
      </w:pPr>
    </w:p>
    <w:p w14:paraId="2ED42618" w14:textId="3B4DB7C8" w:rsidR="008810FC" w:rsidRPr="00103DCA" w:rsidRDefault="008810FC" w:rsidP="00C0353D">
      <w:pPr>
        <w:rPr>
          <w:rFonts w:ascii="Tahoma" w:hAnsi="Tahoma" w:cs="Tahoma"/>
          <w:sz w:val="20"/>
          <w:szCs w:val="20"/>
          <w:rtl/>
          <w:rPrChange w:id="4667" w:author="רינת אביטל" w:date="2022-05-12T09:18:00Z">
            <w:rPr>
              <w:rtl/>
            </w:rPr>
          </w:rPrChange>
        </w:rPr>
      </w:pPr>
    </w:p>
    <w:p w14:paraId="609ADC4B" w14:textId="77777777" w:rsidR="008810FC" w:rsidRPr="00103DCA" w:rsidRDefault="008810FC" w:rsidP="00C0353D">
      <w:pPr>
        <w:rPr>
          <w:rFonts w:ascii="Tahoma" w:hAnsi="Tahoma" w:cs="Tahoma"/>
          <w:sz w:val="20"/>
          <w:szCs w:val="20"/>
          <w:rPrChange w:id="4668" w:author="רינת אביטל" w:date="2022-05-12T09:18:00Z">
            <w:rPr/>
          </w:rPrChange>
        </w:rPr>
      </w:pPr>
    </w:p>
    <w:p w14:paraId="77EA2867" w14:textId="1ACE1452" w:rsidR="0051280A" w:rsidRPr="00103DCA" w:rsidRDefault="0051280A" w:rsidP="00274657">
      <w:pPr>
        <w:pStyle w:val="1"/>
        <w:numPr>
          <w:ilvl w:val="0"/>
          <w:numId w:val="7"/>
        </w:numPr>
        <w:spacing w:line="480" w:lineRule="auto"/>
        <w:jc w:val="center"/>
        <w:rPr>
          <w:rFonts w:ascii="Tahoma" w:hAnsi="Tahoma" w:cs="Tahoma"/>
          <w:b/>
          <w:bCs/>
          <w:color w:val="89D7C3"/>
          <w:sz w:val="40"/>
          <w:szCs w:val="40"/>
          <w:rtl/>
          <w:rPrChange w:id="4669" w:author="רינת אביטל" w:date="2022-05-12T09:18:00Z">
            <w:rPr>
              <w:b/>
              <w:bCs/>
              <w:color w:val="89D7C3"/>
              <w:sz w:val="44"/>
              <w:szCs w:val="44"/>
              <w:rtl/>
            </w:rPr>
          </w:rPrChange>
        </w:rPr>
      </w:pPr>
      <w:bookmarkStart w:id="4670" w:name="_Toc103039639"/>
      <w:r w:rsidRPr="00103DCA">
        <w:rPr>
          <w:rFonts w:ascii="Tahoma" w:hAnsi="Tahoma" w:cs="Tahoma"/>
          <w:b/>
          <w:bCs/>
          <w:color w:val="89D7C3"/>
          <w:sz w:val="40"/>
          <w:szCs w:val="40"/>
          <w:rtl/>
          <w:rPrChange w:id="4671" w:author="רינת אביטל" w:date="2022-05-12T09:18:00Z">
            <w:rPr>
              <w:rFonts w:hint="cs"/>
              <w:b/>
              <w:bCs/>
              <w:color w:val="89D7C3"/>
              <w:sz w:val="44"/>
              <w:szCs w:val="44"/>
              <w:rtl/>
            </w:rPr>
          </w:rPrChange>
        </w:rPr>
        <w:lastRenderedPageBreak/>
        <w:t>מסקנות</w:t>
      </w:r>
      <w:bookmarkEnd w:id="4670"/>
    </w:p>
    <w:p w14:paraId="6EEE4D40" w14:textId="5A755EAE" w:rsidR="00C0353D" w:rsidRPr="00103DCA" w:rsidRDefault="00C0353D" w:rsidP="00C0353D">
      <w:pPr>
        <w:rPr>
          <w:rFonts w:ascii="Tahoma" w:hAnsi="Tahoma" w:cs="Tahoma"/>
          <w:sz w:val="20"/>
          <w:szCs w:val="20"/>
          <w:rtl/>
          <w:rPrChange w:id="4672" w:author="רינת אביטל" w:date="2022-05-12T09:18:00Z">
            <w:rPr>
              <w:rtl/>
            </w:rPr>
          </w:rPrChange>
        </w:rPr>
      </w:pPr>
      <w:r w:rsidRPr="00103DCA">
        <w:rPr>
          <w:rFonts w:ascii="Tahoma" w:hAnsi="Tahoma" w:cs="Tahoma"/>
          <w:sz w:val="20"/>
          <w:szCs w:val="20"/>
          <w:rtl/>
          <w:rPrChange w:id="4673" w:author="רינת אביטל" w:date="2022-05-12T09:18:00Z">
            <w:rPr>
              <w:rFonts w:hint="cs"/>
              <w:rtl/>
            </w:rPr>
          </w:rPrChange>
        </w:rPr>
        <w:t xml:space="preserve">(מסקנות חיוביות ....... </w:t>
      </w:r>
      <w:r w:rsidRPr="00103DCA">
        <w:rPr>
          <w:rFonts w:ascii="Tahoma" w:hAnsi="Tahoma" w:cs="Tahoma"/>
          <w:sz w:val="20"/>
          <w:szCs w:val="20"/>
          <w:rPrChange w:id="4674" w:author="רינת אביטל" w:date="2022-05-12T09:18:00Z">
            <w:rPr/>
          </w:rPrChange>
        </w:rPr>
        <w:t>;</w:t>
      </w:r>
      <w:r w:rsidRPr="00103DCA">
        <w:rPr>
          <w:rFonts w:ascii="Tahoma" w:hAnsi="Tahoma" w:cs="Tahoma"/>
          <w:sz w:val="20"/>
          <w:szCs w:val="20"/>
          <w:rtl/>
          <w:rPrChange w:id="4675" w:author="רינת אביטל" w:date="2022-05-12T09:18:00Z">
            <w:rPr>
              <w:rFonts w:hint="cs"/>
              <w:rtl/>
            </w:rPr>
          </w:rPrChange>
        </w:rPr>
        <w:t xml:space="preserve"> )   בנוגע לצורת העבודה, לידע שצברתן, איך לכתוב קוד, איך לבדוק, מה חשוב לעשות, מה חשוב לא לעשות,  מסקנות לעתיד,  מלא אופטימיות וסיפוק.....ופרגון לפרויקט)</w:t>
      </w:r>
    </w:p>
    <w:p w14:paraId="63BE3225" w14:textId="129695BA" w:rsidR="008810FC" w:rsidRPr="00103DCA" w:rsidRDefault="008810FC" w:rsidP="00C0353D">
      <w:pPr>
        <w:rPr>
          <w:rFonts w:ascii="Tahoma" w:hAnsi="Tahoma" w:cs="Tahoma"/>
          <w:sz w:val="20"/>
          <w:szCs w:val="20"/>
          <w:rtl/>
          <w:rPrChange w:id="4676" w:author="רינת אביטל" w:date="2022-05-12T09:18:00Z">
            <w:rPr>
              <w:rtl/>
            </w:rPr>
          </w:rPrChange>
        </w:rPr>
      </w:pPr>
    </w:p>
    <w:p w14:paraId="35FAC3B5" w14:textId="6F58BE01" w:rsidR="008810FC" w:rsidRPr="00103DCA" w:rsidRDefault="008810FC" w:rsidP="00C0353D">
      <w:pPr>
        <w:rPr>
          <w:rFonts w:ascii="Tahoma" w:hAnsi="Tahoma" w:cs="Tahoma"/>
          <w:sz w:val="20"/>
          <w:szCs w:val="20"/>
          <w:rtl/>
          <w:rPrChange w:id="4677" w:author="רינת אביטל" w:date="2022-05-12T09:18:00Z">
            <w:rPr>
              <w:rtl/>
            </w:rPr>
          </w:rPrChange>
        </w:rPr>
      </w:pPr>
    </w:p>
    <w:p w14:paraId="3A7E12F1" w14:textId="11A974A8" w:rsidR="0036161A" w:rsidRPr="00103DCA" w:rsidRDefault="0036161A" w:rsidP="00C0353D">
      <w:pPr>
        <w:rPr>
          <w:rFonts w:ascii="Tahoma" w:hAnsi="Tahoma" w:cs="Tahoma"/>
          <w:sz w:val="20"/>
          <w:szCs w:val="20"/>
          <w:rtl/>
          <w:rPrChange w:id="4678" w:author="רינת אביטל" w:date="2022-05-12T09:18:00Z">
            <w:rPr>
              <w:rtl/>
            </w:rPr>
          </w:rPrChange>
        </w:rPr>
      </w:pPr>
    </w:p>
    <w:p w14:paraId="2CED00FD" w14:textId="1B4BA6FB" w:rsidR="0036161A" w:rsidRPr="00103DCA" w:rsidRDefault="0036161A" w:rsidP="00C0353D">
      <w:pPr>
        <w:rPr>
          <w:rFonts w:ascii="Tahoma" w:hAnsi="Tahoma" w:cs="Tahoma"/>
          <w:sz w:val="20"/>
          <w:szCs w:val="20"/>
          <w:rtl/>
          <w:rPrChange w:id="4679" w:author="רינת אביטל" w:date="2022-05-12T09:18:00Z">
            <w:rPr>
              <w:rtl/>
            </w:rPr>
          </w:rPrChange>
        </w:rPr>
      </w:pPr>
    </w:p>
    <w:p w14:paraId="4051A015" w14:textId="1677289D" w:rsidR="0036161A" w:rsidRPr="00103DCA" w:rsidRDefault="0036161A" w:rsidP="00C0353D">
      <w:pPr>
        <w:rPr>
          <w:rFonts w:ascii="Tahoma" w:hAnsi="Tahoma" w:cs="Tahoma"/>
          <w:sz w:val="20"/>
          <w:szCs w:val="20"/>
          <w:rtl/>
          <w:rPrChange w:id="4680" w:author="רינת אביטל" w:date="2022-05-12T09:18:00Z">
            <w:rPr>
              <w:rtl/>
            </w:rPr>
          </w:rPrChange>
        </w:rPr>
      </w:pPr>
    </w:p>
    <w:p w14:paraId="745DC07C" w14:textId="4BAE50C1" w:rsidR="0036161A" w:rsidRPr="00103DCA" w:rsidRDefault="0036161A" w:rsidP="00C0353D">
      <w:pPr>
        <w:rPr>
          <w:rFonts w:ascii="Tahoma" w:hAnsi="Tahoma" w:cs="Tahoma"/>
          <w:sz w:val="20"/>
          <w:szCs w:val="20"/>
          <w:rtl/>
          <w:rPrChange w:id="4681" w:author="רינת אביטל" w:date="2022-05-12T09:18:00Z">
            <w:rPr>
              <w:rtl/>
            </w:rPr>
          </w:rPrChange>
        </w:rPr>
      </w:pPr>
    </w:p>
    <w:p w14:paraId="795CD1C1" w14:textId="78E7CA8D" w:rsidR="0036161A" w:rsidRPr="00103DCA" w:rsidRDefault="0036161A" w:rsidP="00C0353D">
      <w:pPr>
        <w:rPr>
          <w:rFonts w:ascii="Tahoma" w:hAnsi="Tahoma" w:cs="Tahoma"/>
          <w:sz w:val="20"/>
          <w:szCs w:val="20"/>
          <w:rtl/>
          <w:rPrChange w:id="4682" w:author="רינת אביטל" w:date="2022-05-12T09:18:00Z">
            <w:rPr>
              <w:rtl/>
            </w:rPr>
          </w:rPrChange>
        </w:rPr>
      </w:pPr>
    </w:p>
    <w:p w14:paraId="6F5283B9" w14:textId="4B943DD4" w:rsidR="0036161A" w:rsidRPr="00103DCA" w:rsidRDefault="0036161A" w:rsidP="00C0353D">
      <w:pPr>
        <w:rPr>
          <w:rFonts w:ascii="Tahoma" w:hAnsi="Tahoma" w:cs="Tahoma"/>
          <w:sz w:val="20"/>
          <w:szCs w:val="20"/>
          <w:rtl/>
          <w:rPrChange w:id="4683" w:author="רינת אביטל" w:date="2022-05-12T09:18:00Z">
            <w:rPr>
              <w:rtl/>
            </w:rPr>
          </w:rPrChange>
        </w:rPr>
      </w:pPr>
    </w:p>
    <w:p w14:paraId="1114BDF8" w14:textId="63C87F4D" w:rsidR="0036161A" w:rsidRPr="00103DCA" w:rsidRDefault="0036161A" w:rsidP="00C0353D">
      <w:pPr>
        <w:rPr>
          <w:rFonts w:ascii="Tahoma" w:hAnsi="Tahoma" w:cs="Tahoma"/>
          <w:sz w:val="20"/>
          <w:szCs w:val="20"/>
          <w:rtl/>
          <w:rPrChange w:id="4684" w:author="רינת אביטל" w:date="2022-05-12T09:18:00Z">
            <w:rPr>
              <w:rtl/>
            </w:rPr>
          </w:rPrChange>
        </w:rPr>
      </w:pPr>
    </w:p>
    <w:p w14:paraId="1DC88D42" w14:textId="31DFE01D" w:rsidR="0036161A" w:rsidRPr="00103DCA" w:rsidRDefault="0036161A" w:rsidP="00C0353D">
      <w:pPr>
        <w:rPr>
          <w:rFonts w:ascii="Tahoma" w:hAnsi="Tahoma" w:cs="Tahoma"/>
          <w:sz w:val="20"/>
          <w:szCs w:val="20"/>
          <w:rtl/>
          <w:rPrChange w:id="4685" w:author="רינת אביטל" w:date="2022-05-12T09:18:00Z">
            <w:rPr>
              <w:rtl/>
            </w:rPr>
          </w:rPrChange>
        </w:rPr>
      </w:pPr>
    </w:p>
    <w:p w14:paraId="74A588C8" w14:textId="0D7D4F1B" w:rsidR="0036161A" w:rsidRPr="00103DCA" w:rsidRDefault="0036161A" w:rsidP="00C0353D">
      <w:pPr>
        <w:rPr>
          <w:rFonts w:ascii="Tahoma" w:hAnsi="Tahoma" w:cs="Tahoma"/>
          <w:sz w:val="20"/>
          <w:szCs w:val="20"/>
          <w:rtl/>
          <w:rPrChange w:id="4686" w:author="רינת אביטל" w:date="2022-05-12T09:18:00Z">
            <w:rPr>
              <w:rtl/>
            </w:rPr>
          </w:rPrChange>
        </w:rPr>
      </w:pPr>
    </w:p>
    <w:p w14:paraId="1B506865" w14:textId="76C1BD42" w:rsidR="0036161A" w:rsidRPr="00103DCA" w:rsidRDefault="0036161A" w:rsidP="00C0353D">
      <w:pPr>
        <w:rPr>
          <w:rFonts w:ascii="Tahoma" w:hAnsi="Tahoma" w:cs="Tahoma"/>
          <w:sz w:val="20"/>
          <w:szCs w:val="20"/>
          <w:rtl/>
          <w:rPrChange w:id="4687" w:author="רינת אביטל" w:date="2022-05-12T09:18:00Z">
            <w:rPr>
              <w:rtl/>
            </w:rPr>
          </w:rPrChange>
        </w:rPr>
      </w:pPr>
    </w:p>
    <w:p w14:paraId="018693A0" w14:textId="22DA2456" w:rsidR="0036161A" w:rsidRPr="00103DCA" w:rsidRDefault="0036161A" w:rsidP="00C0353D">
      <w:pPr>
        <w:rPr>
          <w:rFonts w:ascii="Tahoma" w:hAnsi="Tahoma" w:cs="Tahoma"/>
          <w:sz w:val="20"/>
          <w:szCs w:val="20"/>
          <w:rtl/>
          <w:rPrChange w:id="4688" w:author="רינת אביטל" w:date="2022-05-12T09:18:00Z">
            <w:rPr>
              <w:rtl/>
            </w:rPr>
          </w:rPrChange>
        </w:rPr>
      </w:pPr>
    </w:p>
    <w:p w14:paraId="25B0CE76" w14:textId="0AED5455" w:rsidR="0036161A" w:rsidRPr="00103DCA" w:rsidRDefault="0036161A" w:rsidP="00C0353D">
      <w:pPr>
        <w:rPr>
          <w:rFonts w:ascii="Tahoma" w:hAnsi="Tahoma" w:cs="Tahoma"/>
          <w:sz w:val="20"/>
          <w:szCs w:val="20"/>
          <w:rtl/>
          <w:rPrChange w:id="4689" w:author="רינת אביטל" w:date="2022-05-12T09:18:00Z">
            <w:rPr>
              <w:rtl/>
            </w:rPr>
          </w:rPrChange>
        </w:rPr>
      </w:pPr>
    </w:p>
    <w:p w14:paraId="4DC8F956" w14:textId="32124022" w:rsidR="0036161A" w:rsidRPr="00103DCA" w:rsidRDefault="0036161A" w:rsidP="00C0353D">
      <w:pPr>
        <w:rPr>
          <w:rFonts w:ascii="Tahoma" w:hAnsi="Tahoma" w:cs="Tahoma"/>
          <w:sz w:val="20"/>
          <w:szCs w:val="20"/>
          <w:rtl/>
          <w:rPrChange w:id="4690" w:author="רינת אביטל" w:date="2022-05-12T09:18:00Z">
            <w:rPr>
              <w:rtl/>
            </w:rPr>
          </w:rPrChange>
        </w:rPr>
      </w:pPr>
    </w:p>
    <w:p w14:paraId="28CAD1C3" w14:textId="20B06019" w:rsidR="008810FC" w:rsidRPr="00103DCA" w:rsidRDefault="008810FC" w:rsidP="00C0353D">
      <w:pPr>
        <w:rPr>
          <w:rFonts w:ascii="Tahoma" w:hAnsi="Tahoma" w:cs="Tahoma"/>
          <w:sz w:val="20"/>
          <w:szCs w:val="20"/>
          <w:rtl/>
          <w:rPrChange w:id="4691" w:author="רינת אביטל" w:date="2022-05-12T09:18:00Z">
            <w:rPr>
              <w:rtl/>
            </w:rPr>
          </w:rPrChange>
        </w:rPr>
      </w:pPr>
    </w:p>
    <w:p w14:paraId="296374CD" w14:textId="60B5BD0E" w:rsidR="00383AEF" w:rsidRPr="00103DCA" w:rsidRDefault="00383AEF" w:rsidP="00C0353D">
      <w:pPr>
        <w:rPr>
          <w:rFonts w:ascii="Tahoma" w:hAnsi="Tahoma" w:cs="Tahoma"/>
          <w:sz w:val="20"/>
          <w:szCs w:val="20"/>
          <w:rtl/>
          <w:rPrChange w:id="4692" w:author="רינת אביטל" w:date="2022-05-12T09:18:00Z">
            <w:rPr>
              <w:rtl/>
            </w:rPr>
          </w:rPrChange>
        </w:rPr>
      </w:pPr>
    </w:p>
    <w:p w14:paraId="3722B613" w14:textId="130BC5FF" w:rsidR="00383AEF" w:rsidRPr="00103DCA" w:rsidRDefault="00383AEF" w:rsidP="00C0353D">
      <w:pPr>
        <w:rPr>
          <w:rFonts w:ascii="Tahoma" w:hAnsi="Tahoma" w:cs="Tahoma"/>
          <w:sz w:val="20"/>
          <w:szCs w:val="20"/>
          <w:rtl/>
          <w:rPrChange w:id="4693" w:author="רינת אביטל" w:date="2022-05-12T09:18:00Z">
            <w:rPr>
              <w:rtl/>
            </w:rPr>
          </w:rPrChange>
        </w:rPr>
      </w:pPr>
    </w:p>
    <w:p w14:paraId="45B7920A" w14:textId="51102936" w:rsidR="00383AEF" w:rsidRPr="00103DCA" w:rsidRDefault="00383AEF" w:rsidP="00C0353D">
      <w:pPr>
        <w:rPr>
          <w:rFonts w:ascii="Tahoma" w:hAnsi="Tahoma" w:cs="Tahoma"/>
          <w:sz w:val="20"/>
          <w:szCs w:val="20"/>
          <w:rtl/>
          <w:rPrChange w:id="4694" w:author="רינת אביטל" w:date="2022-05-12T09:18:00Z">
            <w:rPr>
              <w:rtl/>
            </w:rPr>
          </w:rPrChange>
        </w:rPr>
      </w:pPr>
    </w:p>
    <w:p w14:paraId="7409EB49" w14:textId="1D37EC42" w:rsidR="00383AEF" w:rsidRPr="00103DCA" w:rsidRDefault="00383AEF" w:rsidP="00C0353D">
      <w:pPr>
        <w:rPr>
          <w:rFonts w:ascii="Tahoma" w:hAnsi="Tahoma" w:cs="Tahoma"/>
          <w:sz w:val="20"/>
          <w:szCs w:val="20"/>
          <w:rtl/>
          <w:rPrChange w:id="4695" w:author="רינת אביטל" w:date="2022-05-12T09:18:00Z">
            <w:rPr>
              <w:rtl/>
            </w:rPr>
          </w:rPrChange>
        </w:rPr>
      </w:pPr>
    </w:p>
    <w:p w14:paraId="056F57CD" w14:textId="6272A8A0" w:rsidR="00383AEF" w:rsidRPr="00103DCA" w:rsidRDefault="00383AEF" w:rsidP="00C0353D">
      <w:pPr>
        <w:rPr>
          <w:rFonts w:ascii="Tahoma" w:hAnsi="Tahoma" w:cs="Tahoma"/>
          <w:sz w:val="20"/>
          <w:szCs w:val="20"/>
          <w:rtl/>
          <w:rPrChange w:id="4696" w:author="רינת אביטל" w:date="2022-05-12T09:18:00Z">
            <w:rPr>
              <w:rtl/>
            </w:rPr>
          </w:rPrChange>
        </w:rPr>
      </w:pPr>
    </w:p>
    <w:p w14:paraId="63BBE7CD" w14:textId="765FFF75" w:rsidR="00383AEF" w:rsidRPr="00103DCA" w:rsidRDefault="00383AEF" w:rsidP="00C0353D">
      <w:pPr>
        <w:rPr>
          <w:rFonts w:ascii="Tahoma" w:hAnsi="Tahoma" w:cs="Tahoma"/>
          <w:sz w:val="20"/>
          <w:szCs w:val="20"/>
          <w:rtl/>
          <w:rPrChange w:id="4697" w:author="רינת אביטל" w:date="2022-05-12T09:18:00Z">
            <w:rPr>
              <w:rtl/>
            </w:rPr>
          </w:rPrChange>
        </w:rPr>
      </w:pPr>
    </w:p>
    <w:p w14:paraId="5BD830A6" w14:textId="4DAD9568" w:rsidR="00383AEF" w:rsidRPr="00103DCA" w:rsidRDefault="00383AEF" w:rsidP="00C0353D">
      <w:pPr>
        <w:rPr>
          <w:rFonts w:ascii="Tahoma" w:hAnsi="Tahoma" w:cs="Tahoma"/>
          <w:sz w:val="20"/>
          <w:szCs w:val="20"/>
          <w:rtl/>
          <w:rPrChange w:id="4698" w:author="רינת אביטל" w:date="2022-05-12T09:18:00Z">
            <w:rPr>
              <w:rtl/>
            </w:rPr>
          </w:rPrChange>
        </w:rPr>
      </w:pPr>
    </w:p>
    <w:p w14:paraId="1749A707" w14:textId="44C7F355" w:rsidR="00383AEF" w:rsidRPr="00103DCA" w:rsidRDefault="00383AEF" w:rsidP="00C0353D">
      <w:pPr>
        <w:rPr>
          <w:rFonts w:ascii="Tahoma" w:hAnsi="Tahoma" w:cs="Tahoma"/>
          <w:sz w:val="20"/>
          <w:szCs w:val="20"/>
          <w:rtl/>
          <w:rPrChange w:id="4699" w:author="רינת אביטל" w:date="2022-05-12T09:18:00Z">
            <w:rPr>
              <w:rtl/>
            </w:rPr>
          </w:rPrChange>
        </w:rPr>
      </w:pPr>
    </w:p>
    <w:p w14:paraId="45CEE4D6" w14:textId="68691374" w:rsidR="00383AEF" w:rsidRPr="00103DCA" w:rsidRDefault="00383AEF" w:rsidP="00C0353D">
      <w:pPr>
        <w:rPr>
          <w:rFonts w:ascii="Tahoma" w:hAnsi="Tahoma" w:cs="Tahoma"/>
          <w:sz w:val="20"/>
          <w:szCs w:val="20"/>
          <w:rtl/>
          <w:rPrChange w:id="4700" w:author="רינת אביטל" w:date="2022-05-12T09:18:00Z">
            <w:rPr>
              <w:rtl/>
            </w:rPr>
          </w:rPrChange>
        </w:rPr>
      </w:pPr>
    </w:p>
    <w:p w14:paraId="221C45F9" w14:textId="77777777" w:rsidR="00383AEF" w:rsidRPr="00103DCA" w:rsidRDefault="00383AEF" w:rsidP="00C0353D">
      <w:pPr>
        <w:rPr>
          <w:rFonts w:ascii="Tahoma" w:hAnsi="Tahoma" w:cs="Tahoma"/>
          <w:sz w:val="20"/>
          <w:szCs w:val="20"/>
          <w:rtl/>
          <w:rPrChange w:id="4701" w:author="רינת אביטל" w:date="2022-05-12T09:18:00Z">
            <w:rPr>
              <w:rtl/>
            </w:rPr>
          </w:rPrChange>
        </w:rPr>
      </w:pPr>
    </w:p>
    <w:p w14:paraId="1FF13404" w14:textId="00EE0B8F" w:rsidR="0051280A" w:rsidRPr="00103DCA" w:rsidRDefault="0051280A" w:rsidP="00274657">
      <w:pPr>
        <w:pStyle w:val="1"/>
        <w:numPr>
          <w:ilvl w:val="0"/>
          <w:numId w:val="7"/>
        </w:numPr>
        <w:spacing w:line="480" w:lineRule="auto"/>
        <w:jc w:val="center"/>
        <w:rPr>
          <w:rFonts w:ascii="Tahoma" w:hAnsi="Tahoma" w:cs="Tahoma"/>
          <w:b/>
          <w:bCs/>
          <w:color w:val="89D7C3"/>
          <w:sz w:val="40"/>
          <w:szCs w:val="40"/>
          <w:rtl/>
          <w:rPrChange w:id="4702" w:author="רינת אביטל" w:date="2022-05-12T09:18:00Z">
            <w:rPr>
              <w:b/>
              <w:bCs/>
              <w:color w:val="89D7C3"/>
              <w:sz w:val="44"/>
              <w:szCs w:val="44"/>
              <w:rtl/>
            </w:rPr>
          </w:rPrChange>
        </w:rPr>
      </w:pPr>
      <w:bookmarkStart w:id="4703" w:name="_Toc103039640"/>
      <w:r w:rsidRPr="00103DCA">
        <w:rPr>
          <w:rFonts w:ascii="Tahoma" w:hAnsi="Tahoma" w:cs="Tahoma"/>
          <w:b/>
          <w:bCs/>
          <w:color w:val="89D7C3"/>
          <w:sz w:val="40"/>
          <w:szCs w:val="40"/>
          <w:rtl/>
          <w:rPrChange w:id="4704" w:author="רינת אביטל" w:date="2022-05-12T09:18:00Z">
            <w:rPr>
              <w:rFonts w:hint="cs"/>
              <w:b/>
              <w:bCs/>
              <w:color w:val="89D7C3"/>
              <w:sz w:val="44"/>
              <w:szCs w:val="44"/>
              <w:rtl/>
            </w:rPr>
          </w:rPrChange>
        </w:rPr>
        <w:lastRenderedPageBreak/>
        <w:t>פיתוח עתידי</w:t>
      </w:r>
      <w:bookmarkEnd w:id="4703"/>
    </w:p>
    <w:p w14:paraId="473E2F43" w14:textId="251C0A38" w:rsidR="00C0353D" w:rsidRPr="00103DCA" w:rsidRDefault="001F4186" w:rsidP="00C0353D">
      <w:pPr>
        <w:rPr>
          <w:rFonts w:ascii="Tahoma" w:hAnsi="Tahoma" w:cs="Tahoma"/>
          <w:sz w:val="24"/>
          <w:szCs w:val="24"/>
          <w:rtl/>
          <w:rPrChange w:id="4705" w:author="רינת אביטל" w:date="2022-05-12T09:18:00Z">
            <w:rPr>
              <w:sz w:val="28"/>
              <w:szCs w:val="28"/>
              <w:rtl/>
            </w:rPr>
          </w:rPrChange>
        </w:rPr>
      </w:pPr>
      <w:r w:rsidRPr="00103DCA">
        <w:rPr>
          <w:rFonts w:ascii="Tahoma" w:hAnsi="Tahoma" w:cs="Tahoma"/>
          <w:sz w:val="24"/>
          <w:szCs w:val="24"/>
          <w:rtl/>
          <w:rPrChange w:id="4706" w:author="רינת אביטל" w:date="2022-05-12T09:18:00Z">
            <w:rPr>
              <w:rFonts w:hint="cs"/>
              <w:sz w:val="28"/>
              <w:szCs w:val="28"/>
              <w:rtl/>
            </w:rPr>
          </w:rPrChange>
        </w:rPr>
        <w:t>בהמשך כשיהיה לי את הזמן והאפשרות הייתי מאוד רוצה לשכלל את הפרויקט. שהזיהוי פנים יתבצע בצורה יותר מדויקת ומרבית, שההתאמה תהיה יותר מלאה</w:t>
      </w:r>
      <w:r w:rsidR="005343CE" w:rsidRPr="00103DCA">
        <w:rPr>
          <w:rFonts w:ascii="Tahoma" w:hAnsi="Tahoma" w:cs="Tahoma"/>
          <w:sz w:val="24"/>
          <w:szCs w:val="24"/>
          <w:rtl/>
          <w:rPrChange w:id="4707" w:author="רינת אביטל" w:date="2022-05-12T09:18:00Z">
            <w:rPr>
              <w:rFonts w:hint="cs"/>
              <w:sz w:val="28"/>
              <w:szCs w:val="28"/>
              <w:rtl/>
            </w:rPr>
          </w:rPrChange>
        </w:rPr>
        <w:t xml:space="preserve"> והמערכת תעבוד בצורה יותר מהירה ומדוייקת.</w:t>
      </w:r>
    </w:p>
    <w:p w14:paraId="3FC0C8F5" w14:textId="61EA24D6" w:rsidR="000971D3" w:rsidRPr="00103DCA" w:rsidRDefault="000971D3" w:rsidP="00C0353D">
      <w:pPr>
        <w:rPr>
          <w:rFonts w:ascii="Tahoma" w:hAnsi="Tahoma" w:cs="Tahoma"/>
          <w:sz w:val="24"/>
          <w:szCs w:val="24"/>
          <w:rtl/>
          <w:rPrChange w:id="4708" w:author="רינת אביטל" w:date="2022-05-12T09:18:00Z">
            <w:rPr>
              <w:sz w:val="28"/>
              <w:szCs w:val="28"/>
              <w:rtl/>
            </w:rPr>
          </w:rPrChange>
        </w:rPr>
      </w:pPr>
    </w:p>
    <w:p w14:paraId="6E940AAB" w14:textId="2AB0BF43" w:rsidR="000971D3" w:rsidRPr="00103DCA" w:rsidRDefault="000971D3" w:rsidP="00C0353D">
      <w:pPr>
        <w:rPr>
          <w:rFonts w:ascii="Tahoma" w:hAnsi="Tahoma" w:cs="Tahoma"/>
          <w:sz w:val="24"/>
          <w:szCs w:val="24"/>
          <w:rtl/>
          <w:rPrChange w:id="4709" w:author="רינת אביטל" w:date="2022-05-12T09:18:00Z">
            <w:rPr>
              <w:sz w:val="28"/>
              <w:szCs w:val="28"/>
              <w:rtl/>
            </w:rPr>
          </w:rPrChange>
        </w:rPr>
      </w:pPr>
    </w:p>
    <w:p w14:paraId="59A640BC" w14:textId="354F9E10" w:rsidR="000971D3" w:rsidRPr="00103DCA" w:rsidRDefault="000971D3" w:rsidP="00C0353D">
      <w:pPr>
        <w:rPr>
          <w:rFonts w:ascii="Tahoma" w:hAnsi="Tahoma" w:cs="Tahoma"/>
          <w:sz w:val="24"/>
          <w:szCs w:val="24"/>
          <w:rtl/>
          <w:rPrChange w:id="4710" w:author="רינת אביטל" w:date="2022-05-12T09:18:00Z">
            <w:rPr>
              <w:sz w:val="28"/>
              <w:szCs w:val="28"/>
              <w:rtl/>
            </w:rPr>
          </w:rPrChange>
        </w:rPr>
      </w:pPr>
    </w:p>
    <w:p w14:paraId="4A6F93AB" w14:textId="48DFBF33" w:rsidR="000971D3" w:rsidRPr="00103DCA" w:rsidRDefault="000971D3" w:rsidP="00C0353D">
      <w:pPr>
        <w:rPr>
          <w:rFonts w:ascii="Tahoma" w:hAnsi="Tahoma" w:cs="Tahoma"/>
          <w:sz w:val="24"/>
          <w:szCs w:val="24"/>
          <w:rtl/>
          <w:rPrChange w:id="4711" w:author="רינת אביטל" w:date="2022-05-12T09:18:00Z">
            <w:rPr>
              <w:sz w:val="28"/>
              <w:szCs w:val="28"/>
              <w:rtl/>
            </w:rPr>
          </w:rPrChange>
        </w:rPr>
      </w:pPr>
    </w:p>
    <w:p w14:paraId="4AB6D47A" w14:textId="1D052F90" w:rsidR="000971D3" w:rsidRPr="00103DCA" w:rsidRDefault="000971D3" w:rsidP="00C0353D">
      <w:pPr>
        <w:rPr>
          <w:rFonts w:ascii="Tahoma" w:hAnsi="Tahoma" w:cs="Tahoma"/>
          <w:sz w:val="24"/>
          <w:szCs w:val="24"/>
          <w:rtl/>
          <w:rPrChange w:id="4712" w:author="רינת אביטל" w:date="2022-05-12T09:18:00Z">
            <w:rPr>
              <w:sz w:val="28"/>
              <w:szCs w:val="28"/>
              <w:rtl/>
            </w:rPr>
          </w:rPrChange>
        </w:rPr>
      </w:pPr>
    </w:p>
    <w:p w14:paraId="6AFE6AF8" w14:textId="38FA3D16" w:rsidR="000971D3" w:rsidRPr="00103DCA" w:rsidRDefault="000971D3" w:rsidP="00C0353D">
      <w:pPr>
        <w:rPr>
          <w:rFonts w:ascii="Tahoma" w:hAnsi="Tahoma" w:cs="Tahoma"/>
          <w:sz w:val="24"/>
          <w:szCs w:val="24"/>
          <w:rtl/>
          <w:rPrChange w:id="4713" w:author="רינת אביטל" w:date="2022-05-12T09:18:00Z">
            <w:rPr>
              <w:sz w:val="28"/>
              <w:szCs w:val="28"/>
              <w:rtl/>
            </w:rPr>
          </w:rPrChange>
        </w:rPr>
      </w:pPr>
    </w:p>
    <w:p w14:paraId="35055501" w14:textId="06CC48F4" w:rsidR="000971D3" w:rsidRPr="00103DCA" w:rsidRDefault="000971D3" w:rsidP="00C0353D">
      <w:pPr>
        <w:rPr>
          <w:rFonts w:ascii="Tahoma" w:hAnsi="Tahoma" w:cs="Tahoma"/>
          <w:sz w:val="24"/>
          <w:szCs w:val="24"/>
          <w:rtl/>
          <w:rPrChange w:id="4714" w:author="רינת אביטל" w:date="2022-05-12T09:18:00Z">
            <w:rPr>
              <w:sz w:val="28"/>
              <w:szCs w:val="28"/>
              <w:rtl/>
            </w:rPr>
          </w:rPrChange>
        </w:rPr>
      </w:pPr>
    </w:p>
    <w:p w14:paraId="66176BBD" w14:textId="2B8D2D38" w:rsidR="00401A68" w:rsidRPr="00103DCA" w:rsidRDefault="00401A68" w:rsidP="00C0353D">
      <w:pPr>
        <w:rPr>
          <w:rFonts w:ascii="Tahoma" w:hAnsi="Tahoma" w:cs="Tahoma"/>
          <w:sz w:val="24"/>
          <w:szCs w:val="24"/>
          <w:rtl/>
          <w:rPrChange w:id="4715" w:author="רינת אביטל" w:date="2022-05-12T09:18:00Z">
            <w:rPr>
              <w:sz w:val="28"/>
              <w:szCs w:val="28"/>
              <w:rtl/>
            </w:rPr>
          </w:rPrChange>
        </w:rPr>
      </w:pPr>
    </w:p>
    <w:p w14:paraId="620C84F9" w14:textId="42A067B9" w:rsidR="00401A68" w:rsidRPr="00103DCA" w:rsidRDefault="00401A68" w:rsidP="00C0353D">
      <w:pPr>
        <w:rPr>
          <w:rFonts w:ascii="Tahoma" w:hAnsi="Tahoma" w:cs="Tahoma"/>
          <w:sz w:val="24"/>
          <w:szCs w:val="24"/>
          <w:rtl/>
          <w:rPrChange w:id="4716" w:author="רינת אביטל" w:date="2022-05-12T09:18:00Z">
            <w:rPr>
              <w:sz w:val="28"/>
              <w:szCs w:val="28"/>
              <w:rtl/>
            </w:rPr>
          </w:rPrChange>
        </w:rPr>
      </w:pPr>
    </w:p>
    <w:p w14:paraId="1EB803BE" w14:textId="14745A35" w:rsidR="00274657" w:rsidRPr="00103DCA" w:rsidRDefault="00274657" w:rsidP="00C0353D">
      <w:pPr>
        <w:rPr>
          <w:rFonts w:ascii="Tahoma" w:hAnsi="Tahoma" w:cs="Tahoma"/>
          <w:sz w:val="24"/>
          <w:szCs w:val="24"/>
          <w:rtl/>
          <w:rPrChange w:id="4717" w:author="רינת אביטל" w:date="2022-05-12T09:18:00Z">
            <w:rPr>
              <w:sz w:val="28"/>
              <w:szCs w:val="28"/>
              <w:rtl/>
            </w:rPr>
          </w:rPrChange>
        </w:rPr>
      </w:pPr>
    </w:p>
    <w:p w14:paraId="4EB54FFC" w14:textId="1CCA613F" w:rsidR="00274657" w:rsidRPr="00103DCA" w:rsidRDefault="00274657" w:rsidP="00C0353D">
      <w:pPr>
        <w:rPr>
          <w:rFonts w:ascii="Tahoma" w:hAnsi="Tahoma" w:cs="Tahoma"/>
          <w:sz w:val="24"/>
          <w:szCs w:val="24"/>
          <w:rtl/>
          <w:rPrChange w:id="4718" w:author="רינת אביטל" w:date="2022-05-12T09:18:00Z">
            <w:rPr>
              <w:sz w:val="28"/>
              <w:szCs w:val="28"/>
              <w:rtl/>
            </w:rPr>
          </w:rPrChange>
        </w:rPr>
      </w:pPr>
    </w:p>
    <w:p w14:paraId="1B017A8A" w14:textId="22C6D301" w:rsidR="00274657" w:rsidRPr="00103DCA" w:rsidRDefault="00274657" w:rsidP="00C0353D">
      <w:pPr>
        <w:rPr>
          <w:rFonts w:ascii="Tahoma" w:hAnsi="Tahoma" w:cs="Tahoma"/>
          <w:sz w:val="24"/>
          <w:szCs w:val="24"/>
          <w:rtl/>
          <w:rPrChange w:id="4719" w:author="רינת אביטל" w:date="2022-05-12T09:18:00Z">
            <w:rPr>
              <w:sz w:val="28"/>
              <w:szCs w:val="28"/>
              <w:rtl/>
            </w:rPr>
          </w:rPrChange>
        </w:rPr>
      </w:pPr>
    </w:p>
    <w:p w14:paraId="4099A328" w14:textId="61150E8B" w:rsidR="00274657" w:rsidRPr="00103DCA" w:rsidRDefault="00274657" w:rsidP="00C0353D">
      <w:pPr>
        <w:rPr>
          <w:rFonts w:ascii="Tahoma" w:hAnsi="Tahoma" w:cs="Tahoma"/>
          <w:sz w:val="24"/>
          <w:szCs w:val="24"/>
          <w:rtl/>
          <w:rPrChange w:id="4720" w:author="רינת אביטל" w:date="2022-05-12T09:18:00Z">
            <w:rPr>
              <w:sz w:val="28"/>
              <w:szCs w:val="28"/>
              <w:rtl/>
            </w:rPr>
          </w:rPrChange>
        </w:rPr>
      </w:pPr>
    </w:p>
    <w:p w14:paraId="7FDBE29A" w14:textId="319134AB" w:rsidR="00274657" w:rsidRPr="00103DCA" w:rsidRDefault="00274657" w:rsidP="00C0353D">
      <w:pPr>
        <w:rPr>
          <w:rFonts w:ascii="Tahoma" w:hAnsi="Tahoma" w:cs="Tahoma"/>
          <w:sz w:val="24"/>
          <w:szCs w:val="24"/>
          <w:rtl/>
          <w:rPrChange w:id="4721" w:author="רינת אביטל" w:date="2022-05-12T09:18:00Z">
            <w:rPr>
              <w:sz w:val="28"/>
              <w:szCs w:val="28"/>
              <w:rtl/>
            </w:rPr>
          </w:rPrChange>
        </w:rPr>
      </w:pPr>
    </w:p>
    <w:p w14:paraId="2A9E4E60" w14:textId="163192F1" w:rsidR="00274657" w:rsidRPr="00103DCA" w:rsidRDefault="00274657" w:rsidP="00C0353D">
      <w:pPr>
        <w:rPr>
          <w:rFonts w:ascii="Tahoma" w:hAnsi="Tahoma" w:cs="Tahoma"/>
          <w:sz w:val="24"/>
          <w:szCs w:val="24"/>
          <w:rtl/>
          <w:rPrChange w:id="4722" w:author="רינת אביטל" w:date="2022-05-12T09:18:00Z">
            <w:rPr>
              <w:sz w:val="28"/>
              <w:szCs w:val="28"/>
              <w:rtl/>
            </w:rPr>
          </w:rPrChange>
        </w:rPr>
      </w:pPr>
    </w:p>
    <w:p w14:paraId="06DEE7C5" w14:textId="306E173B" w:rsidR="00274657" w:rsidRPr="00103DCA" w:rsidRDefault="00274657" w:rsidP="00C0353D">
      <w:pPr>
        <w:rPr>
          <w:rFonts w:ascii="Tahoma" w:hAnsi="Tahoma" w:cs="Tahoma"/>
          <w:sz w:val="24"/>
          <w:szCs w:val="24"/>
          <w:rtl/>
          <w:rPrChange w:id="4723" w:author="רינת אביטל" w:date="2022-05-12T09:18:00Z">
            <w:rPr>
              <w:sz w:val="28"/>
              <w:szCs w:val="28"/>
              <w:rtl/>
            </w:rPr>
          </w:rPrChange>
        </w:rPr>
      </w:pPr>
    </w:p>
    <w:p w14:paraId="0A7E01C9" w14:textId="1F173D36" w:rsidR="00274657" w:rsidRPr="00103DCA" w:rsidRDefault="00274657" w:rsidP="00C0353D">
      <w:pPr>
        <w:rPr>
          <w:rFonts w:ascii="Tahoma" w:hAnsi="Tahoma" w:cs="Tahoma"/>
          <w:sz w:val="24"/>
          <w:szCs w:val="24"/>
          <w:rtl/>
          <w:rPrChange w:id="4724" w:author="רינת אביטל" w:date="2022-05-12T09:18:00Z">
            <w:rPr>
              <w:sz w:val="28"/>
              <w:szCs w:val="28"/>
              <w:rtl/>
            </w:rPr>
          </w:rPrChange>
        </w:rPr>
      </w:pPr>
    </w:p>
    <w:p w14:paraId="5993F524" w14:textId="77777777" w:rsidR="00274657" w:rsidRPr="00103DCA" w:rsidRDefault="00274657" w:rsidP="00C0353D">
      <w:pPr>
        <w:rPr>
          <w:rFonts w:ascii="Tahoma" w:hAnsi="Tahoma" w:cs="Tahoma"/>
          <w:sz w:val="24"/>
          <w:szCs w:val="24"/>
          <w:rtl/>
          <w:rPrChange w:id="4725" w:author="רינת אביטל" w:date="2022-05-12T09:18:00Z">
            <w:rPr>
              <w:sz w:val="28"/>
              <w:szCs w:val="28"/>
              <w:rtl/>
            </w:rPr>
          </w:rPrChange>
        </w:rPr>
      </w:pPr>
    </w:p>
    <w:p w14:paraId="278F7059" w14:textId="44D5C63F" w:rsidR="00401A68" w:rsidRPr="00103DCA" w:rsidRDefault="00401A68" w:rsidP="00C0353D">
      <w:pPr>
        <w:rPr>
          <w:rFonts w:ascii="Tahoma" w:hAnsi="Tahoma" w:cs="Tahoma"/>
          <w:sz w:val="24"/>
          <w:szCs w:val="24"/>
          <w:rtl/>
          <w:rPrChange w:id="4726" w:author="רינת אביטל" w:date="2022-05-12T09:18:00Z">
            <w:rPr>
              <w:sz w:val="28"/>
              <w:szCs w:val="28"/>
              <w:rtl/>
            </w:rPr>
          </w:rPrChange>
        </w:rPr>
      </w:pPr>
    </w:p>
    <w:p w14:paraId="65C662E1" w14:textId="4202B56D" w:rsidR="00401A68" w:rsidRDefault="00401A68" w:rsidP="00C0353D">
      <w:pPr>
        <w:rPr>
          <w:ins w:id="4727" w:author="רינת אביטל" w:date="2022-05-12T14:17:00Z"/>
          <w:rFonts w:ascii="Tahoma" w:hAnsi="Tahoma" w:cs="Tahoma"/>
          <w:sz w:val="24"/>
          <w:szCs w:val="24"/>
          <w:rtl/>
        </w:rPr>
      </w:pPr>
    </w:p>
    <w:p w14:paraId="7CF6F395" w14:textId="77777777" w:rsidR="00260D88" w:rsidRPr="00103DCA" w:rsidRDefault="00260D88" w:rsidP="00C0353D">
      <w:pPr>
        <w:rPr>
          <w:rFonts w:ascii="Tahoma" w:hAnsi="Tahoma" w:cs="Tahoma"/>
          <w:sz w:val="24"/>
          <w:szCs w:val="24"/>
          <w:rtl/>
          <w:rPrChange w:id="4728" w:author="רינת אביטל" w:date="2022-05-12T09:18:00Z">
            <w:rPr>
              <w:sz w:val="28"/>
              <w:szCs w:val="28"/>
              <w:rtl/>
            </w:rPr>
          </w:rPrChange>
        </w:rPr>
      </w:pPr>
    </w:p>
    <w:p w14:paraId="34A9F620" w14:textId="743C3C64" w:rsidR="00383AEF" w:rsidRPr="00103DCA" w:rsidRDefault="00383AEF" w:rsidP="00C0353D">
      <w:pPr>
        <w:rPr>
          <w:rFonts w:ascii="Tahoma" w:hAnsi="Tahoma" w:cs="Tahoma"/>
          <w:sz w:val="24"/>
          <w:szCs w:val="24"/>
          <w:rtl/>
          <w:rPrChange w:id="4729" w:author="רינת אביטל" w:date="2022-05-12T09:18:00Z">
            <w:rPr>
              <w:sz w:val="28"/>
              <w:szCs w:val="28"/>
              <w:rtl/>
            </w:rPr>
          </w:rPrChange>
        </w:rPr>
      </w:pPr>
    </w:p>
    <w:p w14:paraId="67EB8B52" w14:textId="77777777" w:rsidR="00383AEF" w:rsidRPr="00103DCA" w:rsidRDefault="00383AEF" w:rsidP="00C0353D">
      <w:pPr>
        <w:rPr>
          <w:rFonts w:ascii="Tahoma" w:hAnsi="Tahoma" w:cs="Tahoma"/>
          <w:sz w:val="24"/>
          <w:szCs w:val="24"/>
          <w:rPrChange w:id="4730" w:author="רינת אביטל" w:date="2022-05-12T09:18:00Z">
            <w:rPr>
              <w:sz w:val="28"/>
              <w:szCs w:val="28"/>
            </w:rPr>
          </w:rPrChange>
        </w:rPr>
      </w:pPr>
    </w:p>
    <w:p w14:paraId="5EFE6667" w14:textId="19C11422" w:rsidR="003A5CCB" w:rsidRPr="00103DCA" w:rsidRDefault="0051280A" w:rsidP="00274657">
      <w:pPr>
        <w:pStyle w:val="1"/>
        <w:numPr>
          <w:ilvl w:val="0"/>
          <w:numId w:val="7"/>
        </w:numPr>
        <w:spacing w:line="480" w:lineRule="auto"/>
        <w:jc w:val="center"/>
        <w:rPr>
          <w:rFonts w:ascii="Tahoma" w:hAnsi="Tahoma" w:cs="Tahoma"/>
          <w:b/>
          <w:bCs/>
          <w:color w:val="89D7C3"/>
          <w:sz w:val="40"/>
          <w:szCs w:val="40"/>
          <w:rtl/>
          <w:rPrChange w:id="4731" w:author="רינת אביטל" w:date="2022-05-12T09:18:00Z">
            <w:rPr>
              <w:b/>
              <w:bCs/>
              <w:color w:val="89D7C3"/>
              <w:sz w:val="44"/>
              <w:szCs w:val="44"/>
              <w:rtl/>
            </w:rPr>
          </w:rPrChange>
        </w:rPr>
      </w:pPr>
      <w:bookmarkStart w:id="4732" w:name="_Toc103039641"/>
      <w:r w:rsidRPr="00103DCA">
        <w:rPr>
          <w:rFonts w:ascii="Tahoma" w:hAnsi="Tahoma" w:cs="Tahoma"/>
          <w:b/>
          <w:bCs/>
          <w:color w:val="89D7C3"/>
          <w:sz w:val="40"/>
          <w:szCs w:val="40"/>
          <w:rtl/>
          <w:rPrChange w:id="4733" w:author="רינת אביטל" w:date="2022-05-12T09:18:00Z">
            <w:rPr>
              <w:rFonts w:hint="cs"/>
              <w:b/>
              <w:bCs/>
              <w:color w:val="89D7C3"/>
              <w:sz w:val="44"/>
              <w:szCs w:val="44"/>
              <w:rtl/>
            </w:rPr>
          </w:rPrChange>
        </w:rPr>
        <w:lastRenderedPageBreak/>
        <w:t>ביבליוגרפיה</w:t>
      </w:r>
      <w:bookmarkEnd w:id="4732"/>
    </w:p>
    <w:p w14:paraId="119F6111" w14:textId="1EFE631A" w:rsidR="00C0353D" w:rsidRPr="00103DCA" w:rsidRDefault="005343CE" w:rsidP="00274657">
      <w:pPr>
        <w:pStyle w:val="a8"/>
        <w:numPr>
          <w:ilvl w:val="0"/>
          <w:numId w:val="32"/>
        </w:numPr>
        <w:spacing w:line="360" w:lineRule="auto"/>
        <w:rPr>
          <w:rFonts w:ascii="Tahoma" w:hAnsi="Tahoma" w:cs="Tahoma"/>
          <w:sz w:val="24"/>
          <w:szCs w:val="24"/>
          <w:rPrChange w:id="4734" w:author="רינת אביטל" w:date="2022-05-12T09:18:00Z">
            <w:rPr>
              <w:sz w:val="28"/>
              <w:szCs w:val="28"/>
            </w:rPr>
          </w:rPrChange>
        </w:rPr>
      </w:pPr>
      <w:r w:rsidRPr="00103DCA">
        <w:rPr>
          <w:rFonts w:ascii="Tahoma" w:hAnsi="Tahoma" w:cs="Tahoma"/>
          <w:sz w:val="24"/>
          <w:szCs w:val="24"/>
          <w:rPrChange w:id="4735" w:author="רינת אביטל" w:date="2022-05-12T09:18:00Z">
            <w:rPr>
              <w:rFonts w:hint="cs"/>
              <w:sz w:val="28"/>
              <w:szCs w:val="28"/>
            </w:rPr>
          </w:rPrChange>
        </w:rPr>
        <w:t>G</w:t>
      </w:r>
      <w:r w:rsidRPr="00103DCA">
        <w:rPr>
          <w:rFonts w:ascii="Tahoma" w:hAnsi="Tahoma" w:cs="Tahoma"/>
          <w:sz w:val="24"/>
          <w:szCs w:val="24"/>
          <w:rPrChange w:id="4736" w:author="רינת אביטל" w:date="2022-05-12T09:18:00Z">
            <w:rPr>
              <w:sz w:val="28"/>
              <w:szCs w:val="28"/>
            </w:rPr>
          </w:rPrChange>
        </w:rPr>
        <w:t>itHub</w:t>
      </w:r>
    </w:p>
    <w:p w14:paraId="72BD71D8" w14:textId="77777777" w:rsidR="003A5CCB" w:rsidRPr="00103DCA" w:rsidRDefault="003A5CCB" w:rsidP="00274657">
      <w:pPr>
        <w:pStyle w:val="a8"/>
        <w:numPr>
          <w:ilvl w:val="0"/>
          <w:numId w:val="32"/>
        </w:numPr>
        <w:spacing w:line="360" w:lineRule="auto"/>
        <w:rPr>
          <w:rFonts w:ascii="Tahoma" w:hAnsi="Tahoma" w:cs="Tahoma"/>
          <w:sz w:val="24"/>
          <w:szCs w:val="24"/>
          <w:rPrChange w:id="4737" w:author="רינת אביטל" w:date="2022-05-12T09:18:00Z">
            <w:rPr>
              <w:sz w:val="28"/>
              <w:szCs w:val="28"/>
            </w:rPr>
          </w:rPrChange>
        </w:rPr>
      </w:pPr>
      <w:r w:rsidRPr="00103DCA">
        <w:rPr>
          <w:rFonts w:ascii="Tahoma" w:hAnsi="Tahoma" w:cs="Tahoma"/>
          <w:sz w:val="24"/>
          <w:szCs w:val="24"/>
          <w:rPrChange w:id="4738" w:author="רינת אביטל" w:date="2022-05-12T09:18:00Z">
            <w:rPr>
              <w:sz w:val="28"/>
              <w:szCs w:val="28"/>
            </w:rPr>
          </w:rPrChange>
        </w:rPr>
        <w:t>StacK Overflow</w:t>
      </w:r>
    </w:p>
    <w:p w14:paraId="1F1CA21A" w14:textId="77777777" w:rsidR="003A5CCB" w:rsidRPr="00103DCA" w:rsidRDefault="003A5CCB" w:rsidP="00274657">
      <w:pPr>
        <w:pStyle w:val="a8"/>
        <w:numPr>
          <w:ilvl w:val="0"/>
          <w:numId w:val="32"/>
        </w:numPr>
        <w:spacing w:line="360" w:lineRule="auto"/>
        <w:rPr>
          <w:rFonts w:ascii="Tahoma" w:hAnsi="Tahoma" w:cs="Tahoma"/>
          <w:sz w:val="24"/>
          <w:szCs w:val="24"/>
          <w:rPrChange w:id="4739" w:author="רינת אביטל" w:date="2022-05-12T09:18:00Z">
            <w:rPr>
              <w:sz w:val="28"/>
              <w:szCs w:val="28"/>
            </w:rPr>
          </w:rPrChange>
        </w:rPr>
      </w:pPr>
      <w:r w:rsidRPr="00103DCA">
        <w:rPr>
          <w:rFonts w:ascii="Tahoma" w:hAnsi="Tahoma" w:cs="Tahoma"/>
          <w:sz w:val="24"/>
          <w:szCs w:val="24"/>
          <w:rPrChange w:id="4740" w:author="רינת אביטל" w:date="2022-05-12T09:18:00Z">
            <w:rPr>
              <w:sz w:val="28"/>
              <w:szCs w:val="28"/>
            </w:rPr>
          </w:rPrChange>
        </w:rPr>
        <w:t>Bootstrap</w:t>
      </w:r>
    </w:p>
    <w:p w14:paraId="4687ABF1" w14:textId="77777777" w:rsidR="003A5CCB" w:rsidRPr="00103DCA" w:rsidRDefault="003A5CCB" w:rsidP="00274657">
      <w:pPr>
        <w:pStyle w:val="a8"/>
        <w:numPr>
          <w:ilvl w:val="0"/>
          <w:numId w:val="32"/>
        </w:numPr>
        <w:spacing w:line="360" w:lineRule="auto"/>
        <w:rPr>
          <w:rFonts w:ascii="Tahoma" w:hAnsi="Tahoma" w:cs="Tahoma"/>
          <w:sz w:val="24"/>
          <w:szCs w:val="24"/>
          <w:rtl/>
          <w:rPrChange w:id="4741" w:author="רינת אביטל" w:date="2022-05-12T09:18:00Z">
            <w:rPr>
              <w:sz w:val="28"/>
              <w:szCs w:val="28"/>
              <w:rtl/>
            </w:rPr>
          </w:rPrChange>
        </w:rPr>
      </w:pPr>
      <w:r w:rsidRPr="00103DCA">
        <w:rPr>
          <w:rFonts w:ascii="Tahoma" w:hAnsi="Tahoma" w:cs="Tahoma"/>
          <w:sz w:val="24"/>
          <w:szCs w:val="24"/>
          <w:rPrChange w:id="4742" w:author="רינת אביטל" w:date="2022-05-12T09:18:00Z">
            <w:rPr>
              <w:rFonts w:hint="cs"/>
              <w:sz w:val="28"/>
              <w:szCs w:val="28"/>
            </w:rPr>
          </w:rPrChange>
        </w:rPr>
        <w:t>I</w:t>
      </w:r>
      <w:r w:rsidRPr="00103DCA">
        <w:rPr>
          <w:rFonts w:ascii="Tahoma" w:hAnsi="Tahoma" w:cs="Tahoma"/>
          <w:sz w:val="24"/>
          <w:szCs w:val="24"/>
          <w:rPrChange w:id="4743" w:author="רינת אביטל" w:date="2022-05-12T09:18:00Z">
            <w:rPr>
              <w:sz w:val="28"/>
              <w:szCs w:val="28"/>
            </w:rPr>
          </w:rPrChange>
        </w:rPr>
        <w:t>nternet Israel</w:t>
      </w:r>
    </w:p>
    <w:p w14:paraId="279D96FE" w14:textId="77777777" w:rsidR="003A5CCB" w:rsidRPr="00103DCA" w:rsidRDefault="003A5CCB" w:rsidP="00274657">
      <w:pPr>
        <w:pStyle w:val="a8"/>
        <w:numPr>
          <w:ilvl w:val="0"/>
          <w:numId w:val="32"/>
        </w:numPr>
        <w:spacing w:line="360" w:lineRule="auto"/>
        <w:rPr>
          <w:rFonts w:ascii="Tahoma" w:hAnsi="Tahoma" w:cs="Tahoma"/>
          <w:sz w:val="24"/>
          <w:szCs w:val="24"/>
          <w:rtl/>
          <w:rPrChange w:id="4744" w:author="רינת אביטל" w:date="2022-05-12T09:18:00Z">
            <w:rPr>
              <w:sz w:val="28"/>
              <w:szCs w:val="28"/>
              <w:rtl/>
            </w:rPr>
          </w:rPrChange>
        </w:rPr>
      </w:pPr>
      <w:r w:rsidRPr="00103DCA">
        <w:rPr>
          <w:rFonts w:ascii="Tahoma" w:hAnsi="Tahoma" w:cs="Tahoma"/>
          <w:sz w:val="24"/>
          <w:szCs w:val="24"/>
          <w:rPrChange w:id="4745" w:author="רינת אביטל" w:date="2022-05-12T09:18:00Z">
            <w:rPr>
              <w:sz w:val="28"/>
              <w:szCs w:val="28"/>
            </w:rPr>
          </w:rPrChange>
        </w:rPr>
        <w:t>ZetaCode</w:t>
      </w:r>
    </w:p>
    <w:p w14:paraId="42A506F1" w14:textId="76BEC845" w:rsidR="003A5CCB" w:rsidRPr="00103DCA" w:rsidRDefault="003A5CCB" w:rsidP="00274657">
      <w:pPr>
        <w:pStyle w:val="a8"/>
        <w:numPr>
          <w:ilvl w:val="0"/>
          <w:numId w:val="32"/>
        </w:numPr>
        <w:spacing w:line="360" w:lineRule="auto"/>
        <w:rPr>
          <w:rFonts w:ascii="Tahoma" w:hAnsi="Tahoma" w:cs="Tahoma"/>
          <w:sz w:val="24"/>
          <w:szCs w:val="24"/>
          <w:rPrChange w:id="4746" w:author="רינת אביטל" w:date="2022-05-12T09:18:00Z">
            <w:rPr>
              <w:sz w:val="28"/>
              <w:szCs w:val="28"/>
            </w:rPr>
          </w:rPrChange>
        </w:rPr>
      </w:pPr>
      <w:r w:rsidRPr="00103DCA">
        <w:rPr>
          <w:rFonts w:ascii="Tahoma" w:hAnsi="Tahoma" w:cs="Tahoma"/>
          <w:sz w:val="24"/>
          <w:szCs w:val="24"/>
          <w:rPrChange w:id="4747" w:author="רינת אביטל" w:date="2022-05-12T09:18:00Z">
            <w:rPr>
              <w:sz w:val="28"/>
              <w:szCs w:val="28"/>
            </w:rPr>
          </w:rPrChange>
        </w:rPr>
        <w:t>MongoDB</w:t>
      </w:r>
    </w:p>
    <w:p w14:paraId="1015FD79" w14:textId="7A8408C1" w:rsidR="003A5CCB" w:rsidRPr="00103DCA" w:rsidRDefault="003A5CCB" w:rsidP="00274657">
      <w:pPr>
        <w:pStyle w:val="a8"/>
        <w:numPr>
          <w:ilvl w:val="0"/>
          <w:numId w:val="32"/>
        </w:numPr>
        <w:spacing w:line="360" w:lineRule="auto"/>
        <w:rPr>
          <w:rFonts w:ascii="Tahoma" w:hAnsi="Tahoma" w:cs="Tahoma"/>
          <w:sz w:val="24"/>
          <w:szCs w:val="24"/>
          <w:rPrChange w:id="4748" w:author="רינת אביטל" w:date="2022-05-12T09:18:00Z">
            <w:rPr>
              <w:sz w:val="28"/>
              <w:szCs w:val="28"/>
            </w:rPr>
          </w:rPrChange>
        </w:rPr>
      </w:pPr>
      <w:r w:rsidRPr="00103DCA">
        <w:rPr>
          <w:rFonts w:ascii="Tahoma" w:hAnsi="Tahoma" w:cs="Tahoma"/>
          <w:sz w:val="24"/>
          <w:szCs w:val="24"/>
          <w:rPrChange w:id="4749" w:author="רינת אביטל" w:date="2022-05-12T09:18:00Z">
            <w:rPr>
              <w:sz w:val="28"/>
              <w:szCs w:val="28"/>
            </w:rPr>
          </w:rPrChange>
        </w:rPr>
        <w:t>W3School</w:t>
      </w:r>
    </w:p>
    <w:p w14:paraId="169A080A" w14:textId="285661DD" w:rsidR="003A5CCB" w:rsidRPr="00103DCA" w:rsidRDefault="003A5CCB" w:rsidP="00274657">
      <w:pPr>
        <w:pStyle w:val="a8"/>
        <w:numPr>
          <w:ilvl w:val="0"/>
          <w:numId w:val="32"/>
        </w:numPr>
        <w:spacing w:line="360" w:lineRule="auto"/>
        <w:rPr>
          <w:rFonts w:ascii="Tahoma" w:hAnsi="Tahoma" w:cs="Tahoma"/>
          <w:sz w:val="24"/>
          <w:szCs w:val="24"/>
          <w:rPrChange w:id="4750" w:author="רינת אביטל" w:date="2022-05-12T09:18:00Z">
            <w:rPr>
              <w:sz w:val="28"/>
              <w:szCs w:val="28"/>
            </w:rPr>
          </w:rPrChange>
        </w:rPr>
      </w:pPr>
      <w:r w:rsidRPr="00103DCA">
        <w:rPr>
          <w:rFonts w:ascii="Tahoma" w:hAnsi="Tahoma" w:cs="Tahoma"/>
          <w:sz w:val="24"/>
          <w:szCs w:val="24"/>
          <w:rPrChange w:id="4751" w:author="רינת אביטל" w:date="2022-05-12T09:18:00Z">
            <w:rPr>
              <w:sz w:val="28"/>
              <w:szCs w:val="28"/>
            </w:rPr>
          </w:rPrChange>
        </w:rPr>
        <w:t>GeeksForGeeks</w:t>
      </w:r>
    </w:p>
    <w:p w14:paraId="14F52F82" w14:textId="6486743A" w:rsidR="003A5CCB" w:rsidRPr="00103DCA" w:rsidRDefault="003A5CCB" w:rsidP="00274657">
      <w:pPr>
        <w:pStyle w:val="a8"/>
        <w:numPr>
          <w:ilvl w:val="0"/>
          <w:numId w:val="32"/>
        </w:numPr>
        <w:spacing w:line="360" w:lineRule="auto"/>
        <w:rPr>
          <w:rFonts w:ascii="Tahoma" w:hAnsi="Tahoma" w:cs="Tahoma"/>
          <w:sz w:val="24"/>
          <w:szCs w:val="24"/>
          <w:rPrChange w:id="4752" w:author="רינת אביטל" w:date="2022-05-12T09:18:00Z">
            <w:rPr>
              <w:sz w:val="28"/>
              <w:szCs w:val="28"/>
            </w:rPr>
          </w:rPrChange>
        </w:rPr>
      </w:pPr>
      <w:r w:rsidRPr="00103DCA">
        <w:rPr>
          <w:rFonts w:ascii="Tahoma" w:hAnsi="Tahoma" w:cs="Tahoma"/>
          <w:sz w:val="24"/>
          <w:szCs w:val="24"/>
          <w:rtl/>
          <w:rPrChange w:id="4753" w:author="רינת אביטל" w:date="2022-05-12T09:18:00Z">
            <w:rPr>
              <w:rFonts w:hint="cs"/>
              <w:sz w:val="28"/>
              <w:szCs w:val="28"/>
              <w:rtl/>
            </w:rPr>
          </w:rPrChange>
        </w:rPr>
        <w:t>ויקיפדיה</w:t>
      </w:r>
    </w:p>
    <w:p w14:paraId="269E6601" w14:textId="77777777" w:rsidR="004B4309" w:rsidRPr="00103DCA" w:rsidRDefault="004B4309" w:rsidP="00912ECE">
      <w:pPr>
        <w:rPr>
          <w:rFonts w:ascii="Tahoma" w:hAnsi="Tahoma" w:cs="Tahoma"/>
          <w:sz w:val="24"/>
          <w:szCs w:val="24"/>
          <w:rPrChange w:id="4754" w:author="רינת אביטל" w:date="2022-05-12T09:18:00Z">
            <w:rPr>
              <w:sz w:val="28"/>
              <w:szCs w:val="28"/>
            </w:rPr>
          </w:rPrChange>
        </w:rPr>
      </w:pPr>
    </w:p>
    <w:p w14:paraId="5B4A5765" w14:textId="77777777" w:rsidR="00835CB0" w:rsidRPr="00103DCA" w:rsidRDefault="00835CB0" w:rsidP="00912ECE">
      <w:pPr>
        <w:rPr>
          <w:rFonts w:ascii="Tahoma" w:hAnsi="Tahoma" w:cs="Tahoma"/>
          <w:sz w:val="20"/>
          <w:szCs w:val="20"/>
          <w:rPrChange w:id="4755" w:author="רינת אביטל" w:date="2022-05-12T09:18:00Z">
            <w:rPr/>
          </w:rPrChange>
        </w:rPr>
      </w:pPr>
    </w:p>
    <w:p w14:paraId="3F7088EC" w14:textId="77777777" w:rsidR="0098092F" w:rsidRPr="00103DCA" w:rsidRDefault="0098092F" w:rsidP="00401A68">
      <w:pPr>
        <w:rPr>
          <w:rFonts w:ascii="Tahoma" w:hAnsi="Tahoma" w:cs="Tahoma"/>
          <w:sz w:val="20"/>
          <w:szCs w:val="20"/>
          <w:rPrChange w:id="4756" w:author="רינת אביטל" w:date="2022-05-12T09:18:00Z">
            <w:rPr/>
          </w:rPrChange>
        </w:rPr>
      </w:pPr>
    </w:p>
    <w:sectPr w:rsidR="0098092F" w:rsidRPr="00103DCA" w:rsidSect="008A58AD">
      <w:headerReference w:type="default" r:id="rId31"/>
      <w:footerReference w:type="default" r:id="rId32"/>
      <w:pgSz w:w="11906" w:h="16838"/>
      <w:pgMar w:top="1440" w:right="1800" w:bottom="1440" w:left="1800" w:header="708" w:footer="708" w:gutter="0"/>
      <w:pgBorders w:display="firstPage" w:offsetFrom="page">
        <w:top w:val="single" w:sz="24" w:space="24" w:color="89D7C3"/>
        <w:left w:val="single" w:sz="24" w:space="24" w:color="89D7C3"/>
        <w:bottom w:val="single" w:sz="24" w:space="24" w:color="89D7C3"/>
        <w:right w:val="single" w:sz="24" w:space="24" w:color="89D7C3"/>
      </w:pgBorders>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D862F" w14:textId="77777777" w:rsidR="0063165E" w:rsidRDefault="0063165E" w:rsidP="00393913">
      <w:pPr>
        <w:spacing w:after="0" w:line="240" w:lineRule="auto"/>
      </w:pPr>
      <w:r>
        <w:separator/>
      </w:r>
    </w:p>
  </w:endnote>
  <w:endnote w:type="continuationSeparator" w:id="0">
    <w:p w14:paraId="77E0B197" w14:textId="77777777" w:rsidR="0063165E" w:rsidRDefault="0063165E"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ndara Light">
    <w:panose1 w:val="020E0502030303020204"/>
    <w:charset w:val="00"/>
    <w:family w:val="swiss"/>
    <w:pitch w:val="variable"/>
    <w:sig w:usb0="A00002FF" w:usb1="00000002" w:usb2="00000000" w:usb3="00000000" w:csb0="0000019F" w:csb1="00000000"/>
  </w:font>
  <w:font w:name="Segoe UI Semilight">
    <w:panose1 w:val="020B04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2AFF" w:usb1="4000F9FB" w:usb2="00040000" w:usb3="00000000" w:csb0="000001F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59922531"/>
      <w:docPartObj>
        <w:docPartGallery w:val="Page Numbers (Bottom of Page)"/>
        <w:docPartUnique/>
      </w:docPartObj>
    </w:sdtPr>
    <w:sdtEndPr>
      <w:rPr>
        <w:color w:val="002060"/>
        <w:spacing w:val="60"/>
        <w:sz w:val="28"/>
        <w:szCs w:val="28"/>
        <w:lang w:val="he-IL"/>
      </w:rPr>
    </w:sdtEndPr>
    <w:sdtContent>
      <w:p w14:paraId="2E64C2A7" w14:textId="336C1034" w:rsidR="00EE3FD0" w:rsidRPr="00274657" w:rsidRDefault="00F904A0" w:rsidP="00274657">
        <w:pPr>
          <w:pStyle w:val="a5"/>
          <w:pBdr>
            <w:top w:val="single" w:sz="4" w:space="0" w:color="D9D9D9" w:themeColor="background1" w:themeShade="D9"/>
          </w:pBdr>
          <w:jc w:val="right"/>
          <w:rPr>
            <w:color w:val="002060"/>
            <w:sz w:val="28"/>
            <w:szCs w:val="28"/>
          </w:rPr>
        </w:pPr>
        <w:ins w:id="4757" w:author="רינת אביטל" w:date="2022-05-12T11:50:00Z">
          <w:r w:rsidRPr="00F904A0">
            <w:rPr>
              <w:rFonts w:cs="Arial"/>
              <w:rtl/>
            </w:rPr>
            <w:drawing>
              <wp:anchor distT="0" distB="0" distL="114300" distR="114300" simplePos="0" relativeHeight="251658240" behindDoc="1" locked="0" layoutInCell="1" allowOverlap="1" wp14:anchorId="664CCCCB" wp14:editId="6D128D94">
                <wp:simplePos x="0" y="0"/>
                <wp:positionH relativeFrom="column">
                  <wp:posOffset>2100367</wp:posOffset>
                </wp:positionH>
                <wp:positionV relativeFrom="paragraph">
                  <wp:posOffset>9073</wp:posOffset>
                </wp:positionV>
                <wp:extent cx="993026" cy="544933"/>
                <wp:effectExtent l="0" t="0" r="0" b="762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993026" cy="544933"/>
                        </a:xfrm>
                        <a:prstGeom prst="rect">
                          <a:avLst/>
                        </a:prstGeom>
                      </pic:spPr>
                    </pic:pic>
                  </a:graphicData>
                </a:graphic>
                <wp14:sizeRelH relativeFrom="margin">
                  <wp14:pctWidth>0</wp14:pctWidth>
                </wp14:sizeRelH>
                <wp14:sizeRelV relativeFrom="margin">
                  <wp14:pctHeight>0</wp14:pctHeight>
                </wp14:sizeRelV>
              </wp:anchor>
            </w:drawing>
          </w:r>
        </w:ins>
        <w:r w:rsidR="00EE3FD0" w:rsidRPr="00274657">
          <w:rPr>
            <w:color w:val="002060"/>
            <w:sz w:val="28"/>
            <w:szCs w:val="28"/>
          </w:rPr>
          <w:fldChar w:fldCharType="begin"/>
        </w:r>
        <w:r w:rsidR="00EE3FD0" w:rsidRPr="00274657">
          <w:rPr>
            <w:color w:val="002060"/>
            <w:sz w:val="28"/>
            <w:szCs w:val="28"/>
          </w:rPr>
          <w:instrText>PAGE   \* MERGEFORMAT</w:instrText>
        </w:r>
        <w:r w:rsidR="00EE3FD0" w:rsidRPr="00274657">
          <w:rPr>
            <w:color w:val="002060"/>
            <w:sz w:val="28"/>
            <w:szCs w:val="28"/>
          </w:rPr>
          <w:fldChar w:fldCharType="separate"/>
        </w:r>
        <w:r w:rsidR="00EE3FD0" w:rsidRPr="00274657">
          <w:rPr>
            <w:color w:val="002060"/>
            <w:sz w:val="28"/>
            <w:szCs w:val="28"/>
            <w:rtl/>
            <w:lang w:val="he-IL"/>
          </w:rPr>
          <w:t>2</w:t>
        </w:r>
        <w:r w:rsidR="00EE3FD0" w:rsidRPr="00274657">
          <w:rPr>
            <w:color w:val="002060"/>
            <w:sz w:val="28"/>
            <w:szCs w:val="28"/>
          </w:rPr>
          <w:fldChar w:fldCharType="end"/>
        </w:r>
        <w:r w:rsidR="00EE3FD0" w:rsidRPr="00274657">
          <w:rPr>
            <w:color w:val="002060"/>
            <w:sz w:val="28"/>
            <w:szCs w:val="28"/>
            <w:rtl/>
            <w:lang w:val="he-IL"/>
          </w:rPr>
          <w:t xml:space="preserve"> </w:t>
        </w:r>
      </w:p>
    </w:sdtContent>
  </w:sdt>
  <w:p w14:paraId="5E9AB83B" w14:textId="32326515" w:rsidR="00EE3FD0" w:rsidRDefault="00EE3FD0" w:rsidP="00F904A0">
    <w:pPr>
      <w:pStyle w:val="a5"/>
      <w:tabs>
        <w:tab w:val="clear" w:pos="8306"/>
      </w:tabs>
      <w:rPr>
        <w:rFonts w:hint="cs"/>
        <w:rtl/>
      </w:rPr>
      <w:pPrChange w:id="4758" w:author="רינת אביטל" w:date="2022-05-12T11:51:00Z">
        <w:pPr>
          <w:pStyle w:val="a5"/>
        </w:pPr>
      </w:pPrChange>
    </w:pPr>
    <w:r>
      <w:rPr>
        <w:rFonts w:hint="cs"/>
        <w:rtl/>
      </w:rPr>
      <w:t xml:space="preserve">                                                   </w:t>
    </w:r>
    <w:del w:id="4759" w:author="רינת אביטל" w:date="2022-05-12T11:50:00Z">
      <w:r w:rsidDel="00F904A0">
        <w:rPr>
          <w:noProof/>
        </w:rPr>
        <w:drawing>
          <wp:inline distT="0" distB="0" distL="0" distR="0" wp14:anchorId="168D5B92" wp14:editId="7514D3FE">
            <wp:extent cx="1143000" cy="41910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43000" cy="419100"/>
                    </a:xfrm>
                    <a:prstGeom prst="rect">
                      <a:avLst/>
                    </a:prstGeom>
                    <a:noFill/>
                    <a:ln>
                      <a:noFill/>
                    </a:ln>
                  </pic:spPr>
                </pic:pic>
              </a:graphicData>
            </a:graphic>
          </wp:inline>
        </w:drawing>
      </w:r>
    </w:del>
    <w:ins w:id="4760" w:author="רינת אביטל" w:date="2022-05-12T11:50:00Z">
      <w:r w:rsidR="00F904A0" w:rsidRPr="00F904A0">
        <w:rPr>
          <w:noProof/>
        </w:rPr>
        <w:t xml:space="preserve"> </w:t>
      </w:r>
    </w:ins>
    <w:ins w:id="4761" w:author="רינת אביטל" w:date="2022-05-12T11:51:00Z">
      <w:r w:rsidR="00F904A0">
        <w:rPr>
          <w:rtl/>
        </w:rPr>
        <w:tab/>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04E8B" w14:textId="77777777" w:rsidR="0063165E" w:rsidRDefault="0063165E" w:rsidP="00393913">
      <w:pPr>
        <w:spacing w:after="0" w:line="240" w:lineRule="auto"/>
      </w:pPr>
      <w:r>
        <w:separator/>
      </w:r>
    </w:p>
  </w:footnote>
  <w:footnote w:type="continuationSeparator" w:id="0">
    <w:p w14:paraId="65C85160" w14:textId="77777777" w:rsidR="0063165E" w:rsidRDefault="0063165E" w:rsidP="00393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6B675" w14:textId="08FD3A51" w:rsidR="00EE3FD0" w:rsidRDefault="00EE3FD0" w:rsidP="000971D3">
    <w:pPr>
      <w:pStyle w:val="a3"/>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14482"/>
    <w:multiLevelType w:val="hybridMultilevel"/>
    <w:tmpl w:val="F9305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41B2A"/>
    <w:multiLevelType w:val="hybridMultilevel"/>
    <w:tmpl w:val="1CC06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14326"/>
    <w:multiLevelType w:val="hybridMultilevel"/>
    <w:tmpl w:val="7CC893FC"/>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3" w15:restartNumberingAfterBreak="0">
    <w:nsid w:val="0F572D72"/>
    <w:multiLevelType w:val="hybridMultilevel"/>
    <w:tmpl w:val="31700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485DB0"/>
    <w:multiLevelType w:val="hybridMultilevel"/>
    <w:tmpl w:val="E0409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F036E"/>
    <w:multiLevelType w:val="hybridMultilevel"/>
    <w:tmpl w:val="72C447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5E5295C"/>
    <w:multiLevelType w:val="hybridMultilevel"/>
    <w:tmpl w:val="F4ECA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D059DD"/>
    <w:multiLevelType w:val="hybridMultilevel"/>
    <w:tmpl w:val="6DDE3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3E65F1"/>
    <w:multiLevelType w:val="hybridMultilevel"/>
    <w:tmpl w:val="3FF4C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513843"/>
    <w:multiLevelType w:val="hybridMultilevel"/>
    <w:tmpl w:val="A4CCA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5664E3"/>
    <w:multiLevelType w:val="multilevel"/>
    <w:tmpl w:val="2034ED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E64069D"/>
    <w:multiLevelType w:val="hybridMultilevel"/>
    <w:tmpl w:val="E08290D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6"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24617F4"/>
    <w:multiLevelType w:val="hybridMultilevel"/>
    <w:tmpl w:val="9A8EA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610722"/>
    <w:multiLevelType w:val="multilevel"/>
    <w:tmpl w:val="A3CA0B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298B70A3"/>
    <w:multiLevelType w:val="hybridMultilevel"/>
    <w:tmpl w:val="3F587A58"/>
    <w:lvl w:ilvl="0" w:tplc="F36CFCE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B074F8"/>
    <w:multiLevelType w:val="hybridMultilevel"/>
    <w:tmpl w:val="1E2A9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3" w15:restartNumberingAfterBreak="0">
    <w:nsid w:val="314261F8"/>
    <w:multiLevelType w:val="hybridMultilevel"/>
    <w:tmpl w:val="593A7880"/>
    <w:lvl w:ilvl="0" w:tplc="3E8CEFFE">
      <w:start w:val="9"/>
      <w:numFmt w:val="decimal"/>
      <w:lvlText w:val="%1."/>
      <w:lvlJc w:val="left"/>
      <w:pPr>
        <w:ind w:left="328"/>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tplc="92761EC6">
      <w:start w:val="1"/>
      <w:numFmt w:val="bullet"/>
      <w:lvlText w:val="o"/>
      <w:lvlJc w:val="left"/>
      <w:pPr>
        <w:ind w:left="11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B70CD18">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AA6D5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A43BFC">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D0EE982">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7A986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B0464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88E241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31EA1C68"/>
    <w:multiLevelType w:val="hybridMultilevel"/>
    <w:tmpl w:val="0D98D2CC"/>
    <w:lvl w:ilvl="0" w:tplc="8A00BC86">
      <w:numFmt w:val="bullet"/>
      <w:lvlText w:val="-"/>
      <w:lvlJc w:val="left"/>
      <w:pPr>
        <w:ind w:left="420" w:hanging="360"/>
      </w:pPr>
      <w:rPr>
        <w:rFonts w:ascii="Calibri" w:eastAsia="Calibr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5" w15:restartNumberingAfterBreak="0">
    <w:nsid w:val="321A4966"/>
    <w:multiLevelType w:val="hybridMultilevel"/>
    <w:tmpl w:val="2F068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A2222C"/>
    <w:multiLevelType w:val="hybridMultilevel"/>
    <w:tmpl w:val="B754B228"/>
    <w:lvl w:ilvl="0" w:tplc="1FF8EF84">
      <w:start w:val="1"/>
      <w:numFmt w:val="decimal"/>
      <w:lvlText w:val="%1."/>
      <w:lvlJc w:val="left"/>
      <w:pPr>
        <w:ind w:left="142"/>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A2CC11E6">
      <w:start w:val="1"/>
      <w:numFmt w:val="lowerLetter"/>
      <w:lvlText w:val="%2"/>
      <w:lvlJc w:val="left"/>
      <w:pPr>
        <w:ind w:left="10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7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4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1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39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6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3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60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32D66700"/>
    <w:multiLevelType w:val="hybridMultilevel"/>
    <w:tmpl w:val="60D2D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3E87620"/>
    <w:multiLevelType w:val="multilevel"/>
    <w:tmpl w:val="12AE1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485033C"/>
    <w:multiLevelType w:val="hybridMultilevel"/>
    <w:tmpl w:val="B616E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8E14ABB"/>
    <w:multiLevelType w:val="multilevel"/>
    <w:tmpl w:val="6AC81A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B9D2B8C"/>
    <w:multiLevelType w:val="hybridMultilevel"/>
    <w:tmpl w:val="877AD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C874676"/>
    <w:multiLevelType w:val="hybridMultilevel"/>
    <w:tmpl w:val="49245F14"/>
    <w:lvl w:ilvl="0" w:tplc="8670060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3E7E3666"/>
    <w:multiLevelType w:val="hybridMultilevel"/>
    <w:tmpl w:val="9580DF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5226908"/>
    <w:multiLevelType w:val="hybridMultilevel"/>
    <w:tmpl w:val="477CF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0"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8326AAC"/>
    <w:multiLevelType w:val="hybridMultilevel"/>
    <w:tmpl w:val="2AC884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49534B3D"/>
    <w:multiLevelType w:val="hybridMultilevel"/>
    <w:tmpl w:val="8DDE1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4AF429EC"/>
    <w:multiLevelType w:val="hybridMultilevel"/>
    <w:tmpl w:val="1450B83E"/>
    <w:lvl w:ilvl="0" w:tplc="04090001">
      <w:start w:val="1"/>
      <w:numFmt w:val="bullet"/>
      <w:lvlText w:val=""/>
      <w:lvlJc w:val="left"/>
      <w:pPr>
        <w:ind w:left="1861" w:hanging="360"/>
      </w:pPr>
      <w:rPr>
        <w:rFonts w:ascii="Symbol" w:hAnsi="Symbol" w:hint="default"/>
      </w:rPr>
    </w:lvl>
    <w:lvl w:ilvl="1" w:tplc="04090003">
      <w:start w:val="1"/>
      <w:numFmt w:val="bullet"/>
      <w:lvlText w:val="o"/>
      <w:lvlJc w:val="left"/>
      <w:pPr>
        <w:ind w:left="2581" w:hanging="360"/>
      </w:pPr>
      <w:rPr>
        <w:rFonts w:ascii="Courier New" w:hAnsi="Courier New" w:cs="Courier New" w:hint="default"/>
      </w:rPr>
    </w:lvl>
    <w:lvl w:ilvl="2" w:tplc="04090005" w:tentative="1">
      <w:start w:val="1"/>
      <w:numFmt w:val="bullet"/>
      <w:lvlText w:val=""/>
      <w:lvlJc w:val="left"/>
      <w:pPr>
        <w:ind w:left="3301" w:hanging="360"/>
      </w:pPr>
      <w:rPr>
        <w:rFonts w:ascii="Wingdings" w:hAnsi="Wingdings" w:hint="default"/>
      </w:rPr>
    </w:lvl>
    <w:lvl w:ilvl="3" w:tplc="04090001" w:tentative="1">
      <w:start w:val="1"/>
      <w:numFmt w:val="bullet"/>
      <w:lvlText w:val=""/>
      <w:lvlJc w:val="left"/>
      <w:pPr>
        <w:ind w:left="4021" w:hanging="360"/>
      </w:pPr>
      <w:rPr>
        <w:rFonts w:ascii="Symbol" w:hAnsi="Symbol" w:hint="default"/>
      </w:rPr>
    </w:lvl>
    <w:lvl w:ilvl="4" w:tplc="04090003" w:tentative="1">
      <w:start w:val="1"/>
      <w:numFmt w:val="bullet"/>
      <w:lvlText w:val="o"/>
      <w:lvlJc w:val="left"/>
      <w:pPr>
        <w:ind w:left="4741" w:hanging="360"/>
      </w:pPr>
      <w:rPr>
        <w:rFonts w:ascii="Courier New" w:hAnsi="Courier New" w:cs="Courier New" w:hint="default"/>
      </w:rPr>
    </w:lvl>
    <w:lvl w:ilvl="5" w:tplc="04090005" w:tentative="1">
      <w:start w:val="1"/>
      <w:numFmt w:val="bullet"/>
      <w:lvlText w:val=""/>
      <w:lvlJc w:val="left"/>
      <w:pPr>
        <w:ind w:left="5461" w:hanging="360"/>
      </w:pPr>
      <w:rPr>
        <w:rFonts w:ascii="Wingdings" w:hAnsi="Wingdings" w:hint="default"/>
      </w:rPr>
    </w:lvl>
    <w:lvl w:ilvl="6" w:tplc="04090001" w:tentative="1">
      <w:start w:val="1"/>
      <w:numFmt w:val="bullet"/>
      <w:lvlText w:val=""/>
      <w:lvlJc w:val="left"/>
      <w:pPr>
        <w:ind w:left="6181" w:hanging="360"/>
      </w:pPr>
      <w:rPr>
        <w:rFonts w:ascii="Symbol" w:hAnsi="Symbol" w:hint="default"/>
      </w:rPr>
    </w:lvl>
    <w:lvl w:ilvl="7" w:tplc="04090003" w:tentative="1">
      <w:start w:val="1"/>
      <w:numFmt w:val="bullet"/>
      <w:lvlText w:val="o"/>
      <w:lvlJc w:val="left"/>
      <w:pPr>
        <w:ind w:left="6901" w:hanging="360"/>
      </w:pPr>
      <w:rPr>
        <w:rFonts w:ascii="Courier New" w:hAnsi="Courier New" w:cs="Courier New" w:hint="default"/>
      </w:rPr>
    </w:lvl>
    <w:lvl w:ilvl="8" w:tplc="04090005" w:tentative="1">
      <w:start w:val="1"/>
      <w:numFmt w:val="bullet"/>
      <w:lvlText w:val=""/>
      <w:lvlJc w:val="left"/>
      <w:pPr>
        <w:ind w:left="7621" w:hanging="360"/>
      </w:pPr>
      <w:rPr>
        <w:rFonts w:ascii="Wingdings" w:hAnsi="Wingdings" w:hint="default"/>
      </w:rPr>
    </w:lvl>
  </w:abstractNum>
  <w:abstractNum w:abstractNumId="45" w15:restartNumberingAfterBreak="0">
    <w:nsid w:val="50383FAB"/>
    <w:multiLevelType w:val="hybridMultilevel"/>
    <w:tmpl w:val="9668B898"/>
    <w:lvl w:ilvl="0" w:tplc="CC5C9AE4">
      <w:start w:val="20"/>
      <w:numFmt w:val="bullet"/>
      <w:lvlText w:val="-"/>
      <w:lvlJc w:val="left"/>
      <w:pPr>
        <w:ind w:left="480" w:hanging="360"/>
      </w:pPr>
      <w:rPr>
        <w:rFonts w:ascii="Calibri" w:eastAsia="Calibri" w:hAnsi="Calibri" w:cs="Calibri"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46" w15:restartNumberingAfterBreak="0">
    <w:nsid w:val="50947624"/>
    <w:multiLevelType w:val="hybridMultilevel"/>
    <w:tmpl w:val="46AED3A0"/>
    <w:lvl w:ilvl="0" w:tplc="139C8860">
      <w:start w:val="2"/>
      <w:numFmt w:val="bullet"/>
      <w:lvlText w:val=""/>
      <w:lvlJc w:val="left"/>
      <w:pPr>
        <w:ind w:left="720" w:hanging="360"/>
      </w:pPr>
      <w:rPr>
        <w:rFonts w:ascii="Symbol" w:eastAsiaTheme="minorEastAsia" w:hAnsi="Symbol"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51644011"/>
    <w:multiLevelType w:val="hybridMultilevel"/>
    <w:tmpl w:val="C240CB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525A08BE"/>
    <w:multiLevelType w:val="hybridMultilevel"/>
    <w:tmpl w:val="2D94E708"/>
    <w:lvl w:ilvl="0" w:tplc="9D72B57C">
      <w:start w:val="1"/>
      <w:numFmt w:val="bullet"/>
      <w:lvlText w:val="o"/>
      <w:lvlJc w:val="left"/>
      <w:pPr>
        <w:ind w:left="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848BA48">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BCE93C">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148906">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B660D8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AF0A63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6802686">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96EE736">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2A8DD7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52A01724"/>
    <w:multiLevelType w:val="multilevel"/>
    <w:tmpl w:val="9D50876A"/>
    <w:lvl w:ilvl="0">
      <w:start w:val="1"/>
      <w:numFmt w:val="decimal"/>
      <w:lvlText w:val="%1."/>
      <w:lvlJc w:val="left"/>
      <w:pPr>
        <w:ind w:left="502" w:hanging="360"/>
      </w:pPr>
      <w:rPr>
        <w:rFonts w:hint="default"/>
        <w:color w:val="89D7C3"/>
      </w:rPr>
    </w:lvl>
    <w:lvl w:ilvl="1">
      <w:start w:val="1"/>
      <w:numFmt w:val="decimal"/>
      <w:lvlText w:val="%1.%2."/>
      <w:lvlJc w:val="left"/>
      <w:pPr>
        <w:ind w:left="792" w:hanging="432"/>
      </w:pPr>
      <w:rPr>
        <w:color w:val="89D7C3"/>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56E14440"/>
    <w:multiLevelType w:val="multilevel"/>
    <w:tmpl w:val="4A92333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2" w15:restartNumberingAfterBreak="0">
    <w:nsid w:val="57F80AEE"/>
    <w:multiLevelType w:val="multilevel"/>
    <w:tmpl w:val="210E81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3" w15:restartNumberingAfterBreak="0">
    <w:nsid w:val="587C4371"/>
    <w:multiLevelType w:val="hybridMultilevel"/>
    <w:tmpl w:val="ECF403E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54" w15:restartNumberingAfterBreak="0">
    <w:nsid w:val="58F75566"/>
    <w:multiLevelType w:val="hybridMultilevel"/>
    <w:tmpl w:val="31700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AD60054"/>
    <w:multiLevelType w:val="hybridMultilevel"/>
    <w:tmpl w:val="E00A6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ADB54D4"/>
    <w:multiLevelType w:val="hybridMultilevel"/>
    <w:tmpl w:val="46906D7A"/>
    <w:lvl w:ilvl="0" w:tplc="78D0437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C336C31"/>
    <w:multiLevelType w:val="hybridMultilevel"/>
    <w:tmpl w:val="B19AE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9" w15:restartNumberingAfterBreak="0">
    <w:nsid w:val="616F285E"/>
    <w:multiLevelType w:val="hybridMultilevel"/>
    <w:tmpl w:val="083AE0B6"/>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1">
      <w:start w:val="1"/>
      <w:numFmt w:val="bullet"/>
      <w:lvlText w:val=""/>
      <w:lvlJc w:val="left"/>
      <w:pPr>
        <w:ind w:left="784"/>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60" w15:restartNumberingAfterBreak="0">
    <w:nsid w:val="623142B1"/>
    <w:multiLevelType w:val="hybridMultilevel"/>
    <w:tmpl w:val="AD46E124"/>
    <w:lvl w:ilvl="0" w:tplc="DDA005BE">
      <w:start w:val="1"/>
      <w:numFmt w:val="decimal"/>
      <w:lvlText w:val="%1."/>
      <w:lvlJc w:val="left"/>
      <w:pPr>
        <w:ind w:left="643"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1" w15:restartNumberingAfterBreak="0">
    <w:nsid w:val="63B90C0A"/>
    <w:multiLevelType w:val="hybridMultilevel"/>
    <w:tmpl w:val="0D7CC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8FF3D50"/>
    <w:multiLevelType w:val="hybridMultilevel"/>
    <w:tmpl w:val="AE487B22"/>
    <w:lvl w:ilvl="0" w:tplc="987C437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BD7696A"/>
    <w:multiLevelType w:val="hybridMultilevel"/>
    <w:tmpl w:val="AAE8345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64" w15:restartNumberingAfterBreak="0">
    <w:nsid w:val="6C5123A7"/>
    <w:multiLevelType w:val="hybridMultilevel"/>
    <w:tmpl w:val="F96AF69C"/>
    <w:lvl w:ilvl="0" w:tplc="1D84BE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EAA3112"/>
    <w:multiLevelType w:val="hybridMultilevel"/>
    <w:tmpl w:val="FF04E296"/>
    <w:lvl w:ilvl="0" w:tplc="04090001">
      <w:start w:val="1"/>
      <w:numFmt w:val="bullet"/>
      <w:lvlText w:val=""/>
      <w:lvlJc w:val="left"/>
      <w:pPr>
        <w:ind w:left="771"/>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6F7661BC"/>
    <w:multiLevelType w:val="hybridMultilevel"/>
    <w:tmpl w:val="9976C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FE57D7E"/>
    <w:multiLevelType w:val="multilevel"/>
    <w:tmpl w:val="2034E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2C77C2B"/>
    <w:multiLevelType w:val="hybridMultilevel"/>
    <w:tmpl w:val="5874D69C"/>
    <w:lvl w:ilvl="0" w:tplc="A94C75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7E26F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78A65880"/>
    <w:multiLevelType w:val="hybridMultilevel"/>
    <w:tmpl w:val="28AA8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B874591"/>
    <w:multiLevelType w:val="hybridMultilevel"/>
    <w:tmpl w:val="2EEE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3375036">
    <w:abstractNumId w:val="33"/>
  </w:num>
  <w:num w:numId="2" w16cid:durableId="12267778">
    <w:abstractNumId w:val="31"/>
  </w:num>
  <w:num w:numId="3" w16cid:durableId="483352669">
    <w:abstractNumId w:val="6"/>
  </w:num>
  <w:num w:numId="4" w16cid:durableId="2143958301">
    <w:abstractNumId w:val="63"/>
  </w:num>
  <w:num w:numId="5" w16cid:durableId="2068989851">
    <w:abstractNumId w:val="2"/>
  </w:num>
  <w:num w:numId="6" w16cid:durableId="603617667">
    <w:abstractNumId w:val="53"/>
  </w:num>
  <w:num w:numId="7" w16cid:durableId="1014109457">
    <w:abstractNumId w:val="49"/>
  </w:num>
  <w:num w:numId="8" w16cid:durableId="744911792">
    <w:abstractNumId w:val="22"/>
  </w:num>
  <w:num w:numId="9" w16cid:durableId="161166136">
    <w:abstractNumId w:val="30"/>
  </w:num>
  <w:num w:numId="10" w16cid:durableId="1086465092">
    <w:abstractNumId w:val="40"/>
  </w:num>
  <w:num w:numId="11" w16cid:durableId="1029141045">
    <w:abstractNumId w:val="36"/>
  </w:num>
  <w:num w:numId="12" w16cid:durableId="199975616">
    <w:abstractNumId w:val="14"/>
  </w:num>
  <w:num w:numId="13" w16cid:durableId="2128769308">
    <w:abstractNumId w:val="39"/>
  </w:num>
  <w:num w:numId="14" w16cid:durableId="2089840400">
    <w:abstractNumId w:val="16"/>
  </w:num>
  <w:num w:numId="15" w16cid:durableId="316615388">
    <w:abstractNumId w:val="50"/>
  </w:num>
  <w:num w:numId="16" w16cid:durableId="984050158">
    <w:abstractNumId w:val="7"/>
  </w:num>
  <w:num w:numId="17" w16cid:durableId="1322779439">
    <w:abstractNumId w:val="17"/>
  </w:num>
  <w:num w:numId="18" w16cid:durableId="1396930490">
    <w:abstractNumId w:val="20"/>
  </w:num>
  <w:num w:numId="19" w16cid:durableId="1331714469">
    <w:abstractNumId w:val="13"/>
  </w:num>
  <w:num w:numId="20" w16cid:durableId="2110001094">
    <w:abstractNumId w:val="58"/>
  </w:num>
  <w:num w:numId="21" w16cid:durableId="41440645">
    <w:abstractNumId w:val="23"/>
  </w:num>
  <w:num w:numId="22" w16cid:durableId="1754357959">
    <w:abstractNumId w:val="48"/>
  </w:num>
  <w:num w:numId="23" w16cid:durableId="751927029">
    <w:abstractNumId w:val="5"/>
  </w:num>
  <w:num w:numId="24" w16cid:durableId="576866956">
    <w:abstractNumId w:val="43"/>
  </w:num>
  <w:num w:numId="25" w16cid:durableId="1640646220">
    <w:abstractNumId w:val="65"/>
  </w:num>
  <w:num w:numId="26" w16cid:durableId="2050285">
    <w:abstractNumId w:val="26"/>
  </w:num>
  <w:num w:numId="27" w16cid:durableId="896941851">
    <w:abstractNumId w:val="59"/>
  </w:num>
  <w:num w:numId="28" w16cid:durableId="198006524">
    <w:abstractNumId w:val="8"/>
  </w:num>
  <w:num w:numId="29" w16cid:durableId="34812237">
    <w:abstractNumId w:val="19"/>
  </w:num>
  <w:num w:numId="30" w16cid:durableId="2133548739">
    <w:abstractNumId w:val="64"/>
  </w:num>
  <w:num w:numId="31" w16cid:durableId="1878621256">
    <w:abstractNumId w:val="68"/>
  </w:num>
  <w:num w:numId="32" w16cid:durableId="2134251706">
    <w:abstractNumId w:val="21"/>
  </w:num>
  <w:num w:numId="33" w16cid:durableId="982079597">
    <w:abstractNumId w:val="32"/>
  </w:num>
  <w:num w:numId="34" w16cid:durableId="1543248010">
    <w:abstractNumId w:val="52"/>
  </w:num>
  <w:num w:numId="35" w16cid:durableId="1724256962">
    <w:abstractNumId w:val="18"/>
  </w:num>
  <w:num w:numId="36" w16cid:durableId="1225406405">
    <w:abstractNumId w:val="71"/>
  </w:num>
  <w:num w:numId="37" w16cid:durableId="176585390">
    <w:abstractNumId w:val="27"/>
  </w:num>
  <w:num w:numId="38" w16cid:durableId="1400782711">
    <w:abstractNumId w:val="4"/>
  </w:num>
  <w:num w:numId="39" w16cid:durableId="1150752805">
    <w:abstractNumId w:val="61"/>
  </w:num>
  <w:num w:numId="40" w16cid:durableId="960765125">
    <w:abstractNumId w:val="24"/>
  </w:num>
  <w:num w:numId="41" w16cid:durableId="119694674">
    <w:abstractNumId w:val="45"/>
  </w:num>
  <w:num w:numId="42" w16cid:durableId="669411143">
    <w:abstractNumId w:val="34"/>
  </w:num>
  <w:num w:numId="43" w16cid:durableId="1400514345">
    <w:abstractNumId w:val="15"/>
  </w:num>
  <w:num w:numId="44" w16cid:durableId="1296106159">
    <w:abstractNumId w:val="55"/>
  </w:num>
  <w:num w:numId="45" w16cid:durableId="809133644">
    <w:abstractNumId w:val="57"/>
  </w:num>
  <w:num w:numId="46" w16cid:durableId="2022078229">
    <w:abstractNumId w:val="44"/>
  </w:num>
  <w:num w:numId="47" w16cid:durableId="1226406704">
    <w:abstractNumId w:val="41"/>
  </w:num>
  <w:num w:numId="48" w16cid:durableId="818692908">
    <w:abstractNumId w:val="70"/>
  </w:num>
  <w:num w:numId="49" w16cid:durableId="118843610">
    <w:abstractNumId w:val="9"/>
  </w:num>
  <w:num w:numId="50" w16cid:durableId="1381398932">
    <w:abstractNumId w:val="29"/>
  </w:num>
  <w:num w:numId="51" w16cid:durableId="1775706951">
    <w:abstractNumId w:val="47"/>
  </w:num>
  <w:num w:numId="52" w16cid:durableId="605583480">
    <w:abstractNumId w:val="67"/>
  </w:num>
  <w:num w:numId="53" w16cid:durableId="1594821521">
    <w:abstractNumId w:val="28"/>
  </w:num>
  <w:num w:numId="54" w16cid:durableId="2019430407">
    <w:abstractNumId w:val="35"/>
  </w:num>
  <w:num w:numId="55" w16cid:durableId="225796513">
    <w:abstractNumId w:val="11"/>
  </w:num>
  <w:num w:numId="56" w16cid:durableId="993723584">
    <w:abstractNumId w:val="10"/>
  </w:num>
  <w:num w:numId="57" w16cid:durableId="1814059130">
    <w:abstractNumId w:val="62"/>
  </w:num>
  <w:num w:numId="58" w16cid:durableId="366373263">
    <w:abstractNumId w:val="66"/>
  </w:num>
  <w:num w:numId="59" w16cid:durableId="1667322713">
    <w:abstractNumId w:val="56"/>
  </w:num>
  <w:num w:numId="60" w16cid:durableId="1126392535">
    <w:abstractNumId w:val="1"/>
  </w:num>
  <w:num w:numId="61" w16cid:durableId="225189923">
    <w:abstractNumId w:val="37"/>
  </w:num>
  <w:num w:numId="62" w16cid:durableId="438184914">
    <w:abstractNumId w:val="12"/>
  </w:num>
  <w:num w:numId="63" w16cid:durableId="1157111719">
    <w:abstractNumId w:val="69"/>
  </w:num>
  <w:num w:numId="64" w16cid:durableId="1920557265">
    <w:abstractNumId w:val="51"/>
  </w:num>
  <w:num w:numId="65" w16cid:durableId="2116708003">
    <w:abstractNumId w:val="3"/>
  </w:num>
  <w:num w:numId="66" w16cid:durableId="1181512241">
    <w:abstractNumId w:val="25"/>
  </w:num>
  <w:num w:numId="67" w16cid:durableId="335235466">
    <w:abstractNumId w:val="46"/>
  </w:num>
  <w:num w:numId="68" w16cid:durableId="2109037248">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289748002">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907492242">
    <w:abstractNumId w:val="60"/>
  </w:num>
  <w:num w:numId="71" w16cid:durableId="407382656">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602375310">
    <w:abstractNumId w:val="54"/>
  </w:num>
  <w:num w:numId="73" w16cid:durableId="1765343858">
    <w:abstractNumId w:val="42"/>
  </w:num>
  <w:num w:numId="74" w16cid:durableId="1900509094">
    <w:abstractNumId w:val="38"/>
  </w:num>
  <w:num w:numId="75" w16cid:durableId="1720282661">
    <w:abstractNumId w:val="0"/>
  </w:num>
  <w:numIdMacAtCleanup w:val="7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רינת אביטל">
    <w15:presenceInfo w15:providerId="Windows Live" w15:userId="5793f2a2684d7d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gutterAtTop/>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08B7"/>
    <w:rsid w:val="00000C67"/>
    <w:rsid w:val="0000600C"/>
    <w:rsid w:val="00023A86"/>
    <w:rsid w:val="00043A70"/>
    <w:rsid w:val="0006331E"/>
    <w:rsid w:val="000652DB"/>
    <w:rsid w:val="00077818"/>
    <w:rsid w:val="000971D3"/>
    <w:rsid w:val="000B5D9E"/>
    <w:rsid w:val="000C040B"/>
    <w:rsid w:val="000C0D8B"/>
    <w:rsid w:val="000C67EC"/>
    <w:rsid w:val="000D3F69"/>
    <w:rsid w:val="00103DCA"/>
    <w:rsid w:val="00106859"/>
    <w:rsid w:val="0013624F"/>
    <w:rsid w:val="00144AAC"/>
    <w:rsid w:val="0014692C"/>
    <w:rsid w:val="00157D5A"/>
    <w:rsid w:val="001665FA"/>
    <w:rsid w:val="00183D60"/>
    <w:rsid w:val="001924D8"/>
    <w:rsid w:val="001940FB"/>
    <w:rsid w:val="001B2248"/>
    <w:rsid w:val="001B6146"/>
    <w:rsid w:val="001C2EC1"/>
    <w:rsid w:val="001C3095"/>
    <w:rsid w:val="001E4027"/>
    <w:rsid w:val="001F4186"/>
    <w:rsid w:val="00205752"/>
    <w:rsid w:val="00227850"/>
    <w:rsid w:val="0025215A"/>
    <w:rsid w:val="00254D98"/>
    <w:rsid w:val="00260D88"/>
    <w:rsid w:val="00273D49"/>
    <w:rsid w:val="00274657"/>
    <w:rsid w:val="002C1F5D"/>
    <w:rsid w:val="002C1FD3"/>
    <w:rsid w:val="002D143B"/>
    <w:rsid w:val="002E0508"/>
    <w:rsid w:val="002F5935"/>
    <w:rsid w:val="00321544"/>
    <w:rsid w:val="00325C80"/>
    <w:rsid w:val="0036161A"/>
    <w:rsid w:val="00377256"/>
    <w:rsid w:val="00383AEF"/>
    <w:rsid w:val="003845BC"/>
    <w:rsid w:val="00393913"/>
    <w:rsid w:val="003A4C02"/>
    <w:rsid w:val="003A5CCB"/>
    <w:rsid w:val="003A7060"/>
    <w:rsid w:val="003D1CCE"/>
    <w:rsid w:val="0040191B"/>
    <w:rsid w:val="00401A68"/>
    <w:rsid w:val="00402499"/>
    <w:rsid w:val="00410423"/>
    <w:rsid w:val="0041058F"/>
    <w:rsid w:val="0044140F"/>
    <w:rsid w:val="00453021"/>
    <w:rsid w:val="004730FF"/>
    <w:rsid w:val="004918A5"/>
    <w:rsid w:val="004A56D3"/>
    <w:rsid w:val="004B4309"/>
    <w:rsid w:val="004B7D00"/>
    <w:rsid w:val="004E30FC"/>
    <w:rsid w:val="004F699B"/>
    <w:rsid w:val="0051280A"/>
    <w:rsid w:val="005343CE"/>
    <w:rsid w:val="00535B94"/>
    <w:rsid w:val="00565F28"/>
    <w:rsid w:val="00575C13"/>
    <w:rsid w:val="00582AEF"/>
    <w:rsid w:val="0058714D"/>
    <w:rsid w:val="005B0A5C"/>
    <w:rsid w:val="005C14B4"/>
    <w:rsid w:val="005C2577"/>
    <w:rsid w:val="005C4BB4"/>
    <w:rsid w:val="005F4DB0"/>
    <w:rsid w:val="0060025B"/>
    <w:rsid w:val="006142A3"/>
    <w:rsid w:val="0063165E"/>
    <w:rsid w:val="006468E7"/>
    <w:rsid w:val="0066418C"/>
    <w:rsid w:val="00677D68"/>
    <w:rsid w:val="00695D88"/>
    <w:rsid w:val="006973E4"/>
    <w:rsid w:val="006F799E"/>
    <w:rsid w:val="007231B6"/>
    <w:rsid w:val="00724009"/>
    <w:rsid w:val="00724E78"/>
    <w:rsid w:val="00726A3F"/>
    <w:rsid w:val="00754EBA"/>
    <w:rsid w:val="007705E2"/>
    <w:rsid w:val="00782B32"/>
    <w:rsid w:val="007A7658"/>
    <w:rsid w:val="007C5BAC"/>
    <w:rsid w:val="0080616A"/>
    <w:rsid w:val="008112DB"/>
    <w:rsid w:val="00813AC5"/>
    <w:rsid w:val="00816266"/>
    <w:rsid w:val="00835CB0"/>
    <w:rsid w:val="0085463F"/>
    <w:rsid w:val="008705D2"/>
    <w:rsid w:val="00880BDA"/>
    <w:rsid w:val="008810FC"/>
    <w:rsid w:val="0089312C"/>
    <w:rsid w:val="00894522"/>
    <w:rsid w:val="008A58AD"/>
    <w:rsid w:val="008C7C68"/>
    <w:rsid w:val="008D1F86"/>
    <w:rsid w:val="008D346F"/>
    <w:rsid w:val="008D7A5C"/>
    <w:rsid w:val="008E32FC"/>
    <w:rsid w:val="008F182D"/>
    <w:rsid w:val="008F78FF"/>
    <w:rsid w:val="00902CEC"/>
    <w:rsid w:val="009107E6"/>
    <w:rsid w:val="00910F81"/>
    <w:rsid w:val="00912ECE"/>
    <w:rsid w:val="00924F48"/>
    <w:rsid w:val="009352D8"/>
    <w:rsid w:val="009356D9"/>
    <w:rsid w:val="00936646"/>
    <w:rsid w:val="009544D7"/>
    <w:rsid w:val="0095619B"/>
    <w:rsid w:val="0096221F"/>
    <w:rsid w:val="0098092F"/>
    <w:rsid w:val="0098120F"/>
    <w:rsid w:val="00983EBD"/>
    <w:rsid w:val="009930E2"/>
    <w:rsid w:val="009A3CD3"/>
    <w:rsid w:val="009A5876"/>
    <w:rsid w:val="009A7905"/>
    <w:rsid w:val="009C3FAE"/>
    <w:rsid w:val="009D4159"/>
    <w:rsid w:val="00A22CB3"/>
    <w:rsid w:val="00A26130"/>
    <w:rsid w:val="00A42C9C"/>
    <w:rsid w:val="00A570A1"/>
    <w:rsid w:val="00A612A8"/>
    <w:rsid w:val="00A63B81"/>
    <w:rsid w:val="00A70111"/>
    <w:rsid w:val="00A729AA"/>
    <w:rsid w:val="00A770F1"/>
    <w:rsid w:val="00A80837"/>
    <w:rsid w:val="00AD0335"/>
    <w:rsid w:val="00AD442A"/>
    <w:rsid w:val="00AE0804"/>
    <w:rsid w:val="00AF236F"/>
    <w:rsid w:val="00AF2915"/>
    <w:rsid w:val="00B35A40"/>
    <w:rsid w:val="00B566BE"/>
    <w:rsid w:val="00B74F72"/>
    <w:rsid w:val="00B95FE5"/>
    <w:rsid w:val="00BB7204"/>
    <w:rsid w:val="00BB73C2"/>
    <w:rsid w:val="00BC0E0C"/>
    <w:rsid w:val="00C0353D"/>
    <w:rsid w:val="00C03D48"/>
    <w:rsid w:val="00C15F28"/>
    <w:rsid w:val="00C248D1"/>
    <w:rsid w:val="00C26F9C"/>
    <w:rsid w:val="00C320F4"/>
    <w:rsid w:val="00C64586"/>
    <w:rsid w:val="00C86E67"/>
    <w:rsid w:val="00CA19B9"/>
    <w:rsid w:val="00CD6D67"/>
    <w:rsid w:val="00CD73C7"/>
    <w:rsid w:val="00D35A97"/>
    <w:rsid w:val="00D57591"/>
    <w:rsid w:val="00D6385E"/>
    <w:rsid w:val="00D70154"/>
    <w:rsid w:val="00D7391A"/>
    <w:rsid w:val="00D94D87"/>
    <w:rsid w:val="00DA3E44"/>
    <w:rsid w:val="00DC088C"/>
    <w:rsid w:val="00DF29DE"/>
    <w:rsid w:val="00E020BB"/>
    <w:rsid w:val="00E0782E"/>
    <w:rsid w:val="00E307F9"/>
    <w:rsid w:val="00E3084B"/>
    <w:rsid w:val="00E434BF"/>
    <w:rsid w:val="00E538EC"/>
    <w:rsid w:val="00E54951"/>
    <w:rsid w:val="00E70291"/>
    <w:rsid w:val="00E963D1"/>
    <w:rsid w:val="00EB570E"/>
    <w:rsid w:val="00ED5A21"/>
    <w:rsid w:val="00ED620A"/>
    <w:rsid w:val="00EE3719"/>
    <w:rsid w:val="00EE3FD0"/>
    <w:rsid w:val="00EF1D34"/>
    <w:rsid w:val="00EF221F"/>
    <w:rsid w:val="00F06E71"/>
    <w:rsid w:val="00F17837"/>
    <w:rsid w:val="00F2451C"/>
    <w:rsid w:val="00F36F8C"/>
    <w:rsid w:val="00F4533A"/>
    <w:rsid w:val="00F50FEF"/>
    <w:rsid w:val="00F52427"/>
    <w:rsid w:val="00F64F18"/>
    <w:rsid w:val="00F80DE1"/>
    <w:rsid w:val="00F81BB4"/>
    <w:rsid w:val="00F836FA"/>
    <w:rsid w:val="00F904A0"/>
    <w:rsid w:val="00FA50EB"/>
    <w:rsid w:val="00FB30EE"/>
    <w:rsid w:val="00FC068C"/>
    <w:rsid w:val="00FE038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9056D"/>
  <w15:chartTrackingRefBased/>
  <w15:docId w15:val="{3084C6E8-37CC-4FF6-9D5A-65A5BF1A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5C80"/>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54D98"/>
    <w:pPr>
      <w:pBdr>
        <w:top w:val="single" w:sz="6" w:space="2" w:color="4472C4" w:themeColor="accent1"/>
      </w:pBdr>
      <w:bidi w:val="0"/>
      <w:spacing w:before="300" w:after="0" w:line="240" w:lineRule="auto"/>
      <w:outlineLvl w:val="2"/>
    </w:pPr>
    <w:rPr>
      <w:rFonts w:ascii="Times New Roman" w:eastAsia="Times New Roman" w:hAnsi="Times New Roman" w:cs="Times New Roman"/>
      <w:caps/>
      <w:color w:val="1F3763" w:themeColor="accent1" w:themeShade="7F"/>
      <w:spacing w:val="15"/>
      <w:sz w:val="24"/>
      <w:szCs w:val="24"/>
    </w:rPr>
  </w:style>
  <w:style w:type="paragraph" w:styleId="4">
    <w:name w:val="heading 4"/>
    <w:basedOn w:val="a"/>
    <w:next w:val="a"/>
    <w:link w:val="40"/>
    <w:uiPriority w:val="9"/>
    <w:semiHidden/>
    <w:unhideWhenUsed/>
    <w:qFormat/>
    <w:rsid w:val="00254D98"/>
    <w:pPr>
      <w:pBdr>
        <w:top w:val="dotted" w:sz="6" w:space="2" w:color="4472C4" w:themeColor="accent1"/>
      </w:pBdr>
      <w:bidi w:val="0"/>
      <w:spacing w:before="200" w:after="0" w:line="240" w:lineRule="auto"/>
      <w:outlineLvl w:val="3"/>
    </w:pPr>
    <w:rPr>
      <w:rFonts w:ascii="Times New Roman" w:eastAsia="Times New Roman" w:hAnsi="Times New Roman" w:cs="Times New Roman"/>
      <w:caps/>
      <w:color w:val="2F5496" w:themeColor="accent1" w:themeShade="BF"/>
      <w:spacing w:val="10"/>
      <w:sz w:val="24"/>
      <w:szCs w:val="24"/>
    </w:rPr>
  </w:style>
  <w:style w:type="paragraph" w:styleId="5">
    <w:name w:val="heading 5"/>
    <w:basedOn w:val="a"/>
    <w:next w:val="a"/>
    <w:link w:val="50"/>
    <w:uiPriority w:val="9"/>
    <w:semiHidden/>
    <w:unhideWhenUsed/>
    <w:qFormat/>
    <w:rsid w:val="00254D98"/>
    <w:pPr>
      <w:pBdr>
        <w:bottom w:val="single" w:sz="6" w:space="1" w:color="4472C4" w:themeColor="accent1"/>
      </w:pBdr>
      <w:bidi w:val="0"/>
      <w:spacing w:before="200" w:after="0" w:line="240" w:lineRule="auto"/>
      <w:outlineLvl w:val="4"/>
    </w:pPr>
    <w:rPr>
      <w:rFonts w:ascii="Times New Roman" w:eastAsia="Times New Roman" w:hAnsi="Times New Roman" w:cs="Times New Roman"/>
      <w:caps/>
      <w:color w:val="2F5496" w:themeColor="accent1" w:themeShade="BF"/>
      <w:spacing w:val="10"/>
      <w:sz w:val="24"/>
      <w:szCs w:val="24"/>
    </w:rPr>
  </w:style>
  <w:style w:type="paragraph" w:styleId="6">
    <w:name w:val="heading 6"/>
    <w:basedOn w:val="a"/>
    <w:next w:val="a"/>
    <w:link w:val="60"/>
    <w:uiPriority w:val="9"/>
    <w:semiHidden/>
    <w:unhideWhenUsed/>
    <w:qFormat/>
    <w:rsid w:val="00254D98"/>
    <w:pPr>
      <w:pBdr>
        <w:bottom w:val="dotted" w:sz="6" w:space="1" w:color="4472C4" w:themeColor="accent1"/>
      </w:pBdr>
      <w:bidi w:val="0"/>
      <w:spacing w:before="200" w:after="0" w:line="240" w:lineRule="auto"/>
      <w:outlineLvl w:val="5"/>
    </w:pPr>
    <w:rPr>
      <w:rFonts w:ascii="Times New Roman" w:eastAsia="Times New Roman" w:hAnsi="Times New Roman" w:cs="Times New Roman"/>
      <w:caps/>
      <w:color w:val="2F5496" w:themeColor="accent1" w:themeShade="BF"/>
      <w:spacing w:val="10"/>
      <w:sz w:val="24"/>
      <w:szCs w:val="24"/>
    </w:rPr>
  </w:style>
  <w:style w:type="paragraph" w:styleId="7">
    <w:name w:val="heading 7"/>
    <w:basedOn w:val="a"/>
    <w:next w:val="a"/>
    <w:link w:val="70"/>
    <w:uiPriority w:val="9"/>
    <w:semiHidden/>
    <w:unhideWhenUsed/>
    <w:qFormat/>
    <w:rsid w:val="00254D98"/>
    <w:pPr>
      <w:bidi w:val="0"/>
      <w:spacing w:before="200" w:after="0" w:line="240" w:lineRule="auto"/>
      <w:outlineLvl w:val="6"/>
    </w:pPr>
    <w:rPr>
      <w:rFonts w:ascii="Times New Roman" w:eastAsia="Times New Roman" w:hAnsi="Times New Roman" w:cs="Times New Roman"/>
      <w:caps/>
      <w:color w:val="2F5496" w:themeColor="accent1" w:themeShade="BF"/>
      <w:spacing w:val="10"/>
      <w:sz w:val="24"/>
      <w:szCs w:val="24"/>
    </w:rPr>
  </w:style>
  <w:style w:type="paragraph" w:styleId="8">
    <w:name w:val="heading 8"/>
    <w:basedOn w:val="a"/>
    <w:next w:val="a"/>
    <w:link w:val="80"/>
    <w:uiPriority w:val="9"/>
    <w:semiHidden/>
    <w:unhideWhenUsed/>
    <w:qFormat/>
    <w:rsid w:val="00254D98"/>
    <w:pPr>
      <w:bidi w:val="0"/>
      <w:spacing w:before="200" w:after="0" w:line="240" w:lineRule="auto"/>
      <w:outlineLvl w:val="7"/>
    </w:pPr>
    <w:rPr>
      <w:rFonts w:ascii="Times New Roman" w:eastAsia="Times New Roman" w:hAnsi="Times New Roman" w:cs="Times New Roman"/>
      <w:caps/>
      <w:spacing w:val="10"/>
      <w:sz w:val="18"/>
      <w:szCs w:val="18"/>
    </w:rPr>
  </w:style>
  <w:style w:type="paragraph" w:styleId="9">
    <w:name w:val="heading 9"/>
    <w:basedOn w:val="a"/>
    <w:next w:val="a"/>
    <w:link w:val="90"/>
    <w:uiPriority w:val="9"/>
    <w:semiHidden/>
    <w:unhideWhenUsed/>
    <w:qFormat/>
    <w:rsid w:val="00254D98"/>
    <w:pPr>
      <w:bidi w:val="0"/>
      <w:spacing w:before="200" w:after="0" w:line="240" w:lineRule="auto"/>
      <w:outlineLvl w:val="8"/>
    </w:pPr>
    <w:rPr>
      <w:rFonts w:ascii="Times New Roman" w:eastAsia="Times New Roman" w:hAnsi="Times New Roman" w:cs="Times New Roman"/>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2F5496"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0563C1"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a"/>
    <w:uiPriority w:val="99"/>
    <w:unhideWhenUsed/>
    <w:rsid w:val="00A22CB3"/>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b">
    <w:name w:val="Revision"/>
    <w:hidden/>
    <w:uiPriority w:val="99"/>
    <w:semiHidden/>
    <w:rsid w:val="00D7391A"/>
    <w:pPr>
      <w:spacing w:after="0" w:line="240" w:lineRule="auto"/>
    </w:pPr>
  </w:style>
  <w:style w:type="table" w:styleId="11">
    <w:name w:val="Plain Table 1"/>
    <w:basedOn w:val="a1"/>
    <w:uiPriority w:val="41"/>
    <w:rsid w:val="00260D88"/>
    <w:pPr>
      <w:bidi/>
      <w:spacing w:before="100" w:after="0" w:line="240" w:lineRule="auto"/>
    </w:pPr>
    <w:rPr>
      <w:rFonts w:eastAsiaTheme="minorEastAsia"/>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0">
    <w:name w:val="כותרת 3 תו"/>
    <w:basedOn w:val="a0"/>
    <w:link w:val="3"/>
    <w:uiPriority w:val="9"/>
    <w:rsid w:val="00254D98"/>
    <w:rPr>
      <w:rFonts w:ascii="Times New Roman" w:eastAsia="Times New Roman" w:hAnsi="Times New Roman" w:cs="Times New Roman"/>
      <w:caps/>
      <w:color w:val="1F3763" w:themeColor="accent1" w:themeShade="7F"/>
      <w:spacing w:val="15"/>
      <w:sz w:val="24"/>
      <w:szCs w:val="24"/>
    </w:rPr>
  </w:style>
  <w:style w:type="character" w:customStyle="1" w:styleId="40">
    <w:name w:val="כותרת 4 תו"/>
    <w:basedOn w:val="a0"/>
    <w:link w:val="4"/>
    <w:uiPriority w:val="9"/>
    <w:semiHidden/>
    <w:rsid w:val="00254D98"/>
    <w:rPr>
      <w:rFonts w:ascii="Times New Roman" w:eastAsia="Times New Roman" w:hAnsi="Times New Roman" w:cs="Times New Roman"/>
      <w:caps/>
      <w:color w:val="2F5496" w:themeColor="accent1" w:themeShade="BF"/>
      <w:spacing w:val="10"/>
      <w:sz w:val="24"/>
      <w:szCs w:val="24"/>
    </w:rPr>
  </w:style>
  <w:style w:type="character" w:customStyle="1" w:styleId="50">
    <w:name w:val="כותרת 5 תו"/>
    <w:basedOn w:val="a0"/>
    <w:link w:val="5"/>
    <w:uiPriority w:val="9"/>
    <w:semiHidden/>
    <w:rsid w:val="00254D98"/>
    <w:rPr>
      <w:rFonts w:ascii="Times New Roman" w:eastAsia="Times New Roman" w:hAnsi="Times New Roman" w:cs="Times New Roman"/>
      <w:caps/>
      <w:color w:val="2F5496" w:themeColor="accent1" w:themeShade="BF"/>
      <w:spacing w:val="10"/>
      <w:sz w:val="24"/>
      <w:szCs w:val="24"/>
    </w:rPr>
  </w:style>
  <w:style w:type="character" w:customStyle="1" w:styleId="60">
    <w:name w:val="כותרת 6 תו"/>
    <w:basedOn w:val="a0"/>
    <w:link w:val="6"/>
    <w:uiPriority w:val="9"/>
    <w:semiHidden/>
    <w:rsid w:val="00254D98"/>
    <w:rPr>
      <w:rFonts w:ascii="Times New Roman" w:eastAsia="Times New Roman" w:hAnsi="Times New Roman" w:cs="Times New Roman"/>
      <w:caps/>
      <w:color w:val="2F5496" w:themeColor="accent1" w:themeShade="BF"/>
      <w:spacing w:val="10"/>
      <w:sz w:val="24"/>
      <w:szCs w:val="24"/>
    </w:rPr>
  </w:style>
  <w:style w:type="character" w:customStyle="1" w:styleId="70">
    <w:name w:val="כותרת 7 תו"/>
    <w:basedOn w:val="a0"/>
    <w:link w:val="7"/>
    <w:uiPriority w:val="9"/>
    <w:semiHidden/>
    <w:rsid w:val="00254D98"/>
    <w:rPr>
      <w:rFonts w:ascii="Times New Roman" w:eastAsia="Times New Roman" w:hAnsi="Times New Roman" w:cs="Times New Roman"/>
      <w:caps/>
      <w:color w:val="2F5496" w:themeColor="accent1" w:themeShade="BF"/>
      <w:spacing w:val="10"/>
      <w:sz w:val="24"/>
      <w:szCs w:val="24"/>
    </w:rPr>
  </w:style>
  <w:style w:type="character" w:customStyle="1" w:styleId="80">
    <w:name w:val="כותרת 8 תו"/>
    <w:basedOn w:val="a0"/>
    <w:link w:val="8"/>
    <w:uiPriority w:val="9"/>
    <w:semiHidden/>
    <w:rsid w:val="00254D98"/>
    <w:rPr>
      <w:rFonts w:ascii="Times New Roman" w:eastAsia="Times New Roman" w:hAnsi="Times New Roman" w:cs="Times New Roman"/>
      <w:caps/>
      <w:spacing w:val="10"/>
      <w:sz w:val="18"/>
      <w:szCs w:val="18"/>
    </w:rPr>
  </w:style>
  <w:style w:type="character" w:customStyle="1" w:styleId="90">
    <w:name w:val="כותרת 9 תו"/>
    <w:basedOn w:val="a0"/>
    <w:link w:val="9"/>
    <w:uiPriority w:val="9"/>
    <w:semiHidden/>
    <w:rsid w:val="00254D98"/>
    <w:rPr>
      <w:rFonts w:ascii="Times New Roman" w:eastAsia="Times New Roman" w:hAnsi="Times New Roman" w:cs="Times New Roman"/>
      <w:i/>
      <w:iCs/>
      <w:caps/>
      <w:spacing w:val="10"/>
      <w:sz w:val="18"/>
      <w:szCs w:val="18"/>
    </w:rPr>
  </w:style>
  <w:style w:type="paragraph" w:styleId="ac">
    <w:name w:val="caption"/>
    <w:basedOn w:val="a"/>
    <w:next w:val="a"/>
    <w:uiPriority w:val="35"/>
    <w:semiHidden/>
    <w:unhideWhenUsed/>
    <w:qFormat/>
    <w:rsid w:val="00254D98"/>
    <w:pPr>
      <w:bidi w:val="0"/>
      <w:spacing w:after="0" w:line="240" w:lineRule="auto"/>
    </w:pPr>
    <w:rPr>
      <w:rFonts w:ascii="Times New Roman" w:eastAsia="Times New Roman" w:hAnsi="Times New Roman" w:cs="Times New Roman"/>
      <w:b/>
      <w:bCs/>
      <w:color w:val="2F5496" w:themeColor="accent1" w:themeShade="BF"/>
      <w:sz w:val="16"/>
      <w:szCs w:val="16"/>
    </w:rPr>
  </w:style>
  <w:style w:type="paragraph" w:styleId="ad">
    <w:name w:val="Title"/>
    <w:basedOn w:val="a"/>
    <w:next w:val="a"/>
    <w:link w:val="ae"/>
    <w:uiPriority w:val="10"/>
    <w:qFormat/>
    <w:rsid w:val="00254D98"/>
    <w:pPr>
      <w:bidi w:val="0"/>
      <w:spacing w:after="0" w:line="240" w:lineRule="auto"/>
    </w:pPr>
    <w:rPr>
      <w:rFonts w:asciiTheme="majorHAnsi" w:eastAsiaTheme="majorEastAsia" w:hAnsiTheme="majorHAnsi" w:cstheme="majorBidi"/>
      <w:caps/>
      <w:color w:val="4472C4" w:themeColor="accent1"/>
      <w:spacing w:val="10"/>
      <w:sz w:val="52"/>
      <w:szCs w:val="52"/>
    </w:rPr>
  </w:style>
  <w:style w:type="character" w:customStyle="1" w:styleId="ae">
    <w:name w:val="כותרת טקסט תו"/>
    <w:basedOn w:val="a0"/>
    <w:link w:val="ad"/>
    <w:uiPriority w:val="10"/>
    <w:rsid w:val="00254D98"/>
    <w:rPr>
      <w:rFonts w:asciiTheme="majorHAnsi" w:eastAsiaTheme="majorEastAsia" w:hAnsiTheme="majorHAnsi" w:cstheme="majorBidi"/>
      <w:caps/>
      <w:color w:val="4472C4" w:themeColor="accent1"/>
      <w:spacing w:val="10"/>
      <w:sz w:val="52"/>
      <w:szCs w:val="52"/>
    </w:rPr>
  </w:style>
  <w:style w:type="paragraph" w:styleId="af">
    <w:name w:val="Subtitle"/>
    <w:basedOn w:val="a"/>
    <w:next w:val="a"/>
    <w:link w:val="af0"/>
    <w:uiPriority w:val="11"/>
    <w:qFormat/>
    <w:rsid w:val="00254D98"/>
    <w:pPr>
      <w:bidi w:val="0"/>
      <w:spacing w:after="500" w:line="240" w:lineRule="auto"/>
    </w:pPr>
    <w:rPr>
      <w:rFonts w:ascii="Times New Roman" w:eastAsia="Times New Roman" w:hAnsi="Times New Roman" w:cs="Times New Roman"/>
      <w:caps/>
      <w:color w:val="595959" w:themeColor="text1" w:themeTint="A6"/>
      <w:spacing w:val="10"/>
      <w:sz w:val="21"/>
      <w:szCs w:val="21"/>
    </w:rPr>
  </w:style>
  <w:style w:type="character" w:customStyle="1" w:styleId="af0">
    <w:name w:val="כותרת משנה תו"/>
    <w:basedOn w:val="a0"/>
    <w:link w:val="af"/>
    <w:uiPriority w:val="11"/>
    <w:rsid w:val="00254D98"/>
    <w:rPr>
      <w:rFonts w:ascii="Times New Roman" w:eastAsia="Times New Roman" w:hAnsi="Times New Roman" w:cs="Times New Roman"/>
      <w:caps/>
      <w:color w:val="595959" w:themeColor="text1" w:themeTint="A6"/>
      <w:spacing w:val="10"/>
      <w:sz w:val="21"/>
      <w:szCs w:val="21"/>
    </w:rPr>
  </w:style>
  <w:style w:type="character" w:styleId="af1">
    <w:name w:val="Strong"/>
    <w:uiPriority w:val="22"/>
    <w:qFormat/>
    <w:rsid w:val="00254D98"/>
    <w:rPr>
      <w:b/>
      <w:bCs/>
    </w:rPr>
  </w:style>
  <w:style w:type="character" w:styleId="af2">
    <w:name w:val="Emphasis"/>
    <w:uiPriority w:val="20"/>
    <w:qFormat/>
    <w:rsid w:val="00254D98"/>
    <w:rPr>
      <w:caps/>
      <w:color w:val="1F3763" w:themeColor="accent1" w:themeShade="7F"/>
      <w:spacing w:val="5"/>
    </w:rPr>
  </w:style>
  <w:style w:type="paragraph" w:styleId="af3">
    <w:name w:val="Quote"/>
    <w:basedOn w:val="a"/>
    <w:next w:val="a"/>
    <w:link w:val="af4"/>
    <w:uiPriority w:val="29"/>
    <w:qFormat/>
    <w:rsid w:val="00254D98"/>
    <w:pPr>
      <w:bidi w:val="0"/>
      <w:spacing w:after="0" w:line="240" w:lineRule="auto"/>
    </w:pPr>
    <w:rPr>
      <w:rFonts w:ascii="Times New Roman" w:eastAsia="Times New Roman" w:hAnsi="Times New Roman" w:cs="Times New Roman"/>
      <w:i/>
      <w:iCs/>
      <w:sz w:val="24"/>
      <w:szCs w:val="24"/>
    </w:rPr>
  </w:style>
  <w:style w:type="character" w:customStyle="1" w:styleId="af4">
    <w:name w:val="ציטוט תו"/>
    <w:basedOn w:val="a0"/>
    <w:link w:val="af3"/>
    <w:uiPriority w:val="29"/>
    <w:rsid w:val="00254D98"/>
    <w:rPr>
      <w:rFonts w:ascii="Times New Roman" w:eastAsia="Times New Roman" w:hAnsi="Times New Roman" w:cs="Times New Roman"/>
      <w:i/>
      <w:iCs/>
      <w:sz w:val="24"/>
      <w:szCs w:val="24"/>
    </w:rPr>
  </w:style>
  <w:style w:type="paragraph" w:styleId="af5">
    <w:name w:val="Intense Quote"/>
    <w:basedOn w:val="a"/>
    <w:next w:val="a"/>
    <w:link w:val="af6"/>
    <w:uiPriority w:val="30"/>
    <w:qFormat/>
    <w:rsid w:val="00254D98"/>
    <w:pPr>
      <w:bidi w:val="0"/>
      <w:spacing w:before="240" w:after="240" w:line="240" w:lineRule="auto"/>
      <w:ind w:left="1080" w:right="1080"/>
      <w:jc w:val="center"/>
    </w:pPr>
    <w:rPr>
      <w:rFonts w:ascii="Times New Roman" w:eastAsia="Times New Roman" w:hAnsi="Times New Roman" w:cs="Times New Roman"/>
      <w:color w:val="4472C4" w:themeColor="accent1"/>
      <w:sz w:val="24"/>
      <w:szCs w:val="24"/>
    </w:rPr>
  </w:style>
  <w:style w:type="character" w:customStyle="1" w:styleId="af6">
    <w:name w:val="ציטוט חזק תו"/>
    <w:basedOn w:val="a0"/>
    <w:link w:val="af5"/>
    <w:uiPriority w:val="30"/>
    <w:rsid w:val="00254D98"/>
    <w:rPr>
      <w:rFonts w:ascii="Times New Roman" w:eastAsia="Times New Roman" w:hAnsi="Times New Roman" w:cs="Times New Roman"/>
      <w:color w:val="4472C4" w:themeColor="accent1"/>
      <w:sz w:val="24"/>
      <w:szCs w:val="24"/>
    </w:rPr>
  </w:style>
  <w:style w:type="character" w:styleId="af7">
    <w:name w:val="Subtle Emphasis"/>
    <w:uiPriority w:val="19"/>
    <w:qFormat/>
    <w:rsid w:val="00254D98"/>
    <w:rPr>
      <w:i/>
      <w:iCs/>
      <w:color w:val="1F3763" w:themeColor="accent1" w:themeShade="7F"/>
    </w:rPr>
  </w:style>
  <w:style w:type="character" w:styleId="af8">
    <w:name w:val="Intense Emphasis"/>
    <w:uiPriority w:val="21"/>
    <w:qFormat/>
    <w:rsid w:val="00254D98"/>
    <w:rPr>
      <w:b/>
      <w:bCs/>
      <w:caps/>
      <w:color w:val="1F3763" w:themeColor="accent1" w:themeShade="7F"/>
      <w:spacing w:val="10"/>
    </w:rPr>
  </w:style>
  <w:style w:type="character" w:styleId="af9">
    <w:name w:val="Subtle Reference"/>
    <w:uiPriority w:val="31"/>
    <w:qFormat/>
    <w:rsid w:val="00254D98"/>
    <w:rPr>
      <w:b/>
      <w:bCs/>
      <w:color w:val="4472C4" w:themeColor="accent1"/>
    </w:rPr>
  </w:style>
  <w:style w:type="character" w:styleId="afa">
    <w:name w:val="Intense Reference"/>
    <w:uiPriority w:val="32"/>
    <w:qFormat/>
    <w:rsid w:val="00254D98"/>
    <w:rPr>
      <w:b/>
      <w:bCs/>
      <w:i/>
      <w:iCs/>
      <w:caps/>
      <w:color w:val="4472C4" w:themeColor="accent1"/>
    </w:rPr>
  </w:style>
  <w:style w:type="character" w:styleId="afb">
    <w:name w:val="Book Title"/>
    <w:uiPriority w:val="33"/>
    <w:qFormat/>
    <w:rsid w:val="00254D98"/>
    <w:rPr>
      <w:b/>
      <w:bCs/>
      <w:i/>
      <w:iCs/>
      <w:spacing w:val="0"/>
    </w:rPr>
  </w:style>
  <w:style w:type="paragraph" w:styleId="HTML">
    <w:name w:val="HTML Preformatted"/>
    <w:basedOn w:val="a"/>
    <w:link w:val="HTML0"/>
    <w:uiPriority w:val="99"/>
    <w:semiHidden/>
    <w:unhideWhenUsed/>
    <w:rsid w:val="00254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4"/>
      <w:szCs w:val="24"/>
    </w:rPr>
  </w:style>
  <w:style w:type="character" w:customStyle="1" w:styleId="HTML0">
    <w:name w:val="HTML מעוצב מראש תו"/>
    <w:basedOn w:val="a0"/>
    <w:link w:val="HTML"/>
    <w:uiPriority w:val="99"/>
    <w:semiHidden/>
    <w:rsid w:val="00254D98"/>
    <w:rPr>
      <w:rFonts w:ascii="Courier New" w:eastAsia="Times New Roman" w:hAnsi="Courier New" w:cs="Courier New"/>
      <w:sz w:val="24"/>
      <w:szCs w:val="24"/>
    </w:rPr>
  </w:style>
  <w:style w:type="character" w:styleId="HTMLCode">
    <w:name w:val="HTML Code"/>
    <w:basedOn w:val="a0"/>
    <w:uiPriority w:val="99"/>
    <w:semiHidden/>
    <w:unhideWhenUsed/>
    <w:rsid w:val="00254D98"/>
    <w:rPr>
      <w:rFonts w:ascii="Courier New" w:eastAsia="Times New Roman" w:hAnsi="Courier New" w:cs="Courier New"/>
      <w:sz w:val="20"/>
      <w:szCs w:val="20"/>
    </w:rPr>
  </w:style>
  <w:style w:type="character" w:customStyle="1" w:styleId="mw-headline">
    <w:name w:val="mw-headline"/>
    <w:basedOn w:val="a0"/>
    <w:rsid w:val="00254D98"/>
  </w:style>
  <w:style w:type="character" w:customStyle="1" w:styleId="mwe-math-mathml-inline">
    <w:name w:val="mwe-math-mathml-inline"/>
    <w:basedOn w:val="a0"/>
    <w:rsid w:val="00254D98"/>
  </w:style>
  <w:style w:type="paragraph" w:customStyle="1" w:styleId="rtejustify">
    <w:name w:val="rtejustify"/>
    <w:basedOn w:val="a"/>
    <w:uiPriority w:val="99"/>
    <w:rsid w:val="00254D98"/>
    <w:pPr>
      <w:bidi w:val="0"/>
      <w:spacing w:beforeAutospacing="1" w:after="100" w:afterAutospacing="1" w:line="240" w:lineRule="auto"/>
    </w:pPr>
    <w:rPr>
      <w:rFonts w:ascii="Times New Roman" w:eastAsia="Times New Roman" w:hAnsi="Times New Roman" w:cs="Times New Roman"/>
      <w:sz w:val="24"/>
      <w:szCs w:val="24"/>
    </w:rPr>
  </w:style>
  <w:style w:type="paragraph" w:customStyle="1" w:styleId="rtecenter">
    <w:name w:val="rtecenter"/>
    <w:basedOn w:val="a"/>
    <w:uiPriority w:val="99"/>
    <w:rsid w:val="00254D98"/>
    <w:pPr>
      <w:bidi w:val="0"/>
      <w:spacing w:beforeAutospacing="1" w:after="100" w:afterAutospacing="1" w:line="240" w:lineRule="auto"/>
    </w:pPr>
    <w:rPr>
      <w:rFonts w:ascii="Times New Roman" w:eastAsia="Times New Roman" w:hAnsi="Times New Roman" w:cs="Times New Roman"/>
      <w:sz w:val="24"/>
      <w:szCs w:val="24"/>
    </w:rPr>
  </w:style>
  <w:style w:type="table" w:styleId="afc">
    <w:name w:val="Table Grid"/>
    <w:basedOn w:val="a1"/>
    <w:uiPriority w:val="39"/>
    <w:rsid w:val="00254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a0"/>
    <w:uiPriority w:val="99"/>
    <w:semiHidden/>
    <w:unhideWhenUsed/>
    <w:rsid w:val="00254D98"/>
    <w:rPr>
      <w:color w:val="954F72" w:themeColor="followedHyperlink"/>
      <w:u w:val="single"/>
    </w:rPr>
  </w:style>
  <w:style w:type="paragraph" w:customStyle="1" w:styleId="msonormal0">
    <w:name w:val="msonormal"/>
    <w:basedOn w:val="a"/>
    <w:uiPriority w:val="99"/>
    <w:rsid w:val="00254D98"/>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a"/>
    <w:next w:val="a"/>
    <w:autoRedefine/>
    <w:uiPriority w:val="39"/>
    <w:unhideWhenUsed/>
    <w:rsid w:val="00254D98"/>
    <w:pPr>
      <w:bidi w:val="0"/>
      <w:spacing w:after="100" w:line="240" w:lineRule="auto"/>
      <w:ind w:left="480"/>
    </w:pPr>
    <w:rPr>
      <w:rFonts w:ascii="Times New Roman" w:eastAsia="Times New Roman" w:hAnsi="Times New Roman" w:cs="Times New Roman"/>
      <w:sz w:val="24"/>
      <w:szCs w:val="24"/>
    </w:rPr>
  </w:style>
  <w:style w:type="paragraph" w:styleId="afd">
    <w:name w:val="Balloon Text"/>
    <w:basedOn w:val="a"/>
    <w:link w:val="afe"/>
    <w:uiPriority w:val="99"/>
    <w:semiHidden/>
    <w:unhideWhenUsed/>
    <w:rsid w:val="00254D98"/>
    <w:pPr>
      <w:bidi w:val="0"/>
      <w:spacing w:after="0" w:line="240" w:lineRule="auto"/>
    </w:pPr>
    <w:rPr>
      <w:rFonts w:ascii="Tahoma" w:eastAsia="Times New Roman" w:hAnsi="Tahoma" w:cs="Tahoma"/>
      <w:sz w:val="18"/>
      <w:szCs w:val="18"/>
    </w:rPr>
  </w:style>
  <w:style w:type="character" w:customStyle="1" w:styleId="afe">
    <w:name w:val="טקסט בלונים תו"/>
    <w:basedOn w:val="a0"/>
    <w:link w:val="afd"/>
    <w:uiPriority w:val="99"/>
    <w:semiHidden/>
    <w:rsid w:val="00254D98"/>
    <w:rPr>
      <w:rFonts w:ascii="Tahoma" w:eastAsia="Times New Roman" w:hAnsi="Tahoma" w:cs="Tahoma"/>
      <w:sz w:val="18"/>
      <w:szCs w:val="18"/>
    </w:rPr>
  </w:style>
  <w:style w:type="paragraph" w:styleId="aff">
    <w:name w:val="annotation text"/>
    <w:basedOn w:val="a"/>
    <w:link w:val="aff0"/>
    <w:uiPriority w:val="99"/>
    <w:semiHidden/>
    <w:unhideWhenUsed/>
    <w:rsid w:val="00254D98"/>
    <w:pPr>
      <w:bidi w:val="0"/>
      <w:spacing w:after="0" w:line="240" w:lineRule="auto"/>
    </w:pPr>
    <w:rPr>
      <w:rFonts w:ascii="Times New Roman" w:eastAsia="Times New Roman" w:hAnsi="Times New Roman" w:cs="Times New Roman"/>
      <w:sz w:val="20"/>
      <w:szCs w:val="20"/>
    </w:rPr>
  </w:style>
  <w:style w:type="character" w:customStyle="1" w:styleId="aff0">
    <w:name w:val="טקסט הערה תו"/>
    <w:basedOn w:val="a0"/>
    <w:link w:val="aff"/>
    <w:uiPriority w:val="99"/>
    <w:semiHidden/>
    <w:rsid w:val="00254D98"/>
    <w:rPr>
      <w:rFonts w:ascii="Times New Roman" w:eastAsia="Times New Roman" w:hAnsi="Times New Roman" w:cs="Times New Roman"/>
      <w:sz w:val="20"/>
      <w:szCs w:val="20"/>
    </w:rPr>
  </w:style>
  <w:style w:type="paragraph" w:customStyle="1" w:styleId="12">
    <w:name w:val="סגנון1"/>
    <w:basedOn w:val="a"/>
    <w:link w:val="13"/>
    <w:qFormat/>
    <w:rsid w:val="00254D98"/>
    <w:pPr>
      <w:spacing w:after="240" w:line="276" w:lineRule="auto"/>
      <w:jc w:val="center"/>
    </w:pPr>
    <w:rPr>
      <w:rFonts w:ascii="Tahoma" w:eastAsia="Times New Roman" w:hAnsi="Tahoma" w:cs="Tahoma"/>
      <w:b/>
      <w:bCs/>
      <w:color w:val="FF3300"/>
      <w:sz w:val="32"/>
      <w:szCs w:val="32"/>
      <w14:shadow w14:blurRad="50800" w14:dist="38100" w14:dir="18900000" w14:sx="100000" w14:sy="100000" w14:kx="0" w14:ky="0" w14:algn="bl">
        <w14:srgbClr w14:val="000000">
          <w14:alpha w14:val="60000"/>
        </w14:srgbClr>
      </w14:shadow>
    </w:rPr>
  </w:style>
  <w:style w:type="character" w:customStyle="1" w:styleId="13">
    <w:name w:val="סגנון1 תו"/>
    <w:basedOn w:val="a0"/>
    <w:link w:val="12"/>
    <w:rsid w:val="00254D98"/>
    <w:rPr>
      <w:rFonts w:ascii="Tahoma" w:eastAsia="Times New Roman" w:hAnsi="Tahoma" w:cs="Tahoma"/>
      <w:b/>
      <w:bCs/>
      <w:color w:val="FF3300"/>
      <w:sz w:val="32"/>
      <w:szCs w:val="32"/>
      <w14:shadow w14:blurRad="50800" w14:dist="38100" w14:dir="18900000" w14:sx="100000" w14:sy="100000" w14:kx="0" w14:ky="0" w14:algn="bl">
        <w14:srgbClr w14:val="000000">
          <w14:alpha w14:val="60000"/>
        </w14:srgbClr>
      </w14:shadow>
    </w:rPr>
  </w:style>
  <w:style w:type="character" w:styleId="aff1">
    <w:name w:val="annotation reference"/>
    <w:basedOn w:val="a0"/>
    <w:uiPriority w:val="99"/>
    <w:semiHidden/>
    <w:unhideWhenUsed/>
    <w:rsid w:val="00254D98"/>
    <w:rPr>
      <w:sz w:val="16"/>
      <w:szCs w:val="16"/>
    </w:rPr>
  </w:style>
  <w:style w:type="paragraph" w:styleId="aff2">
    <w:name w:val="annotation subject"/>
    <w:basedOn w:val="aff"/>
    <w:next w:val="aff"/>
    <w:link w:val="aff3"/>
    <w:uiPriority w:val="99"/>
    <w:semiHidden/>
    <w:unhideWhenUsed/>
    <w:rsid w:val="00254D98"/>
    <w:rPr>
      <w:b/>
      <w:bCs/>
    </w:rPr>
  </w:style>
  <w:style w:type="character" w:customStyle="1" w:styleId="aff3">
    <w:name w:val="נושא הערה תו"/>
    <w:basedOn w:val="aff0"/>
    <w:link w:val="aff2"/>
    <w:uiPriority w:val="99"/>
    <w:semiHidden/>
    <w:rsid w:val="00254D98"/>
    <w:rPr>
      <w:rFonts w:ascii="Times New Roman" w:eastAsia="Times New Roman" w:hAnsi="Times New Roman" w:cs="Times New Roman"/>
      <w:b/>
      <w:bCs/>
      <w:sz w:val="20"/>
      <w:szCs w:val="20"/>
    </w:rPr>
  </w:style>
  <w:style w:type="paragraph" w:customStyle="1" w:styleId="aff4">
    <w:name w:val="קוד טקסט"/>
    <w:basedOn w:val="a"/>
    <w:link w:val="aff5"/>
    <w:qFormat/>
    <w:rsid w:val="00254D98"/>
    <w:pPr>
      <w:shd w:val="clear" w:color="auto" w:fill="FFF2CC" w:themeFill="accent4" w:themeFillTint="33"/>
      <w:autoSpaceDE w:val="0"/>
      <w:autoSpaceDN w:val="0"/>
      <w:bidi w:val="0"/>
      <w:adjustRightInd w:val="0"/>
      <w:spacing w:after="0" w:line="240" w:lineRule="auto"/>
    </w:pPr>
    <w:rPr>
      <w:rFonts w:ascii="Consolas" w:eastAsiaTheme="minorEastAsia" w:hAnsi="Consolas" w:cs="Consolas"/>
      <w:color w:val="000000"/>
      <w:sz w:val="19"/>
      <w:szCs w:val="19"/>
    </w:rPr>
  </w:style>
  <w:style w:type="character" w:customStyle="1" w:styleId="aff5">
    <w:name w:val="קוד טקסט תו"/>
    <w:basedOn w:val="a0"/>
    <w:link w:val="aff4"/>
    <w:rsid w:val="00254D98"/>
    <w:rPr>
      <w:rFonts w:ascii="Consolas" w:eastAsiaTheme="minorEastAsia" w:hAnsi="Consolas" w:cs="Consolas"/>
      <w:color w:val="000000"/>
      <w:sz w:val="19"/>
      <w:szCs w:val="19"/>
      <w:shd w:val="clear" w:color="auto" w:fill="FFF2CC" w:themeFill="accent4" w:themeFillTint="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58208">
      <w:bodyDiv w:val="1"/>
      <w:marLeft w:val="0"/>
      <w:marRight w:val="0"/>
      <w:marTop w:val="0"/>
      <w:marBottom w:val="0"/>
      <w:divBdr>
        <w:top w:val="none" w:sz="0" w:space="0" w:color="auto"/>
        <w:left w:val="none" w:sz="0" w:space="0" w:color="auto"/>
        <w:bottom w:val="none" w:sz="0" w:space="0" w:color="auto"/>
        <w:right w:val="none" w:sz="0" w:space="0" w:color="auto"/>
      </w:divBdr>
    </w:div>
    <w:div w:id="1958022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07/relationships/hdphoto" Target="media/hdphoto1.wdp"/><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962732-64BB-4550-A4B6-30CE9FDF0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3148</TotalTime>
  <Pages>64</Pages>
  <Words>7304</Words>
  <Characters>36525</Characters>
  <Application>Microsoft Office Word</Application>
  <DocSecurity>0</DocSecurity>
  <Lines>304</Lines>
  <Paragraphs>87</Paragraphs>
  <ScaleCrop>false</ScaleCrop>
  <HeadingPairs>
    <vt:vector size="2" baseType="variant">
      <vt:variant>
        <vt:lpstr>שם</vt:lpstr>
      </vt:variant>
      <vt:variant>
        <vt:i4>1</vt:i4>
      </vt:variant>
    </vt:vector>
  </HeadingPairs>
  <TitlesOfParts>
    <vt:vector size="1" baseType="lpstr">
      <vt:lpstr>גמר</vt:lpstr>
    </vt:vector>
  </TitlesOfParts>
  <Company/>
  <LinksUpToDate>false</LinksUpToDate>
  <CharactersWithSpaces>43742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גמר</dc:title>
  <dc:subject/>
  <dc:creator>ת.ז: 213289754</dc:creator>
  <cp:keywords/>
  <dc:description/>
  <cp:lastModifiedBy>רינת אביטל</cp:lastModifiedBy>
  <cp:revision>31</cp:revision>
  <dcterms:created xsi:type="dcterms:W3CDTF">2022-05-02T16:59:00Z</dcterms:created>
  <dcterms:modified xsi:type="dcterms:W3CDTF">2022-05-13T04:36:00Z</dcterms:modified>
</cp:coreProperties>
</file>