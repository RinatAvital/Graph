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0F1F1567" w:rsidR="004A56D3" w:rsidRPr="00103DCA" w:rsidRDefault="004A56D3" w:rsidP="00813AC5">
      <w:pPr>
        <w:jc w:val="center"/>
        <w:rPr>
          <w:rFonts w:ascii="Tahoma" w:hAnsi="Tahoma" w:cs="Tahoma"/>
          <w:b/>
          <w:bCs/>
          <w:sz w:val="20"/>
          <w:szCs w:val="20"/>
          <w:rtl/>
          <w:rPrChange w:id="0" w:author="רינת אביטל" w:date="2022-05-12T09:18:00Z">
            <w:rPr>
              <w:b/>
              <w:bCs/>
              <w:rtl/>
            </w:rPr>
          </w:rPrChange>
        </w:rPr>
      </w:pPr>
    </w:p>
    <w:sdt>
      <w:sdtPr>
        <w:rPr>
          <w:rFonts w:ascii="Tahoma" w:hAnsi="Tahoma" w:cs="Tahoma"/>
          <w:b/>
          <w:bCs/>
          <w:sz w:val="20"/>
          <w:szCs w:val="20"/>
          <w:rtl/>
        </w:rPr>
        <w:id w:val="171848400"/>
        <w:docPartObj>
          <w:docPartGallery w:val="Cover Pages"/>
          <w:docPartUnique/>
        </w:docPartObj>
      </w:sdtPr>
      <w:sdtEndPr>
        <w:rPr>
          <w:b w:val="0"/>
          <w:bCs w:val="0"/>
          <w:sz w:val="40"/>
          <w:szCs w:val="40"/>
          <w:lang w:val="he-IL"/>
        </w:rPr>
      </w:sdtEndPr>
      <w:sdtContent>
        <w:p w14:paraId="415E4DFE" w14:textId="3684C47E" w:rsidR="004A56D3" w:rsidRPr="00103DCA" w:rsidRDefault="00C7767F" w:rsidP="00813AC5">
          <w:pPr>
            <w:jc w:val="center"/>
            <w:rPr>
              <w:rFonts w:ascii="Tahoma" w:hAnsi="Tahoma" w:cs="Tahoma"/>
              <w:b/>
              <w:bCs/>
              <w:color w:val="182B4C"/>
              <w:sz w:val="72"/>
              <w:szCs w:val="72"/>
              <w:rtl/>
              <w:rPrChange w:id="1" w:author="רינת אביטל" w:date="2022-05-12T09:18:00Z">
                <w:rPr>
                  <w:b/>
                  <w:bCs/>
                  <w:color w:val="182B4C"/>
                  <w:sz w:val="96"/>
                  <w:szCs w:val="96"/>
                  <w:rtl/>
                </w:rPr>
              </w:rPrChange>
            </w:rPr>
          </w:pPr>
          <w:r w:rsidRPr="00103DCA">
            <w:rPr>
              <w:rFonts w:ascii="Tahoma" w:hAnsi="Tahoma" w:cs="Tahoma"/>
              <w:noProof/>
              <w:sz w:val="20"/>
              <w:szCs w:val="20"/>
              <w:rPrChange w:id="2" w:author="רינת אביטל" w:date="2022-05-12T09:18:00Z">
                <w:rPr>
                  <w:noProof/>
                </w:rPr>
              </w:rPrChange>
            </w:rPr>
            <mc:AlternateContent>
              <mc:Choice Requires="wpg">
                <w:drawing>
                  <wp:anchor distT="0" distB="0" distL="114300" distR="114300" simplePos="0" relativeHeight="251662336" behindDoc="0" locked="0" layoutInCell="1" allowOverlap="1" wp14:anchorId="0631DB57" wp14:editId="1342CE5E">
                    <wp:simplePos x="0" y="0"/>
                    <wp:positionH relativeFrom="column">
                      <wp:posOffset>-1060874</wp:posOffset>
                    </wp:positionH>
                    <wp:positionV relativeFrom="paragraph">
                      <wp:posOffset>135255</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BD5D111" id="קבוצה 49" o:spid="_x0000_s1026" style="position:absolute;left:0;text-align:left;margin-left:-83.55pt;margin-top:10.65pt;width:671.8pt;height:442.8pt;z-index:251662336"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p w14:paraId="6E80749A" w14:textId="0BDEB787" w:rsidR="004A56D3" w:rsidRPr="00103DCA" w:rsidRDefault="004A56D3" w:rsidP="00813AC5">
          <w:pPr>
            <w:jc w:val="center"/>
            <w:rPr>
              <w:rFonts w:ascii="Tahoma" w:hAnsi="Tahoma" w:cs="Tahoma"/>
              <w:b/>
              <w:bCs/>
              <w:color w:val="182B4C"/>
              <w:sz w:val="72"/>
              <w:szCs w:val="72"/>
              <w:rtl/>
              <w:rPrChange w:id="3"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9" w:author="רינת אביטל" w:date="2022-05-12T09:18:00Z">
                <w:rPr>
                  <w:b/>
                  <w:bCs/>
                  <w:noProof/>
                  <w:color w:val="182B4C"/>
                  <w:sz w:val="96"/>
                  <w:szCs w:val="96"/>
                  <w:rtl/>
                </w:rPr>
              </w:rPrChange>
            </w:rPr>
            <mc:AlternateContent>
              <mc:Choice Requires="wps">
                <w:drawing>
                  <wp:anchor distT="45720" distB="45720" distL="114300" distR="114300" simplePos="0" relativeHeight="251664384" behindDoc="0" locked="0" layoutInCell="1" allowOverlap="1" wp14:anchorId="66424226" wp14:editId="04F3AEEA">
                    <wp:simplePos x="0" y="0"/>
                    <wp:positionH relativeFrom="column">
                      <wp:posOffset>1019810</wp:posOffset>
                    </wp:positionH>
                    <wp:positionV relativeFrom="paragraph">
                      <wp:posOffset>368935</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92080F" w:rsidRPr="002F5935" w:rsidRDefault="0092080F">
                                <w:pPr>
                                  <w:rPr>
                                    <w:rFonts w:ascii="Candara Light" w:hAnsi="Candara Light"/>
                                    <w:b/>
                                    <w:bCs/>
                                    <w:sz w:val="72"/>
                                    <w:szCs w:val="72"/>
                                  </w:rPr>
                                </w:pPr>
                                <w:ins w:id="10" w:author="רינת אביטל" w:date="2022-05-12T11:53:00Z">
                                  <w:r w:rsidRPr="0098120F">
                                    <w:rPr>
                                      <w:rFonts w:ascii="Candara Light" w:hAnsi="Candara Light"/>
                                      <w:b/>
                                      <w:bCs/>
                                      <w:sz w:val="72"/>
                                      <w:szCs w:val="72"/>
                                    </w:rPr>
                                    <w:t>Visual function</w:t>
                                  </w:r>
                                </w:ins>
                                <w:del w:id="11" w:author="רינת אביטל" w:date="2022-05-12T11:53:00Z">
                                  <w:r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29.05pt;width:309.9pt;height:110.6pt;flip:x;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" filled="f" stroked="f">
                    <v:textbox style="mso-fit-shape-to-text:t">
                      <w:txbxContent>
                        <w:p w14:paraId="579AA634" w14:textId="1B9C3636" w:rsidR="0092080F" w:rsidRPr="002F5935" w:rsidRDefault="009208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4"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5" w:author="רינת אביטל" w:date="2022-05-12T09:18:00Z">
                <w:rPr>
                  <w:sz w:val="44"/>
                  <w:szCs w:val="44"/>
                  <w:rtl/>
                  <w:lang w:val="he-IL"/>
                </w:rPr>
              </w:rPrChange>
            </w:rPr>
          </w:pPr>
          <w:r w:rsidRPr="00103DCA">
            <w:rPr>
              <w:rFonts w:ascii="Tahoma" w:hAnsi="Tahoma" w:cs="Tahoma"/>
              <w:noProof/>
              <w:sz w:val="20"/>
              <w:szCs w:val="20"/>
              <w:rPrChange w:id="16" w:author="רינת אביטל" w:date="2022-05-12T09:18:00Z">
                <w:rPr>
                  <w:rFonts w:ascii="Tahoma" w:hAnsi="Tahoma" w:cs="Tahoma"/>
                  <w:noProof/>
                </w:rPr>
              </w:rPrChange>
            </w:rPr>
            <mc:AlternateContent>
              <mc:Choice Requires="wpg">
                <w:drawing>
                  <wp:anchor distT="0" distB="0" distL="114300" distR="114300" simplePos="0" relativeHeight="251666432" behindDoc="0" locked="0" layoutInCell="1" allowOverlap="1" wp14:anchorId="5D8A873F" wp14:editId="1389F46B">
                    <wp:simplePos x="0" y="0"/>
                    <wp:positionH relativeFrom="column">
                      <wp:posOffset>571077</wp:posOffset>
                    </wp:positionH>
                    <wp:positionV relativeFrom="paragraph">
                      <wp:posOffset>481330</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92080F" w:rsidRPr="00924553" w:rsidRDefault="0092080F" w:rsidP="00C64586">
                                  <w:pPr>
                                    <w:rPr>
                                      <w:rFonts w:ascii="Segoe UI Semilight" w:hAnsi="Segoe UI Semilight" w:cs="Segoe UI Semilight"/>
                                      <w:b/>
                                      <w:bCs/>
                                      <w:sz w:val="56"/>
                                      <w:szCs w:val="56"/>
                                      <w:rPrChange w:id="17" w:author="רינת אביטל" w:date="2022-05-09T18:22:00Z">
                                        <w:rPr/>
                                      </w:rPrChange>
                                    </w:rPr>
                                  </w:pPr>
                                  <w:ins w:id="18" w:author="רינת אביטל" w:date="2022-05-09T18:12:00Z">
                                    <w:r w:rsidRPr="00924553">
                                      <w:rPr>
                                        <w:rFonts w:ascii="Segoe UI Semilight" w:hAnsi="Segoe UI Semilight" w:cs="Segoe UI Semilight" w:hint="eastAsia"/>
                                        <w:b/>
                                        <w:bCs/>
                                        <w:sz w:val="56"/>
                                        <w:szCs w:val="56"/>
                                        <w:rtl/>
                                        <w:rPrChange w:id="19" w:author="רינת אביטל" w:date="2022-05-09T18:22:00Z">
                                          <w:rPr>
                                            <w:rFonts w:hint="eastAsia"/>
                                            <w:rtl/>
                                          </w:rPr>
                                        </w:rPrChange>
                                      </w:rPr>
                                      <w:t>רינת</w:t>
                                    </w:r>
                                    <w:r w:rsidRPr="00924553">
                                      <w:rPr>
                                        <w:rFonts w:ascii="Segoe UI Semilight" w:hAnsi="Segoe UI Semilight" w:cs="Segoe UI Semilight"/>
                                        <w:b/>
                                        <w:bCs/>
                                        <w:sz w:val="56"/>
                                        <w:szCs w:val="56"/>
                                        <w:rtl/>
                                        <w:rPrChange w:id="20" w:author="רינת אביטל" w:date="2022-05-09T18:22:00Z">
                                          <w:rPr>
                                            <w:rtl/>
                                          </w:rPr>
                                        </w:rPrChange>
                                      </w:rPr>
                                      <w:t xml:space="preserve"> </w:t>
                                    </w:r>
                                    <w:r w:rsidRPr="00924553">
                                      <w:rPr>
                                        <w:rFonts w:ascii="Segoe UI Semilight" w:hAnsi="Segoe UI Semilight" w:cs="Segoe UI Semilight" w:hint="eastAsia"/>
                                        <w:b/>
                                        <w:bCs/>
                                        <w:sz w:val="56"/>
                                        <w:szCs w:val="56"/>
                                        <w:rtl/>
                                        <w:rPrChange w:id="21"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2" w:author="רינת אביטל" w:date="2022-05-09T18:20:00Z">
                                    <w:r w:rsidRPr="00924553">
                                      <w:rPr>
                                        <w:rFonts w:ascii="Segoe UI Semilight" w:hAnsi="Segoe UI Semilight" w:cs="Segoe UI Semilight"/>
                                        <w:b/>
                                        <w:bCs/>
                                        <w:sz w:val="56"/>
                                        <w:szCs w:val="56"/>
                                        <w:rtl/>
                                        <w:rPrChange w:id="23"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92080F" w:rsidRPr="00924553" w:rsidRDefault="0092080F">
                                  <w:pPr>
                                    <w:jc w:val="right"/>
                                    <w:rPr>
                                      <w:rFonts w:ascii="Segoe UI Semilight" w:hAnsi="Segoe UI Semilight" w:cs="Segoe UI Semilight"/>
                                      <w:b/>
                                      <w:bCs/>
                                      <w:sz w:val="96"/>
                                      <w:szCs w:val="96"/>
                                      <w:rPrChange w:id="24" w:author="רינת אביטל" w:date="2022-05-09T18:23:00Z">
                                        <w:rPr/>
                                      </w:rPrChange>
                                    </w:rPr>
                                    <w:pPrChange w:id="25" w:author="רינת אביטל" w:date="2022-05-09T18:19:00Z">
                                      <w:pPr/>
                                    </w:pPrChange>
                                  </w:pPr>
                                  <w:ins w:id="26" w:author="רינת אביטל" w:date="2022-05-09T18:23:00Z">
                                    <w:r w:rsidRPr="00924553">
                                      <w:rPr>
                                        <w:rFonts w:ascii="Segoe UI Semilight" w:hAnsi="Segoe UI Semilight" w:cs="Segoe UI Semilight" w:hint="eastAsia"/>
                                        <w:b/>
                                        <w:bCs/>
                                        <w:sz w:val="96"/>
                                        <w:szCs w:val="96"/>
                                        <w:rtl/>
                                        <w:rPrChange w:id="27"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28"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44.95pt;margin-top:37.9pt;width:446.1pt;height:133.2pt;z-index:251666432;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92080F" w:rsidRPr="00924553" w:rsidRDefault="0092080F" w:rsidP="00C64586">
                            <w:pPr>
                              <w:rPr>
                                <w:rFonts w:ascii="Segoe UI Semilight" w:hAnsi="Segoe UI Semilight" w:cs="Segoe UI Semilight"/>
                                <w:b/>
                                <w:bCs/>
                                <w:sz w:val="56"/>
                                <w:szCs w:val="56"/>
                                <w:rPrChange w:id="31" w:author="רינת אביטל" w:date="2022-05-09T18:22:00Z">
                                  <w:rPr/>
                                </w:rPrChange>
                              </w:rPr>
                            </w:pPr>
                            <w:ins w:id="32" w:author="רינת אביטל" w:date="2022-05-09T18:12:00Z">
                              <w:r w:rsidRPr="00924553">
                                <w:rPr>
                                  <w:rFonts w:ascii="Segoe UI Semilight" w:hAnsi="Segoe UI Semilight" w:cs="Segoe UI Semilight" w:hint="eastAsia"/>
                                  <w:b/>
                                  <w:bCs/>
                                  <w:sz w:val="56"/>
                                  <w:szCs w:val="56"/>
                                  <w:rtl/>
                                  <w:rPrChange w:id="33" w:author="רינת אביטל" w:date="2022-05-09T18:22:00Z">
                                    <w:rPr>
                                      <w:rFonts w:hint="eastAsia"/>
                                      <w:rtl/>
                                    </w:rPr>
                                  </w:rPrChange>
                                </w:rPr>
                                <w:t>רינת</w:t>
                              </w:r>
                              <w:r w:rsidRPr="00924553">
                                <w:rPr>
                                  <w:rFonts w:ascii="Segoe UI Semilight" w:hAnsi="Segoe UI Semilight" w:cs="Segoe UI Semilight"/>
                                  <w:b/>
                                  <w:bCs/>
                                  <w:sz w:val="56"/>
                                  <w:szCs w:val="56"/>
                                  <w:rtl/>
                                  <w:rPrChange w:id="34" w:author="רינת אביטל" w:date="2022-05-09T18:22:00Z">
                                    <w:rPr>
                                      <w:rtl/>
                                    </w:rPr>
                                  </w:rPrChange>
                                </w:rPr>
                                <w:t xml:space="preserve"> </w:t>
                              </w:r>
                              <w:r w:rsidRPr="00924553">
                                <w:rPr>
                                  <w:rFonts w:ascii="Segoe UI Semilight" w:hAnsi="Segoe UI Semilight" w:cs="Segoe UI Semilight" w:hint="eastAsia"/>
                                  <w:b/>
                                  <w:bCs/>
                                  <w:sz w:val="56"/>
                                  <w:szCs w:val="56"/>
                                  <w:rtl/>
                                  <w:rPrChange w:id="35"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6" w:author="רינת אביטל" w:date="2022-05-09T18:20:00Z">
                              <w:r w:rsidRPr="00924553">
                                <w:rPr>
                                  <w:rFonts w:ascii="Segoe UI Semilight" w:hAnsi="Segoe UI Semilight" w:cs="Segoe UI Semilight"/>
                                  <w:b/>
                                  <w:bCs/>
                                  <w:sz w:val="56"/>
                                  <w:szCs w:val="56"/>
                                  <w:rtl/>
                                  <w:rPrChange w:id="37"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92080F" w:rsidRPr="00924553" w:rsidRDefault="0092080F">
                            <w:pPr>
                              <w:jc w:val="right"/>
                              <w:rPr>
                                <w:rFonts w:ascii="Segoe UI Semilight" w:hAnsi="Segoe UI Semilight" w:cs="Segoe UI Semilight"/>
                                <w:b/>
                                <w:bCs/>
                                <w:sz w:val="96"/>
                                <w:szCs w:val="96"/>
                                <w:rPrChange w:id="38" w:author="רינת אביטל" w:date="2022-05-09T18:23:00Z">
                                  <w:rPr/>
                                </w:rPrChange>
                              </w:rPr>
                              <w:pPrChange w:id="39" w:author="רינת אביטל" w:date="2022-05-09T18:19:00Z">
                                <w:pPr/>
                              </w:pPrChange>
                            </w:pPr>
                            <w:ins w:id="40" w:author="רינת אביטל" w:date="2022-05-09T18:23:00Z">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5"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
        <w:id w:val="973031184"/>
        <w:docPartObj>
          <w:docPartGallery w:val="Table of Contents"/>
          <w:docPartUnique/>
        </w:docPartObj>
      </w:sdtPr>
      <w:sdtEndPr>
        <w:rPr>
          <w:sz w:val="24"/>
          <w:szCs w:val="24"/>
          <w:lang w:val="en-US"/>
        </w:rPr>
      </w:sdtEndPr>
      <w:sdtContent>
        <w:p w14:paraId="29AEDBA9" w14:textId="15F1C3F5" w:rsidR="00912ECE" w:rsidRPr="00A409B3" w:rsidRDefault="00912ECE" w:rsidP="00A42C9C">
          <w:pPr>
            <w:pStyle w:val="a7"/>
            <w:spacing w:line="360" w:lineRule="auto"/>
            <w:jc w:val="center"/>
            <w:rPr>
              <w:rFonts w:ascii="Tahoma" w:hAnsi="Tahoma" w:cs="Tahoma"/>
              <w:b/>
              <w:bCs/>
              <w:color w:val="F4B083" w:themeColor="accent2" w:themeTint="99"/>
              <w:sz w:val="40"/>
              <w:szCs w:val="40"/>
              <w:rPrChange w:id="46" w:author="רינת אביטל" w:date="2022-05-12T09:18:00Z">
                <w:rPr>
                  <w:b/>
                  <w:bCs/>
                  <w:color w:val="89D7C3"/>
                  <w:sz w:val="44"/>
                  <w:szCs w:val="44"/>
                </w:rPr>
              </w:rPrChange>
            </w:rPr>
          </w:pPr>
          <w:r w:rsidRPr="00A409B3">
            <w:rPr>
              <w:rFonts w:ascii="Tahoma" w:hAnsi="Tahoma" w:cs="Tahoma" w:hint="eastAsia"/>
              <w:b/>
              <w:bCs/>
              <w:color w:val="F4B083" w:themeColor="accent2" w:themeTint="99"/>
              <w:sz w:val="40"/>
              <w:szCs w:val="40"/>
              <w:cs w:val="0"/>
              <w:lang w:val="he-IL"/>
              <w:rPrChange w:id="47" w:author="רינת אביטל" w:date="2022-05-12T09:18:00Z">
                <w:rPr>
                  <w:rFonts w:hint="eastAsia"/>
                  <w:b/>
                  <w:bCs/>
                  <w:color w:val="89D7C3"/>
                  <w:sz w:val="44"/>
                  <w:szCs w:val="44"/>
                  <w:cs w:val="0"/>
                  <w:lang w:val="he-IL"/>
                </w:rPr>
              </w:rPrChange>
            </w:rPr>
            <w:t>תוכן</w:t>
          </w:r>
          <w:r w:rsidR="00A42C9C" w:rsidRPr="00A409B3">
            <w:rPr>
              <w:rFonts w:ascii="Tahoma" w:hAnsi="Tahoma" w:cs="Tahoma"/>
              <w:b/>
              <w:bCs/>
              <w:color w:val="F4B083" w:themeColor="accent2" w:themeTint="99"/>
              <w:sz w:val="40"/>
              <w:szCs w:val="40"/>
              <w:cs w:val="0"/>
              <w:rPrChange w:id="48" w:author="רינת אביטל" w:date="2022-05-12T09:18:00Z">
                <w:rPr>
                  <w:b/>
                  <w:bCs/>
                  <w:color w:val="89D7C3"/>
                  <w:sz w:val="44"/>
                  <w:szCs w:val="44"/>
                  <w:cs w:val="0"/>
                </w:rPr>
              </w:rPrChange>
            </w:rPr>
            <w:t xml:space="preserve"> </w:t>
          </w:r>
          <w:r w:rsidR="00A42C9C" w:rsidRPr="00A409B3">
            <w:rPr>
              <w:rFonts w:ascii="Tahoma" w:hAnsi="Tahoma" w:cs="Tahoma" w:hint="eastAsia"/>
              <w:b/>
              <w:bCs/>
              <w:color w:val="F4B083" w:themeColor="accent2" w:themeTint="99"/>
              <w:sz w:val="40"/>
              <w:szCs w:val="40"/>
              <w:cs w:val="0"/>
              <w:rPrChange w:id="49" w:author="רינת אביטל" w:date="2022-05-12T09:18:00Z">
                <w:rPr>
                  <w:rFonts w:hint="eastAsia"/>
                  <w:b/>
                  <w:bCs/>
                  <w:color w:val="89D7C3"/>
                  <w:sz w:val="44"/>
                  <w:szCs w:val="44"/>
                  <w:cs w:val="0"/>
                </w:rPr>
              </w:rPrChange>
            </w:rPr>
            <w:t>עניינים</w:t>
          </w:r>
        </w:p>
        <w:p w14:paraId="7C2F4403" w14:textId="75E2C9BB" w:rsidR="00A26130" w:rsidRPr="00103DCA" w:rsidRDefault="00912ECE">
          <w:pPr>
            <w:pStyle w:val="TOC1"/>
            <w:rPr>
              <w:rFonts w:ascii="Tahoma" w:eastAsiaTheme="minorEastAsia" w:hAnsi="Tahoma" w:cs="Tahoma"/>
              <w:noProof/>
              <w:sz w:val="24"/>
              <w:szCs w:val="24"/>
              <w:rtl/>
              <w:rPrChange w:id="50" w:author="רינת אביטל" w:date="2022-05-12T09:18:00Z">
                <w:rPr>
                  <w:rFonts w:eastAsiaTheme="minorEastAsia"/>
                  <w:noProof/>
                  <w:sz w:val="28"/>
                  <w:szCs w:val="28"/>
                  <w:rtl/>
                </w:rPr>
              </w:rPrChange>
            </w:rPr>
          </w:pPr>
          <w:r w:rsidRPr="00103DCA">
            <w:rPr>
              <w:rFonts w:ascii="Tahoma" w:hAnsi="Tahoma" w:cs="Tahoma"/>
              <w:sz w:val="24"/>
              <w:szCs w:val="24"/>
              <w:rPrChange w:id="51" w:author="רינת אביטל" w:date="2022-05-12T09:18:00Z">
                <w:rPr>
                  <w:sz w:val="28"/>
                  <w:szCs w:val="28"/>
                </w:rPr>
              </w:rPrChange>
            </w:rPr>
            <w:fldChar w:fldCharType="begin"/>
          </w:r>
          <w:r w:rsidRPr="00103DCA">
            <w:rPr>
              <w:rFonts w:ascii="Tahoma" w:hAnsi="Tahoma" w:cs="Tahoma"/>
              <w:sz w:val="24"/>
              <w:szCs w:val="24"/>
              <w:rPrChange w:id="52" w:author="רינת אביטל" w:date="2022-05-12T09:18:00Z">
                <w:rPr>
                  <w:sz w:val="28"/>
                  <w:szCs w:val="28"/>
                </w:rPr>
              </w:rPrChange>
            </w:rPr>
            <w:instrText xml:space="preserve"> TOC \o "1-3" \h \z \u </w:instrText>
          </w:r>
          <w:r w:rsidRPr="00103DCA">
            <w:rPr>
              <w:rFonts w:ascii="Tahoma" w:hAnsi="Tahoma" w:cs="Tahoma"/>
              <w:sz w:val="24"/>
              <w:szCs w:val="24"/>
              <w:rPrChange w:id="53" w:author="רינת אביטל" w:date="2022-05-12T09:18:00Z">
                <w:rPr>
                  <w:b/>
                  <w:bCs/>
                  <w:sz w:val="28"/>
                  <w:szCs w:val="28"/>
                  <w:lang w:val="he-IL"/>
                </w:rPr>
              </w:rPrChange>
            </w:rPr>
            <w:fldChar w:fldCharType="separate"/>
          </w:r>
          <w:r w:rsidR="0063165E" w:rsidRPr="00103DCA">
            <w:rPr>
              <w:rFonts w:ascii="Tahoma" w:hAnsi="Tahoma" w:cs="Tahoma"/>
              <w:sz w:val="20"/>
              <w:szCs w:val="20"/>
              <w:rPrChange w:id="54" w:author="רינת אביטל" w:date="2022-05-12T09:18:00Z">
                <w:rPr/>
              </w:rPrChange>
            </w:rPr>
            <w:fldChar w:fldCharType="begin"/>
          </w:r>
          <w:r w:rsidR="0063165E" w:rsidRPr="00103DCA">
            <w:rPr>
              <w:rFonts w:ascii="Tahoma" w:hAnsi="Tahoma" w:cs="Tahoma"/>
              <w:sz w:val="20"/>
              <w:szCs w:val="20"/>
              <w:rPrChange w:id="55" w:author="רינת אביטל" w:date="2022-05-12T09:18:00Z">
                <w:rPr/>
              </w:rPrChange>
            </w:rPr>
            <w:instrText xml:space="preserve"> HYPERLINK \l "_Toc103039593" </w:instrText>
          </w:r>
          <w:r w:rsidR="0063165E" w:rsidRPr="00103DCA">
            <w:rPr>
              <w:rFonts w:ascii="Tahoma" w:hAnsi="Tahoma" w:cs="Tahoma"/>
              <w:sz w:val="20"/>
              <w:szCs w:val="20"/>
              <w:rPrChange w:id="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 w:author="רינת אביטל" w:date="2022-05-12T09:18:00Z">
                <w:rPr>
                  <w:rStyle w:val="Hyperlink"/>
                  <w:rFonts w:hint="eastAsia"/>
                  <w:noProof/>
                  <w:sz w:val="28"/>
                  <w:szCs w:val="28"/>
                  <w:rtl/>
                </w:rPr>
              </w:rPrChange>
            </w:rPr>
            <w:t>הצעת</w:t>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1" w:author="רינת אביטל" w:date="2022-05-12T09:18:00Z">
                <w:rPr>
                  <w:rStyle w:val="Hyperlink"/>
                  <w:rFonts w:hint="eastAsia"/>
                  <w:noProof/>
                  <w:sz w:val="28"/>
                  <w:szCs w:val="28"/>
                  <w:rtl/>
                </w:rPr>
              </w:rPrChange>
            </w:rPr>
            <w:t>פרויקט</w:t>
          </w:r>
          <w:r w:rsidR="00A26130" w:rsidRPr="00103DCA">
            <w:rPr>
              <w:rFonts w:ascii="Tahoma" w:hAnsi="Tahoma" w:cs="Tahoma"/>
              <w:noProof/>
              <w:webHidden/>
              <w:sz w:val="24"/>
              <w:szCs w:val="24"/>
              <w:rtl/>
              <w:rPrChange w:id="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w:t>
          </w:r>
          <w:r w:rsidR="00A26130" w:rsidRPr="00103DCA">
            <w:rPr>
              <w:rStyle w:val="Hyperlink"/>
              <w:rFonts w:ascii="Tahoma" w:hAnsi="Tahoma" w:cs="Tahoma"/>
              <w:noProof/>
              <w:sz w:val="24"/>
              <w:szCs w:val="24"/>
              <w:rtl/>
              <w:rPrChange w:id="71"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2" w:author="רינת אביטל" w:date="2022-05-12T09:18:00Z">
                <w:rPr>
                  <w:rStyle w:val="Hyperlink"/>
                  <w:noProof/>
                  <w:sz w:val="28"/>
                  <w:szCs w:val="28"/>
                </w:rPr>
              </w:rPrChange>
            </w:rPr>
            <w:fldChar w:fldCharType="end"/>
          </w:r>
        </w:p>
        <w:p w14:paraId="3C5118AF" w14:textId="61507877" w:rsidR="00A26130" w:rsidRPr="00103DCA" w:rsidRDefault="0063165E">
          <w:pPr>
            <w:pStyle w:val="TOC1"/>
            <w:rPr>
              <w:rFonts w:ascii="Tahoma" w:eastAsiaTheme="minorEastAsia" w:hAnsi="Tahoma" w:cs="Tahoma"/>
              <w:noProof/>
              <w:sz w:val="24"/>
              <w:szCs w:val="24"/>
              <w:rtl/>
              <w:rPrChange w:id="73" w:author="רינת אביטל" w:date="2022-05-12T09:18:00Z">
                <w:rPr>
                  <w:rFonts w:eastAsiaTheme="minorEastAsia"/>
                  <w:noProof/>
                  <w:sz w:val="28"/>
                  <w:szCs w:val="28"/>
                  <w:rtl/>
                </w:rPr>
              </w:rPrChange>
            </w:rPr>
          </w:pPr>
          <w:r w:rsidRPr="00103DCA">
            <w:rPr>
              <w:rFonts w:ascii="Tahoma" w:hAnsi="Tahoma" w:cs="Tahoma"/>
              <w:sz w:val="20"/>
              <w:szCs w:val="20"/>
              <w:rPrChange w:id="74" w:author="רינת אביטל" w:date="2022-05-12T09:18:00Z">
                <w:rPr/>
              </w:rPrChange>
            </w:rPr>
            <w:fldChar w:fldCharType="begin"/>
          </w:r>
          <w:r w:rsidRPr="00103DCA">
            <w:rPr>
              <w:rFonts w:ascii="Tahoma" w:hAnsi="Tahoma" w:cs="Tahoma"/>
              <w:sz w:val="20"/>
              <w:szCs w:val="20"/>
              <w:rPrChange w:id="75" w:author="רינת אביטל" w:date="2022-05-12T09:18:00Z">
                <w:rPr/>
              </w:rPrChange>
            </w:rPr>
            <w:instrText xml:space="preserve"> HYPERLINK \l "_Toc103039594" </w:instrText>
          </w:r>
          <w:r w:rsidRPr="00103DCA">
            <w:rPr>
              <w:rFonts w:ascii="Tahoma" w:hAnsi="Tahoma" w:cs="Tahoma"/>
              <w:sz w:val="20"/>
              <w:szCs w:val="20"/>
              <w:rPrChange w:id="76" w:author="רינת אביטל" w:date="2022-05-12T09:18:00Z">
                <w:rPr>
                  <w:rStyle w:val="Hyperlink"/>
                  <w:noProof/>
                  <w:sz w:val="28"/>
                  <w:szCs w:val="28"/>
                </w:rPr>
              </w:rPrChange>
            </w:rPr>
            <w:fldChar w:fldCharType="separate"/>
          </w:r>
          <w:r w:rsidR="00A26130" w:rsidRPr="00103DCA">
            <w:rPr>
              <w:rStyle w:val="Hyperlink"/>
              <w:rFonts w:ascii="Tahoma" w:hAnsi="Tahoma" w:cs="Tahoma"/>
              <w:b/>
              <w:bCs/>
              <w:noProof/>
              <w:sz w:val="24"/>
              <w:szCs w:val="24"/>
              <w:rPrChange w:id="77"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7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9" w:author="רינת אביטל" w:date="2022-05-12T09:18:00Z">
                <w:rPr>
                  <w:rStyle w:val="Hyperlink"/>
                  <w:rFonts w:hint="eastAsia"/>
                  <w:noProof/>
                  <w:sz w:val="28"/>
                  <w:szCs w:val="28"/>
                  <w:rtl/>
                </w:rPr>
              </w:rPrChange>
            </w:rPr>
            <w:t>מבוא</w:t>
          </w:r>
          <w:r w:rsidR="00A26130" w:rsidRPr="00103DCA">
            <w:rPr>
              <w:rStyle w:val="Hyperlink"/>
              <w:rFonts w:ascii="Tahoma" w:hAnsi="Tahoma" w:cs="Tahoma"/>
              <w:noProof/>
              <w:sz w:val="24"/>
              <w:szCs w:val="24"/>
              <w:rtl/>
              <w:rPrChange w:id="80"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1" w:author="רינת אביטל" w:date="2022-05-12T09:18:00Z">
                <w:rPr>
                  <w:rStyle w:val="Hyperlink"/>
                  <w:rFonts w:hint="eastAsia"/>
                  <w:noProof/>
                  <w:sz w:val="28"/>
                  <w:szCs w:val="28"/>
                  <w:rtl/>
                </w:rPr>
              </w:rPrChange>
            </w:rPr>
            <w:t>תקציר</w:t>
          </w:r>
          <w:r w:rsidR="00A26130" w:rsidRPr="00103DCA">
            <w:rPr>
              <w:rFonts w:ascii="Tahoma" w:hAnsi="Tahoma" w:cs="Tahoma"/>
              <w:noProof/>
              <w:webHidden/>
              <w:sz w:val="24"/>
              <w:szCs w:val="24"/>
              <w:rtl/>
              <w:rPrChange w:id="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7"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6</w:t>
          </w:r>
          <w:r w:rsidR="00A26130" w:rsidRPr="00103DCA">
            <w:rPr>
              <w:rStyle w:val="Hyperlink"/>
              <w:rFonts w:ascii="Tahoma" w:hAnsi="Tahoma" w:cs="Tahoma"/>
              <w:noProof/>
              <w:sz w:val="24"/>
              <w:szCs w:val="24"/>
              <w:rtl/>
              <w:rPrChange w:id="9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2" w:author="רינת אביטל" w:date="2022-05-12T09:18:00Z">
                <w:rPr>
                  <w:rStyle w:val="Hyperlink"/>
                  <w:noProof/>
                  <w:sz w:val="28"/>
                  <w:szCs w:val="28"/>
                </w:rPr>
              </w:rPrChange>
            </w:rPr>
            <w:fldChar w:fldCharType="end"/>
          </w:r>
        </w:p>
        <w:p w14:paraId="0E2CB324" w14:textId="5DDB195A" w:rsidR="00A26130" w:rsidRPr="00103DCA" w:rsidRDefault="0063165E">
          <w:pPr>
            <w:pStyle w:val="TOC2"/>
            <w:tabs>
              <w:tab w:val="left" w:pos="1320"/>
              <w:tab w:val="right" w:leader="dot" w:pos="8296"/>
            </w:tabs>
            <w:rPr>
              <w:rFonts w:ascii="Tahoma" w:eastAsiaTheme="minorEastAsia" w:hAnsi="Tahoma" w:cs="Tahoma"/>
              <w:noProof/>
              <w:sz w:val="24"/>
              <w:szCs w:val="24"/>
              <w:rtl/>
              <w:rPrChange w:id="93" w:author="רינת אביטל" w:date="2022-05-12T09:18:00Z">
                <w:rPr>
                  <w:rFonts w:eastAsiaTheme="minorEastAsia"/>
                  <w:noProof/>
                  <w:sz w:val="28"/>
                  <w:szCs w:val="28"/>
                  <w:rtl/>
                </w:rPr>
              </w:rPrChange>
            </w:rPr>
          </w:pPr>
          <w:r w:rsidRPr="00103DCA">
            <w:rPr>
              <w:rFonts w:ascii="Tahoma" w:hAnsi="Tahoma" w:cs="Tahoma"/>
              <w:sz w:val="20"/>
              <w:szCs w:val="20"/>
              <w:rPrChange w:id="94" w:author="רינת אביטל" w:date="2022-05-12T09:18:00Z">
                <w:rPr/>
              </w:rPrChange>
            </w:rPr>
            <w:fldChar w:fldCharType="begin"/>
          </w:r>
          <w:r w:rsidRPr="00103DCA">
            <w:rPr>
              <w:rFonts w:ascii="Tahoma" w:hAnsi="Tahoma" w:cs="Tahoma"/>
              <w:sz w:val="20"/>
              <w:szCs w:val="20"/>
              <w:rPrChange w:id="95" w:author="רינת אביטל" w:date="2022-05-12T09:18:00Z">
                <w:rPr/>
              </w:rPrChange>
            </w:rPr>
            <w:instrText xml:space="preserve"> HYPERLINK \l "_Toc103039595" </w:instrText>
          </w:r>
          <w:r w:rsidRPr="00103DCA">
            <w:rPr>
              <w:rFonts w:ascii="Tahoma" w:hAnsi="Tahoma" w:cs="Tahoma"/>
              <w:sz w:val="20"/>
              <w:szCs w:val="20"/>
              <w:rPrChange w:id="9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7"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9" w:author="רינת אביטל" w:date="2022-05-12T09:18:00Z">
                <w:rPr>
                  <w:rStyle w:val="Hyperlink"/>
                  <w:rFonts w:hint="eastAsia"/>
                  <w:noProof/>
                  <w:sz w:val="28"/>
                  <w:szCs w:val="28"/>
                  <w:rtl/>
                </w:rPr>
              </w:rPrChange>
            </w:rPr>
            <w:t>הרקע</w:t>
          </w:r>
          <w:r w:rsidR="00A26130" w:rsidRPr="00103DCA">
            <w:rPr>
              <w:rStyle w:val="Hyperlink"/>
              <w:rFonts w:ascii="Tahoma" w:hAnsi="Tahoma" w:cs="Tahoma"/>
              <w:noProof/>
              <w:sz w:val="24"/>
              <w:szCs w:val="24"/>
              <w:rtl/>
              <w:rPrChange w:id="1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1" w:author="רינת אביטל" w:date="2022-05-12T09:18:00Z">
                <w:rPr>
                  <w:rStyle w:val="Hyperlink"/>
                  <w:rFonts w:hint="eastAsia"/>
                  <w:noProof/>
                  <w:sz w:val="28"/>
                  <w:szCs w:val="28"/>
                  <w:rtl/>
                </w:rPr>
              </w:rPrChange>
            </w:rPr>
            <w:t>לפרויקט</w:t>
          </w:r>
          <w:r w:rsidR="00A26130" w:rsidRPr="00103DCA">
            <w:rPr>
              <w:rFonts w:ascii="Tahoma" w:hAnsi="Tahoma" w:cs="Tahoma"/>
              <w:noProof/>
              <w:webHidden/>
              <w:sz w:val="24"/>
              <w:szCs w:val="24"/>
              <w:rtl/>
              <w:rPrChange w:id="10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7"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0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6</w:t>
          </w:r>
          <w:r w:rsidR="00A26130" w:rsidRPr="00103DCA">
            <w:rPr>
              <w:rStyle w:val="Hyperlink"/>
              <w:rFonts w:ascii="Tahoma" w:hAnsi="Tahoma" w:cs="Tahoma"/>
              <w:noProof/>
              <w:sz w:val="24"/>
              <w:szCs w:val="24"/>
              <w:rtl/>
              <w:rPrChange w:id="1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2" w:author="רינת אביטל" w:date="2022-05-12T09:18:00Z">
                <w:rPr>
                  <w:rStyle w:val="Hyperlink"/>
                  <w:noProof/>
                  <w:sz w:val="28"/>
                  <w:szCs w:val="28"/>
                </w:rPr>
              </w:rPrChange>
            </w:rPr>
            <w:fldChar w:fldCharType="end"/>
          </w:r>
        </w:p>
        <w:p w14:paraId="63E11D14" w14:textId="7ABDA137" w:rsidR="00A26130" w:rsidRPr="00103DCA" w:rsidRDefault="0063165E">
          <w:pPr>
            <w:pStyle w:val="TOC2"/>
            <w:tabs>
              <w:tab w:val="left" w:pos="1100"/>
              <w:tab w:val="right" w:leader="dot" w:pos="8296"/>
            </w:tabs>
            <w:rPr>
              <w:rFonts w:ascii="Tahoma" w:eastAsiaTheme="minorEastAsia" w:hAnsi="Tahoma" w:cs="Tahoma"/>
              <w:noProof/>
              <w:sz w:val="24"/>
              <w:szCs w:val="24"/>
              <w:rtl/>
              <w:rPrChange w:id="113" w:author="רינת אביטל" w:date="2022-05-12T09:18:00Z">
                <w:rPr>
                  <w:rFonts w:eastAsiaTheme="minorEastAsia"/>
                  <w:noProof/>
                  <w:sz w:val="28"/>
                  <w:szCs w:val="28"/>
                  <w:rtl/>
                </w:rPr>
              </w:rPrChange>
            </w:rPr>
          </w:pPr>
          <w:r w:rsidRPr="00103DCA">
            <w:rPr>
              <w:rFonts w:ascii="Tahoma" w:hAnsi="Tahoma" w:cs="Tahoma"/>
              <w:sz w:val="20"/>
              <w:szCs w:val="20"/>
              <w:rPrChange w:id="114" w:author="רינת אביטל" w:date="2022-05-12T09:18:00Z">
                <w:rPr/>
              </w:rPrChange>
            </w:rPr>
            <w:fldChar w:fldCharType="begin"/>
          </w:r>
          <w:r w:rsidRPr="00103DCA">
            <w:rPr>
              <w:rFonts w:ascii="Tahoma" w:hAnsi="Tahoma" w:cs="Tahoma"/>
              <w:sz w:val="20"/>
              <w:szCs w:val="20"/>
              <w:rPrChange w:id="115" w:author="רינת אביטל" w:date="2022-05-12T09:18:00Z">
                <w:rPr/>
              </w:rPrChange>
            </w:rPr>
            <w:instrText xml:space="preserve"> HYPERLINK \l "_Toc103039596" </w:instrText>
          </w:r>
          <w:r w:rsidRPr="00103DCA">
            <w:rPr>
              <w:rFonts w:ascii="Tahoma" w:hAnsi="Tahoma" w:cs="Tahoma"/>
              <w:sz w:val="20"/>
              <w:szCs w:val="20"/>
              <w:rPrChange w:id="1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7"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9" w:author="רינת אביטל" w:date="2022-05-12T09:18:00Z">
                <w:rPr>
                  <w:rStyle w:val="Hyperlink"/>
                  <w:rFonts w:hint="eastAsia"/>
                  <w:noProof/>
                  <w:sz w:val="28"/>
                  <w:szCs w:val="28"/>
                  <w:rtl/>
                </w:rPr>
              </w:rPrChange>
            </w:rPr>
            <w:t>תהליך</w:t>
          </w:r>
          <w:r w:rsidR="00A26130" w:rsidRPr="00103DCA">
            <w:rPr>
              <w:rStyle w:val="Hyperlink"/>
              <w:rFonts w:ascii="Tahoma" w:hAnsi="Tahoma" w:cs="Tahoma"/>
              <w:noProof/>
              <w:sz w:val="24"/>
              <w:szCs w:val="24"/>
              <w:rtl/>
              <w:rPrChange w:id="1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21" w:author="רינת אביטל" w:date="2022-05-12T09:18:00Z">
                <w:rPr>
                  <w:rStyle w:val="Hyperlink"/>
                  <w:rFonts w:hint="eastAsia"/>
                  <w:noProof/>
                  <w:sz w:val="28"/>
                  <w:szCs w:val="28"/>
                  <w:rtl/>
                </w:rPr>
              </w:rPrChange>
            </w:rPr>
            <w:t>המחקר</w:t>
          </w:r>
          <w:r w:rsidR="00A26130" w:rsidRPr="00103DCA">
            <w:rPr>
              <w:rFonts w:ascii="Tahoma" w:hAnsi="Tahoma" w:cs="Tahoma"/>
              <w:noProof/>
              <w:webHidden/>
              <w:sz w:val="24"/>
              <w:szCs w:val="24"/>
              <w:rtl/>
              <w:rPrChange w:id="1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27"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3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8</w:t>
          </w:r>
          <w:r w:rsidR="00A26130" w:rsidRPr="00103DCA">
            <w:rPr>
              <w:rStyle w:val="Hyperlink"/>
              <w:rFonts w:ascii="Tahoma" w:hAnsi="Tahoma" w:cs="Tahoma"/>
              <w:noProof/>
              <w:sz w:val="24"/>
              <w:szCs w:val="24"/>
              <w:rtl/>
              <w:rPrChange w:id="1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32" w:author="רינת אביטל" w:date="2022-05-12T09:18:00Z">
                <w:rPr>
                  <w:rStyle w:val="Hyperlink"/>
                  <w:noProof/>
                  <w:sz w:val="28"/>
                  <w:szCs w:val="28"/>
                </w:rPr>
              </w:rPrChange>
            </w:rPr>
            <w:fldChar w:fldCharType="end"/>
          </w:r>
        </w:p>
        <w:p w14:paraId="4E258086" w14:textId="176F23DC" w:rsidR="00A26130" w:rsidRPr="00103DCA" w:rsidRDefault="0063165E">
          <w:pPr>
            <w:pStyle w:val="TOC2"/>
            <w:tabs>
              <w:tab w:val="left" w:pos="1100"/>
              <w:tab w:val="right" w:leader="dot" w:pos="8296"/>
            </w:tabs>
            <w:rPr>
              <w:rFonts w:ascii="Tahoma" w:eastAsiaTheme="minorEastAsia" w:hAnsi="Tahoma" w:cs="Tahoma"/>
              <w:noProof/>
              <w:sz w:val="24"/>
              <w:szCs w:val="24"/>
              <w:rtl/>
              <w:rPrChange w:id="133" w:author="רינת אביטל" w:date="2022-05-12T09:18:00Z">
                <w:rPr>
                  <w:rFonts w:eastAsiaTheme="minorEastAsia"/>
                  <w:noProof/>
                  <w:sz w:val="28"/>
                  <w:szCs w:val="28"/>
                  <w:rtl/>
                </w:rPr>
              </w:rPrChange>
            </w:rPr>
          </w:pPr>
          <w:r w:rsidRPr="00103DCA">
            <w:rPr>
              <w:rFonts w:ascii="Tahoma" w:hAnsi="Tahoma" w:cs="Tahoma"/>
              <w:sz w:val="20"/>
              <w:szCs w:val="20"/>
              <w:rPrChange w:id="134" w:author="רינת אביטל" w:date="2022-05-12T09:18:00Z">
                <w:rPr/>
              </w:rPrChange>
            </w:rPr>
            <w:fldChar w:fldCharType="begin"/>
          </w:r>
          <w:r w:rsidRPr="00103DCA">
            <w:rPr>
              <w:rFonts w:ascii="Tahoma" w:hAnsi="Tahoma" w:cs="Tahoma"/>
              <w:sz w:val="20"/>
              <w:szCs w:val="20"/>
              <w:rPrChange w:id="135" w:author="רינת אביטל" w:date="2022-05-12T09:18:00Z">
                <w:rPr/>
              </w:rPrChange>
            </w:rPr>
            <w:instrText xml:space="preserve"> HYPERLINK \l "_Toc103039597" </w:instrText>
          </w:r>
          <w:r w:rsidRPr="00103DCA">
            <w:rPr>
              <w:rFonts w:ascii="Tahoma" w:hAnsi="Tahoma" w:cs="Tahoma"/>
              <w:sz w:val="20"/>
              <w:szCs w:val="20"/>
              <w:rPrChange w:id="1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37"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3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39" w:author="רינת אביטל" w:date="2022-05-12T09:18:00Z">
                <w:rPr>
                  <w:rStyle w:val="Hyperlink"/>
                  <w:rFonts w:hint="eastAsia"/>
                  <w:noProof/>
                  <w:sz w:val="28"/>
                  <w:szCs w:val="28"/>
                  <w:rtl/>
                </w:rPr>
              </w:rPrChange>
            </w:rPr>
            <w:t>סקירת</w:t>
          </w:r>
          <w:r w:rsidR="00A26130" w:rsidRPr="00103DCA">
            <w:rPr>
              <w:rStyle w:val="Hyperlink"/>
              <w:rFonts w:ascii="Tahoma" w:hAnsi="Tahoma" w:cs="Tahoma"/>
              <w:noProof/>
              <w:sz w:val="24"/>
              <w:szCs w:val="24"/>
              <w:rtl/>
              <w:rPrChange w:id="14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41" w:author="רינת אביטל" w:date="2022-05-12T09:18:00Z">
                <w:rPr>
                  <w:rStyle w:val="Hyperlink"/>
                  <w:rFonts w:hint="eastAsia"/>
                  <w:noProof/>
                  <w:sz w:val="28"/>
                  <w:szCs w:val="28"/>
                  <w:rtl/>
                </w:rPr>
              </w:rPrChange>
            </w:rPr>
            <w:t>ספרות</w:t>
          </w:r>
          <w:r w:rsidR="00A26130" w:rsidRPr="00103DCA">
            <w:rPr>
              <w:rFonts w:ascii="Tahoma" w:hAnsi="Tahoma" w:cs="Tahoma"/>
              <w:noProof/>
              <w:webHidden/>
              <w:sz w:val="24"/>
              <w:szCs w:val="24"/>
              <w:rtl/>
              <w:rPrChange w:id="14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4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4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4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4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47"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4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4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5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9</w:t>
          </w:r>
          <w:r w:rsidR="00A26130" w:rsidRPr="00103DCA">
            <w:rPr>
              <w:rStyle w:val="Hyperlink"/>
              <w:rFonts w:ascii="Tahoma" w:hAnsi="Tahoma" w:cs="Tahoma"/>
              <w:noProof/>
              <w:sz w:val="24"/>
              <w:szCs w:val="24"/>
              <w:rtl/>
              <w:rPrChange w:id="15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52" w:author="רינת אביטל" w:date="2022-05-12T09:18:00Z">
                <w:rPr>
                  <w:rStyle w:val="Hyperlink"/>
                  <w:noProof/>
                  <w:sz w:val="28"/>
                  <w:szCs w:val="28"/>
                </w:rPr>
              </w:rPrChange>
            </w:rPr>
            <w:fldChar w:fldCharType="end"/>
          </w:r>
        </w:p>
        <w:p w14:paraId="0FC082FA" w14:textId="54AFB7E3" w:rsidR="00A26130" w:rsidRPr="00103DCA" w:rsidRDefault="0063165E">
          <w:pPr>
            <w:pStyle w:val="TOC1"/>
            <w:rPr>
              <w:rFonts w:ascii="Tahoma" w:eastAsiaTheme="minorEastAsia" w:hAnsi="Tahoma" w:cs="Tahoma"/>
              <w:noProof/>
              <w:sz w:val="24"/>
              <w:szCs w:val="24"/>
              <w:rtl/>
              <w:rPrChange w:id="153" w:author="רינת אביטל" w:date="2022-05-12T09:18:00Z">
                <w:rPr>
                  <w:rFonts w:eastAsiaTheme="minorEastAsia"/>
                  <w:noProof/>
                  <w:sz w:val="28"/>
                  <w:szCs w:val="28"/>
                  <w:rtl/>
                </w:rPr>
              </w:rPrChange>
            </w:rPr>
          </w:pPr>
          <w:r w:rsidRPr="00103DCA">
            <w:rPr>
              <w:rFonts w:ascii="Tahoma" w:hAnsi="Tahoma" w:cs="Tahoma"/>
              <w:sz w:val="20"/>
              <w:szCs w:val="20"/>
              <w:rPrChange w:id="154" w:author="רינת אביטל" w:date="2022-05-12T09:18:00Z">
                <w:rPr/>
              </w:rPrChange>
            </w:rPr>
            <w:fldChar w:fldCharType="begin"/>
          </w:r>
          <w:r w:rsidRPr="00103DCA">
            <w:rPr>
              <w:rFonts w:ascii="Tahoma" w:hAnsi="Tahoma" w:cs="Tahoma"/>
              <w:sz w:val="20"/>
              <w:szCs w:val="20"/>
              <w:rPrChange w:id="155" w:author="רינת אביטל" w:date="2022-05-12T09:18:00Z">
                <w:rPr/>
              </w:rPrChange>
            </w:rPr>
            <w:instrText xml:space="preserve"> HYPERLINK \l "_Toc103039598" </w:instrText>
          </w:r>
          <w:r w:rsidRPr="00103DCA">
            <w:rPr>
              <w:rFonts w:ascii="Tahoma" w:hAnsi="Tahoma" w:cs="Tahoma"/>
              <w:sz w:val="20"/>
              <w:szCs w:val="20"/>
              <w:rPrChange w:id="1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57"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59" w:author="רינת אביטל" w:date="2022-05-12T09:18:00Z">
                <w:rPr>
                  <w:rStyle w:val="Hyperlink"/>
                  <w:rFonts w:hint="eastAsia"/>
                  <w:noProof/>
                  <w:sz w:val="28"/>
                  <w:szCs w:val="28"/>
                  <w:rtl/>
                </w:rPr>
              </w:rPrChange>
            </w:rPr>
            <w:t>מטרות</w:t>
          </w:r>
          <w:r w:rsidR="00A26130" w:rsidRPr="00103DCA">
            <w:rPr>
              <w:rStyle w:val="Hyperlink"/>
              <w:rFonts w:ascii="Tahoma" w:hAnsi="Tahoma" w:cs="Tahoma"/>
              <w:noProof/>
              <w:sz w:val="24"/>
              <w:szCs w:val="24"/>
              <w:rtl/>
              <w:rPrChange w:id="1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61" w:author="רינת אביטל" w:date="2022-05-12T09:18:00Z">
                <w:rPr>
                  <w:rStyle w:val="Hyperlink"/>
                  <w:rFonts w:hint="eastAsia"/>
                  <w:noProof/>
                  <w:sz w:val="28"/>
                  <w:szCs w:val="28"/>
                  <w:rtl/>
                </w:rPr>
              </w:rPrChange>
            </w:rPr>
            <w:t>ויעדים</w:t>
          </w:r>
          <w:r w:rsidR="00A26130" w:rsidRPr="00103DCA">
            <w:rPr>
              <w:rFonts w:ascii="Tahoma" w:hAnsi="Tahoma" w:cs="Tahoma"/>
              <w:noProof/>
              <w:webHidden/>
              <w:sz w:val="24"/>
              <w:szCs w:val="24"/>
              <w:rtl/>
              <w:rPrChange w:id="1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67"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7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10</w:t>
          </w:r>
          <w:r w:rsidR="00A26130" w:rsidRPr="00103DCA">
            <w:rPr>
              <w:rStyle w:val="Hyperlink"/>
              <w:rFonts w:ascii="Tahoma" w:hAnsi="Tahoma" w:cs="Tahoma"/>
              <w:noProof/>
              <w:sz w:val="24"/>
              <w:szCs w:val="24"/>
              <w:rtl/>
              <w:rPrChange w:id="17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72" w:author="רינת אביטל" w:date="2022-05-12T09:18:00Z">
                <w:rPr>
                  <w:rStyle w:val="Hyperlink"/>
                  <w:noProof/>
                  <w:sz w:val="28"/>
                  <w:szCs w:val="28"/>
                </w:rPr>
              </w:rPrChange>
            </w:rPr>
            <w:fldChar w:fldCharType="end"/>
          </w:r>
        </w:p>
        <w:p w14:paraId="676D72AE" w14:textId="3155B4CF" w:rsidR="00A26130" w:rsidRPr="00103DCA" w:rsidRDefault="0063165E">
          <w:pPr>
            <w:pStyle w:val="TOC1"/>
            <w:rPr>
              <w:rFonts w:ascii="Tahoma" w:eastAsiaTheme="minorEastAsia" w:hAnsi="Tahoma" w:cs="Tahoma"/>
              <w:noProof/>
              <w:sz w:val="24"/>
              <w:szCs w:val="24"/>
              <w:rtl/>
              <w:rPrChange w:id="173" w:author="רינת אביטל" w:date="2022-05-12T09:18:00Z">
                <w:rPr>
                  <w:rFonts w:eastAsiaTheme="minorEastAsia"/>
                  <w:noProof/>
                  <w:sz w:val="28"/>
                  <w:szCs w:val="28"/>
                  <w:rtl/>
                </w:rPr>
              </w:rPrChange>
            </w:rPr>
          </w:pPr>
          <w:r w:rsidRPr="00103DCA">
            <w:rPr>
              <w:rFonts w:ascii="Tahoma" w:hAnsi="Tahoma" w:cs="Tahoma"/>
              <w:sz w:val="20"/>
              <w:szCs w:val="20"/>
              <w:rPrChange w:id="174" w:author="רינת אביטל" w:date="2022-05-12T09:18:00Z">
                <w:rPr/>
              </w:rPrChange>
            </w:rPr>
            <w:fldChar w:fldCharType="begin"/>
          </w:r>
          <w:r w:rsidRPr="00103DCA">
            <w:rPr>
              <w:rFonts w:ascii="Tahoma" w:hAnsi="Tahoma" w:cs="Tahoma"/>
              <w:sz w:val="20"/>
              <w:szCs w:val="20"/>
              <w:rPrChange w:id="175" w:author="רינת אביטל" w:date="2022-05-12T09:18:00Z">
                <w:rPr/>
              </w:rPrChange>
            </w:rPr>
            <w:instrText xml:space="preserve"> HYPERLINK \l "_Toc103039599" </w:instrText>
          </w:r>
          <w:r w:rsidRPr="00103DCA">
            <w:rPr>
              <w:rFonts w:ascii="Tahoma" w:hAnsi="Tahoma" w:cs="Tahoma"/>
              <w:sz w:val="20"/>
              <w:szCs w:val="20"/>
              <w:rPrChange w:id="17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77"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7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79" w:author="רינת אביטל" w:date="2022-05-12T09:18:00Z">
                <w:rPr>
                  <w:rStyle w:val="Hyperlink"/>
                  <w:rFonts w:hint="eastAsia"/>
                  <w:noProof/>
                  <w:sz w:val="28"/>
                  <w:szCs w:val="28"/>
                  <w:rtl/>
                </w:rPr>
              </w:rPrChange>
            </w:rPr>
            <w:t>אתגרים</w:t>
          </w:r>
          <w:r w:rsidR="00A26130" w:rsidRPr="00103DCA">
            <w:rPr>
              <w:rFonts w:ascii="Tahoma" w:hAnsi="Tahoma" w:cs="Tahoma"/>
              <w:noProof/>
              <w:webHidden/>
              <w:sz w:val="24"/>
              <w:szCs w:val="24"/>
              <w:rtl/>
              <w:rPrChange w:id="18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8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8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8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8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85"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8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8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8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11</w:t>
          </w:r>
          <w:r w:rsidR="00A26130" w:rsidRPr="00103DCA">
            <w:rPr>
              <w:rStyle w:val="Hyperlink"/>
              <w:rFonts w:ascii="Tahoma" w:hAnsi="Tahoma" w:cs="Tahoma"/>
              <w:noProof/>
              <w:sz w:val="24"/>
              <w:szCs w:val="24"/>
              <w:rtl/>
              <w:rPrChange w:id="18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90" w:author="רינת אביטל" w:date="2022-05-12T09:18:00Z">
                <w:rPr>
                  <w:rStyle w:val="Hyperlink"/>
                  <w:noProof/>
                  <w:sz w:val="28"/>
                  <w:szCs w:val="28"/>
                </w:rPr>
              </w:rPrChange>
            </w:rPr>
            <w:fldChar w:fldCharType="end"/>
          </w:r>
        </w:p>
        <w:p w14:paraId="6CD57073" w14:textId="4C381D71" w:rsidR="00A26130" w:rsidRPr="00103DCA" w:rsidRDefault="0063165E">
          <w:pPr>
            <w:pStyle w:val="TOC1"/>
            <w:rPr>
              <w:rFonts w:ascii="Tahoma" w:eastAsiaTheme="minorEastAsia" w:hAnsi="Tahoma" w:cs="Tahoma"/>
              <w:noProof/>
              <w:sz w:val="24"/>
              <w:szCs w:val="24"/>
              <w:rtl/>
              <w:rPrChange w:id="191" w:author="רינת אביטל" w:date="2022-05-12T09:18:00Z">
                <w:rPr>
                  <w:rFonts w:eastAsiaTheme="minorEastAsia"/>
                  <w:noProof/>
                  <w:sz w:val="28"/>
                  <w:szCs w:val="28"/>
                  <w:rtl/>
                </w:rPr>
              </w:rPrChange>
            </w:rPr>
          </w:pPr>
          <w:r w:rsidRPr="00103DCA">
            <w:rPr>
              <w:rFonts w:ascii="Tahoma" w:hAnsi="Tahoma" w:cs="Tahoma"/>
              <w:sz w:val="20"/>
              <w:szCs w:val="20"/>
              <w:rPrChange w:id="192" w:author="רינת אביטל" w:date="2022-05-12T09:18:00Z">
                <w:rPr/>
              </w:rPrChange>
            </w:rPr>
            <w:fldChar w:fldCharType="begin"/>
          </w:r>
          <w:r w:rsidRPr="00103DCA">
            <w:rPr>
              <w:rFonts w:ascii="Tahoma" w:hAnsi="Tahoma" w:cs="Tahoma"/>
              <w:sz w:val="20"/>
              <w:szCs w:val="20"/>
              <w:rPrChange w:id="193" w:author="רינת אביטל" w:date="2022-05-12T09:18:00Z">
                <w:rPr/>
              </w:rPrChange>
            </w:rPr>
            <w:instrText xml:space="preserve"> HYPERLINK \l "_Toc103039600" </w:instrText>
          </w:r>
          <w:r w:rsidRPr="00103DCA">
            <w:rPr>
              <w:rFonts w:ascii="Tahoma" w:hAnsi="Tahoma" w:cs="Tahoma"/>
              <w:sz w:val="20"/>
              <w:szCs w:val="20"/>
              <w:rPrChange w:id="19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95"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19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97" w:author="רינת אביטל" w:date="2022-05-12T09:18:00Z">
                <w:rPr>
                  <w:rStyle w:val="Hyperlink"/>
                  <w:rFonts w:hint="eastAsia"/>
                  <w:noProof/>
                  <w:sz w:val="28"/>
                  <w:szCs w:val="28"/>
                  <w:rtl/>
                </w:rPr>
              </w:rPrChange>
            </w:rPr>
            <w:t>מדדי</w:t>
          </w:r>
          <w:r w:rsidR="00A26130" w:rsidRPr="00103DCA">
            <w:rPr>
              <w:rStyle w:val="Hyperlink"/>
              <w:rFonts w:ascii="Tahoma" w:hAnsi="Tahoma" w:cs="Tahoma"/>
              <w:noProof/>
              <w:sz w:val="24"/>
              <w:szCs w:val="24"/>
              <w:rtl/>
              <w:rPrChange w:id="19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99" w:author="רינת אביטל" w:date="2022-05-12T09:18:00Z">
                <w:rPr>
                  <w:rStyle w:val="Hyperlink"/>
                  <w:rFonts w:hint="eastAsia"/>
                  <w:noProof/>
                  <w:sz w:val="28"/>
                  <w:szCs w:val="28"/>
                  <w:rtl/>
                </w:rPr>
              </w:rPrChange>
            </w:rPr>
            <w:t>הצלחה</w:t>
          </w:r>
          <w:r w:rsidR="00A26130" w:rsidRPr="00103DCA">
            <w:rPr>
              <w:rFonts w:ascii="Tahoma" w:hAnsi="Tahoma" w:cs="Tahoma"/>
              <w:noProof/>
              <w:webHidden/>
              <w:sz w:val="24"/>
              <w:szCs w:val="24"/>
              <w:rtl/>
              <w:rPrChange w:id="20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0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0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0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0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05"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20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0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0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12</w:t>
          </w:r>
          <w:r w:rsidR="00A26130" w:rsidRPr="00103DCA">
            <w:rPr>
              <w:rStyle w:val="Hyperlink"/>
              <w:rFonts w:ascii="Tahoma" w:hAnsi="Tahoma" w:cs="Tahoma"/>
              <w:noProof/>
              <w:sz w:val="24"/>
              <w:szCs w:val="24"/>
              <w:rtl/>
              <w:rPrChange w:id="20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10" w:author="רינת אביטל" w:date="2022-05-12T09:18:00Z">
                <w:rPr>
                  <w:rStyle w:val="Hyperlink"/>
                  <w:noProof/>
                  <w:sz w:val="28"/>
                  <w:szCs w:val="28"/>
                </w:rPr>
              </w:rPrChange>
            </w:rPr>
            <w:fldChar w:fldCharType="end"/>
          </w:r>
        </w:p>
        <w:p w14:paraId="5347D38D" w14:textId="48F4ABD4" w:rsidR="00A26130" w:rsidRPr="00103DCA" w:rsidRDefault="0063165E">
          <w:pPr>
            <w:pStyle w:val="TOC1"/>
            <w:rPr>
              <w:rFonts w:ascii="Tahoma" w:eastAsiaTheme="minorEastAsia" w:hAnsi="Tahoma" w:cs="Tahoma"/>
              <w:noProof/>
              <w:sz w:val="24"/>
              <w:szCs w:val="24"/>
              <w:rtl/>
              <w:rPrChange w:id="211" w:author="רינת אביטל" w:date="2022-05-12T09:18:00Z">
                <w:rPr>
                  <w:rFonts w:eastAsiaTheme="minorEastAsia"/>
                  <w:noProof/>
                  <w:sz w:val="28"/>
                  <w:szCs w:val="28"/>
                  <w:rtl/>
                </w:rPr>
              </w:rPrChange>
            </w:rPr>
          </w:pPr>
          <w:r w:rsidRPr="00103DCA">
            <w:rPr>
              <w:rFonts w:ascii="Tahoma" w:hAnsi="Tahoma" w:cs="Tahoma"/>
              <w:sz w:val="20"/>
              <w:szCs w:val="20"/>
              <w:rPrChange w:id="212" w:author="רינת אביטל" w:date="2022-05-12T09:18:00Z">
                <w:rPr/>
              </w:rPrChange>
            </w:rPr>
            <w:fldChar w:fldCharType="begin"/>
          </w:r>
          <w:r w:rsidRPr="00103DCA">
            <w:rPr>
              <w:rFonts w:ascii="Tahoma" w:hAnsi="Tahoma" w:cs="Tahoma"/>
              <w:sz w:val="20"/>
              <w:szCs w:val="20"/>
              <w:rPrChange w:id="213" w:author="רינת אביטל" w:date="2022-05-12T09:18:00Z">
                <w:rPr/>
              </w:rPrChange>
            </w:rPr>
            <w:instrText xml:space="preserve"> HYPERLINK \l "_Toc103039601" </w:instrText>
          </w:r>
          <w:r w:rsidRPr="00103DCA">
            <w:rPr>
              <w:rFonts w:ascii="Tahoma" w:hAnsi="Tahoma" w:cs="Tahoma"/>
              <w:sz w:val="20"/>
              <w:szCs w:val="20"/>
              <w:rPrChange w:id="21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15"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16" w:author="רינת אביטל" w:date="2022-05-12T09:18:00Z">
                <w:rPr>
                  <w:rFonts w:eastAsiaTheme="minorEastAsia"/>
                  <w:noProof/>
                  <w:sz w:val="28"/>
                  <w:szCs w:val="28"/>
                  <w:rtl/>
                </w:rPr>
              </w:rPrChange>
            </w:rPr>
            <w:tab/>
          </w:r>
          <w:r w:rsidR="00A26130" w:rsidRPr="00CC4AAD">
            <w:rPr>
              <w:rStyle w:val="Hyperlink"/>
              <w:rFonts w:ascii="Tahoma" w:hAnsi="Tahoma" w:cs="Tahoma" w:hint="eastAsia"/>
              <w:noProof/>
              <w:color w:val="auto"/>
              <w:sz w:val="24"/>
              <w:szCs w:val="24"/>
              <w:rtl/>
              <w:rPrChange w:id="217" w:author="רינת אביטל" w:date="2022-05-12T09:18:00Z">
                <w:rPr>
                  <w:rStyle w:val="Hyperlink"/>
                  <w:rFonts w:hint="eastAsia"/>
                  <w:noProof/>
                  <w:sz w:val="28"/>
                  <w:szCs w:val="28"/>
                  <w:rtl/>
                </w:rPr>
              </w:rPrChange>
            </w:rPr>
            <w:t>תיאור</w:t>
          </w:r>
          <w:r w:rsidR="00A26130" w:rsidRPr="00CC4AAD">
            <w:rPr>
              <w:rStyle w:val="Hyperlink"/>
              <w:rFonts w:ascii="Tahoma" w:hAnsi="Tahoma" w:cs="Tahoma"/>
              <w:noProof/>
              <w:color w:val="auto"/>
              <w:sz w:val="24"/>
              <w:szCs w:val="24"/>
              <w:rtl/>
              <w:rPrChange w:id="218"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19" w:author="רינת אביטל" w:date="2022-05-12T09:18:00Z">
                <w:rPr>
                  <w:rStyle w:val="Hyperlink"/>
                  <w:rFonts w:hint="eastAsia"/>
                  <w:noProof/>
                  <w:sz w:val="28"/>
                  <w:szCs w:val="28"/>
                  <w:rtl/>
                </w:rPr>
              </w:rPrChange>
            </w:rPr>
            <w:t>המצב</w:t>
          </w:r>
          <w:r w:rsidR="00A26130" w:rsidRPr="00CC4AAD">
            <w:rPr>
              <w:rStyle w:val="Hyperlink"/>
              <w:rFonts w:ascii="Tahoma" w:hAnsi="Tahoma" w:cs="Tahoma"/>
              <w:noProof/>
              <w:color w:val="auto"/>
              <w:sz w:val="24"/>
              <w:szCs w:val="24"/>
              <w:rtl/>
              <w:rPrChange w:id="220"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21" w:author="רינת אביטל" w:date="2022-05-12T09:18:00Z">
                <w:rPr>
                  <w:rStyle w:val="Hyperlink"/>
                  <w:rFonts w:hint="eastAsia"/>
                  <w:noProof/>
                  <w:sz w:val="28"/>
                  <w:szCs w:val="28"/>
                  <w:rtl/>
                </w:rPr>
              </w:rPrChange>
            </w:rPr>
            <w:t>הקיים</w:t>
          </w:r>
          <w:r w:rsidR="00A26130" w:rsidRPr="00103DCA">
            <w:rPr>
              <w:rFonts w:ascii="Tahoma" w:hAnsi="Tahoma" w:cs="Tahoma"/>
              <w:noProof/>
              <w:webHidden/>
              <w:sz w:val="24"/>
              <w:szCs w:val="24"/>
              <w:rtl/>
              <w:rPrChange w:id="2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27"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3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12</w:t>
          </w:r>
          <w:r w:rsidR="00A26130" w:rsidRPr="00103DCA">
            <w:rPr>
              <w:rStyle w:val="Hyperlink"/>
              <w:rFonts w:ascii="Tahoma" w:hAnsi="Tahoma" w:cs="Tahoma"/>
              <w:noProof/>
              <w:sz w:val="24"/>
              <w:szCs w:val="24"/>
              <w:rtl/>
              <w:rPrChange w:id="2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32" w:author="רינת אביטל" w:date="2022-05-12T09:18:00Z">
                <w:rPr>
                  <w:rStyle w:val="Hyperlink"/>
                  <w:noProof/>
                  <w:sz w:val="28"/>
                  <w:szCs w:val="28"/>
                </w:rPr>
              </w:rPrChange>
            </w:rPr>
            <w:fldChar w:fldCharType="end"/>
          </w:r>
        </w:p>
        <w:p w14:paraId="058BB818" w14:textId="18BD5168" w:rsidR="00A26130" w:rsidRPr="00103DCA" w:rsidRDefault="0063165E">
          <w:pPr>
            <w:pStyle w:val="TOC1"/>
            <w:rPr>
              <w:rFonts w:ascii="Tahoma" w:eastAsiaTheme="minorEastAsia" w:hAnsi="Tahoma" w:cs="Tahoma"/>
              <w:noProof/>
              <w:sz w:val="24"/>
              <w:szCs w:val="24"/>
              <w:rtl/>
              <w:rPrChange w:id="233" w:author="רינת אביטל" w:date="2022-05-12T09:18:00Z">
                <w:rPr>
                  <w:rFonts w:eastAsiaTheme="minorEastAsia"/>
                  <w:noProof/>
                  <w:sz w:val="28"/>
                  <w:szCs w:val="28"/>
                  <w:rtl/>
                </w:rPr>
              </w:rPrChange>
            </w:rPr>
          </w:pPr>
          <w:r w:rsidRPr="00103DCA">
            <w:rPr>
              <w:rFonts w:ascii="Tahoma" w:hAnsi="Tahoma" w:cs="Tahoma"/>
              <w:sz w:val="20"/>
              <w:szCs w:val="20"/>
              <w:rPrChange w:id="234" w:author="רינת אביטל" w:date="2022-05-12T09:18:00Z">
                <w:rPr/>
              </w:rPrChange>
            </w:rPr>
            <w:fldChar w:fldCharType="begin"/>
          </w:r>
          <w:r w:rsidRPr="00103DCA">
            <w:rPr>
              <w:rFonts w:ascii="Tahoma" w:hAnsi="Tahoma" w:cs="Tahoma"/>
              <w:sz w:val="20"/>
              <w:szCs w:val="20"/>
              <w:rPrChange w:id="235" w:author="רינת אביטל" w:date="2022-05-12T09:18:00Z">
                <w:rPr/>
              </w:rPrChange>
            </w:rPr>
            <w:instrText xml:space="preserve"> HYPERLINK \l "_Toc103039602" </w:instrText>
          </w:r>
          <w:r w:rsidRPr="00103DCA">
            <w:rPr>
              <w:rFonts w:ascii="Tahoma" w:hAnsi="Tahoma" w:cs="Tahoma"/>
              <w:sz w:val="20"/>
              <w:szCs w:val="20"/>
              <w:rPrChange w:id="2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37"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3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39" w:author="רינת אביטל" w:date="2022-05-12T09:18:00Z">
                <w:rPr>
                  <w:rStyle w:val="Hyperlink"/>
                  <w:rFonts w:hint="eastAsia"/>
                  <w:noProof/>
                  <w:sz w:val="28"/>
                  <w:szCs w:val="28"/>
                  <w:rtl/>
                </w:rPr>
              </w:rPrChange>
            </w:rPr>
            <w:t>רקע</w:t>
          </w:r>
          <w:r w:rsidR="00A26130" w:rsidRPr="00103DCA">
            <w:rPr>
              <w:rStyle w:val="Hyperlink"/>
              <w:rFonts w:ascii="Tahoma" w:hAnsi="Tahoma" w:cs="Tahoma"/>
              <w:noProof/>
              <w:sz w:val="24"/>
              <w:szCs w:val="24"/>
              <w:rtl/>
              <w:rPrChange w:id="24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41" w:author="רינת אביטל" w:date="2022-05-12T09:18:00Z">
                <w:rPr>
                  <w:rStyle w:val="Hyperlink"/>
                  <w:rFonts w:hint="eastAsia"/>
                  <w:noProof/>
                  <w:sz w:val="28"/>
                  <w:szCs w:val="28"/>
                  <w:rtl/>
                </w:rPr>
              </w:rPrChange>
            </w:rPr>
            <w:t>תאורטי</w:t>
          </w:r>
          <w:r w:rsidR="00A26130" w:rsidRPr="00103DCA">
            <w:rPr>
              <w:rFonts w:ascii="Tahoma" w:hAnsi="Tahoma" w:cs="Tahoma"/>
              <w:noProof/>
              <w:webHidden/>
              <w:sz w:val="24"/>
              <w:szCs w:val="24"/>
              <w:rtl/>
              <w:rPrChange w:id="24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4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4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4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4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47"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4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4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5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13</w:t>
          </w:r>
          <w:r w:rsidR="00A26130" w:rsidRPr="00103DCA">
            <w:rPr>
              <w:rStyle w:val="Hyperlink"/>
              <w:rFonts w:ascii="Tahoma" w:hAnsi="Tahoma" w:cs="Tahoma"/>
              <w:noProof/>
              <w:sz w:val="24"/>
              <w:szCs w:val="24"/>
              <w:rtl/>
              <w:rPrChange w:id="25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52" w:author="רינת אביטל" w:date="2022-05-12T09:18:00Z">
                <w:rPr>
                  <w:rStyle w:val="Hyperlink"/>
                  <w:noProof/>
                  <w:sz w:val="28"/>
                  <w:szCs w:val="28"/>
                </w:rPr>
              </w:rPrChange>
            </w:rPr>
            <w:fldChar w:fldCharType="end"/>
          </w:r>
        </w:p>
        <w:p w14:paraId="5C222B76" w14:textId="494E4082" w:rsidR="00A26130" w:rsidRPr="00103DCA" w:rsidRDefault="0063165E">
          <w:pPr>
            <w:pStyle w:val="TOC1"/>
            <w:rPr>
              <w:rFonts w:ascii="Tahoma" w:eastAsiaTheme="minorEastAsia" w:hAnsi="Tahoma" w:cs="Tahoma"/>
              <w:noProof/>
              <w:sz w:val="24"/>
              <w:szCs w:val="24"/>
              <w:rtl/>
              <w:rPrChange w:id="253" w:author="רינת אביטל" w:date="2022-05-12T09:18:00Z">
                <w:rPr>
                  <w:rFonts w:eastAsiaTheme="minorEastAsia"/>
                  <w:noProof/>
                  <w:sz w:val="28"/>
                  <w:szCs w:val="28"/>
                  <w:rtl/>
                </w:rPr>
              </w:rPrChange>
            </w:rPr>
          </w:pPr>
          <w:r w:rsidRPr="00103DCA">
            <w:rPr>
              <w:rFonts w:ascii="Tahoma" w:hAnsi="Tahoma" w:cs="Tahoma"/>
              <w:sz w:val="20"/>
              <w:szCs w:val="20"/>
              <w:rPrChange w:id="254" w:author="רינת אביטל" w:date="2022-05-12T09:18:00Z">
                <w:rPr/>
              </w:rPrChange>
            </w:rPr>
            <w:fldChar w:fldCharType="begin"/>
          </w:r>
          <w:r w:rsidRPr="00103DCA">
            <w:rPr>
              <w:rFonts w:ascii="Tahoma" w:hAnsi="Tahoma" w:cs="Tahoma"/>
              <w:sz w:val="20"/>
              <w:szCs w:val="20"/>
              <w:rPrChange w:id="255" w:author="רינת אביטל" w:date="2022-05-12T09:18:00Z">
                <w:rPr/>
              </w:rPrChange>
            </w:rPr>
            <w:instrText xml:space="preserve"> HYPERLINK \l "_Toc103039603" </w:instrText>
          </w:r>
          <w:r w:rsidRPr="00103DCA">
            <w:rPr>
              <w:rFonts w:ascii="Tahoma" w:hAnsi="Tahoma" w:cs="Tahoma"/>
              <w:sz w:val="20"/>
              <w:szCs w:val="20"/>
              <w:rPrChange w:id="2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57"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59"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2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61" w:author="רינת אביטל" w:date="2022-05-12T09:18:00Z">
                <w:rPr>
                  <w:rStyle w:val="Hyperlink"/>
                  <w:rFonts w:hint="eastAsia"/>
                  <w:noProof/>
                  <w:sz w:val="28"/>
                  <w:szCs w:val="28"/>
                  <w:rtl/>
                </w:rPr>
              </w:rPrChange>
            </w:rPr>
            <w:t>חלופות</w:t>
          </w:r>
          <w:r w:rsidR="00A26130" w:rsidRPr="00103DCA">
            <w:rPr>
              <w:rStyle w:val="Hyperlink"/>
              <w:rFonts w:ascii="Tahoma" w:hAnsi="Tahoma" w:cs="Tahoma"/>
              <w:noProof/>
              <w:sz w:val="24"/>
              <w:szCs w:val="24"/>
              <w:rtl/>
              <w:rPrChange w:id="26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63" w:author="רינת אביטל" w:date="2022-05-12T09:18:00Z">
                <w:rPr>
                  <w:rStyle w:val="Hyperlink"/>
                  <w:rFonts w:hint="eastAsia"/>
                  <w:noProof/>
                  <w:sz w:val="28"/>
                  <w:szCs w:val="28"/>
                  <w:rtl/>
                </w:rPr>
              </w:rPrChange>
            </w:rPr>
            <w:t>מערכתי</w:t>
          </w:r>
          <w:r w:rsidR="00A26130" w:rsidRPr="00103DCA">
            <w:rPr>
              <w:rFonts w:ascii="Tahoma" w:hAnsi="Tahoma" w:cs="Tahoma"/>
              <w:noProof/>
              <w:webHidden/>
              <w:sz w:val="24"/>
              <w:szCs w:val="24"/>
              <w:rtl/>
              <w:rPrChange w:id="26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6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6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6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6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69"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7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7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72"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21</w:t>
          </w:r>
          <w:r w:rsidR="00A26130" w:rsidRPr="00103DCA">
            <w:rPr>
              <w:rStyle w:val="Hyperlink"/>
              <w:rFonts w:ascii="Tahoma" w:hAnsi="Tahoma" w:cs="Tahoma"/>
              <w:noProof/>
              <w:sz w:val="24"/>
              <w:szCs w:val="24"/>
              <w:rtl/>
              <w:rPrChange w:id="27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74" w:author="רינת אביטל" w:date="2022-05-12T09:18:00Z">
                <w:rPr>
                  <w:rStyle w:val="Hyperlink"/>
                  <w:noProof/>
                  <w:sz w:val="28"/>
                  <w:szCs w:val="28"/>
                </w:rPr>
              </w:rPrChange>
            </w:rPr>
            <w:fldChar w:fldCharType="end"/>
          </w:r>
        </w:p>
        <w:p w14:paraId="25EA374B" w14:textId="56A0B8E6" w:rsidR="00A26130" w:rsidRPr="00103DCA" w:rsidRDefault="0063165E">
          <w:pPr>
            <w:pStyle w:val="TOC1"/>
            <w:rPr>
              <w:rFonts w:ascii="Tahoma" w:eastAsiaTheme="minorEastAsia" w:hAnsi="Tahoma" w:cs="Tahoma"/>
              <w:noProof/>
              <w:sz w:val="24"/>
              <w:szCs w:val="24"/>
              <w:rtl/>
              <w:rPrChange w:id="275" w:author="רינת אביטל" w:date="2022-05-12T09:18:00Z">
                <w:rPr>
                  <w:rFonts w:eastAsiaTheme="minorEastAsia"/>
                  <w:noProof/>
                  <w:sz w:val="28"/>
                  <w:szCs w:val="28"/>
                  <w:rtl/>
                </w:rPr>
              </w:rPrChange>
            </w:rPr>
          </w:pPr>
          <w:r w:rsidRPr="00103DCA">
            <w:rPr>
              <w:rFonts w:ascii="Tahoma" w:hAnsi="Tahoma" w:cs="Tahoma"/>
              <w:sz w:val="20"/>
              <w:szCs w:val="20"/>
              <w:rPrChange w:id="276" w:author="רינת אביטל" w:date="2022-05-12T09:18:00Z">
                <w:rPr/>
              </w:rPrChange>
            </w:rPr>
            <w:fldChar w:fldCharType="begin"/>
          </w:r>
          <w:r w:rsidRPr="00103DCA">
            <w:rPr>
              <w:rFonts w:ascii="Tahoma" w:hAnsi="Tahoma" w:cs="Tahoma"/>
              <w:sz w:val="20"/>
              <w:szCs w:val="20"/>
              <w:rPrChange w:id="277" w:author="רינת אביטל" w:date="2022-05-12T09:18:00Z">
                <w:rPr/>
              </w:rPrChange>
            </w:rPr>
            <w:instrText xml:space="preserve"> HYPERLINK \l "_Toc103039604" </w:instrText>
          </w:r>
          <w:r w:rsidRPr="00103DCA">
            <w:rPr>
              <w:rFonts w:ascii="Tahoma" w:hAnsi="Tahoma" w:cs="Tahoma"/>
              <w:sz w:val="20"/>
              <w:szCs w:val="20"/>
              <w:rPrChange w:id="27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79"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8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81"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28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3" w:author="רינת אביטל" w:date="2022-05-12T09:18:00Z">
                <w:rPr>
                  <w:rStyle w:val="Hyperlink"/>
                  <w:rFonts w:hint="eastAsia"/>
                  <w:noProof/>
                  <w:sz w:val="28"/>
                  <w:szCs w:val="28"/>
                  <w:rtl/>
                </w:rPr>
              </w:rPrChange>
            </w:rPr>
            <w:t>החלופה</w:t>
          </w:r>
          <w:r w:rsidR="00A26130" w:rsidRPr="00103DCA">
            <w:rPr>
              <w:rStyle w:val="Hyperlink"/>
              <w:rFonts w:ascii="Tahoma" w:hAnsi="Tahoma" w:cs="Tahoma"/>
              <w:noProof/>
              <w:sz w:val="24"/>
              <w:szCs w:val="24"/>
              <w:rtl/>
              <w:rPrChange w:id="28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5" w:author="רינת אביטל" w:date="2022-05-12T09:18:00Z">
                <w:rPr>
                  <w:rStyle w:val="Hyperlink"/>
                  <w:rFonts w:hint="eastAsia"/>
                  <w:noProof/>
                  <w:sz w:val="28"/>
                  <w:szCs w:val="28"/>
                  <w:rtl/>
                </w:rPr>
              </w:rPrChange>
            </w:rPr>
            <w:t>הנבחרת</w:t>
          </w:r>
          <w:r w:rsidR="00A26130" w:rsidRPr="00103DCA">
            <w:rPr>
              <w:rStyle w:val="Hyperlink"/>
              <w:rFonts w:ascii="Tahoma" w:hAnsi="Tahoma" w:cs="Tahoma"/>
              <w:noProof/>
              <w:sz w:val="24"/>
              <w:szCs w:val="24"/>
              <w:rtl/>
              <w:rPrChange w:id="28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7" w:author="רינת אביטל" w:date="2022-05-12T09:18:00Z">
                <w:rPr>
                  <w:rStyle w:val="Hyperlink"/>
                  <w:rFonts w:hint="eastAsia"/>
                  <w:noProof/>
                  <w:sz w:val="28"/>
                  <w:szCs w:val="28"/>
                  <w:rtl/>
                </w:rPr>
              </w:rPrChange>
            </w:rPr>
            <w:t>והנימוקים</w:t>
          </w:r>
          <w:r w:rsidR="00A26130" w:rsidRPr="00103DCA">
            <w:rPr>
              <w:rStyle w:val="Hyperlink"/>
              <w:rFonts w:ascii="Tahoma" w:hAnsi="Tahoma" w:cs="Tahoma"/>
              <w:noProof/>
              <w:sz w:val="24"/>
              <w:szCs w:val="24"/>
              <w:rtl/>
              <w:rPrChange w:id="28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9" w:author="רינת אביטל" w:date="2022-05-12T09:18:00Z">
                <w:rPr>
                  <w:rStyle w:val="Hyperlink"/>
                  <w:rFonts w:hint="eastAsia"/>
                  <w:noProof/>
                  <w:sz w:val="28"/>
                  <w:szCs w:val="28"/>
                  <w:rtl/>
                </w:rPr>
              </w:rPrChange>
            </w:rPr>
            <w:t>לבחירה</w:t>
          </w:r>
          <w:r w:rsidR="00A26130" w:rsidRPr="00103DCA">
            <w:rPr>
              <w:rFonts w:ascii="Tahoma" w:hAnsi="Tahoma" w:cs="Tahoma"/>
              <w:noProof/>
              <w:webHidden/>
              <w:sz w:val="24"/>
              <w:szCs w:val="24"/>
              <w:rtl/>
              <w:rPrChange w:id="29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9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9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9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9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95"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29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9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9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22</w:t>
          </w:r>
          <w:r w:rsidR="00A26130" w:rsidRPr="00103DCA">
            <w:rPr>
              <w:rStyle w:val="Hyperlink"/>
              <w:rFonts w:ascii="Tahoma" w:hAnsi="Tahoma" w:cs="Tahoma"/>
              <w:noProof/>
              <w:sz w:val="24"/>
              <w:szCs w:val="24"/>
              <w:rtl/>
              <w:rPrChange w:id="29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00" w:author="רינת אביטל" w:date="2022-05-12T09:18:00Z">
                <w:rPr>
                  <w:rStyle w:val="Hyperlink"/>
                  <w:noProof/>
                  <w:sz w:val="28"/>
                  <w:szCs w:val="28"/>
                </w:rPr>
              </w:rPrChange>
            </w:rPr>
            <w:fldChar w:fldCharType="end"/>
          </w:r>
        </w:p>
        <w:p w14:paraId="25580187" w14:textId="759FD642" w:rsidR="00A26130" w:rsidRPr="00103DCA" w:rsidRDefault="0063165E">
          <w:pPr>
            <w:pStyle w:val="TOC1"/>
            <w:rPr>
              <w:rFonts w:ascii="Tahoma" w:eastAsiaTheme="minorEastAsia" w:hAnsi="Tahoma" w:cs="Tahoma"/>
              <w:noProof/>
              <w:sz w:val="24"/>
              <w:szCs w:val="24"/>
              <w:rtl/>
              <w:rPrChange w:id="301" w:author="רינת אביטל" w:date="2022-05-12T09:18:00Z">
                <w:rPr>
                  <w:rFonts w:eastAsiaTheme="minorEastAsia"/>
                  <w:noProof/>
                  <w:sz w:val="28"/>
                  <w:szCs w:val="28"/>
                  <w:rtl/>
                </w:rPr>
              </w:rPrChange>
            </w:rPr>
          </w:pPr>
          <w:r w:rsidRPr="00103DCA">
            <w:rPr>
              <w:rFonts w:ascii="Tahoma" w:hAnsi="Tahoma" w:cs="Tahoma"/>
              <w:sz w:val="20"/>
              <w:szCs w:val="20"/>
              <w:rPrChange w:id="302" w:author="רינת אביטל" w:date="2022-05-12T09:18:00Z">
                <w:rPr/>
              </w:rPrChange>
            </w:rPr>
            <w:fldChar w:fldCharType="begin"/>
          </w:r>
          <w:r w:rsidRPr="00103DCA">
            <w:rPr>
              <w:rFonts w:ascii="Tahoma" w:hAnsi="Tahoma" w:cs="Tahoma"/>
              <w:sz w:val="20"/>
              <w:szCs w:val="20"/>
              <w:rPrChange w:id="303" w:author="רינת אביטל" w:date="2022-05-12T09:18:00Z">
                <w:rPr/>
              </w:rPrChange>
            </w:rPr>
            <w:instrText xml:space="preserve"> HYPERLINK \l "_Toc103039605" </w:instrText>
          </w:r>
          <w:r w:rsidRPr="00103DCA">
            <w:rPr>
              <w:rFonts w:ascii="Tahoma" w:hAnsi="Tahoma" w:cs="Tahoma"/>
              <w:sz w:val="20"/>
              <w:szCs w:val="20"/>
              <w:rPrChange w:id="30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305"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30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07"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09"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15"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3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1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23</w:t>
          </w:r>
          <w:r w:rsidR="00A26130" w:rsidRPr="00103DCA">
            <w:rPr>
              <w:rStyle w:val="Hyperlink"/>
              <w:rFonts w:ascii="Tahoma" w:hAnsi="Tahoma" w:cs="Tahoma"/>
              <w:noProof/>
              <w:sz w:val="24"/>
              <w:szCs w:val="24"/>
              <w:rtl/>
              <w:rPrChange w:id="3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20" w:author="רינת אביטל" w:date="2022-05-12T09:18:00Z">
                <w:rPr>
                  <w:rStyle w:val="Hyperlink"/>
                  <w:noProof/>
                  <w:sz w:val="28"/>
                  <w:szCs w:val="28"/>
                </w:rPr>
              </w:rPrChange>
            </w:rPr>
            <w:fldChar w:fldCharType="end"/>
          </w:r>
        </w:p>
        <w:p w14:paraId="3C3F643F" w14:textId="5A5B3741" w:rsidR="00A26130" w:rsidRPr="00103DCA" w:rsidRDefault="0063165E">
          <w:pPr>
            <w:pStyle w:val="TOC2"/>
            <w:tabs>
              <w:tab w:val="left" w:pos="1320"/>
              <w:tab w:val="right" w:leader="dot" w:pos="8296"/>
            </w:tabs>
            <w:rPr>
              <w:rFonts w:ascii="Tahoma" w:eastAsiaTheme="minorEastAsia" w:hAnsi="Tahoma" w:cs="Tahoma"/>
              <w:noProof/>
              <w:sz w:val="24"/>
              <w:szCs w:val="24"/>
              <w:rtl/>
              <w:rPrChange w:id="321" w:author="רינת אביטל" w:date="2022-05-12T09:18:00Z">
                <w:rPr>
                  <w:rFonts w:eastAsiaTheme="minorEastAsia"/>
                  <w:noProof/>
                  <w:sz w:val="28"/>
                  <w:szCs w:val="28"/>
                  <w:rtl/>
                </w:rPr>
              </w:rPrChange>
            </w:rPr>
          </w:pPr>
          <w:r w:rsidRPr="00103DCA">
            <w:rPr>
              <w:rFonts w:ascii="Tahoma" w:hAnsi="Tahoma" w:cs="Tahoma"/>
              <w:sz w:val="20"/>
              <w:szCs w:val="20"/>
              <w:rPrChange w:id="322" w:author="רינת אביטל" w:date="2022-05-12T09:18:00Z">
                <w:rPr/>
              </w:rPrChange>
            </w:rPr>
            <w:fldChar w:fldCharType="begin"/>
          </w:r>
          <w:r w:rsidRPr="00103DCA">
            <w:rPr>
              <w:rFonts w:ascii="Tahoma" w:hAnsi="Tahoma" w:cs="Tahoma"/>
              <w:sz w:val="20"/>
              <w:szCs w:val="20"/>
              <w:rPrChange w:id="323" w:author="רינת אביטל" w:date="2022-05-12T09:18:00Z">
                <w:rPr/>
              </w:rPrChange>
            </w:rPr>
            <w:instrText xml:space="preserve"> HYPERLINK \l "_Toc103039606" </w:instrText>
          </w:r>
          <w:r w:rsidRPr="00103DCA">
            <w:rPr>
              <w:rFonts w:ascii="Tahoma" w:hAnsi="Tahoma" w:cs="Tahoma"/>
              <w:sz w:val="20"/>
              <w:szCs w:val="20"/>
              <w:rPrChange w:id="3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25"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2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27"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3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29" w:author="רינת אביטל" w:date="2022-05-12T09:18:00Z">
                <w:rPr>
                  <w:rStyle w:val="Hyperlink"/>
                  <w:rFonts w:hint="eastAsia"/>
                  <w:noProof/>
                  <w:sz w:val="28"/>
                  <w:szCs w:val="28"/>
                  <w:rtl/>
                </w:rPr>
              </w:rPrChange>
            </w:rPr>
            <w:t>דרישות</w:t>
          </w:r>
          <w:r w:rsidR="00A26130" w:rsidRPr="00103DCA">
            <w:rPr>
              <w:rStyle w:val="Hyperlink"/>
              <w:rFonts w:ascii="Tahoma" w:hAnsi="Tahoma" w:cs="Tahoma"/>
              <w:noProof/>
              <w:sz w:val="24"/>
              <w:szCs w:val="24"/>
              <w:rtl/>
              <w:rPrChange w:id="33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31"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3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3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3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3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3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37"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3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3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4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24</w:t>
          </w:r>
          <w:r w:rsidR="00A26130" w:rsidRPr="00103DCA">
            <w:rPr>
              <w:rStyle w:val="Hyperlink"/>
              <w:rFonts w:ascii="Tahoma" w:hAnsi="Tahoma" w:cs="Tahoma"/>
              <w:noProof/>
              <w:sz w:val="24"/>
              <w:szCs w:val="24"/>
              <w:rtl/>
              <w:rPrChange w:id="34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42" w:author="רינת אביטל" w:date="2022-05-12T09:18:00Z">
                <w:rPr>
                  <w:rStyle w:val="Hyperlink"/>
                  <w:noProof/>
                  <w:sz w:val="28"/>
                  <w:szCs w:val="28"/>
                </w:rPr>
              </w:rPrChange>
            </w:rPr>
            <w:fldChar w:fldCharType="end"/>
          </w:r>
        </w:p>
        <w:p w14:paraId="66F5944F" w14:textId="213DC390" w:rsidR="00A26130" w:rsidRPr="00103DCA" w:rsidRDefault="0063165E">
          <w:pPr>
            <w:pStyle w:val="TOC2"/>
            <w:tabs>
              <w:tab w:val="left" w:pos="1320"/>
              <w:tab w:val="right" w:leader="dot" w:pos="8296"/>
            </w:tabs>
            <w:rPr>
              <w:rFonts w:ascii="Tahoma" w:eastAsiaTheme="minorEastAsia" w:hAnsi="Tahoma" w:cs="Tahoma"/>
              <w:noProof/>
              <w:sz w:val="24"/>
              <w:szCs w:val="24"/>
              <w:rtl/>
              <w:rPrChange w:id="343" w:author="רינת אביטל" w:date="2022-05-12T09:18:00Z">
                <w:rPr>
                  <w:rFonts w:eastAsiaTheme="minorEastAsia"/>
                  <w:noProof/>
                  <w:sz w:val="28"/>
                  <w:szCs w:val="28"/>
                  <w:rtl/>
                </w:rPr>
              </w:rPrChange>
            </w:rPr>
          </w:pPr>
          <w:r w:rsidRPr="00103DCA">
            <w:rPr>
              <w:rFonts w:ascii="Tahoma" w:hAnsi="Tahoma" w:cs="Tahoma"/>
              <w:sz w:val="20"/>
              <w:szCs w:val="20"/>
              <w:rPrChange w:id="344" w:author="רינת אביטל" w:date="2022-05-12T09:18:00Z">
                <w:rPr/>
              </w:rPrChange>
            </w:rPr>
            <w:fldChar w:fldCharType="begin"/>
          </w:r>
          <w:r w:rsidRPr="00103DCA">
            <w:rPr>
              <w:rFonts w:ascii="Tahoma" w:hAnsi="Tahoma" w:cs="Tahoma"/>
              <w:sz w:val="20"/>
              <w:szCs w:val="20"/>
              <w:rPrChange w:id="345" w:author="רינת אביטל" w:date="2022-05-12T09:18:00Z">
                <w:rPr/>
              </w:rPrChange>
            </w:rPr>
            <w:instrText xml:space="preserve"> HYPERLINK \l "_Toc103039607" </w:instrText>
          </w:r>
          <w:r w:rsidRPr="00103DCA">
            <w:rPr>
              <w:rFonts w:ascii="Tahoma" w:hAnsi="Tahoma" w:cs="Tahoma"/>
              <w:sz w:val="20"/>
              <w:szCs w:val="20"/>
              <w:rPrChange w:id="34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47"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4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49" w:author="רינת אביטל" w:date="2022-05-12T09:18:00Z">
                <w:rPr>
                  <w:rStyle w:val="Hyperlink"/>
                  <w:rFonts w:hint="eastAsia"/>
                  <w:noProof/>
                  <w:sz w:val="28"/>
                  <w:szCs w:val="28"/>
                  <w:rtl/>
                </w:rPr>
              </w:rPrChange>
            </w:rPr>
            <w:t>מודול</w:t>
          </w:r>
          <w:r w:rsidR="00A26130" w:rsidRPr="00103DCA">
            <w:rPr>
              <w:rStyle w:val="Hyperlink"/>
              <w:rFonts w:ascii="Tahoma" w:hAnsi="Tahoma" w:cs="Tahoma"/>
              <w:noProof/>
              <w:sz w:val="24"/>
              <w:szCs w:val="24"/>
              <w:rtl/>
              <w:rPrChange w:id="3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51"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5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5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5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5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5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57"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5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6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24</w:t>
          </w:r>
          <w:r w:rsidR="00A26130" w:rsidRPr="00103DCA">
            <w:rPr>
              <w:rStyle w:val="Hyperlink"/>
              <w:rFonts w:ascii="Tahoma" w:hAnsi="Tahoma" w:cs="Tahoma"/>
              <w:noProof/>
              <w:sz w:val="24"/>
              <w:szCs w:val="24"/>
              <w:rtl/>
              <w:rPrChange w:id="36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62" w:author="רינת אביטל" w:date="2022-05-12T09:18:00Z">
                <w:rPr>
                  <w:rStyle w:val="Hyperlink"/>
                  <w:noProof/>
                  <w:sz w:val="28"/>
                  <w:szCs w:val="28"/>
                </w:rPr>
              </w:rPrChange>
            </w:rPr>
            <w:fldChar w:fldCharType="end"/>
          </w:r>
        </w:p>
        <w:p w14:paraId="76478937" w14:textId="3DAC30E6" w:rsidR="00A26130" w:rsidRPr="00103DCA" w:rsidRDefault="0063165E">
          <w:pPr>
            <w:pStyle w:val="TOC2"/>
            <w:tabs>
              <w:tab w:val="left" w:pos="1320"/>
              <w:tab w:val="right" w:leader="dot" w:pos="8296"/>
            </w:tabs>
            <w:rPr>
              <w:rFonts w:ascii="Tahoma" w:eastAsiaTheme="minorEastAsia" w:hAnsi="Tahoma" w:cs="Tahoma"/>
              <w:noProof/>
              <w:sz w:val="24"/>
              <w:szCs w:val="24"/>
              <w:rtl/>
              <w:rPrChange w:id="363" w:author="רינת אביטל" w:date="2022-05-12T09:18:00Z">
                <w:rPr>
                  <w:rFonts w:eastAsiaTheme="minorEastAsia"/>
                  <w:noProof/>
                  <w:sz w:val="28"/>
                  <w:szCs w:val="28"/>
                  <w:rtl/>
                </w:rPr>
              </w:rPrChange>
            </w:rPr>
          </w:pPr>
          <w:r w:rsidRPr="00103DCA">
            <w:rPr>
              <w:rFonts w:ascii="Tahoma" w:hAnsi="Tahoma" w:cs="Tahoma"/>
              <w:sz w:val="20"/>
              <w:szCs w:val="20"/>
              <w:rPrChange w:id="364" w:author="רינת אביטל" w:date="2022-05-12T09:18:00Z">
                <w:rPr/>
              </w:rPrChange>
            </w:rPr>
            <w:fldChar w:fldCharType="begin"/>
          </w:r>
          <w:r w:rsidRPr="00103DCA">
            <w:rPr>
              <w:rFonts w:ascii="Tahoma" w:hAnsi="Tahoma" w:cs="Tahoma"/>
              <w:sz w:val="20"/>
              <w:szCs w:val="20"/>
              <w:rPrChange w:id="365" w:author="רינת אביטל" w:date="2022-05-12T09:18:00Z">
                <w:rPr/>
              </w:rPrChange>
            </w:rPr>
            <w:instrText xml:space="preserve"> HYPERLINK \l "_Toc103039608" </w:instrText>
          </w:r>
          <w:r w:rsidRPr="00103DCA">
            <w:rPr>
              <w:rFonts w:ascii="Tahoma" w:hAnsi="Tahoma" w:cs="Tahoma"/>
              <w:sz w:val="20"/>
              <w:szCs w:val="20"/>
              <w:rPrChange w:id="36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67"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6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69"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71" w:author="רינת אביטל" w:date="2022-05-12T09:18:00Z">
                <w:rPr>
                  <w:rStyle w:val="Hyperlink"/>
                  <w:rFonts w:hint="eastAsia"/>
                  <w:noProof/>
                  <w:sz w:val="28"/>
                  <w:szCs w:val="28"/>
                  <w:rtl/>
                </w:rPr>
              </w:rPrChange>
            </w:rPr>
            <w:t>פונקציונאלי</w:t>
          </w:r>
          <w:r w:rsidR="00A26130" w:rsidRPr="00103DCA">
            <w:rPr>
              <w:rFonts w:ascii="Tahoma" w:hAnsi="Tahoma" w:cs="Tahoma"/>
              <w:noProof/>
              <w:webHidden/>
              <w:sz w:val="24"/>
              <w:szCs w:val="24"/>
              <w:rtl/>
              <w:rPrChange w:id="37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7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7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7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7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77"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7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8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25</w:t>
          </w:r>
          <w:r w:rsidR="00A26130" w:rsidRPr="00103DCA">
            <w:rPr>
              <w:rStyle w:val="Hyperlink"/>
              <w:rFonts w:ascii="Tahoma" w:hAnsi="Tahoma" w:cs="Tahoma"/>
              <w:noProof/>
              <w:sz w:val="24"/>
              <w:szCs w:val="24"/>
              <w:rtl/>
              <w:rPrChange w:id="38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82" w:author="רינת אביטל" w:date="2022-05-12T09:18:00Z">
                <w:rPr>
                  <w:rStyle w:val="Hyperlink"/>
                  <w:noProof/>
                  <w:sz w:val="28"/>
                  <w:szCs w:val="28"/>
                </w:rPr>
              </w:rPrChange>
            </w:rPr>
            <w:fldChar w:fldCharType="end"/>
          </w:r>
        </w:p>
        <w:p w14:paraId="3168001D" w14:textId="5C53189B" w:rsidR="00A26130" w:rsidRPr="00103DCA" w:rsidRDefault="0063165E">
          <w:pPr>
            <w:pStyle w:val="TOC2"/>
            <w:tabs>
              <w:tab w:val="left" w:pos="1320"/>
              <w:tab w:val="right" w:leader="dot" w:pos="8296"/>
            </w:tabs>
            <w:rPr>
              <w:rFonts w:ascii="Tahoma" w:eastAsiaTheme="minorEastAsia" w:hAnsi="Tahoma" w:cs="Tahoma"/>
              <w:noProof/>
              <w:sz w:val="24"/>
              <w:szCs w:val="24"/>
              <w:rtl/>
              <w:rPrChange w:id="383" w:author="רינת אביטל" w:date="2022-05-12T09:18:00Z">
                <w:rPr>
                  <w:rFonts w:eastAsiaTheme="minorEastAsia"/>
                  <w:noProof/>
                  <w:sz w:val="28"/>
                  <w:szCs w:val="28"/>
                  <w:rtl/>
                </w:rPr>
              </w:rPrChange>
            </w:rPr>
          </w:pPr>
          <w:r w:rsidRPr="00103DCA">
            <w:rPr>
              <w:rFonts w:ascii="Tahoma" w:hAnsi="Tahoma" w:cs="Tahoma"/>
              <w:sz w:val="20"/>
              <w:szCs w:val="20"/>
              <w:rPrChange w:id="384" w:author="רינת אביטל" w:date="2022-05-12T09:18:00Z">
                <w:rPr/>
              </w:rPrChange>
            </w:rPr>
            <w:fldChar w:fldCharType="begin"/>
          </w:r>
          <w:r w:rsidRPr="00103DCA">
            <w:rPr>
              <w:rFonts w:ascii="Tahoma" w:hAnsi="Tahoma" w:cs="Tahoma"/>
              <w:sz w:val="20"/>
              <w:szCs w:val="20"/>
              <w:rPrChange w:id="385" w:author="רינת אביטל" w:date="2022-05-12T09:18:00Z">
                <w:rPr/>
              </w:rPrChange>
            </w:rPr>
            <w:instrText xml:space="preserve"> HYPERLINK \l "_Toc103039609" </w:instrText>
          </w:r>
          <w:r w:rsidRPr="00103DCA">
            <w:rPr>
              <w:rFonts w:ascii="Tahoma" w:hAnsi="Tahoma" w:cs="Tahoma"/>
              <w:sz w:val="20"/>
              <w:szCs w:val="20"/>
              <w:rPrChange w:id="38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87"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38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89" w:author="רינת אביטל" w:date="2022-05-12T09:18:00Z">
                <w:rPr>
                  <w:rStyle w:val="Hyperlink"/>
                  <w:rFonts w:hint="eastAsia"/>
                  <w:noProof/>
                  <w:sz w:val="28"/>
                  <w:szCs w:val="28"/>
                  <w:rtl/>
                </w:rPr>
              </w:rPrChange>
            </w:rPr>
            <w:t>ביצועים</w:t>
          </w:r>
          <w:r w:rsidR="00A26130" w:rsidRPr="00103DCA">
            <w:rPr>
              <w:rStyle w:val="Hyperlink"/>
              <w:rFonts w:ascii="Tahoma" w:hAnsi="Tahoma" w:cs="Tahoma"/>
              <w:noProof/>
              <w:sz w:val="24"/>
              <w:szCs w:val="24"/>
              <w:rtl/>
              <w:rPrChange w:id="39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91" w:author="רינת אביטל" w:date="2022-05-12T09:18:00Z">
                <w:rPr>
                  <w:rStyle w:val="Hyperlink"/>
                  <w:rFonts w:hint="eastAsia"/>
                  <w:noProof/>
                  <w:sz w:val="28"/>
                  <w:szCs w:val="28"/>
                  <w:rtl/>
                </w:rPr>
              </w:rPrChange>
            </w:rPr>
            <w:t>עיקריים</w:t>
          </w:r>
          <w:r w:rsidR="00A26130" w:rsidRPr="00103DCA">
            <w:rPr>
              <w:rFonts w:ascii="Tahoma" w:hAnsi="Tahoma" w:cs="Tahoma"/>
              <w:noProof/>
              <w:webHidden/>
              <w:sz w:val="24"/>
              <w:szCs w:val="24"/>
              <w:rtl/>
              <w:rPrChange w:id="39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9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9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9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9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97"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39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9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0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26</w:t>
          </w:r>
          <w:r w:rsidR="00A26130" w:rsidRPr="00103DCA">
            <w:rPr>
              <w:rStyle w:val="Hyperlink"/>
              <w:rFonts w:ascii="Tahoma" w:hAnsi="Tahoma" w:cs="Tahoma"/>
              <w:noProof/>
              <w:sz w:val="24"/>
              <w:szCs w:val="24"/>
              <w:rtl/>
              <w:rPrChange w:id="4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02" w:author="רינת אביטל" w:date="2022-05-12T09:18:00Z">
                <w:rPr>
                  <w:rStyle w:val="Hyperlink"/>
                  <w:noProof/>
                  <w:sz w:val="28"/>
                  <w:szCs w:val="28"/>
                </w:rPr>
              </w:rPrChange>
            </w:rPr>
            <w:fldChar w:fldCharType="end"/>
          </w:r>
        </w:p>
        <w:p w14:paraId="7DD91932" w14:textId="10215F39" w:rsidR="00A26130" w:rsidRPr="00103DCA" w:rsidRDefault="0063165E">
          <w:pPr>
            <w:pStyle w:val="TOC2"/>
            <w:tabs>
              <w:tab w:val="left" w:pos="1320"/>
              <w:tab w:val="right" w:leader="dot" w:pos="8296"/>
            </w:tabs>
            <w:rPr>
              <w:rFonts w:ascii="Tahoma" w:eastAsiaTheme="minorEastAsia" w:hAnsi="Tahoma" w:cs="Tahoma"/>
              <w:noProof/>
              <w:sz w:val="24"/>
              <w:szCs w:val="24"/>
              <w:rtl/>
              <w:rPrChange w:id="403" w:author="רינת אביטל" w:date="2022-05-12T09:18:00Z">
                <w:rPr>
                  <w:rFonts w:eastAsiaTheme="minorEastAsia"/>
                  <w:noProof/>
                  <w:sz w:val="28"/>
                  <w:szCs w:val="28"/>
                  <w:rtl/>
                </w:rPr>
              </w:rPrChange>
            </w:rPr>
          </w:pPr>
          <w:r w:rsidRPr="00103DCA">
            <w:rPr>
              <w:rFonts w:ascii="Tahoma" w:hAnsi="Tahoma" w:cs="Tahoma"/>
              <w:sz w:val="20"/>
              <w:szCs w:val="20"/>
              <w:rPrChange w:id="404" w:author="רינת אביטל" w:date="2022-05-12T09:18:00Z">
                <w:rPr/>
              </w:rPrChange>
            </w:rPr>
            <w:fldChar w:fldCharType="begin"/>
          </w:r>
          <w:r w:rsidRPr="00103DCA">
            <w:rPr>
              <w:rFonts w:ascii="Tahoma" w:hAnsi="Tahoma" w:cs="Tahoma"/>
              <w:sz w:val="20"/>
              <w:szCs w:val="20"/>
              <w:rPrChange w:id="405" w:author="רינת אביטל" w:date="2022-05-12T09:18:00Z">
                <w:rPr/>
              </w:rPrChange>
            </w:rPr>
            <w:instrText xml:space="preserve"> HYPERLINK \l "_Toc103039610" </w:instrText>
          </w:r>
          <w:r w:rsidRPr="00103DCA">
            <w:rPr>
              <w:rFonts w:ascii="Tahoma" w:hAnsi="Tahoma" w:cs="Tahoma"/>
              <w:sz w:val="20"/>
              <w:szCs w:val="20"/>
              <w:rPrChange w:id="40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07"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40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09" w:author="רינת אביטל" w:date="2022-05-12T09:18:00Z">
                <w:rPr>
                  <w:rStyle w:val="Hyperlink"/>
                  <w:rFonts w:hint="eastAsia"/>
                  <w:noProof/>
                  <w:sz w:val="28"/>
                  <w:szCs w:val="28"/>
                  <w:rtl/>
                </w:rPr>
              </w:rPrChange>
            </w:rPr>
            <w:t>אילוצים</w:t>
          </w:r>
          <w:r w:rsidR="00A26130" w:rsidRPr="00103DCA">
            <w:rPr>
              <w:rFonts w:ascii="Tahoma" w:hAnsi="Tahoma" w:cs="Tahoma"/>
              <w:noProof/>
              <w:webHidden/>
              <w:sz w:val="24"/>
              <w:szCs w:val="24"/>
              <w:rtl/>
              <w:rPrChange w:id="4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15"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4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1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27</w:t>
          </w:r>
          <w:r w:rsidR="00A26130" w:rsidRPr="00103DCA">
            <w:rPr>
              <w:rStyle w:val="Hyperlink"/>
              <w:rFonts w:ascii="Tahoma" w:hAnsi="Tahoma" w:cs="Tahoma"/>
              <w:noProof/>
              <w:sz w:val="24"/>
              <w:szCs w:val="24"/>
              <w:rtl/>
              <w:rPrChange w:id="4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20" w:author="רינת אביטל" w:date="2022-05-12T09:18:00Z">
                <w:rPr>
                  <w:rStyle w:val="Hyperlink"/>
                  <w:noProof/>
                  <w:sz w:val="28"/>
                  <w:szCs w:val="28"/>
                </w:rPr>
              </w:rPrChange>
            </w:rPr>
            <w:fldChar w:fldCharType="end"/>
          </w:r>
        </w:p>
        <w:p w14:paraId="0CA88A01" w14:textId="460888BF" w:rsidR="00A26130" w:rsidRPr="00103DCA" w:rsidRDefault="0063165E">
          <w:pPr>
            <w:pStyle w:val="TOC1"/>
            <w:rPr>
              <w:rFonts w:ascii="Tahoma" w:eastAsiaTheme="minorEastAsia" w:hAnsi="Tahoma" w:cs="Tahoma"/>
              <w:noProof/>
              <w:sz w:val="24"/>
              <w:szCs w:val="24"/>
              <w:rtl/>
              <w:rPrChange w:id="421" w:author="רינת אביטל" w:date="2022-05-12T09:18:00Z">
                <w:rPr>
                  <w:rFonts w:eastAsiaTheme="minorEastAsia"/>
                  <w:noProof/>
                  <w:sz w:val="28"/>
                  <w:szCs w:val="28"/>
                  <w:rtl/>
                </w:rPr>
              </w:rPrChange>
            </w:rPr>
          </w:pPr>
          <w:r w:rsidRPr="00103DCA">
            <w:rPr>
              <w:rFonts w:ascii="Tahoma" w:hAnsi="Tahoma" w:cs="Tahoma"/>
              <w:sz w:val="20"/>
              <w:szCs w:val="20"/>
              <w:rPrChange w:id="422" w:author="רינת אביטל" w:date="2022-05-12T09:18:00Z">
                <w:rPr/>
              </w:rPrChange>
            </w:rPr>
            <w:fldChar w:fldCharType="begin"/>
          </w:r>
          <w:r w:rsidRPr="00103DCA">
            <w:rPr>
              <w:rFonts w:ascii="Tahoma" w:hAnsi="Tahoma" w:cs="Tahoma"/>
              <w:sz w:val="20"/>
              <w:szCs w:val="20"/>
              <w:rPrChange w:id="423" w:author="רינת אביטל" w:date="2022-05-12T09:18:00Z">
                <w:rPr/>
              </w:rPrChange>
            </w:rPr>
            <w:instrText xml:space="preserve"> HYPERLINK \l "_Toc103039611" </w:instrText>
          </w:r>
          <w:r w:rsidRPr="00103DCA">
            <w:rPr>
              <w:rFonts w:ascii="Tahoma" w:hAnsi="Tahoma" w:cs="Tahoma"/>
              <w:sz w:val="20"/>
              <w:szCs w:val="20"/>
              <w:rPrChange w:id="4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25"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42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2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29" w:author="רינת אביטל" w:date="2022-05-12T09:18:00Z">
                <w:rPr>
                  <w:rStyle w:val="Hyperlink"/>
                  <w:rFonts w:hint="eastAsia"/>
                  <w:noProof/>
                  <w:sz w:val="28"/>
                  <w:szCs w:val="28"/>
                  <w:rtl/>
                </w:rPr>
              </w:rPrChange>
            </w:rPr>
            <w:t>הארכיטקטורה</w:t>
          </w:r>
          <w:r w:rsidR="00A26130" w:rsidRPr="00103DCA">
            <w:rPr>
              <w:rFonts w:ascii="Tahoma" w:hAnsi="Tahoma" w:cs="Tahoma"/>
              <w:noProof/>
              <w:webHidden/>
              <w:sz w:val="24"/>
              <w:szCs w:val="24"/>
              <w:rtl/>
              <w:rPrChange w:id="4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35"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3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28</w:t>
          </w:r>
          <w:r w:rsidR="00A26130" w:rsidRPr="00103DCA">
            <w:rPr>
              <w:rStyle w:val="Hyperlink"/>
              <w:rFonts w:ascii="Tahoma" w:hAnsi="Tahoma" w:cs="Tahoma"/>
              <w:noProof/>
              <w:sz w:val="24"/>
              <w:szCs w:val="24"/>
              <w:rtl/>
              <w:rPrChange w:id="4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40" w:author="רינת אביטל" w:date="2022-05-12T09:18:00Z">
                <w:rPr>
                  <w:rStyle w:val="Hyperlink"/>
                  <w:noProof/>
                  <w:sz w:val="28"/>
                  <w:szCs w:val="28"/>
                </w:rPr>
              </w:rPrChange>
            </w:rPr>
            <w:fldChar w:fldCharType="end"/>
          </w:r>
        </w:p>
        <w:p w14:paraId="38C2FF23" w14:textId="64D221BD" w:rsidR="00A26130" w:rsidRPr="00103DCA" w:rsidRDefault="0063165E">
          <w:pPr>
            <w:pStyle w:val="TOC2"/>
            <w:tabs>
              <w:tab w:val="left" w:pos="1320"/>
              <w:tab w:val="right" w:leader="dot" w:pos="8296"/>
            </w:tabs>
            <w:rPr>
              <w:rFonts w:ascii="Tahoma" w:eastAsiaTheme="minorEastAsia" w:hAnsi="Tahoma" w:cs="Tahoma"/>
              <w:noProof/>
              <w:sz w:val="24"/>
              <w:szCs w:val="24"/>
              <w:rtl/>
              <w:rPrChange w:id="441" w:author="רינת אביטל" w:date="2022-05-12T09:18:00Z">
                <w:rPr>
                  <w:rFonts w:eastAsiaTheme="minorEastAsia"/>
                  <w:noProof/>
                  <w:sz w:val="28"/>
                  <w:szCs w:val="28"/>
                  <w:rtl/>
                </w:rPr>
              </w:rPrChange>
            </w:rPr>
          </w:pPr>
          <w:r w:rsidRPr="00103DCA">
            <w:rPr>
              <w:rFonts w:ascii="Tahoma" w:hAnsi="Tahoma" w:cs="Tahoma"/>
              <w:sz w:val="20"/>
              <w:szCs w:val="20"/>
              <w:rPrChange w:id="442" w:author="רינת אביטל" w:date="2022-05-12T09:18:00Z">
                <w:rPr/>
              </w:rPrChange>
            </w:rPr>
            <w:fldChar w:fldCharType="begin"/>
          </w:r>
          <w:r w:rsidRPr="00103DCA">
            <w:rPr>
              <w:rFonts w:ascii="Tahoma" w:hAnsi="Tahoma" w:cs="Tahoma"/>
              <w:sz w:val="20"/>
              <w:szCs w:val="20"/>
              <w:rPrChange w:id="443" w:author="רינת אביטל" w:date="2022-05-12T09:18:00Z">
                <w:rPr/>
              </w:rPrChange>
            </w:rPr>
            <w:instrText xml:space="preserve"> HYPERLINK \l "_Toc103039612" </w:instrText>
          </w:r>
          <w:r w:rsidRPr="00103DCA">
            <w:rPr>
              <w:rFonts w:ascii="Tahoma" w:hAnsi="Tahoma" w:cs="Tahoma"/>
              <w:sz w:val="20"/>
              <w:szCs w:val="20"/>
              <w:rPrChange w:id="44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45"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4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47" w:author="רינת אביטל" w:date="2022-05-12T09:18:00Z">
                <w:rPr>
                  <w:rStyle w:val="Hyperlink"/>
                  <w:rFonts w:hint="eastAsia"/>
                  <w:noProof/>
                  <w:sz w:val="28"/>
                  <w:szCs w:val="28"/>
                  <w:rtl/>
                </w:rPr>
              </w:rPrChange>
            </w:rPr>
            <w:t>הארכיטקטורה</w:t>
          </w:r>
          <w:r w:rsidR="00A26130" w:rsidRPr="00103DCA">
            <w:rPr>
              <w:rStyle w:val="Hyperlink"/>
              <w:rFonts w:ascii="Tahoma" w:hAnsi="Tahoma" w:cs="Tahoma"/>
              <w:noProof/>
              <w:sz w:val="24"/>
              <w:szCs w:val="24"/>
              <w:rtl/>
              <w:rPrChange w:id="44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49"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1" w:author="רינת אביטל" w:date="2022-05-12T09:18:00Z">
                <w:rPr>
                  <w:rStyle w:val="Hyperlink"/>
                  <w:rFonts w:hint="eastAsia"/>
                  <w:noProof/>
                  <w:sz w:val="28"/>
                  <w:szCs w:val="28"/>
                  <w:rtl/>
                </w:rPr>
              </w:rPrChange>
            </w:rPr>
            <w:t>הפתרון</w:t>
          </w:r>
          <w:r w:rsidR="00A26130" w:rsidRPr="00103DCA">
            <w:rPr>
              <w:rStyle w:val="Hyperlink"/>
              <w:rFonts w:ascii="Tahoma" w:hAnsi="Tahoma" w:cs="Tahoma"/>
              <w:noProof/>
              <w:sz w:val="24"/>
              <w:szCs w:val="24"/>
              <w:rtl/>
              <w:rPrChange w:id="45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3" w:author="רינת אביטל" w:date="2022-05-12T09:18:00Z">
                <w:rPr>
                  <w:rStyle w:val="Hyperlink"/>
                  <w:rFonts w:hint="eastAsia"/>
                  <w:noProof/>
                  <w:sz w:val="28"/>
                  <w:szCs w:val="28"/>
                  <w:rtl/>
                </w:rPr>
              </w:rPrChange>
            </w:rPr>
            <w:t>המוצע</w:t>
          </w:r>
          <w:r w:rsidR="00A26130" w:rsidRPr="00103DCA">
            <w:rPr>
              <w:rStyle w:val="Hyperlink"/>
              <w:rFonts w:ascii="Tahoma" w:hAnsi="Tahoma" w:cs="Tahoma"/>
              <w:noProof/>
              <w:sz w:val="24"/>
              <w:szCs w:val="24"/>
              <w:rtl/>
              <w:rPrChange w:id="45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5" w:author="רינת אביטל" w:date="2022-05-12T09:18:00Z">
                <w:rPr>
                  <w:rStyle w:val="Hyperlink"/>
                  <w:rFonts w:hint="eastAsia"/>
                  <w:noProof/>
                  <w:sz w:val="28"/>
                  <w:szCs w:val="28"/>
                  <w:rtl/>
                </w:rPr>
              </w:rPrChange>
            </w:rPr>
            <w:t>בפורמט</w:t>
          </w:r>
          <w:r w:rsidR="00A26130" w:rsidRPr="00103DCA">
            <w:rPr>
              <w:rStyle w:val="Hyperlink"/>
              <w:rFonts w:ascii="Tahoma" w:hAnsi="Tahoma" w:cs="Tahoma"/>
              <w:noProof/>
              <w:sz w:val="24"/>
              <w:szCs w:val="24"/>
              <w:rtl/>
              <w:rPrChange w:id="45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7"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58"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459"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6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6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6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6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6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65"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6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6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6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28</w:t>
          </w:r>
          <w:r w:rsidR="00A26130" w:rsidRPr="00103DCA">
            <w:rPr>
              <w:rStyle w:val="Hyperlink"/>
              <w:rFonts w:ascii="Tahoma" w:hAnsi="Tahoma" w:cs="Tahoma"/>
              <w:noProof/>
              <w:sz w:val="24"/>
              <w:szCs w:val="24"/>
              <w:rtl/>
              <w:rPrChange w:id="46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70" w:author="רינת אביטל" w:date="2022-05-12T09:18:00Z">
                <w:rPr>
                  <w:rStyle w:val="Hyperlink"/>
                  <w:noProof/>
                  <w:sz w:val="28"/>
                  <w:szCs w:val="28"/>
                </w:rPr>
              </w:rPrChange>
            </w:rPr>
            <w:fldChar w:fldCharType="end"/>
          </w:r>
        </w:p>
        <w:p w14:paraId="2BC2B317" w14:textId="0057A0C7" w:rsidR="00A26130" w:rsidRPr="00103DCA" w:rsidRDefault="0063165E">
          <w:pPr>
            <w:pStyle w:val="TOC2"/>
            <w:tabs>
              <w:tab w:val="left" w:pos="1320"/>
              <w:tab w:val="right" w:leader="dot" w:pos="8296"/>
            </w:tabs>
            <w:rPr>
              <w:rFonts w:ascii="Tahoma" w:eastAsiaTheme="minorEastAsia" w:hAnsi="Tahoma" w:cs="Tahoma"/>
              <w:noProof/>
              <w:sz w:val="24"/>
              <w:szCs w:val="24"/>
              <w:rtl/>
              <w:rPrChange w:id="471" w:author="רינת אביטל" w:date="2022-05-12T09:18:00Z">
                <w:rPr>
                  <w:rFonts w:eastAsiaTheme="minorEastAsia"/>
                  <w:noProof/>
                  <w:sz w:val="28"/>
                  <w:szCs w:val="28"/>
                  <w:rtl/>
                </w:rPr>
              </w:rPrChange>
            </w:rPr>
          </w:pPr>
          <w:r w:rsidRPr="00103DCA">
            <w:rPr>
              <w:rFonts w:ascii="Tahoma" w:hAnsi="Tahoma" w:cs="Tahoma"/>
              <w:sz w:val="20"/>
              <w:szCs w:val="20"/>
              <w:rPrChange w:id="472" w:author="רינת אביטל" w:date="2022-05-12T09:18:00Z">
                <w:rPr/>
              </w:rPrChange>
            </w:rPr>
            <w:fldChar w:fldCharType="begin"/>
          </w:r>
          <w:r w:rsidRPr="00103DCA">
            <w:rPr>
              <w:rFonts w:ascii="Tahoma" w:hAnsi="Tahoma" w:cs="Tahoma"/>
              <w:sz w:val="20"/>
              <w:szCs w:val="20"/>
              <w:rPrChange w:id="473" w:author="רינת אביטל" w:date="2022-05-12T09:18:00Z">
                <w:rPr/>
              </w:rPrChange>
            </w:rPr>
            <w:instrText xml:space="preserve"> HYPERLINK \l "_Toc103039613" </w:instrText>
          </w:r>
          <w:r w:rsidRPr="00103DCA">
            <w:rPr>
              <w:rFonts w:ascii="Tahoma" w:hAnsi="Tahoma" w:cs="Tahoma"/>
              <w:sz w:val="20"/>
              <w:szCs w:val="20"/>
              <w:rPrChange w:id="47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75"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7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7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7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9" w:author="רינת אביטל" w:date="2022-05-12T09:18:00Z">
                <w:rPr>
                  <w:rStyle w:val="Hyperlink"/>
                  <w:rFonts w:hint="eastAsia"/>
                  <w:noProof/>
                  <w:sz w:val="28"/>
                  <w:szCs w:val="28"/>
                  <w:rtl/>
                </w:rPr>
              </w:rPrChange>
            </w:rPr>
            <w:t>הרכיבים</w:t>
          </w:r>
          <w:r w:rsidR="00A26130" w:rsidRPr="00103DCA">
            <w:rPr>
              <w:rStyle w:val="Hyperlink"/>
              <w:rFonts w:ascii="Tahoma" w:hAnsi="Tahoma" w:cs="Tahoma"/>
              <w:noProof/>
              <w:sz w:val="24"/>
              <w:szCs w:val="24"/>
              <w:rtl/>
              <w:rPrChange w:id="48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81" w:author="רינת אביטל" w:date="2022-05-12T09:18:00Z">
                <w:rPr>
                  <w:rStyle w:val="Hyperlink"/>
                  <w:rFonts w:hint="eastAsia"/>
                  <w:noProof/>
                  <w:sz w:val="28"/>
                  <w:szCs w:val="28"/>
                  <w:rtl/>
                </w:rPr>
              </w:rPrChange>
            </w:rPr>
            <w:t>בפתרון</w:t>
          </w:r>
          <w:r w:rsidR="00A26130" w:rsidRPr="00103DCA">
            <w:rPr>
              <w:rStyle w:val="Hyperlink"/>
              <w:rFonts w:ascii="Tahoma" w:hAnsi="Tahoma" w:cs="Tahoma"/>
              <w:noProof/>
              <w:sz w:val="24"/>
              <w:szCs w:val="24"/>
              <w:rtl/>
              <w:rPrChange w:id="482"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4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8"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4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91"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29</w:t>
          </w:r>
          <w:r w:rsidR="00A26130" w:rsidRPr="00103DCA">
            <w:rPr>
              <w:rStyle w:val="Hyperlink"/>
              <w:rFonts w:ascii="Tahoma" w:hAnsi="Tahoma" w:cs="Tahoma"/>
              <w:noProof/>
              <w:sz w:val="24"/>
              <w:szCs w:val="24"/>
              <w:rtl/>
              <w:rPrChange w:id="4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93" w:author="רינת אביטל" w:date="2022-05-12T09:18:00Z">
                <w:rPr>
                  <w:rStyle w:val="Hyperlink"/>
                  <w:noProof/>
                  <w:sz w:val="28"/>
                  <w:szCs w:val="28"/>
                </w:rPr>
              </w:rPrChange>
            </w:rPr>
            <w:fldChar w:fldCharType="end"/>
          </w:r>
        </w:p>
        <w:p w14:paraId="675D36DF" w14:textId="23FA5922" w:rsidR="00A26130" w:rsidRPr="00103DCA" w:rsidRDefault="0063165E">
          <w:pPr>
            <w:pStyle w:val="TOC2"/>
            <w:tabs>
              <w:tab w:val="left" w:pos="1320"/>
              <w:tab w:val="right" w:leader="dot" w:pos="8296"/>
            </w:tabs>
            <w:rPr>
              <w:rFonts w:ascii="Tahoma" w:eastAsiaTheme="minorEastAsia" w:hAnsi="Tahoma" w:cs="Tahoma"/>
              <w:noProof/>
              <w:sz w:val="24"/>
              <w:szCs w:val="24"/>
              <w:rtl/>
              <w:rPrChange w:id="494" w:author="רינת אביטל" w:date="2022-05-12T09:18:00Z">
                <w:rPr>
                  <w:rFonts w:eastAsiaTheme="minorEastAsia"/>
                  <w:noProof/>
                  <w:sz w:val="28"/>
                  <w:szCs w:val="28"/>
                  <w:rtl/>
                </w:rPr>
              </w:rPrChange>
            </w:rPr>
          </w:pPr>
          <w:r w:rsidRPr="00103DCA">
            <w:rPr>
              <w:rFonts w:ascii="Tahoma" w:hAnsi="Tahoma" w:cs="Tahoma"/>
              <w:sz w:val="20"/>
              <w:szCs w:val="20"/>
              <w:rPrChange w:id="495" w:author="רינת אביטל" w:date="2022-05-12T09:18:00Z">
                <w:rPr/>
              </w:rPrChange>
            </w:rPr>
            <w:fldChar w:fldCharType="begin"/>
          </w:r>
          <w:r w:rsidRPr="00103DCA">
            <w:rPr>
              <w:rFonts w:ascii="Tahoma" w:hAnsi="Tahoma" w:cs="Tahoma"/>
              <w:sz w:val="20"/>
              <w:szCs w:val="20"/>
              <w:rPrChange w:id="496" w:author="רינת אביטל" w:date="2022-05-12T09:18:00Z">
                <w:rPr/>
              </w:rPrChange>
            </w:rPr>
            <w:instrText xml:space="preserve"> HYPERLINK \l "_Toc103039614" </w:instrText>
          </w:r>
          <w:r w:rsidRPr="00103DCA">
            <w:rPr>
              <w:rFonts w:ascii="Tahoma" w:hAnsi="Tahoma" w:cs="Tahoma"/>
              <w:sz w:val="20"/>
              <w:szCs w:val="20"/>
              <w:rPrChange w:id="49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98" w:author="רינת אביטל" w:date="2022-05-12T09:18:00Z">
                <w:rPr>
                  <w:rStyle w:val="Hyperlink"/>
                  <w:noProof/>
                  <w:sz w:val="28"/>
                  <w:szCs w:val="28"/>
                </w:rPr>
              </w:rPrChange>
            </w:rPr>
            <w:t>11.3.</w:t>
          </w:r>
          <w:r w:rsidR="00A26130" w:rsidRPr="00103DCA">
            <w:rPr>
              <w:rFonts w:ascii="Tahoma" w:eastAsiaTheme="minorEastAsia" w:hAnsi="Tahoma" w:cs="Tahoma"/>
              <w:noProof/>
              <w:sz w:val="24"/>
              <w:szCs w:val="24"/>
              <w:rtl/>
              <w:rPrChange w:id="49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00" w:author="רינת אביטל" w:date="2022-05-12T09:18:00Z">
                <w:rPr>
                  <w:rStyle w:val="Hyperlink"/>
                  <w:rFonts w:hint="eastAsia"/>
                  <w:noProof/>
                  <w:sz w:val="28"/>
                  <w:szCs w:val="28"/>
                  <w:rtl/>
                </w:rPr>
              </w:rPrChange>
            </w:rPr>
            <w:t>ארכיטקטורת</w:t>
          </w:r>
          <w:r w:rsidR="00A26130" w:rsidRPr="00103DCA">
            <w:rPr>
              <w:rStyle w:val="Hyperlink"/>
              <w:rFonts w:ascii="Tahoma" w:hAnsi="Tahoma" w:cs="Tahoma"/>
              <w:noProof/>
              <w:sz w:val="24"/>
              <w:szCs w:val="24"/>
              <w:rtl/>
              <w:rPrChange w:id="5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2" w:author="רינת אביטל" w:date="2022-05-12T09:18:00Z">
                <w:rPr>
                  <w:rStyle w:val="Hyperlink"/>
                  <w:rFonts w:hint="eastAsia"/>
                  <w:noProof/>
                  <w:sz w:val="28"/>
                  <w:szCs w:val="28"/>
                  <w:rtl/>
                </w:rPr>
              </w:rPrChange>
            </w:rPr>
            <w:t>רשת</w:t>
          </w:r>
          <w:r w:rsidR="00A26130" w:rsidRPr="00103DCA">
            <w:rPr>
              <w:rStyle w:val="Hyperlink"/>
              <w:rFonts w:ascii="Tahoma" w:hAnsi="Tahoma" w:cs="Tahoma"/>
              <w:noProof/>
              <w:sz w:val="24"/>
              <w:szCs w:val="24"/>
              <w:rtl/>
              <w:rPrChange w:id="50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4"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0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6"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507" w:author="רינת אביטל" w:date="2022-05-12T09:18:00Z">
                <w:rPr>
                  <w:rStyle w:val="Hyperlink"/>
                  <w:noProof/>
                  <w:sz w:val="28"/>
                  <w:szCs w:val="28"/>
                  <w:rtl/>
                </w:rPr>
              </w:rPrChange>
            </w:rPr>
            <w:t xml:space="preserve"> )</w:t>
          </w:r>
          <w:r w:rsidR="00A26130" w:rsidRPr="00103DCA">
            <w:rPr>
              <w:rFonts w:ascii="Tahoma" w:hAnsi="Tahoma" w:cs="Tahoma"/>
              <w:noProof/>
              <w:webHidden/>
              <w:sz w:val="24"/>
              <w:szCs w:val="24"/>
              <w:rtl/>
              <w:rPrChange w:id="50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0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1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1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1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13" w:author="רינת אביטל" w:date="2022-05-12T09:18:00Z">
                <w:rPr>
                  <w:noProof/>
                  <w:webHidden/>
                  <w:sz w:val="28"/>
                  <w:szCs w:val="28"/>
                </w:rPr>
              </w:rPrChange>
            </w:rPr>
            <w:instrText>Toc103039614 \h</w:instrText>
          </w:r>
          <w:r w:rsidR="00A26130" w:rsidRPr="00103DCA">
            <w:rPr>
              <w:rFonts w:ascii="Tahoma" w:hAnsi="Tahoma" w:cs="Tahoma"/>
              <w:noProof/>
              <w:webHidden/>
              <w:sz w:val="24"/>
              <w:szCs w:val="24"/>
              <w:rtl/>
              <w:rPrChange w:id="51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15" w:author="רינת אביטל" w:date="2022-05-12T09:18:00Z">
                <w:rPr>
                  <w:rStyle w:val="Hyperlink"/>
                  <w:noProof/>
                  <w:sz w:val="28"/>
                  <w:szCs w:val="28"/>
                  <w:rtl/>
                </w:rPr>
              </w:rPrChange>
            </w:rPr>
            <w:fldChar w:fldCharType="separate"/>
          </w:r>
          <w:r w:rsidR="00BC12E5">
            <w:rPr>
              <w:rFonts w:ascii="Tahoma" w:hAnsi="Tahoma" w:cs="Tahoma" w:hint="cs"/>
              <w:b/>
              <w:bCs/>
              <w:noProof/>
              <w:webHidden/>
              <w:sz w:val="24"/>
              <w:szCs w:val="24"/>
              <w:rtl/>
            </w:rPr>
            <w:t>שגיאה! הסימניה אינה מוגדרת.</w:t>
          </w:r>
          <w:r w:rsidR="00A26130" w:rsidRPr="00103DCA">
            <w:rPr>
              <w:rStyle w:val="Hyperlink"/>
              <w:rFonts w:ascii="Tahoma" w:hAnsi="Tahoma" w:cs="Tahoma"/>
              <w:noProof/>
              <w:sz w:val="24"/>
              <w:szCs w:val="24"/>
              <w:rtl/>
              <w:rPrChange w:id="51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17" w:author="רינת אביטל" w:date="2022-05-12T09:18:00Z">
                <w:rPr>
                  <w:rStyle w:val="Hyperlink"/>
                  <w:noProof/>
                  <w:sz w:val="28"/>
                  <w:szCs w:val="28"/>
                </w:rPr>
              </w:rPrChange>
            </w:rPr>
            <w:fldChar w:fldCharType="end"/>
          </w:r>
        </w:p>
        <w:p w14:paraId="7E0EE7B8" w14:textId="107D0602" w:rsidR="00A26130" w:rsidRPr="00103DCA" w:rsidRDefault="0063165E">
          <w:pPr>
            <w:pStyle w:val="TOC2"/>
            <w:tabs>
              <w:tab w:val="left" w:pos="1320"/>
              <w:tab w:val="right" w:leader="dot" w:pos="8296"/>
            </w:tabs>
            <w:rPr>
              <w:rFonts w:ascii="Tahoma" w:eastAsiaTheme="minorEastAsia" w:hAnsi="Tahoma" w:cs="Tahoma"/>
              <w:noProof/>
              <w:sz w:val="24"/>
              <w:szCs w:val="24"/>
              <w:rtl/>
              <w:rPrChange w:id="518" w:author="רינת אביטל" w:date="2022-05-12T09:18:00Z">
                <w:rPr>
                  <w:rFonts w:eastAsiaTheme="minorEastAsia"/>
                  <w:noProof/>
                  <w:sz w:val="28"/>
                  <w:szCs w:val="28"/>
                  <w:rtl/>
                </w:rPr>
              </w:rPrChange>
            </w:rPr>
          </w:pPr>
          <w:r w:rsidRPr="00103DCA">
            <w:rPr>
              <w:rFonts w:ascii="Tahoma" w:hAnsi="Tahoma" w:cs="Tahoma"/>
              <w:sz w:val="20"/>
              <w:szCs w:val="20"/>
              <w:rPrChange w:id="519" w:author="רינת אביטל" w:date="2022-05-12T09:18:00Z">
                <w:rPr/>
              </w:rPrChange>
            </w:rPr>
            <w:fldChar w:fldCharType="begin"/>
          </w:r>
          <w:r w:rsidRPr="00103DCA">
            <w:rPr>
              <w:rFonts w:ascii="Tahoma" w:hAnsi="Tahoma" w:cs="Tahoma"/>
              <w:sz w:val="20"/>
              <w:szCs w:val="20"/>
              <w:rPrChange w:id="520" w:author="רינת אביטל" w:date="2022-05-12T09:18:00Z">
                <w:rPr/>
              </w:rPrChange>
            </w:rPr>
            <w:instrText xml:space="preserve"> HYPERLINK \l "_Toc103039615" </w:instrText>
          </w:r>
          <w:r w:rsidRPr="00103DCA">
            <w:rPr>
              <w:rFonts w:ascii="Tahoma" w:hAnsi="Tahoma" w:cs="Tahoma"/>
              <w:sz w:val="20"/>
              <w:szCs w:val="20"/>
              <w:rPrChange w:id="52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22"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52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24"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2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6" w:author="רינת אביטל" w:date="2022-05-12T09:18:00Z">
                <w:rPr>
                  <w:rStyle w:val="Hyperlink"/>
                  <w:rFonts w:hint="eastAsia"/>
                  <w:noProof/>
                  <w:sz w:val="28"/>
                  <w:szCs w:val="28"/>
                  <w:rtl/>
                </w:rPr>
              </w:rPrChange>
            </w:rPr>
            <w:t>פרוטוקולי</w:t>
          </w:r>
          <w:r w:rsidR="00A26130" w:rsidRPr="00103DCA">
            <w:rPr>
              <w:rStyle w:val="Hyperlink"/>
              <w:rFonts w:ascii="Tahoma" w:hAnsi="Tahoma" w:cs="Tahoma"/>
              <w:noProof/>
              <w:sz w:val="24"/>
              <w:szCs w:val="24"/>
              <w:rtl/>
              <w:rPrChange w:id="52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8" w:author="רינת אביטל" w:date="2022-05-12T09:18:00Z">
                <w:rPr>
                  <w:rStyle w:val="Hyperlink"/>
                  <w:rFonts w:hint="eastAsia"/>
                  <w:noProof/>
                  <w:sz w:val="28"/>
                  <w:szCs w:val="28"/>
                  <w:rtl/>
                </w:rPr>
              </w:rPrChange>
            </w:rPr>
            <w:t>התקשורת</w:t>
          </w:r>
          <w:r w:rsidR="00A26130" w:rsidRPr="00103DCA">
            <w:rPr>
              <w:rFonts w:ascii="Tahoma" w:hAnsi="Tahoma" w:cs="Tahoma"/>
              <w:noProof/>
              <w:webHidden/>
              <w:sz w:val="24"/>
              <w:szCs w:val="24"/>
              <w:rtl/>
              <w:rPrChange w:id="5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34"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5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3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37"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31</w:t>
          </w:r>
          <w:r w:rsidR="00A26130" w:rsidRPr="00103DCA">
            <w:rPr>
              <w:rStyle w:val="Hyperlink"/>
              <w:rFonts w:ascii="Tahoma" w:hAnsi="Tahoma" w:cs="Tahoma"/>
              <w:noProof/>
              <w:sz w:val="24"/>
              <w:szCs w:val="24"/>
              <w:rtl/>
              <w:rPrChange w:id="53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39" w:author="רינת אביטל" w:date="2022-05-12T09:18:00Z">
                <w:rPr>
                  <w:rStyle w:val="Hyperlink"/>
                  <w:noProof/>
                  <w:sz w:val="28"/>
                  <w:szCs w:val="28"/>
                </w:rPr>
              </w:rPrChange>
            </w:rPr>
            <w:fldChar w:fldCharType="end"/>
          </w:r>
        </w:p>
        <w:p w14:paraId="1CDC6E77" w14:textId="1725E9E7" w:rsidR="00A26130" w:rsidRPr="00103DCA" w:rsidRDefault="0063165E">
          <w:pPr>
            <w:pStyle w:val="TOC2"/>
            <w:tabs>
              <w:tab w:val="left" w:pos="1320"/>
              <w:tab w:val="right" w:leader="dot" w:pos="8296"/>
            </w:tabs>
            <w:rPr>
              <w:rFonts w:ascii="Tahoma" w:eastAsiaTheme="minorEastAsia" w:hAnsi="Tahoma" w:cs="Tahoma"/>
              <w:noProof/>
              <w:sz w:val="24"/>
              <w:szCs w:val="24"/>
              <w:rtl/>
              <w:rPrChange w:id="540" w:author="רינת אביטל" w:date="2022-05-12T09:18:00Z">
                <w:rPr>
                  <w:rFonts w:eastAsiaTheme="minorEastAsia"/>
                  <w:noProof/>
                  <w:sz w:val="28"/>
                  <w:szCs w:val="28"/>
                  <w:rtl/>
                </w:rPr>
              </w:rPrChange>
            </w:rPr>
          </w:pPr>
          <w:r w:rsidRPr="00103DCA">
            <w:rPr>
              <w:rFonts w:ascii="Tahoma" w:hAnsi="Tahoma" w:cs="Tahoma"/>
              <w:sz w:val="20"/>
              <w:szCs w:val="20"/>
              <w:rPrChange w:id="541" w:author="רינת אביטל" w:date="2022-05-12T09:18:00Z">
                <w:rPr/>
              </w:rPrChange>
            </w:rPr>
            <w:fldChar w:fldCharType="begin"/>
          </w:r>
          <w:r w:rsidRPr="00103DCA">
            <w:rPr>
              <w:rFonts w:ascii="Tahoma" w:hAnsi="Tahoma" w:cs="Tahoma"/>
              <w:sz w:val="20"/>
              <w:szCs w:val="20"/>
              <w:rPrChange w:id="542" w:author="רינת אביטל" w:date="2022-05-12T09:18:00Z">
                <w:rPr/>
              </w:rPrChange>
            </w:rPr>
            <w:instrText xml:space="preserve"> HYPERLINK \l "_Toc103039616" </w:instrText>
          </w:r>
          <w:r w:rsidRPr="00103DCA">
            <w:rPr>
              <w:rFonts w:ascii="Tahoma" w:hAnsi="Tahoma" w:cs="Tahoma"/>
              <w:sz w:val="20"/>
              <w:szCs w:val="20"/>
              <w:rPrChange w:id="54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44"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54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46" w:author="רינת אביטל" w:date="2022-05-12T09:18:00Z">
                <w:rPr>
                  <w:rStyle w:val="Hyperlink"/>
                  <w:rFonts w:hint="eastAsia"/>
                  <w:noProof/>
                  <w:sz w:val="28"/>
                  <w:szCs w:val="28"/>
                  <w:rtl/>
                </w:rPr>
              </w:rPrChange>
            </w:rPr>
            <w:t>שרת</w:t>
          </w:r>
          <w:r w:rsidR="00A26130" w:rsidRPr="00103DCA">
            <w:rPr>
              <w:rStyle w:val="Hyperlink"/>
              <w:rFonts w:ascii="Tahoma" w:hAnsi="Tahoma" w:cs="Tahoma"/>
              <w:noProof/>
              <w:sz w:val="24"/>
              <w:szCs w:val="24"/>
              <w:rtl/>
              <w:rPrChange w:id="547"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548" w:author="רינת אביטל" w:date="2022-05-12T09:18:00Z">
                <w:rPr>
                  <w:rStyle w:val="Hyperlink"/>
                  <w:rFonts w:hint="eastAsia"/>
                  <w:noProof/>
                  <w:sz w:val="28"/>
                  <w:szCs w:val="28"/>
                  <w:rtl/>
                </w:rPr>
              </w:rPrChange>
            </w:rPr>
            <w:t>לקוח</w:t>
          </w:r>
          <w:r w:rsidR="00A26130" w:rsidRPr="00103DCA">
            <w:rPr>
              <w:rFonts w:ascii="Tahoma" w:hAnsi="Tahoma" w:cs="Tahoma"/>
              <w:noProof/>
              <w:webHidden/>
              <w:sz w:val="24"/>
              <w:szCs w:val="24"/>
              <w:rtl/>
              <w:rPrChange w:id="5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54"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57"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31</w:t>
          </w:r>
          <w:r w:rsidR="00A26130" w:rsidRPr="00103DCA">
            <w:rPr>
              <w:rStyle w:val="Hyperlink"/>
              <w:rFonts w:ascii="Tahoma" w:hAnsi="Tahoma" w:cs="Tahoma"/>
              <w:noProof/>
              <w:sz w:val="24"/>
              <w:szCs w:val="24"/>
              <w:rtl/>
              <w:rPrChange w:id="5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59" w:author="רינת אביטל" w:date="2022-05-12T09:18:00Z">
                <w:rPr>
                  <w:rStyle w:val="Hyperlink"/>
                  <w:noProof/>
                  <w:sz w:val="28"/>
                  <w:szCs w:val="28"/>
                </w:rPr>
              </w:rPrChange>
            </w:rPr>
            <w:fldChar w:fldCharType="end"/>
          </w:r>
        </w:p>
        <w:p w14:paraId="4F867F01" w14:textId="55C550DF" w:rsidR="00A26130" w:rsidRPr="00103DCA" w:rsidRDefault="0063165E">
          <w:pPr>
            <w:pStyle w:val="TOC2"/>
            <w:tabs>
              <w:tab w:val="left" w:pos="1320"/>
              <w:tab w:val="right" w:leader="dot" w:pos="8296"/>
            </w:tabs>
            <w:rPr>
              <w:rFonts w:ascii="Tahoma" w:eastAsiaTheme="minorEastAsia" w:hAnsi="Tahoma" w:cs="Tahoma"/>
              <w:noProof/>
              <w:sz w:val="24"/>
              <w:szCs w:val="24"/>
              <w:rtl/>
              <w:rPrChange w:id="560" w:author="רינת אביטל" w:date="2022-05-12T09:18:00Z">
                <w:rPr>
                  <w:rFonts w:eastAsiaTheme="minorEastAsia"/>
                  <w:noProof/>
                  <w:sz w:val="28"/>
                  <w:szCs w:val="28"/>
                  <w:rtl/>
                </w:rPr>
              </w:rPrChange>
            </w:rPr>
          </w:pPr>
          <w:r w:rsidRPr="00103DCA">
            <w:rPr>
              <w:rFonts w:ascii="Tahoma" w:hAnsi="Tahoma" w:cs="Tahoma"/>
              <w:sz w:val="20"/>
              <w:szCs w:val="20"/>
              <w:rPrChange w:id="561" w:author="רינת אביטל" w:date="2022-05-12T09:18:00Z">
                <w:rPr/>
              </w:rPrChange>
            </w:rPr>
            <w:fldChar w:fldCharType="begin"/>
          </w:r>
          <w:r w:rsidRPr="00103DCA">
            <w:rPr>
              <w:rFonts w:ascii="Tahoma" w:hAnsi="Tahoma" w:cs="Tahoma"/>
              <w:sz w:val="20"/>
              <w:szCs w:val="20"/>
              <w:rPrChange w:id="562" w:author="רינת אביטל" w:date="2022-05-12T09:18:00Z">
                <w:rPr/>
              </w:rPrChange>
            </w:rPr>
            <w:instrText xml:space="preserve"> HYPERLINK \l "_Toc103039617" </w:instrText>
          </w:r>
          <w:r w:rsidRPr="00103DCA">
            <w:rPr>
              <w:rFonts w:ascii="Tahoma" w:hAnsi="Tahoma" w:cs="Tahoma"/>
              <w:sz w:val="20"/>
              <w:szCs w:val="20"/>
              <w:rPrChange w:id="56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64" w:author="רינת אביטל" w:date="2022-05-12T09:18:00Z">
                <w:rPr>
                  <w:rStyle w:val="Hyperlink"/>
                  <w:noProof/>
                  <w:sz w:val="28"/>
                  <w:szCs w:val="28"/>
                  <w:rtl/>
                </w:rPr>
              </w:rPrChange>
            </w:rPr>
            <w:t>11.6.</w:t>
          </w:r>
          <w:r w:rsidR="00A26130" w:rsidRPr="00103DCA">
            <w:rPr>
              <w:rFonts w:ascii="Tahoma" w:eastAsiaTheme="minorEastAsia" w:hAnsi="Tahoma" w:cs="Tahoma"/>
              <w:noProof/>
              <w:sz w:val="24"/>
              <w:szCs w:val="24"/>
              <w:rtl/>
              <w:rPrChange w:id="56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66"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6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68" w:author="רינת אביטל" w:date="2022-05-12T09:18:00Z">
                <w:rPr>
                  <w:rStyle w:val="Hyperlink"/>
                  <w:rFonts w:hint="eastAsia"/>
                  <w:noProof/>
                  <w:sz w:val="28"/>
                  <w:szCs w:val="28"/>
                  <w:rtl/>
                </w:rPr>
              </w:rPrChange>
            </w:rPr>
            <w:t>הצפנות</w:t>
          </w:r>
          <w:r w:rsidR="00A26130" w:rsidRPr="00103DCA">
            <w:rPr>
              <w:rStyle w:val="Hyperlink"/>
              <w:rFonts w:ascii="Tahoma" w:hAnsi="Tahoma" w:cs="Tahoma"/>
              <w:noProof/>
              <w:sz w:val="24"/>
              <w:szCs w:val="24"/>
              <w:rtl/>
              <w:rPrChange w:id="56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70"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7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72"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573"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57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7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7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7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7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79" w:author="רינת אביטל" w:date="2022-05-12T09:18:00Z">
                <w:rPr>
                  <w:noProof/>
                  <w:webHidden/>
                  <w:sz w:val="28"/>
                  <w:szCs w:val="28"/>
                </w:rPr>
              </w:rPrChange>
            </w:rPr>
            <w:instrText>Toc103039617 \h</w:instrText>
          </w:r>
          <w:r w:rsidR="00A26130" w:rsidRPr="00103DCA">
            <w:rPr>
              <w:rFonts w:ascii="Tahoma" w:hAnsi="Tahoma" w:cs="Tahoma"/>
              <w:noProof/>
              <w:webHidden/>
              <w:sz w:val="24"/>
              <w:szCs w:val="24"/>
              <w:rtl/>
              <w:rPrChange w:id="58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1" w:author="רינת אביטל" w:date="2022-05-12T09:18:00Z">
                <w:rPr>
                  <w:rStyle w:val="Hyperlink"/>
                  <w:noProof/>
                  <w:sz w:val="28"/>
                  <w:szCs w:val="28"/>
                  <w:rtl/>
                </w:rPr>
              </w:rPrChange>
            </w:rPr>
            <w:fldChar w:fldCharType="separate"/>
          </w:r>
          <w:r w:rsidR="00BC12E5">
            <w:rPr>
              <w:rFonts w:ascii="Tahoma" w:hAnsi="Tahoma" w:cs="Tahoma" w:hint="cs"/>
              <w:b/>
              <w:bCs/>
              <w:noProof/>
              <w:webHidden/>
              <w:sz w:val="24"/>
              <w:szCs w:val="24"/>
              <w:rtl/>
            </w:rPr>
            <w:t>שגיאה! הסימניה אינה מוגדרת.</w:t>
          </w:r>
          <w:r w:rsidR="00A26130" w:rsidRPr="00103DCA">
            <w:rPr>
              <w:rStyle w:val="Hyperlink"/>
              <w:rFonts w:ascii="Tahoma" w:hAnsi="Tahoma" w:cs="Tahoma"/>
              <w:noProof/>
              <w:sz w:val="24"/>
              <w:szCs w:val="24"/>
              <w:rtl/>
              <w:rPrChange w:id="58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83" w:author="רינת אביטל" w:date="2022-05-12T09:18:00Z">
                <w:rPr>
                  <w:rStyle w:val="Hyperlink"/>
                  <w:noProof/>
                  <w:sz w:val="28"/>
                  <w:szCs w:val="28"/>
                </w:rPr>
              </w:rPrChange>
            </w:rPr>
            <w:fldChar w:fldCharType="end"/>
          </w:r>
        </w:p>
        <w:p w14:paraId="75C336E8" w14:textId="10D02124" w:rsidR="00A26130" w:rsidRPr="00103DCA" w:rsidRDefault="0063165E">
          <w:pPr>
            <w:pStyle w:val="TOC1"/>
            <w:rPr>
              <w:rFonts w:ascii="Tahoma" w:eastAsiaTheme="minorEastAsia" w:hAnsi="Tahoma" w:cs="Tahoma"/>
              <w:noProof/>
              <w:sz w:val="24"/>
              <w:szCs w:val="24"/>
              <w:rtl/>
              <w:rPrChange w:id="584" w:author="רינת אביטל" w:date="2022-05-12T09:18:00Z">
                <w:rPr>
                  <w:rFonts w:eastAsiaTheme="minorEastAsia"/>
                  <w:noProof/>
                  <w:sz w:val="28"/>
                  <w:szCs w:val="28"/>
                  <w:rtl/>
                </w:rPr>
              </w:rPrChange>
            </w:rPr>
          </w:pPr>
          <w:r w:rsidRPr="00103DCA">
            <w:rPr>
              <w:rFonts w:ascii="Tahoma" w:hAnsi="Tahoma" w:cs="Tahoma"/>
              <w:sz w:val="20"/>
              <w:szCs w:val="20"/>
              <w:rPrChange w:id="585" w:author="רינת אביטל" w:date="2022-05-12T09:18:00Z">
                <w:rPr/>
              </w:rPrChange>
            </w:rPr>
            <w:fldChar w:fldCharType="begin"/>
          </w:r>
          <w:r w:rsidRPr="00103DCA">
            <w:rPr>
              <w:rFonts w:ascii="Tahoma" w:hAnsi="Tahoma" w:cs="Tahoma"/>
              <w:sz w:val="20"/>
              <w:szCs w:val="20"/>
              <w:rPrChange w:id="586" w:author="רינת אביטל" w:date="2022-05-12T09:18:00Z">
                <w:rPr/>
              </w:rPrChange>
            </w:rPr>
            <w:instrText xml:space="preserve"> HYPERLINK \l "_Toc103039618" </w:instrText>
          </w:r>
          <w:r w:rsidRPr="00103DCA">
            <w:rPr>
              <w:rFonts w:ascii="Tahoma" w:hAnsi="Tahoma" w:cs="Tahoma"/>
              <w:sz w:val="20"/>
              <w:szCs w:val="20"/>
              <w:rPrChange w:id="58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88"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58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0"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59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2" w:author="רינת אביטל" w:date="2022-05-12T09:18:00Z">
                <w:rPr>
                  <w:rStyle w:val="Hyperlink"/>
                  <w:rFonts w:hint="eastAsia"/>
                  <w:noProof/>
                  <w:sz w:val="28"/>
                  <w:szCs w:val="28"/>
                  <w:rtl/>
                </w:rPr>
              </w:rPrChange>
            </w:rPr>
            <w:t>ותרשים</w:t>
          </w:r>
          <w:r w:rsidR="00A26130" w:rsidRPr="00103DCA">
            <w:rPr>
              <w:rStyle w:val="Hyperlink"/>
              <w:rFonts w:ascii="Tahoma" w:hAnsi="Tahoma" w:cs="Tahoma"/>
              <w:noProof/>
              <w:sz w:val="24"/>
              <w:szCs w:val="24"/>
              <w:rtl/>
              <w:rPrChange w:id="593"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594"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59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6"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5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8" w:author="רינת אביטל" w:date="2022-05-12T09:18:00Z">
                <w:rPr>
                  <w:rStyle w:val="Hyperlink"/>
                  <w:rFonts w:hint="eastAsia"/>
                  <w:noProof/>
                  <w:sz w:val="28"/>
                  <w:szCs w:val="28"/>
                  <w:rtl/>
                </w:rPr>
              </w:rPrChange>
            </w:rPr>
            <w:t>המערכת</w:t>
          </w:r>
          <w:r w:rsidR="00A26130" w:rsidRPr="00103DCA">
            <w:rPr>
              <w:rStyle w:val="Hyperlink"/>
              <w:rFonts w:ascii="Tahoma" w:hAnsi="Tahoma" w:cs="Tahoma"/>
              <w:noProof/>
              <w:sz w:val="24"/>
              <w:szCs w:val="24"/>
              <w:rtl/>
              <w:rPrChange w:id="5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00" w:author="רינת אביטל" w:date="2022-05-12T09:18:00Z">
                <w:rPr>
                  <w:rStyle w:val="Hyperlink"/>
                  <w:rFonts w:hint="eastAsia"/>
                  <w:noProof/>
                  <w:sz w:val="28"/>
                  <w:szCs w:val="28"/>
                  <w:rtl/>
                </w:rPr>
              </w:rPrChange>
            </w:rPr>
            <w:t>המוצעת</w:t>
          </w:r>
          <w:r w:rsidR="00A26130" w:rsidRPr="00103DCA">
            <w:rPr>
              <w:rFonts w:ascii="Tahoma" w:hAnsi="Tahoma" w:cs="Tahoma"/>
              <w:noProof/>
              <w:webHidden/>
              <w:sz w:val="24"/>
              <w:szCs w:val="24"/>
              <w:rtl/>
              <w:rPrChange w:id="6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6"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6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09"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32</w:t>
          </w:r>
          <w:r w:rsidR="00A26130" w:rsidRPr="00103DCA">
            <w:rPr>
              <w:rStyle w:val="Hyperlink"/>
              <w:rFonts w:ascii="Tahoma" w:hAnsi="Tahoma" w:cs="Tahoma"/>
              <w:noProof/>
              <w:sz w:val="24"/>
              <w:szCs w:val="24"/>
              <w:rtl/>
              <w:rPrChange w:id="61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11" w:author="רינת אביטל" w:date="2022-05-12T09:18:00Z">
                <w:rPr>
                  <w:rStyle w:val="Hyperlink"/>
                  <w:noProof/>
                  <w:sz w:val="28"/>
                  <w:szCs w:val="28"/>
                </w:rPr>
              </w:rPrChange>
            </w:rPr>
            <w:fldChar w:fldCharType="end"/>
          </w:r>
        </w:p>
        <w:p w14:paraId="5D1E518C" w14:textId="1A7920DB" w:rsidR="00A26130" w:rsidRPr="00103DCA" w:rsidRDefault="0063165E">
          <w:pPr>
            <w:pStyle w:val="TOC2"/>
            <w:tabs>
              <w:tab w:val="left" w:pos="1320"/>
              <w:tab w:val="right" w:leader="dot" w:pos="8296"/>
            </w:tabs>
            <w:rPr>
              <w:rFonts w:ascii="Tahoma" w:eastAsiaTheme="minorEastAsia" w:hAnsi="Tahoma" w:cs="Tahoma"/>
              <w:noProof/>
              <w:sz w:val="24"/>
              <w:szCs w:val="24"/>
              <w:rtl/>
              <w:rPrChange w:id="612" w:author="רינת אביטל" w:date="2022-05-12T09:18:00Z">
                <w:rPr>
                  <w:rFonts w:eastAsiaTheme="minorEastAsia"/>
                  <w:noProof/>
                  <w:sz w:val="28"/>
                  <w:szCs w:val="28"/>
                  <w:rtl/>
                </w:rPr>
              </w:rPrChange>
            </w:rPr>
          </w:pPr>
          <w:r w:rsidRPr="00103DCA">
            <w:rPr>
              <w:rFonts w:ascii="Tahoma" w:hAnsi="Tahoma" w:cs="Tahoma"/>
              <w:sz w:val="20"/>
              <w:szCs w:val="20"/>
              <w:rPrChange w:id="613" w:author="רינת אביטל" w:date="2022-05-12T09:18:00Z">
                <w:rPr/>
              </w:rPrChange>
            </w:rPr>
            <w:fldChar w:fldCharType="begin"/>
          </w:r>
          <w:r w:rsidRPr="00103DCA">
            <w:rPr>
              <w:rFonts w:ascii="Tahoma" w:hAnsi="Tahoma" w:cs="Tahoma"/>
              <w:sz w:val="20"/>
              <w:szCs w:val="20"/>
              <w:rPrChange w:id="614" w:author="רינת אביטל" w:date="2022-05-12T09:18:00Z">
                <w:rPr/>
              </w:rPrChange>
            </w:rPr>
            <w:instrText xml:space="preserve"> HYPERLINK \l "_Toc103039619" </w:instrText>
          </w:r>
          <w:r w:rsidRPr="00103DCA">
            <w:rPr>
              <w:rFonts w:ascii="Tahoma" w:hAnsi="Tahoma" w:cs="Tahoma"/>
              <w:sz w:val="20"/>
              <w:szCs w:val="20"/>
              <w:rPrChange w:id="61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16"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61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18" w:author="רינת אביטל" w:date="2022-05-12T09:18:00Z">
                <w:rPr>
                  <w:rStyle w:val="Hyperlink"/>
                  <w:rFonts w:hint="eastAsia"/>
                  <w:noProof/>
                  <w:sz w:val="28"/>
                  <w:szCs w:val="28"/>
                  <w:rtl/>
                </w:rPr>
              </w:rPrChange>
            </w:rPr>
            <w:t>רשימת</w:t>
          </w:r>
          <w:r w:rsidR="00A26130" w:rsidRPr="00103DCA">
            <w:rPr>
              <w:rStyle w:val="Hyperlink"/>
              <w:rFonts w:ascii="Tahoma" w:hAnsi="Tahoma" w:cs="Tahoma"/>
              <w:noProof/>
              <w:sz w:val="24"/>
              <w:szCs w:val="24"/>
              <w:rtl/>
              <w:rPrChange w:id="619"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620"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62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2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2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2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2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26"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62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2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29"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32</w:t>
          </w:r>
          <w:r w:rsidR="00A26130" w:rsidRPr="00103DCA">
            <w:rPr>
              <w:rStyle w:val="Hyperlink"/>
              <w:rFonts w:ascii="Tahoma" w:hAnsi="Tahoma" w:cs="Tahoma"/>
              <w:noProof/>
              <w:sz w:val="24"/>
              <w:szCs w:val="24"/>
              <w:rtl/>
              <w:rPrChange w:id="63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31" w:author="רינת אביטל" w:date="2022-05-12T09:18:00Z">
                <w:rPr>
                  <w:rStyle w:val="Hyperlink"/>
                  <w:noProof/>
                  <w:sz w:val="28"/>
                  <w:szCs w:val="28"/>
                </w:rPr>
              </w:rPrChange>
            </w:rPr>
            <w:fldChar w:fldCharType="end"/>
          </w:r>
        </w:p>
        <w:p w14:paraId="6F2B5E05" w14:textId="54BE9D08" w:rsidR="00A26130" w:rsidRPr="00103DCA" w:rsidRDefault="0063165E">
          <w:pPr>
            <w:pStyle w:val="TOC2"/>
            <w:tabs>
              <w:tab w:val="left" w:pos="1320"/>
              <w:tab w:val="right" w:leader="dot" w:pos="8296"/>
            </w:tabs>
            <w:rPr>
              <w:rFonts w:ascii="Tahoma" w:eastAsiaTheme="minorEastAsia" w:hAnsi="Tahoma" w:cs="Tahoma"/>
              <w:noProof/>
              <w:sz w:val="24"/>
              <w:szCs w:val="24"/>
              <w:rtl/>
              <w:rPrChange w:id="632" w:author="רינת אביטל" w:date="2022-05-12T09:18:00Z">
                <w:rPr>
                  <w:rFonts w:eastAsiaTheme="minorEastAsia"/>
                  <w:noProof/>
                  <w:sz w:val="28"/>
                  <w:szCs w:val="28"/>
                  <w:rtl/>
                </w:rPr>
              </w:rPrChange>
            </w:rPr>
          </w:pPr>
          <w:r w:rsidRPr="00103DCA">
            <w:rPr>
              <w:rFonts w:ascii="Tahoma" w:hAnsi="Tahoma" w:cs="Tahoma"/>
              <w:sz w:val="20"/>
              <w:szCs w:val="20"/>
              <w:rPrChange w:id="633" w:author="רינת אביטל" w:date="2022-05-12T09:18:00Z">
                <w:rPr/>
              </w:rPrChange>
            </w:rPr>
            <w:fldChar w:fldCharType="begin"/>
          </w:r>
          <w:r w:rsidRPr="00103DCA">
            <w:rPr>
              <w:rFonts w:ascii="Tahoma" w:hAnsi="Tahoma" w:cs="Tahoma"/>
              <w:sz w:val="20"/>
              <w:szCs w:val="20"/>
              <w:rPrChange w:id="634" w:author="רינת אביטל" w:date="2022-05-12T09:18:00Z">
                <w:rPr/>
              </w:rPrChange>
            </w:rPr>
            <w:instrText xml:space="preserve"> HYPERLINK \l "_Toc103039620" </w:instrText>
          </w:r>
          <w:r w:rsidRPr="00103DCA">
            <w:rPr>
              <w:rFonts w:ascii="Tahoma" w:hAnsi="Tahoma" w:cs="Tahoma"/>
              <w:sz w:val="20"/>
              <w:szCs w:val="20"/>
              <w:rPrChange w:id="63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36"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63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38"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63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40" w:author="רינת אביטל" w:date="2022-05-12T09:18:00Z">
                <w:rPr>
                  <w:rStyle w:val="Hyperlink"/>
                  <w:rFonts w:hint="eastAsia"/>
                  <w:noProof/>
                  <w:sz w:val="28"/>
                  <w:szCs w:val="28"/>
                  <w:rtl/>
                </w:rPr>
              </w:rPrChange>
            </w:rPr>
            <w:t>ה</w:t>
          </w:r>
          <w:r w:rsidR="00A26130" w:rsidRPr="00103DCA">
            <w:rPr>
              <w:rStyle w:val="Hyperlink"/>
              <w:rFonts w:ascii="Tahoma" w:hAnsi="Tahoma" w:cs="Tahoma"/>
              <w:noProof/>
              <w:sz w:val="24"/>
              <w:szCs w:val="24"/>
              <w:rtl/>
              <w:rPrChange w:id="641" w:author="רינת אביטל" w:date="2022-05-12T09:18:00Z">
                <w:rPr>
                  <w:rStyle w:val="Hyperlink"/>
                  <w:noProof/>
                  <w:sz w:val="28"/>
                  <w:szCs w:val="28"/>
                  <w:rtl/>
                </w:rPr>
              </w:rPrChange>
            </w:rPr>
            <w:t>-</w:t>
          </w:r>
          <w:r w:rsidR="00A26130" w:rsidRPr="00103DCA">
            <w:rPr>
              <w:rStyle w:val="Hyperlink"/>
              <w:rFonts w:ascii="Tahoma" w:hAnsi="Tahoma" w:cs="Tahoma"/>
              <w:noProof/>
              <w:sz w:val="24"/>
              <w:szCs w:val="24"/>
              <w:rPrChange w:id="642"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6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44" w:author="רינת אביטל" w:date="2022-05-12T09:18:00Z">
                <w:rPr>
                  <w:rStyle w:val="Hyperlink"/>
                  <w:rFonts w:hint="eastAsia"/>
                  <w:noProof/>
                  <w:sz w:val="28"/>
                  <w:szCs w:val="28"/>
                  <w:rtl/>
                </w:rPr>
              </w:rPrChange>
            </w:rPr>
            <w:t>העיקריים</w:t>
          </w:r>
          <w:r w:rsidR="00A26130" w:rsidRPr="00103DCA">
            <w:rPr>
              <w:rStyle w:val="Hyperlink"/>
              <w:rFonts w:ascii="Tahoma" w:hAnsi="Tahoma" w:cs="Tahoma"/>
              <w:noProof/>
              <w:sz w:val="24"/>
              <w:szCs w:val="24"/>
              <w:rtl/>
              <w:rPrChange w:id="6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46"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4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48"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6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54"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6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57"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33</w:t>
          </w:r>
          <w:r w:rsidR="00A26130" w:rsidRPr="00103DCA">
            <w:rPr>
              <w:rStyle w:val="Hyperlink"/>
              <w:rFonts w:ascii="Tahoma" w:hAnsi="Tahoma" w:cs="Tahoma"/>
              <w:noProof/>
              <w:sz w:val="24"/>
              <w:szCs w:val="24"/>
              <w:rtl/>
              <w:rPrChange w:id="6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59" w:author="רינת אביטל" w:date="2022-05-12T09:18:00Z">
                <w:rPr>
                  <w:rStyle w:val="Hyperlink"/>
                  <w:noProof/>
                  <w:sz w:val="28"/>
                  <w:szCs w:val="28"/>
                </w:rPr>
              </w:rPrChange>
            </w:rPr>
            <w:fldChar w:fldCharType="end"/>
          </w:r>
        </w:p>
        <w:p w14:paraId="6DC2D0D0" w14:textId="6D6CDD3C" w:rsidR="00A26130" w:rsidRPr="00103DCA" w:rsidRDefault="0063165E">
          <w:pPr>
            <w:pStyle w:val="TOC2"/>
            <w:tabs>
              <w:tab w:val="left" w:pos="1320"/>
              <w:tab w:val="right" w:leader="dot" w:pos="8296"/>
            </w:tabs>
            <w:rPr>
              <w:rFonts w:ascii="Tahoma" w:eastAsiaTheme="minorEastAsia" w:hAnsi="Tahoma" w:cs="Tahoma"/>
              <w:noProof/>
              <w:sz w:val="24"/>
              <w:szCs w:val="24"/>
              <w:rtl/>
              <w:rPrChange w:id="660" w:author="רינת אביטל" w:date="2022-05-12T09:18:00Z">
                <w:rPr>
                  <w:rFonts w:eastAsiaTheme="minorEastAsia"/>
                  <w:noProof/>
                  <w:sz w:val="28"/>
                  <w:szCs w:val="28"/>
                  <w:rtl/>
                </w:rPr>
              </w:rPrChange>
            </w:rPr>
          </w:pPr>
          <w:r w:rsidRPr="00103DCA">
            <w:rPr>
              <w:rFonts w:ascii="Tahoma" w:hAnsi="Tahoma" w:cs="Tahoma"/>
              <w:sz w:val="20"/>
              <w:szCs w:val="20"/>
              <w:rPrChange w:id="661" w:author="רינת אביטל" w:date="2022-05-12T09:18:00Z">
                <w:rPr/>
              </w:rPrChange>
            </w:rPr>
            <w:fldChar w:fldCharType="begin"/>
          </w:r>
          <w:r w:rsidRPr="00103DCA">
            <w:rPr>
              <w:rFonts w:ascii="Tahoma" w:hAnsi="Tahoma" w:cs="Tahoma"/>
              <w:sz w:val="20"/>
              <w:szCs w:val="20"/>
              <w:rPrChange w:id="662" w:author="רינת אביטל" w:date="2022-05-12T09:18:00Z">
                <w:rPr/>
              </w:rPrChange>
            </w:rPr>
            <w:instrText xml:space="preserve"> HYPERLINK \l "_Toc103039621" </w:instrText>
          </w:r>
          <w:r w:rsidRPr="00103DCA">
            <w:rPr>
              <w:rFonts w:ascii="Tahoma" w:hAnsi="Tahoma" w:cs="Tahoma"/>
              <w:sz w:val="20"/>
              <w:szCs w:val="20"/>
              <w:rPrChange w:id="66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64"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66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66" w:author="רינת אביטל" w:date="2022-05-12T09:18:00Z">
                <w:rPr>
                  <w:rStyle w:val="Hyperlink"/>
                  <w:rFonts w:hint="eastAsia"/>
                  <w:noProof/>
                  <w:sz w:val="28"/>
                  <w:szCs w:val="28"/>
                  <w:rtl/>
                </w:rPr>
              </w:rPrChange>
            </w:rPr>
            <w:t>מבני</w:t>
          </w:r>
          <w:r w:rsidR="00A26130" w:rsidRPr="00103DCA">
            <w:rPr>
              <w:rStyle w:val="Hyperlink"/>
              <w:rFonts w:ascii="Tahoma" w:hAnsi="Tahoma" w:cs="Tahoma"/>
              <w:noProof/>
              <w:sz w:val="24"/>
              <w:szCs w:val="24"/>
              <w:rtl/>
              <w:rPrChange w:id="66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68" w:author="רינת אביטל" w:date="2022-05-12T09:18:00Z">
                <w:rPr>
                  <w:rStyle w:val="Hyperlink"/>
                  <w:rFonts w:hint="eastAsia"/>
                  <w:noProof/>
                  <w:sz w:val="28"/>
                  <w:szCs w:val="28"/>
                  <w:rtl/>
                </w:rPr>
              </w:rPrChange>
            </w:rPr>
            <w:t>נתונים</w:t>
          </w:r>
          <w:r w:rsidR="00A26130" w:rsidRPr="00103DCA">
            <w:rPr>
              <w:rStyle w:val="Hyperlink"/>
              <w:rFonts w:ascii="Tahoma" w:hAnsi="Tahoma" w:cs="Tahoma"/>
              <w:noProof/>
              <w:sz w:val="24"/>
              <w:szCs w:val="24"/>
              <w:rtl/>
              <w:rPrChange w:id="66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0" w:author="רינת אביטל" w:date="2022-05-12T09:18:00Z">
                <w:rPr>
                  <w:rStyle w:val="Hyperlink"/>
                  <w:rFonts w:hint="eastAsia"/>
                  <w:noProof/>
                  <w:sz w:val="28"/>
                  <w:szCs w:val="28"/>
                  <w:rtl/>
                </w:rPr>
              </w:rPrChange>
            </w:rPr>
            <w:t>בהם</w:t>
          </w:r>
          <w:r w:rsidR="00A26130" w:rsidRPr="00103DCA">
            <w:rPr>
              <w:rStyle w:val="Hyperlink"/>
              <w:rFonts w:ascii="Tahoma" w:hAnsi="Tahoma" w:cs="Tahoma"/>
              <w:noProof/>
              <w:sz w:val="24"/>
              <w:szCs w:val="24"/>
              <w:rtl/>
              <w:rPrChange w:id="67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2" w:author="רינת אביטל" w:date="2022-05-12T09:18:00Z">
                <w:rPr>
                  <w:rStyle w:val="Hyperlink"/>
                  <w:rFonts w:hint="eastAsia"/>
                  <w:noProof/>
                  <w:sz w:val="28"/>
                  <w:szCs w:val="28"/>
                  <w:rtl/>
                </w:rPr>
              </w:rPrChange>
            </w:rPr>
            <w:t>משתמשים</w:t>
          </w:r>
          <w:r w:rsidR="00A26130" w:rsidRPr="00103DCA">
            <w:rPr>
              <w:rStyle w:val="Hyperlink"/>
              <w:rFonts w:ascii="Tahoma" w:hAnsi="Tahoma" w:cs="Tahoma"/>
              <w:noProof/>
              <w:sz w:val="24"/>
              <w:szCs w:val="24"/>
              <w:rtl/>
              <w:rPrChange w:id="67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4" w:author="רינת אביטל" w:date="2022-05-12T09:18:00Z">
                <w:rPr>
                  <w:rStyle w:val="Hyperlink"/>
                  <w:rFonts w:hint="eastAsia"/>
                  <w:noProof/>
                  <w:sz w:val="28"/>
                  <w:szCs w:val="28"/>
                  <w:rtl/>
                </w:rPr>
              </w:rPrChange>
            </w:rPr>
            <w:t>בפרויקט</w:t>
          </w:r>
          <w:r w:rsidR="00A26130" w:rsidRPr="00103DCA">
            <w:rPr>
              <w:rFonts w:ascii="Tahoma" w:hAnsi="Tahoma" w:cs="Tahoma"/>
              <w:noProof/>
              <w:webHidden/>
              <w:sz w:val="24"/>
              <w:szCs w:val="24"/>
              <w:rtl/>
              <w:rPrChange w:id="67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7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7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7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7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80"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68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8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8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36</w:t>
          </w:r>
          <w:r w:rsidR="00A26130" w:rsidRPr="00103DCA">
            <w:rPr>
              <w:rStyle w:val="Hyperlink"/>
              <w:rFonts w:ascii="Tahoma" w:hAnsi="Tahoma" w:cs="Tahoma"/>
              <w:noProof/>
              <w:sz w:val="24"/>
              <w:szCs w:val="24"/>
              <w:rtl/>
              <w:rPrChange w:id="68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85" w:author="רינת אביטל" w:date="2022-05-12T09:18:00Z">
                <w:rPr>
                  <w:rStyle w:val="Hyperlink"/>
                  <w:noProof/>
                  <w:sz w:val="28"/>
                  <w:szCs w:val="28"/>
                </w:rPr>
              </w:rPrChange>
            </w:rPr>
            <w:fldChar w:fldCharType="end"/>
          </w:r>
        </w:p>
        <w:p w14:paraId="65D1A416" w14:textId="609D5120" w:rsidR="00A26130" w:rsidRPr="00103DCA" w:rsidRDefault="0063165E">
          <w:pPr>
            <w:pStyle w:val="TOC2"/>
            <w:tabs>
              <w:tab w:val="left" w:pos="1320"/>
              <w:tab w:val="right" w:leader="dot" w:pos="8296"/>
            </w:tabs>
            <w:rPr>
              <w:rFonts w:ascii="Tahoma" w:eastAsiaTheme="minorEastAsia" w:hAnsi="Tahoma" w:cs="Tahoma"/>
              <w:noProof/>
              <w:sz w:val="24"/>
              <w:szCs w:val="24"/>
              <w:rtl/>
              <w:rPrChange w:id="686" w:author="רינת אביטל" w:date="2022-05-12T09:18:00Z">
                <w:rPr>
                  <w:rFonts w:eastAsiaTheme="minorEastAsia"/>
                  <w:noProof/>
                  <w:sz w:val="28"/>
                  <w:szCs w:val="28"/>
                  <w:rtl/>
                </w:rPr>
              </w:rPrChange>
            </w:rPr>
          </w:pPr>
          <w:r w:rsidRPr="00103DCA">
            <w:rPr>
              <w:rFonts w:ascii="Tahoma" w:hAnsi="Tahoma" w:cs="Tahoma"/>
              <w:sz w:val="20"/>
              <w:szCs w:val="20"/>
              <w:rPrChange w:id="687" w:author="רינת אביטל" w:date="2022-05-12T09:18:00Z">
                <w:rPr/>
              </w:rPrChange>
            </w:rPr>
            <w:fldChar w:fldCharType="begin"/>
          </w:r>
          <w:r w:rsidRPr="00103DCA">
            <w:rPr>
              <w:rFonts w:ascii="Tahoma" w:hAnsi="Tahoma" w:cs="Tahoma"/>
              <w:sz w:val="20"/>
              <w:szCs w:val="20"/>
              <w:rPrChange w:id="688" w:author="רינת אביטל" w:date="2022-05-12T09:18:00Z">
                <w:rPr/>
              </w:rPrChange>
            </w:rPr>
            <w:instrText xml:space="preserve"> HYPERLINK \l "_Toc103039622" </w:instrText>
          </w:r>
          <w:r w:rsidRPr="00103DCA">
            <w:rPr>
              <w:rFonts w:ascii="Tahoma" w:hAnsi="Tahoma" w:cs="Tahoma"/>
              <w:sz w:val="20"/>
              <w:szCs w:val="20"/>
              <w:rPrChange w:id="68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90"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69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92" w:author="רינת אביטל" w:date="2022-05-12T09:18:00Z">
                <w:rPr>
                  <w:rStyle w:val="Hyperlink"/>
                  <w:rFonts w:hint="eastAsia"/>
                  <w:noProof/>
                  <w:sz w:val="28"/>
                  <w:szCs w:val="28"/>
                  <w:rtl/>
                </w:rPr>
              </w:rPrChange>
            </w:rPr>
            <w:t>תרשים</w:t>
          </w:r>
          <w:r w:rsidR="00A26130" w:rsidRPr="00103DCA">
            <w:rPr>
              <w:rStyle w:val="Hyperlink"/>
              <w:rFonts w:ascii="Tahoma" w:hAnsi="Tahoma" w:cs="Tahoma"/>
              <w:noProof/>
              <w:sz w:val="24"/>
              <w:szCs w:val="24"/>
              <w:rtl/>
              <w:rPrChange w:id="69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94" w:author="רינת אביטל" w:date="2022-05-12T09:18:00Z">
                <w:rPr>
                  <w:rStyle w:val="Hyperlink"/>
                  <w:rFonts w:hint="eastAsia"/>
                  <w:noProof/>
                  <w:sz w:val="28"/>
                  <w:szCs w:val="28"/>
                  <w:rtl/>
                </w:rPr>
              </w:rPrChange>
            </w:rPr>
            <w:t>מחלקות</w:t>
          </w:r>
          <w:r w:rsidR="00A26130" w:rsidRPr="00103DCA">
            <w:rPr>
              <w:rFonts w:ascii="Tahoma" w:hAnsi="Tahoma" w:cs="Tahoma"/>
              <w:noProof/>
              <w:webHidden/>
              <w:sz w:val="24"/>
              <w:szCs w:val="24"/>
              <w:rtl/>
              <w:rPrChange w:id="69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9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9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9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9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00"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70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0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37</w:t>
          </w:r>
          <w:r w:rsidR="00A26130" w:rsidRPr="00103DCA">
            <w:rPr>
              <w:rStyle w:val="Hyperlink"/>
              <w:rFonts w:ascii="Tahoma" w:hAnsi="Tahoma" w:cs="Tahoma"/>
              <w:noProof/>
              <w:sz w:val="24"/>
              <w:szCs w:val="24"/>
              <w:rtl/>
              <w:rPrChange w:id="70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05" w:author="רינת אביטל" w:date="2022-05-12T09:18:00Z">
                <w:rPr>
                  <w:rStyle w:val="Hyperlink"/>
                  <w:noProof/>
                  <w:sz w:val="28"/>
                  <w:szCs w:val="28"/>
                </w:rPr>
              </w:rPrChange>
            </w:rPr>
            <w:fldChar w:fldCharType="end"/>
          </w:r>
        </w:p>
        <w:p w14:paraId="3690C8D1" w14:textId="7F96428B" w:rsidR="00A26130" w:rsidRPr="00103DCA" w:rsidRDefault="0063165E">
          <w:pPr>
            <w:pStyle w:val="TOC2"/>
            <w:tabs>
              <w:tab w:val="left" w:pos="1320"/>
              <w:tab w:val="right" w:leader="dot" w:pos="8296"/>
            </w:tabs>
            <w:rPr>
              <w:rFonts w:ascii="Tahoma" w:eastAsiaTheme="minorEastAsia" w:hAnsi="Tahoma" w:cs="Tahoma"/>
              <w:noProof/>
              <w:sz w:val="24"/>
              <w:szCs w:val="24"/>
              <w:rtl/>
              <w:rPrChange w:id="706" w:author="רינת אביטל" w:date="2022-05-12T09:18:00Z">
                <w:rPr>
                  <w:rFonts w:eastAsiaTheme="minorEastAsia"/>
                  <w:noProof/>
                  <w:sz w:val="28"/>
                  <w:szCs w:val="28"/>
                  <w:rtl/>
                </w:rPr>
              </w:rPrChange>
            </w:rPr>
          </w:pPr>
          <w:r w:rsidRPr="00103DCA">
            <w:rPr>
              <w:rFonts w:ascii="Tahoma" w:hAnsi="Tahoma" w:cs="Tahoma"/>
              <w:sz w:val="20"/>
              <w:szCs w:val="20"/>
              <w:rPrChange w:id="707" w:author="רינת אביטל" w:date="2022-05-12T09:18:00Z">
                <w:rPr/>
              </w:rPrChange>
            </w:rPr>
            <w:fldChar w:fldCharType="begin"/>
          </w:r>
          <w:r w:rsidRPr="00103DCA">
            <w:rPr>
              <w:rFonts w:ascii="Tahoma" w:hAnsi="Tahoma" w:cs="Tahoma"/>
              <w:sz w:val="20"/>
              <w:szCs w:val="20"/>
              <w:rPrChange w:id="708" w:author="רינת אביטל" w:date="2022-05-12T09:18:00Z">
                <w:rPr/>
              </w:rPrChange>
            </w:rPr>
            <w:instrText xml:space="preserve"> HYPERLINK \l "_Toc103039623" </w:instrText>
          </w:r>
          <w:r w:rsidRPr="00103DCA">
            <w:rPr>
              <w:rFonts w:ascii="Tahoma" w:hAnsi="Tahoma" w:cs="Tahoma"/>
              <w:sz w:val="20"/>
              <w:szCs w:val="20"/>
              <w:rPrChange w:id="70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10"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71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12"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1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14" w:author="רינת אביטל" w:date="2022-05-12T09:18:00Z">
                <w:rPr>
                  <w:rStyle w:val="Hyperlink"/>
                  <w:rFonts w:hint="eastAsia"/>
                  <w:noProof/>
                  <w:sz w:val="28"/>
                  <w:szCs w:val="28"/>
                  <w:rtl/>
                </w:rPr>
              </w:rPrChange>
            </w:rPr>
            <w:t>המחלקות</w:t>
          </w:r>
          <w:r w:rsidR="00A26130" w:rsidRPr="00103DCA">
            <w:rPr>
              <w:rFonts w:ascii="Tahoma" w:hAnsi="Tahoma" w:cs="Tahoma"/>
              <w:noProof/>
              <w:webHidden/>
              <w:sz w:val="24"/>
              <w:szCs w:val="24"/>
              <w:rtl/>
              <w:rPrChange w:id="71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1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1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1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1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20"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72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2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2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38</w:t>
          </w:r>
          <w:r w:rsidR="00A26130" w:rsidRPr="00103DCA">
            <w:rPr>
              <w:rStyle w:val="Hyperlink"/>
              <w:rFonts w:ascii="Tahoma" w:hAnsi="Tahoma" w:cs="Tahoma"/>
              <w:noProof/>
              <w:sz w:val="24"/>
              <w:szCs w:val="24"/>
              <w:rtl/>
              <w:rPrChange w:id="72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25" w:author="רינת אביטל" w:date="2022-05-12T09:18:00Z">
                <w:rPr>
                  <w:rStyle w:val="Hyperlink"/>
                  <w:noProof/>
                  <w:sz w:val="28"/>
                  <w:szCs w:val="28"/>
                </w:rPr>
              </w:rPrChange>
            </w:rPr>
            <w:fldChar w:fldCharType="end"/>
          </w:r>
        </w:p>
        <w:p w14:paraId="6B74D82F" w14:textId="55FC566E" w:rsidR="00A26130" w:rsidRPr="00103DCA" w:rsidRDefault="0063165E">
          <w:pPr>
            <w:pStyle w:val="TOC1"/>
            <w:rPr>
              <w:rFonts w:ascii="Tahoma" w:eastAsiaTheme="minorEastAsia" w:hAnsi="Tahoma" w:cs="Tahoma"/>
              <w:noProof/>
              <w:sz w:val="24"/>
              <w:szCs w:val="24"/>
              <w:rtl/>
              <w:rPrChange w:id="726" w:author="רינת אביטל" w:date="2022-05-12T09:18:00Z">
                <w:rPr>
                  <w:rFonts w:eastAsiaTheme="minorEastAsia"/>
                  <w:noProof/>
                  <w:sz w:val="28"/>
                  <w:szCs w:val="28"/>
                  <w:rtl/>
                </w:rPr>
              </w:rPrChange>
            </w:rPr>
          </w:pPr>
          <w:r w:rsidRPr="00103DCA">
            <w:rPr>
              <w:rFonts w:ascii="Tahoma" w:hAnsi="Tahoma" w:cs="Tahoma"/>
              <w:sz w:val="20"/>
              <w:szCs w:val="20"/>
              <w:rPrChange w:id="727" w:author="רינת אביטל" w:date="2022-05-12T09:18:00Z">
                <w:rPr/>
              </w:rPrChange>
            </w:rPr>
            <w:lastRenderedPageBreak/>
            <w:fldChar w:fldCharType="begin"/>
          </w:r>
          <w:r w:rsidRPr="00103DCA">
            <w:rPr>
              <w:rFonts w:ascii="Tahoma" w:hAnsi="Tahoma" w:cs="Tahoma"/>
              <w:sz w:val="20"/>
              <w:szCs w:val="20"/>
              <w:rPrChange w:id="728" w:author="רינת אביטל" w:date="2022-05-12T09:18:00Z">
                <w:rPr/>
              </w:rPrChange>
            </w:rPr>
            <w:instrText xml:space="preserve"> HYPERLINK \l "_Toc103039624" </w:instrText>
          </w:r>
          <w:r w:rsidRPr="00103DCA">
            <w:rPr>
              <w:rFonts w:ascii="Tahoma" w:hAnsi="Tahoma" w:cs="Tahoma"/>
              <w:sz w:val="20"/>
              <w:szCs w:val="20"/>
              <w:rPrChange w:id="72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30"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73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32"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3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34" w:author="רינת אביטל" w:date="2022-05-12T09:18:00Z">
                <w:rPr>
                  <w:rStyle w:val="Hyperlink"/>
                  <w:rFonts w:hint="eastAsia"/>
                  <w:noProof/>
                  <w:sz w:val="28"/>
                  <w:szCs w:val="28"/>
                  <w:rtl/>
                </w:rPr>
              </w:rPrChange>
            </w:rPr>
            <w:t>התוכנה</w:t>
          </w:r>
          <w:r w:rsidR="00A26130" w:rsidRPr="00103DCA">
            <w:rPr>
              <w:rFonts w:ascii="Tahoma" w:hAnsi="Tahoma" w:cs="Tahoma"/>
              <w:noProof/>
              <w:webHidden/>
              <w:sz w:val="24"/>
              <w:szCs w:val="24"/>
              <w:rtl/>
              <w:rPrChange w:id="73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3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3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3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3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40"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74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4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4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40</w:t>
          </w:r>
          <w:r w:rsidR="00A26130" w:rsidRPr="00103DCA">
            <w:rPr>
              <w:rStyle w:val="Hyperlink"/>
              <w:rFonts w:ascii="Tahoma" w:hAnsi="Tahoma" w:cs="Tahoma"/>
              <w:noProof/>
              <w:sz w:val="24"/>
              <w:szCs w:val="24"/>
              <w:rtl/>
              <w:rPrChange w:id="74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45" w:author="רינת אביטל" w:date="2022-05-12T09:18:00Z">
                <w:rPr>
                  <w:rStyle w:val="Hyperlink"/>
                  <w:noProof/>
                  <w:sz w:val="28"/>
                  <w:szCs w:val="28"/>
                </w:rPr>
              </w:rPrChange>
            </w:rPr>
            <w:fldChar w:fldCharType="end"/>
          </w:r>
        </w:p>
        <w:p w14:paraId="7C96703E" w14:textId="4A9B73CA" w:rsidR="00A26130" w:rsidRPr="00103DCA" w:rsidRDefault="0063165E">
          <w:pPr>
            <w:pStyle w:val="TOC1"/>
            <w:rPr>
              <w:rFonts w:ascii="Tahoma" w:eastAsiaTheme="minorEastAsia" w:hAnsi="Tahoma" w:cs="Tahoma"/>
              <w:noProof/>
              <w:sz w:val="24"/>
              <w:szCs w:val="24"/>
              <w:rtl/>
              <w:rPrChange w:id="746" w:author="רינת אביטל" w:date="2022-05-12T09:18:00Z">
                <w:rPr>
                  <w:rFonts w:eastAsiaTheme="minorEastAsia"/>
                  <w:noProof/>
                  <w:sz w:val="28"/>
                  <w:szCs w:val="28"/>
                  <w:rtl/>
                </w:rPr>
              </w:rPrChange>
            </w:rPr>
          </w:pPr>
          <w:r w:rsidRPr="00103DCA">
            <w:rPr>
              <w:rFonts w:ascii="Tahoma" w:hAnsi="Tahoma" w:cs="Tahoma"/>
              <w:sz w:val="20"/>
              <w:szCs w:val="20"/>
              <w:rPrChange w:id="747" w:author="רינת אביטל" w:date="2022-05-12T09:18:00Z">
                <w:rPr/>
              </w:rPrChange>
            </w:rPr>
            <w:fldChar w:fldCharType="begin"/>
          </w:r>
          <w:r w:rsidRPr="00103DCA">
            <w:rPr>
              <w:rFonts w:ascii="Tahoma" w:hAnsi="Tahoma" w:cs="Tahoma"/>
              <w:sz w:val="20"/>
              <w:szCs w:val="20"/>
              <w:rPrChange w:id="748" w:author="רינת אביטל" w:date="2022-05-12T09:18:00Z">
                <w:rPr/>
              </w:rPrChange>
            </w:rPr>
            <w:instrText xml:space="preserve"> HYPERLINK \l "_Toc103039625" </w:instrText>
          </w:r>
          <w:r w:rsidRPr="00103DCA">
            <w:rPr>
              <w:rFonts w:ascii="Tahoma" w:hAnsi="Tahoma" w:cs="Tahoma"/>
              <w:sz w:val="20"/>
              <w:szCs w:val="20"/>
              <w:rPrChange w:id="74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50"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75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52" w:author="רינת אביטל" w:date="2022-05-12T09:18:00Z">
                <w:rPr>
                  <w:rStyle w:val="Hyperlink"/>
                  <w:rFonts w:hint="eastAsia"/>
                  <w:noProof/>
                  <w:sz w:val="28"/>
                  <w:szCs w:val="28"/>
                  <w:rtl/>
                </w:rPr>
              </w:rPrChange>
            </w:rPr>
            <w:t>אלגוריתמים</w:t>
          </w:r>
          <w:r w:rsidR="00A26130" w:rsidRPr="00103DCA">
            <w:rPr>
              <w:rStyle w:val="Hyperlink"/>
              <w:rFonts w:ascii="Tahoma" w:hAnsi="Tahoma" w:cs="Tahoma"/>
              <w:noProof/>
              <w:sz w:val="24"/>
              <w:szCs w:val="24"/>
              <w:rtl/>
              <w:rPrChange w:id="75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54" w:author="רינת אביטל" w:date="2022-05-12T09:18:00Z">
                <w:rPr>
                  <w:rStyle w:val="Hyperlink"/>
                  <w:rFonts w:hint="eastAsia"/>
                  <w:noProof/>
                  <w:sz w:val="28"/>
                  <w:szCs w:val="28"/>
                  <w:rtl/>
                </w:rPr>
              </w:rPrChange>
            </w:rPr>
            <w:t>מרכזיים</w:t>
          </w:r>
          <w:r w:rsidR="00A26130" w:rsidRPr="00103DCA">
            <w:rPr>
              <w:rFonts w:ascii="Tahoma" w:hAnsi="Tahoma" w:cs="Tahoma"/>
              <w:noProof/>
              <w:webHidden/>
              <w:sz w:val="24"/>
              <w:szCs w:val="24"/>
              <w:rtl/>
              <w:rPrChange w:id="75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5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5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5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5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60"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76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6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6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41</w:t>
          </w:r>
          <w:r w:rsidR="00A26130" w:rsidRPr="00103DCA">
            <w:rPr>
              <w:rStyle w:val="Hyperlink"/>
              <w:rFonts w:ascii="Tahoma" w:hAnsi="Tahoma" w:cs="Tahoma"/>
              <w:noProof/>
              <w:sz w:val="24"/>
              <w:szCs w:val="24"/>
              <w:rtl/>
              <w:rPrChange w:id="7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65" w:author="רינת אביטל" w:date="2022-05-12T09:18:00Z">
                <w:rPr>
                  <w:rStyle w:val="Hyperlink"/>
                  <w:noProof/>
                  <w:sz w:val="28"/>
                  <w:szCs w:val="28"/>
                </w:rPr>
              </w:rPrChange>
            </w:rPr>
            <w:fldChar w:fldCharType="end"/>
          </w:r>
        </w:p>
        <w:p w14:paraId="325CED64" w14:textId="274F6CD3" w:rsidR="00A26130" w:rsidRPr="00103DCA" w:rsidRDefault="0063165E">
          <w:pPr>
            <w:pStyle w:val="TOC2"/>
            <w:tabs>
              <w:tab w:val="left" w:pos="1320"/>
              <w:tab w:val="right" w:leader="dot" w:pos="8296"/>
            </w:tabs>
            <w:rPr>
              <w:rFonts w:ascii="Tahoma" w:eastAsiaTheme="minorEastAsia" w:hAnsi="Tahoma" w:cs="Tahoma"/>
              <w:noProof/>
              <w:sz w:val="24"/>
              <w:szCs w:val="24"/>
              <w:rtl/>
              <w:rPrChange w:id="766" w:author="רינת אביטל" w:date="2022-05-12T09:18:00Z">
                <w:rPr>
                  <w:rFonts w:eastAsiaTheme="minorEastAsia"/>
                  <w:noProof/>
                  <w:sz w:val="28"/>
                  <w:szCs w:val="28"/>
                  <w:rtl/>
                </w:rPr>
              </w:rPrChange>
            </w:rPr>
          </w:pPr>
          <w:r w:rsidRPr="00103DCA">
            <w:rPr>
              <w:rFonts w:ascii="Tahoma" w:hAnsi="Tahoma" w:cs="Tahoma"/>
              <w:sz w:val="20"/>
              <w:szCs w:val="20"/>
              <w:rPrChange w:id="767" w:author="רינת אביטל" w:date="2022-05-12T09:18:00Z">
                <w:rPr/>
              </w:rPrChange>
            </w:rPr>
            <w:fldChar w:fldCharType="begin"/>
          </w:r>
          <w:r w:rsidRPr="00103DCA">
            <w:rPr>
              <w:rFonts w:ascii="Tahoma" w:hAnsi="Tahoma" w:cs="Tahoma"/>
              <w:sz w:val="20"/>
              <w:szCs w:val="20"/>
              <w:rPrChange w:id="768" w:author="רינת אביטל" w:date="2022-05-12T09:18:00Z">
                <w:rPr/>
              </w:rPrChange>
            </w:rPr>
            <w:instrText xml:space="preserve"> HYPERLINK \l "_Toc103039626" </w:instrText>
          </w:r>
          <w:r w:rsidRPr="00103DCA">
            <w:rPr>
              <w:rFonts w:ascii="Tahoma" w:hAnsi="Tahoma" w:cs="Tahoma"/>
              <w:sz w:val="20"/>
              <w:szCs w:val="20"/>
              <w:rPrChange w:id="7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770" w:author="רינת אביטל" w:date="2022-05-12T09:18:00Z">
                <w:rPr>
                  <w:rStyle w:val="Hyperlink"/>
                  <w:noProof/>
                  <w:sz w:val="28"/>
                  <w:szCs w:val="28"/>
                </w:rPr>
              </w:rPrChange>
            </w:rPr>
            <w:t>14.1.</w:t>
          </w:r>
          <w:r w:rsidR="00A26130" w:rsidRPr="00103DCA">
            <w:rPr>
              <w:rFonts w:ascii="Tahoma" w:eastAsiaTheme="minorEastAsia" w:hAnsi="Tahoma" w:cs="Tahoma"/>
              <w:noProof/>
              <w:sz w:val="24"/>
              <w:szCs w:val="24"/>
              <w:rtl/>
              <w:rPrChange w:id="77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72"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77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74"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77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76" w:author="רינת אביטל" w:date="2022-05-12T09:18:00Z">
                <w:rPr>
                  <w:rStyle w:val="Hyperlink"/>
                  <w:rFonts w:hint="eastAsia"/>
                  <w:noProof/>
                  <w:sz w:val="28"/>
                  <w:szCs w:val="28"/>
                  <w:rtl/>
                </w:rPr>
              </w:rPrChange>
            </w:rPr>
            <w:t>הפיכת</w:t>
          </w:r>
          <w:r w:rsidR="00A26130" w:rsidRPr="00103DCA">
            <w:rPr>
              <w:rStyle w:val="Hyperlink"/>
              <w:rFonts w:ascii="Tahoma" w:hAnsi="Tahoma" w:cs="Tahoma"/>
              <w:noProof/>
              <w:sz w:val="24"/>
              <w:szCs w:val="24"/>
              <w:rtl/>
              <w:rPrChange w:id="77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78"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77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80" w:author="רינת אביטל" w:date="2022-05-12T09:18:00Z">
                <w:rPr>
                  <w:rStyle w:val="Hyperlink"/>
                  <w:rFonts w:hint="eastAsia"/>
                  <w:noProof/>
                  <w:sz w:val="28"/>
                  <w:szCs w:val="28"/>
                  <w:rtl/>
                </w:rPr>
              </w:rPrChange>
            </w:rPr>
            <w:t>לשחור</w:t>
          </w:r>
          <w:r w:rsidR="00A26130" w:rsidRPr="00103DCA">
            <w:rPr>
              <w:rStyle w:val="Hyperlink"/>
              <w:rFonts w:ascii="Tahoma" w:hAnsi="Tahoma" w:cs="Tahoma"/>
              <w:noProof/>
              <w:sz w:val="24"/>
              <w:szCs w:val="24"/>
              <w:rtl/>
              <w:rPrChange w:id="78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82" w:author="רינת אביטל" w:date="2022-05-12T09:18:00Z">
                <w:rPr>
                  <w:rStyle w:val="Hyperlink"/>
                  <w:rFonts w:hint="eastAsia"/>
                  <w:noProof/>
                  <w:sz w:val="28"/>
                  <w:szCs w:val="28"/>
                  <w:rtl/>
                </w:rPr>
              </w:rPrChange>
            </w:rPr>
            <w:t>לבן</w:t>
          </w:r>
          <w:r w:rsidR="00A26130" w:rsidRPr="00103DCA">
            <w:rPr>
              <w:rFonts w:ascii="Tahoma" w:hAnsi="Tahoma" w:cs="Tahoma"/>
              <w:noProof/>
              <w:webHidden/>
              <w:sz w:val="24"/>
              <w:szCs w:val="24"/>
              <w:rtl/>
              <w:rPrChange w:id="7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88" w:author="רינת אביטל" w:date="2022-05-12T09:18:00Z">
                <w:rPr>
                  <w:noProof/>
                  <w:webHidden/>
                  <w:sz w:val="28"/>
                  <w:szCs w:val="28"/>
                </w:rPr>
              </w:rPrChange>
            </w:rPr>
            <w:instrText>Toc103039626 \h</w:instrText>
          </w:r>
          <w:r w:rsidR="00A26130" w:rsidRPr="00103DCA">
            <w:rPr>
              <w:rFonts w:ascii="Tahoma" w:hAnsi="Tahoma" w:cs="Tahoma"/>
              <w:noProof/>
              <w:webHidden/>
              <w:sz w:val="24"/>
              <w:szCs w:val="24"/>
              <w:rtl/>
              <w:rPrChange w:id="7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90" w:author="רינת אביטל" w:date="2022-05-12T09:18:00Z">
                <w:rPr>
                  <w:rStyle w:val="Hyperlink"/>
                  <w:noProof/>
                  <w:sz w:val="28"/>
                  <w:szCs w:val="28"/>
                  <w:rtl/>
                </w:rPr>
              </w:rPrChange>
            </w:rPr>
            <w:fldChar w:fldCharType="separate"/>
          </w:r>
          <w:r w:rsidR="00BC12E5">
            <w:rPr>
              <w:rFonts w:ascii="Tahoma" w:hAnsi="Tahoma" w:cs="Tahoma" w:hint="cs"/>
              <w:b/>
              <w:bCs/>
              <w:noProof/>
              <w:webHidden/>
              <w:sz w:val="24"/>
              <w:szCs w:val="24"/>
              <w:rtl/>
            </w:rPr>
            <w:t>שגיאה! הסימניה אינה מוגדרת.</w:t>
          </w:r>
          <w:r w:rsidR="00A26130" w:rsidRPr="00103DCA">
            <w:rPr>
              <w:rStyle w:val="Hyperlink"/>
              <w:rFonts w:ascii="Tahoma" w:hAnsi="Tahoma" w:cs="Tahoma"/>
              <w:noProof/>
              <w:sz w:val="24"/>
              <w:szCs w:val="24"/>
              <w:rtl/>
              <w:rPrChange w:id="79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92" w:author="רינת אביטל" w:date="2022-05-12T09:18:00Z">
                <w:rPr>
                  <w:rStyle w:val="Hyperlink"/>
                  <w:noProof/>
                  <w:sz w:val="28"/>
                  <w:szCs w:val="28"/>
                </w:rPr>
              </w:rPrChange>
            </w:rPr>
            <w:fldChar w:fldCharType="end"/>
          </w:r>
        </w:p>
        <w:p w14:paraId="320BDA57" w14:textId="268B8155" w:rsidR="00A26130" w:rsidRPr="00103DCA" w:rsidRDefault="0063165E">
          <w:pPr>
            <w:pStyle w:val="TOC2"/>
            <w:tabs>
              <w:tab w:val="left" w:pos="1320"/>
              <w:tab w:val="right" w:leader="dot" w:pos="8296"/>
            </w:tabs>
            <w:rPr>
              <w:rFonts w:ascii="Tahoma" w:eastAsiaTheme="minorEastAsia" w:hAnsi="Tahoma" w:cs="Tahoma"/>
              <w:noProof/>
              <w:sz w:val="24"/>
              <w:szCs w:val="24"/>
              <w:rtl/>
              <w:rPrChange w:id="793" w:author="רינת אביטל" w:date="2022-05-12T09:18:00Z">
                <w:rPr>
                  <w:rFonts w:eastAsiaTheme="minorEastAsia"/>
                  <w:noProof/>
                  <w:sz w:val="28"/>
                  <w:szCs w:val="28"/>
                  <w:rtl/>
                </w:rPr>
              </w:rPrChange>
            </w:rPr>
          </w:pPr>
          <w:r w:rsidRPr="00103DCA">
            <w:rPr>
              <w:rFonts w:ascii="Tahoma" w:hAnsi="Tahoma" w:cs="Tahoma"/>
              <w:sz w:val="20"/>
              <w:szCs w:val="20"/>
              <w:rPrChange w:id="794" w:author="רינת אביטל" w:date="2022-05-12T09:18:00Z">
                <w:rPr/>
              </w:rPrChange>
            </w:rPr>
            <w:fldChar w:fldCharType="begin"/>
          </w:r>
          <w:r w:rsidRPr="00103DCA">
            <w:rPr>
              <w:rFonts w:ascii="Tahoma" w:hAnsi="Tahoma" w:cs="Tahoma"/>
              <w:sz w:val="20"/>
              <w:szCs w:val="20"/>
              <w:rPrChange w:id="795" w:author="רינת אביטל" w:date="2022-05-12T09:18:00Z">
                <w:rPr/>
              </w:rPrChange>
            </w:rPr>
            <w:instrText xml:space="preserve"> HYPERLINK \l "_Toc103039627" </w:instrText>
          </w:r>
          <w:r w:rsidRPr="00103DCA">
            <w:rPr>
              <w:rFonts w:ascii="Tahoma" w:hAnsi="Tahoma" w:cs="Tahoma"/>
              <w:sz w:val="20"/>
              <w:szCs w:val="20"/>
              <w:rPrChange w:id="79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797"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79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99"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8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1" w:author="רינת אביטל" w:date="2022-05-12T09:18:00Z">
                <w:rPr>
                  <w:rStyle w:val="Hyperlink"/>
                  <w:rFonts w:hint="eastAsia"/>
                  <w:noProof/>
                  <w:sz w:val="28"/>
                  <w:szCs w:val="28"/>
                  <w:rtl/>
                </w:rPr>
              </w:rPrChange>
            </w:rPr>
            <w:t>אחר</w:t>
          </w:r>
          <w:r w:rsidR="00A26130" w:rsidRPr="00103DCA">
            <w:rPr>
              <w:rStyle w:val="Hyperlink"/>
              <w:rFonts w:ascii="Tahoma" w:hAnsi="Tahoma" w:cs="Tahoma"/>
              <w:noProof/>
              <w:sz w:val="24"/>
              <w:szCs w:val="24"/>
              <w:rtl/>
              <w:rPrChange w:id="80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3"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80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5" w:author="רינת אביטל" w:date="2022-05-12T09:18:00Z">
                <w:rPr>
                  <w:rStyle w:val="Hyperlink"/>
                  <w:rFonts w:hint="eastAsia"/>
                  <w:noProof/>
                  <w:sz w:val="28"/>
                  <w:szCs w:val="28"/>
                  <w:rtl/>
                </w:rPr>
              </w:rPrChange>
            </w:rPr>
            <w:t>פירוק</w:t>
          </w:r>
          <w:r w:rsidR="00A26130" w:rsidRPr="00103DCA">
            <w:rPr>
              <w:rStyle w:val="Hyperlink"/>
              <w:rFonts w:ascii="Tahoma" w:hAnsi="Tahoma" w:cs="Tahoma"/>
              <w:noProof/>
              <w:sz w:val="24"/>
              <w:szCs w:val="24"/>
              <w:rtl/>
              <w:rPrChange w:id="80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7"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8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9" w:author="רינת אביטל" w:date="2022-05-12T09:18:00Z">
                <w:rPr>
                  <w:rStyle w:val="Hyperlink"/>
                  <w:rFonts w:hint="eastAsia"/>
                  <w:noProof/>
                  <w:sz w:val="28"/>
                  <w:szCs w:val="28"/>
                  <w:rtl/>
                </w:rPr>
              </w:rPrChange>
            </w:rPr>
            <w:t>לאותיות</w:t>
          </w:r>
          <w:r w:rsidR="00A26130" w:rsidRPr="00103DCA">
            <w:rPr>
              <w:rFonts w:ascii="Tahoma" w:hAnsi="Tahoma" w:cs="Tahoma"/>
              <w:noProof/>
              <w:webHidden/>
              <w:sz w:val="24"/>
              <w:szCs w:val="24"/>
              <w:rtl/>
              <w:rPrChange w:id="8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15"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8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1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41</w:t>
          </w:r>
          <w:r w:rsidR="00A26130" w:rsidRPr="00103DCA">
            <w:rPr>
              <w:rStyle w:val="Hyperlink"/>
              <w:rFonts w:ascii="Tahoma" w:hAnsi="Tahoma" w:cs="Tahoma"/>
              <w:noProof/>
              <w:sz w:val="24"/>
              <w:szCs w:val="24"/>
              <w:rtl/>
              <w:rPrChange w:id="8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20" w:author="רינת אביטל" w:date="2022-05-12T09:18:00Z">
                <w:rPr>
                  <w:rStyle w:val="Hyperlink"/>
                  <w:noProof/>
                  <w:sz w:val="28"/>
                  <w:szCs w:val="28"/>
                </w:rPr>
              </w:rPrChange>
            </w:rPr>
            <w:fldChar w:fldCharType="end"/>
          </w:r>
        </w:p>
        <w:p w14:paraId="0BC3FA40" w14:textId="3D3E70E4" w:rsidR="00A26130" w:rsidRPr="00103DCA" w:rsidRDefault="0063165E">
          <w:pPr>
            <w:pStyle w:val="TOC2"/>
            <w:tabs>
              <w:tab w:val="left" w:pos="1320"/>
              <w:tab w:val="right" w:leader="dot" w:pos="8296"/>
            </w:tabs>
            <w:rPr>
              <w:rFonts w:ascii="Tahoma" w:eastAsiaTheme="minorEastAsia" w:hAnsi="Tahoma" w:cs="Tahoma"/>
              <w:noProof/>
              <w:sz w:val="24"/>
              <w:szCs w:val="24"/>
              <w:rtl/>
              <w:rPrChange w:id="821" w:author="רינת אביטל" w:date="2022-05-12T09:18:00Z">
                <w:rPr>
                  <w:rFonts w:eastAsiaTheme="minorEastAsia"/>
                  <w:noProof/>
                  <w:sz w:val="28"/>
                  <w:szCs w:val="28"/>
                  <w:rtl/>
                </w:rPr>
              </w:rPrChange>
            </w:rPr>
          </w:pPr>
          <w:r w:rsidRPr="00103DCA">
            <w:rPr>
              <w:rFonts w:ascii="Tahoma" w:hAnsi="Tahoma" w:cs="Tahoma"/>
              <w:sz w:val="20"/>
              <w:szCs w:val="20"/>
              <w:rPrChange w:id="822" w:author="רינת אביטל" w:date="2022-05-12T09:18:00Z">
                <w:rPr/>
              </w:rPrChange>
            </w:rPr>
            <w:fldChar w:fldCharType="begin"/>
          </w:r>
          <w:r w:rsidRPr="00103DCA">
            <w:rPr>
              <w:rFonts w:ascii="Tahoma" w:hAnsi="Tahoma" w:cs="Tahoma"/>
              <w:sz w:val="20"/>
              <w:szCs w:val="20"/>
              <w:rPrChange w:id="823" w:author="רינת אביטל" w:date="2022-05-12T09:18:00Z">
                <w:rPr/>
              </w:rPrChange>
            </w:rPr>
            <w:instrText xml:space="preserve"> HYPERLINK \l "_Toc103039628" </w:instrText>
          </w:r>
          <w:r w:rsidRPr="00103DCA">
            <w:rPr>
              <w:rFonts w:ascii="Tahoma" w:hAnsi="Tahoma" w:cs="Tahoma"/>
              <w:sz w:val="20"/>
              <w:szCs w:val="20"/>
              <w:rPrChange w:id="8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25"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82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27" w:author="רינת אביטל" w:date="2022-05-12T09:18:00Z">
                <w:rPr>
                  <w:rStyle w:val="Hyperlink"/>
                  <w:rFonts w:hint="eastAsia"/>
                  <w:noProof/>
                  <w:sz w:val="28"/>
                  <w:szCs w:val="28"/>
                  <w:rtl/>
                </w:rPr>
              </w:rPrChange>
            </w:rPr>
            <w:t>החלק</w:t>
          </w:r>
          <w:r w:rsidR="00A26130" w:rsidRPr="00103DCA">
            <w:rPr>
              <w:rStyle w:val="Hyperlink"/>
              <w:rFonts w:ascii="Tahoma" w:hAnsi="Tahoma" w:cs="Tahoma"/>
              <w:noProof/>
              <w:sz w:val="24"/>
              <w:szCs w:val="24"/>
              <w:rtl/>
              <w:rPrChange w:id="8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29" w:author="רינת אביטל" w:date="2022-05-12T09:18:00Z">
                <w:rPr>
                  <w:rStyle w:val="Hyperlink"/>
                  <w:rFonts w:hint="eastAsia"/>
                  <w:noProof/>
                  <w:sz w:val="28"/>
                  <w:szCs w:val="28"/>
                  <w:rtl/>
                </w:rPr>
              </w:rPrChange>
            </w:rPr>
            <w:t>העיקרי</w:t>
          </w:r>
          <w:r w:rsidR="00A26130" w:rsidRPr="00103DCA">
            <w:rPr>
              <w:rStyle w:val="Hyperlink"/>
              <w:rFonts w:ascii="Tahoma" w:hAnsi="Tahoma" w:cs="Tahoma"/>
              <w:noProof/>
              <w:sz w:val="24"/>
              <w:szCs w:val="24"/>
              <w:rtl/>
              <w:rPrChange w:id="83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31" w:author="רינת אביטל" w:date="2022-05-12T09:18:00Z">
                <w:rPr>
                  <w:rStyle w:val="Hyperlink"/>
                  <w:rFonts w:hint="eastAsia"/>
                  <w:noProof/>
                  <w:sz w:val="28"/>
                  <w:szCs w:val="28"/>
                  <w:rtl/>
                </w:rPr>
              </w:rPrChange>
            </w:rPr>
            <w:t>באלגוריתם</w:t>
          </w:r>
          <w:r w:rsidR="00A26130" w:rsidRPr="00103DCA">
            <w:rPr>
              <w:rStyle w:val="Hyperlink"/>
              <w:rFonts w:ascii="Tahoma" w:hAnsi="Tahoma" w:cs="Tahoma"/>
              <w:noProof/>
              <w:sz w:val="24"/>
              <w:szCs w:val="24"/>
              <w:rtl/>
              <w:rPrChange w:id="83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33" w:author="רינת אביטל" w:date="2022-05-12T09:18:00Z">
                <w:rPr>
                  <w:rStyle w:val="Hyperlink"/>
                  <w:rFonts w:hint="eastAsia"/>
                  <w:noProof/>
                  <w:sz w:val="28"/>
                  <w:szCs w:val="28"/>
                  <w:rtl/>
                </w:rPr>
              </w:rPrChange>
            </w:rPr>
            <w:t>למידת</w:t>
          </w:r>
          <w:r w:rsidR="00A26130" w:rsidRPr="00103DCA">
            <w:rPr>
              <w:rStyle w:val="Hyperlink"/>
              <w:rFonts w:ascii="Tahoma" w:hAnsi="Tahoma" w:cs="Tahoma"/>
              <w:noProof/>
              <w:sz w:val="24"/>
              <w:szCs w:val="24"/>
              <w:rtl/>
              <w:rPrChange w:id="83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35" w:author="רינת אביטל" w:date="2022-05-12T09:18:00Z">
                <w:rPr>
                  <w:rStyle w:val="Hyperlink"/>
                  <w:rFonts w:hint="eastAsia"/>
                  <w:noProof/>
                  <w:sz w:val="28"/>
                  <w:szCs w:val="28"/>
                  <w:rtl/>
                </w:rPr>
              </w:rPrChange>
            </w:rPr>
            <w:t>מכונה</w:t>
          </w:r>
          <w:r w:rsidR="00A26130" w:rsidRPr="00103DCA">
            <w:rPr>
              <w:rStyle w:val="Hyperlink"/>
              <w:rFonts w:ascii="Tahoma" w:hAnsi="Tahoma" w:cs="Tahoma"/>
              <w:noProof/>
              <w:sz w:val="24"/>
              <w:szCs w:val="24"/>
              <w:rtl/>
              <w:rPrChange w:id="836"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37" w:author="רינת אביטל" w:date="2022-05-12T09:18:00Z">
                <w:rPr>
                  <w:rStyle w:val="Hyperlink"/>
                  <w:rFonts w:hint="eastAsia"/>
                  <w:noProof/>
                  <w:sz w:val="28"/>
                  <w:szCs w:val="28"/>
                  <w:rtl/>
                </w:rPr>
              </w:rPrChange>
            </w:rPr>
            <w:t>וזיהוי</w:t>
          </w:r>
          <w:r w:rsidR="00A26130" w:rsidRPr="00103DCA">
            <w:rPr>
              <w:rStyle w:val="Hyperlink"/>
              <w:rFonts w:ascii="Tahoma" w:hAnsi="Tahoma" w:cs="Tahoma"/>
              <w:noProof/>
              <w:sz w:val="24"/>
              <w:szCs w:val="24"/>
              <w:rtl/>
              <w:rPrChange w:id="83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39" w:author="רינת אביטל" w:date="2022-05-12T09:18:00Z">
                <w:rPr>
                  <w:rStyle w:val="Hyperlink"/>
                  <w:rFonts w:hint="eastAsia"/>
                  <w:noProof/>
                  <w:sz w:val="28"/>
                  <w:szCs w:val="28"/>
                  <w:rtl/>
                </w:rPr>
              </w:rPrChange>
            </w:rPr>
            <w:t>האות</w:t>
          </w:r>
          <w:r w:rsidR="00A26130" w:rsidRPr="00103DCA">
            <w:rPr>
              <w:rFonts w:ascii="Tahoma" w:hAnsi="Tahoma" w:cs="Tahoma"/>
              <w:noProof/>
              <w:webHidden/>
              <w:sz w:val="24"/>
              <w:szCs w:val="24"/>
              <w:rtl/>
              <w:rPrChange w:id="84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4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4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45"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84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4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4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41</w:t>
          </w:r>
          <w:r w:rsidR="00A26130" w:rsidRPr="00103DCA">
            <w:rPr>
              <w:rStyle w:val="Hyperlink"/>
              <w:rFonts w:ascii="Tahoma" w:hAnsi="Tahoma" w:cs="Tahoma"/>
              <w:noProof/>
              <w:sz w:val="24"/>
              <w:szCs w:val="24"/>
              <w:rtl/>
              <w:rPrChange w:id="84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50" w:author="רינת אביטל" w:date="2022-05-12T09:18:00Z">
                <w:rPr>
                  <w:rStyle w:val="Hyperlink"/>
                  <w:noProof/>
                  <w:sz w:val="28"/>
                  <w:szCs w:val="28"/>
                </w:rPr>
              </w:rPrChange>
            </w:rPr>
            <w:fldChar w:fldCharType="end"/>
          </w:r>
        </w:p>
        <w:p w14:paraId="78641707" w14:textId="34B9B398" w:rsidR="00A26130" w:rsidRPr="00103DCA" w:rsidRDefault="0063165E">
          <w:pPr>
            <w:pStyle w:val="TOC1"/>
            <w:rPr>
              <w:rFonts w:ascii="Tahoma" w:eastAsiaTheme="minorEastAsia" w:hAnsi="Tahoma" w:cs="Tahoma"/>
              <w:noProof/>
              <w:sz w:val="24"/>
              <w:szCs w:val="24"/>
              <w:rtl/>
              <w:rPrChange w:id="851" w:author="רינת אביטל" w:date="2022-05-12T09:18:00Z">
                <w:rPr>
                  <w:rFonts w:eastAsiaTheme="minorEastAsia"/>
                  <w:noProof/>
                  <w:sz w:val="28"/>
                  <w:szCs w:val="28"/>
                  <w:rtl/>
                </w:rPr>
              </w:rPrChange>
            </w:rPr>
          </w:pPr>
          <w:r w:rsidRPr="00103DCA">
            <w:rPr>
              <w:rFonts w:ascii="Tahoma" w:hAnsi="Tahoma" w:cs="Tahoma"/>
              <w:sz w:val="20"/>
              <w:szCs w:val="20"/>
              <w:rPrChange w:id="852" w:author="רינת אביטל" w:date="2022-05-12T09:18:00Z">
                <w:rPr/>
              </w:rPrChange>
            </w:rPr>
            <w:fldChar w:fldCharType="begin"/>
          </w:r>
          <w:r w:rsidRPr="00103DCA">
            <w:rPr>
              <w:rFonts w:ascii="Tahoma" w:hAnsi="Tahoma" w:cs="Tahoma"/>
              <w:sz w:val="20"/>
              <w:szCs w:val="20"/>
              <w:rPrChange w:id="853" w:author="רינת אביטל" w:date="2022-05-12T09:18:00Z">
                <w:rPr/>
              </w:rPrChange>
            </w:rPr>
            <w:instrText xml:space="preserve"> HYPERLINK \l "_Toc103039629" </w:instrText>
          </w:r>
          <w:r w:rsidRPr="00103DCA">
            <w:rPr>
              <w:rFonts w:ascii="Tahoma" w:hAnsi="Tahoma" w:cs="Tahoma"/>
              <w:sz w:val="20"/>
              <w:szCs w:val="20"/>
              <w:rPrChange w:id="85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55"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85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57" w:author="רינת אביטל" w:date="2022-05-12T09:18:00Z">
                <w:rPr>
                  <w:rStyle w:val="Hyperlink"/>
                  <w:rFonts w:hint="eastAsia"/>
                  <w:noProof/>
                  <w:sz w:val="28"/>
                  <w:szCs w:val="28"/>
                  <w:rtl/>
                </w:rPr>
              </w:rPrChange>
            </w:rPr>
            <w:t>קוד</w:t>
          </w:r>
          <w:r w:rsidR="00A26130" w:rsidRPr="00103DCA">
            <w:rPr>
              <w:rStyle w:val="Hyperlink"/>
              <w:rFonts w:ascii="Tahoma" w:hAnsi="Tahoma" w:cs="Tahoma"/>
              <w:noProof/>
              <w:sz w:val="24"/>
              <w:szCs w:val="24"/>
              <w:rtl/>
              <w:rPrChange w:id="85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59" w:author="רינת אביטל" w:date="2022-05-12T09:18:00Z">
                <w:rPr>
                  <w:rStyle w:val="Hyperlink"/>
                  <w:rFonts w:hint="eastAsia"/>
                  <w:noProof/>
                  <w:sz w:val="28"/>
                  <w:szCs w:val="28"/>
                  <w:rtl/>
                </w:rPr>
              </w:rPrChange>
            </w:rPr>
            <w:t>האלגוריתם</w:t>
          </w:r>
          <w:r w:rsidR="00A26130" w:rsidRPr="00103DCA">
            <w:rPr>
              <w:rFonts w:ascii="Tahoma" w:hAnsi="Tahoma" w:cs="Tahoma"/>
              <w:noProof/>
              <w:webHidden/>
              <w:sz w:val="24"/>
              <w:szCs w:val="24"/>
              <w:rtl/>
              <w:rPrChange w:id="86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6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6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6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6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65"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86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6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68"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42</w:t>
          </w:r>
          <w:r w:rsidR="00A26130" w:rsidRPr="00103DCA">
            <w:rPr>
              <w:rStyle w:val="Hyperlink"/>
              <w:rFonts w:ascii="Tahoma" w:hAnsi="Tahoma" w:cs="Tahoma"/>
              <w:noProof/>
              <w:sz w:val="24"/>
              <w:szCs w:val="24"/>
              <w:rtl/>
              <w:rPrChange w:id="86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70" w:author="רינת אביטל" w:date="2022-05-12T09:18:00Z">
                <w:rPr>
                  <w:rStyle w:val="Hyperlink"/>
                  <w:noProof/>
                  <w:sz w:val="28"/>
                  <w:szCs w:val="28"/>
                </w:rPr>
              </w:rPrChange>
            </w:rPr>
            <w:fldChar w:fldCharType="end"/>
          </w:r>
        </w:p>
        <w:p w14:paraId="32D46712" w14:textId="4DC9AE63" w:rsidR="00A26130" w:rsidRPr="00103DCA" w:rsidRDefault="0063165E">
          <w:pPr>
            <w:pStyle w:val="TOC1"/>
            <w:rPr>
              <w:rFonts w:ascii="Tahoma" w:eastAsiaTheme="minorEastAsia" w:hAnsi="Tahoma" w:cs="Tahoma"/>
              <w:noProof/>
              <w:sz w:val="24"/>
              <w:szCs w:val="24"/>
              <w:rtl/>
              <w:rPrChange w:id="871" w:author="רינת אביטל" w:date="2022-05-12T09:18:00Z">
                <w:rPr>
                  <w:rFonts w:eastAsiaTheme="minorEastAsia"/>
                  <w:noProof/>
                  <w:sz w:val="28"/>
                  <w:szCs w:val="28"/>
                  <w:rtl/>
                </w:rPr>
              </w:rPrChange>
            </w:rPr>
          </w:pPr>
          <w:r w:rsidRPr="00103DCA">
            <w:rPr>
              <w:rFonts w:ascii="Tahoma" w:hAnsi="Tahoma" w:cs="Tahoma"/>
              <w:sz w:val="20"/>
              <w:szCs w:val="20"/>
              <w:rPrChange w:id="872" w:author="רינת אביטל" w:date="2022-05-12T09:18:00Z">
                <w:rPr/>
              </w:rPrChange>
            </w:rPr>
            <w:fldChar w:fldCharType="begin"/>
          </w:r>
          <w:r w:rsidRPr="00103DCA">
            <w:rPr>
              <w:rFonts w:ascii="Tahoma" w:hAnsi="Tahoma" w:cs="Tahoma"/>
              <w:sz w:val="20"/>
              <w:szCs w:val="20"/>
              <w:rPrChange w:id="873" w:author="רינת אביטל" w:date="2022-05-12T09:18:00Z">
                <w:rPr/>
              </w:rPrChange>
            </w:rPr>
            <w:instrText xml:space="preserve"> HYPERLINK \l "_Toc103039630" </w:instrText>
          </w:r>
          <w:r w:rsidRPr="00103DCA">
            <w:rPr>
              <w:rFonts w:ascii="Tahoma" w:hAnsi="Tahoma" w:cs="Tahoma"/>
              <w:sz w:val="20"/>
              <w:szCs w:val="20"/>
              <w:rPrChange w:id="87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75"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87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7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87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9" w:author="רינת אביטל" w:date="2022-05-12T09:18:00Z">
                <w:rPr>
                  <w:rStyle w:val="Hyperlink"/>
                  <w:rFonts w:hint="eastAsia"/>
                  <w:noProof/>
                  <w:sz w:val="28"/>
                  <w:szCs w:val="28"/>
                  <w:rtl/>
                </w:rPr>
              </w:rPrChange>
            </w:rPr>
            <w:t>מסד</w:t>
          </w:r>
          <w:r w:rsidR="00A26130" w:rsidRPr="00103DCA">
            <w:rPr>
              <w:rStyle w:val="Hyperlink"/>
              <w:rFonts w:ascii="Tahoma" w:hAnsi="Tahoma" w:cs="Tahoma"/>
              <w:noProof/>
              <w:sz w:val="24"/>
              <w:szCs w:val="24"/>
              <w:rtl/>
              <w:rPrChange w:id="88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81" w:author="רינת אביטל" w:date="2022-05-12T09:18:00Z">
                <w:rPr>
                  <w:rStyle w:val="Hyperlink"/>
                  <w:rFonts w:hint="eastAsia"/>
                  <w:noProof/>
                  <w:sz w:val="28"/>
                  <w:szCs w:val="28"/>
                  <w:rtl/>
                </w:rPr>
              </w:rPrChange>
            </w:rPr>
            <w:t>הנתונים</w:t>
          </w:r>
          <w:r w:rsidR="00A26130" w:rsidRPr="00103DCA">
            <w:rPr>
              <w:rFonts w:ascii="Tahoma" w:hAnsi="Tahoma" w:cs="Tahoma"/>
              <w:noProof/>
              <w:webHidden/>
              <w:sz w:val="24"/>
              <w:szCs w:val="24"/>
              <w:rtl/>
              <w:rPrChange w:id="8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7"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8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8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90"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48</w:t>
          </w:r>
          <w:r w:rsidR="00A26130" w:rsidRPr="00103DCA">
            <w:rPr>
              <w:rStyle w:val="Hyperlink"/>
              <w:rFonts w:ascii="Tahoma" w:hAnsi="Tahoma" w:cs="Tahoma"/>
              <w:noProof/>
              <w:sz w:val="24"/>
              <w:szCs w:val="24"/>
              <w:rtl/>
              <w:rPrChange w:id="89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92" w:author="רינת אביטל" w:date="2022-05-12T09:18:00Z">
                <w:rPr>
                  <w:rStyle w:val="Hyperlink"/>
                  <w:noProof/>
                  <w:sz w:val="28"/>
                  <w:szCs w:val="28"/>
                </w:rPr>
              </w:rPrChange>
            </w:rPr>
            <w:fldChar w:fldCharType="end"/>
          </w:r>
        </w:p>
        <w:p w14:paraId="1982FD60" w14:textId="5B6E3CB9" w:rsidR="00A26130" w:rsidRPr="00103DCA" w:rsidRDefault="0063165E">
          <w:pPr>
            <w:pStyle w:val="TOC2"/>
            <w:tabs>
              <w:tab w:val="left" w:pos="1320"/>
              <w:tab w:val="right" w:leader="dot" w:pos="8296"/>
            </w:tabs>
            <w:rPr>
              <w:rFonts w:ascii="Tahoma" w:eastAsiaTheme="minorEastAsia" w:hAnsi="Tahoma" w:cs="Tahoma"/>
              <w:noProof/>
              <w:sz w:val="24"/>
              <w:szCs w:val="24"/>
              <w:rtl/>
              <w:rPrChange w:id="893" w:author="רינת אביטל" w:date="2022-05-12T09:18:00Z">
                <w:rPr>
                  <w:rFonts w:eastAsiaTheme="minorEastAsia"/>
                  <w:noProof/>
                  <w:sz w:val="28"/>
                  <w:szCs w:val="28"/>
                  <w:rtl/>
                </w:rPr>
              </w:rPrChange>
            </w:rPr>
          </w:pPr>
          <w:r w:rsidRPr="00103DCA">
            <w:rPr>
              <w:rFonts w:ascii="Tahoma" w:hAnsi="Tahoma" w:cs="Tahoma"/>
              <w:sz w:val="20"/>
              <w:szCs w:val="20"/>
              <w:rPrChange w:id="894" w:author="רינת אביטל" w:date="2022-05-12T09:18:00Z">
                <w:rPr/>
              </w:rPrChange>
            </w:rPr>
            <w:fldChar w:fldCharType="begin"/>
          </w:r>
          <w:r w:rsidRPr="00103DCA">
            <w:rPr>
              <w:rFonts w:ascii="Tahoma" w:hAnsi="Tahoma" w:cs="Tahoma"/>
              <w:sz w:val="20"/>
              <w:szCs w:val="20"/>
              <w:rPrChange w:id="895" w:author="רינת אביטל" w:date="2022-05-12T09:18:00Z">
                <w:rPr/>
              </w:rPrChange>
            </w:rPr>
            <w:instrText xml:space="preserve"> HYPERLINK \l "_Toc103039631" </w:instrText>
          </w:r>
          <w:r w:rsidRPr="00103DCA">
            <w:rPr>
              <w:rFonts w:ascii="Tahoma" w:hAnsi="Tahoma" w:cs="Tahoma"/>
              <w:sz w:val="20"/>
              <w:szCs w:val="20"/>
              <w:rPrChange w:id="89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97"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89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99" w:author="רינת אביטל" w:date="2022-05-12T09:18:00Z">
                <w:rPr>
                  <w:rStyle w:val="Hyperlink"/>
                  <w:rFonts w:hint="eastAsia"/>
                  <w:noProof/>
                  <w:sz w:val="28"/>
                  <w:szCs w:val="28"/>
                  <w:rtl/>
                </w:rPr>
              </w:rPrChange>
            </w:rPr>
            <w:t>פירוט</w:t>
          </w:r>
          <w:r w:rsidR="00A26130" w:rsidRPr="00103DCA">
            <w:rPr>
              <w:rStyle w:val="Hyperlink"/>
              <w:rFonts w:ascii="Tahoma" w:hAnsi="Tahoma" w:cs="Tahoma"/>
              <w:noProof/>
              <w:sz w:val="24"/>
              <w:szCs w:val="24"/>
              <w:rtl/>
              <w:rPrChange w:id="9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01" w:author="רינת אביטל" w:date="2022-05-12T09:18:00Z">
                <w:rPr>
                  <w:rStyle w:val="Hyperlink"/>
                  <w:rFonts w:hint="eastAsia"/>
                  <w:noProof/>
                  <w:sz w:val="28"/>
                  <w:szCs w:val="28"/>
                  <w:rtl/>
                </w:rPr>
              </w:rPrChange>
            </w:rPr>
            <w:t>הטבלאות</w:t>
          </w:r>
          <w:r w:rsidR="00A26130" w:rsidRPr="00103DCA">
            <w:rPr>
              <w:rStyle w:val="Hyperlink"/>
              <w:rFonts w:ascii="Tahoma" w:hAnsi="Tahoma" w:cs="Tahoma"/>
              <w:noProof/>
              <w:sz w:val="24"/>
              <w:szCs w:val="24"/>
              <w:rtl/>
              <w:rPrChange w:id="90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03" w:author="רינת אביטל" w:date="2022-05-12T09:18:00Z">
                <w:rPr>
                  <w:rStyle w:val="Hyperlink"/>
                  <w:rFonts w:hint="eastAsia"/>
                  <w:noProof/>
                  <w:sz w:val="28"/>
                  <w:szCs w:val="28"/>
                  <w:rtl/>
                </w:rPr>
              </w:rPrChange>
            </w:rPr>
            <w:t>ב</w:t>
          </w:r>
          <w:r w:rsidR="00A26130" w:rsidRPr="00103DCA">
            <w:rPr>
              <w:rStyle w:val="Hyperlink"/>
              <w:rFonts w:ascii="Tahoma" w:hAnsi="Tahoma" w:cs="Tahoma"/>
              <w:noProof/>
              <w:sz w:val="24"/>
              <w:szCs w:val="24"/>
              <w:rtl/>
              <w:rPrChange w:id="904"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905"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90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0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0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0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1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11"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91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1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14"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48</w:t>
          </w:r>
          <w:r w:rsidR="00A26130" w:rsidRPr="00103DCA">
            <w:rPr>
              <w:rStyle w:val="Hyperlink"/>
              <w:rFonts w:ascii="Tahoma" w:hAnsi="Tahoma" w:cs="Tahoma"/>
              <w:noProof/>
              <w:sz w:val="24"/>
              <w:szCs w:val="24"/>
              <w:rtl/>
              <w:rPrChange w:id="91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16" w:author="רינת אביטל" w:date="2022-05-12T09:18:00Z">
                <w:rPr>
                  <w:rStyle w:val="Hyperlink"/>
                  <w:noProof/>
                  <w:sz w:val="28"/>
                  <w:szCs w:val="28"/>
                </w:rPr>
              </w:rPrChange>
            </w:rPr>
            <w:fldChar w:fldCharType="end"/>
          </w:r>
        </w:p>
        <w:p w14:paraId="513F0B90" w14:textId="6E8B4020" w:rsidR="00A26130" w:rsidRPr="00103DCA" w:rsidRDefault="0063165E">
          <w:pPr>
            <w:pStyle w:val="TOC1"/>
            <w:rPr>
              <w:rFonts w:ascii="Tahoma" w:eastAsiaTheme="minorEastAsia" w:hAnsi="Tahoma" w:cs="Tahoma"/>
              <w:noProof/>
              <w:sz w:val="24"/>
              <w:szCs w:val="24"/>
              <w:rtl/>
              <w:rPrChange w:id="917" w:author="רינת אביטל" w:date="2022-05-12T09:18:00Z">
                <w:rPr>
                  <w:rFonts w:eastAsiaTheme="minorEastAsia"/>
                  <w:noProof/>
                  <w:sz w:val="28"/>
                  <w:szCs w:val="28"/>
                  <w:rtl/>
                </w:rPr>
              </w:rPrChange>
            </w:rPr>
          </w:pPr>
          <w:r w:rsidRPr="00103DCA">
            <w:rPr>
              <w:rFonts w:ascii="Tahoma" w:hAnsi="Tahoma" w:cs="Tahoma"/>
              <w:sz w:val="20"/>
              <w:szCs w:val="20"/>
              <w:rPrChange w:id="918" w:author="רינת אביטל" w:date="2022-05-12T09:18:00Z">
                <w:rPr/>
              </w:rPrChange>
            </w:rPr>
            <w:fldChar w:fldCharType="begin"/>
          </w:r>
          <w:r w:rsidRPr="00103DCA">
            <w:rPr>
              <w:rFonts w:ascii="Tahoma" w:hAnsi="Tahoma" w:cs="Tahoma"/>
              <w:sz w:val="20"/>
              <w:szCs w:val="20"/>
              <w:rPrChange w:id="919" w:author="רינת אביטל" w:date="2022-05-12T09:18:00Z">
                <w:rPr/>
              </w:rPrChange>
            </w:rPr>
            <w:instrText xml:space="preserve"> HYPERLINK \l "_Toc103039632" </w:instrText>
          </w:r>
          <w:r w:rsidRPr="00103DCA">
            <w:rPr>
              <w:rFonts w:ascii="Tahoma" w:hAnsi="Tahoma" w:cs="Tahoma"/>
              <w:sz w:val="20"/>
              <w:szCs w:val="20"/>
              <w:rPrChange w:id="92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921"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92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23"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9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25"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92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2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2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2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3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31"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93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3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34"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50</w:t>
          </w:r>
          <w:r w:rsidR="00A26130" w:rsidRPr="00103DCA">
            <w:rPr>
              <w:rStyle w:val="Hyperlink"/>
              <w:rFonts w:ascii="Tahoma" w:hAnsi="Tahoma" w:cs="Tahoma"/>
              <w:noProof/>
              <w:sz w:val="24"/>
              <w:szCs w:val="24"/>
              <w:rtl/>
              <w:rPrChange w:id="93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6" w:author="רינת אביטל" w:date="2022-05-12T09:18:00Z">
                <w:rPr>
                  <w:rStyle w:val="Hyperlink"/>
                  <w:noProof/>
                  <w:sz w:val="28"/>
                  <w:szCs w:val="28"/>
                </w:rPr>
              </w:rPrChange>
            </w:rPr>
            <w:fldChar w:fldCharType="end"/>
          </w:r>
        </w:p>
        <w:p w14:paraId="7AAB7C49" w14:textId="69F6A840" w:rsidR="00A26130" w:rsidRPr="00103DCA" w:rsidRDefault="0063165E">
          <w:pPr>
            <w:pStyle w:val="TOC2"/>
            <w:tabs>
              <w:tab w:val="left" w:pos="1320"/>
              <w:tab w:val="right" w:leader="dot" w:pos="8296"/>
            </w:tabs>
            <w:rPr>
              <w:rFonts w:ascii="Tahoma" w:eastAsiaTheme="minorEastAsia" w:hAnsi="Tahoma" w:cs="Tahoma"/>
              <w:noProof/>
              <w:sz w:val="24"/>
              <w:szCs w:val="24"/>
              <w:rtl/>
              <w:rPrChange w:id="937" w:author="רינת אביטל" w:date="2022-05-12T09:18:00Z">
                <w:rPr>
                  <w:rFonts w:eastAsiaTheme="minorEastAsia"/>
                  <w:noProof/>
                  <w:sz w:val="28"/>
                  <w:szCs w:val="28"/>
                  <w:rtl/>
                </w:rPr>
              </w:rPrChange>
            </w:rPr>
          </w:pPr>
          <w:r w:rsidRPr="00103DCA">
            <w:rPr>
              <w:rFonts w:ascii="Tahoma" w:hAnsi="Tahoma" w:cs="Tahoma"/>
              <w:sz w:val="20"/>
              <w:szCs w:val="20"/>
              <w:rPrChange w:id="938" w:author="רינת אביטל" w:date="2022-05-12T09:18:00Z">
                <w:rPr/>
              </w:rPrChange>
            </w:rPr>
            <w:fldChar w:fldCharType="begin"/>
          </w:r>
          <w:r w:rsidRPr="00103DCA">
            <w:rPr>
              <w:rFonts w:ascii="Tahoma" w:hAnsi="Tahoma" w:cs="Tahoma"/>
              <w:sz w:val="20"/>
              <w:szCs w:val="20"/>
              <w:rPrChange w:id="939" w:author="רינת אביטל" w:date="2022-05-12T09:18:00Z">
                <w:rPr/>
              </w:rPrChange>
            </w:rPr>
            <w:instrText xml:space="preserve"> HYPERLINK \l "_Toc103039633" </w:instrText>
          </w:r>
          <w:r w:rsidRPr="00103DCA">
            <w:rPr>
              <w:rFonts w:ascii="Tahoma" w:hAnsi="Tahoma" w:cs="Tahoma"/>
              <w:sz w:val="20"/>
              <w:szCs w:val="20"/>
              <w:rPrChange w:id="94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41"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94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43"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94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5" w:author="רינת אביטל" w:date="2022-05-12T09:18:00Z">
                <w:rPr>
                  <w:rStyle w:val="Hyperlink"/>
                  <w:rFonts w:hint="eastAsia"/>
                  <w:noProof/>
                  <w:sz w:val="28"/>
                  <w:szCs w:val="28"/>
                  <w:rtl/>
                </w:rPr>
              </w:rPrChange>
            </w:rPr>
            <w:t>המסכים</w:t>
          </w:r>
          <w:r w:rsidR="00A26130" w:rsidRPr="00103DCA">
            <w:rPr>
              <w:rFonts w:ascii="Tahoma" w:hAnsi="Tahoma" w:cs="Tahoma"/>
              <w:noProof/>
              <w:webHidden/>
              <w:sz w:val="24"/>
              <w:szCs w:val="24"/>
              <w:rtl/>
              <w:rPrChange w:id="94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4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4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4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5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51"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95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5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54"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50</w:t>
          </w:r>
          <w:r w:rsidR="00A26130" w:rsidRPr="00103DCA">
            <w:rPr>
              <w:rStyle w:val="Hyperlink"/>
              <w:rFonts w:ascii="Tahoma" w:hAnsi="Tahoma" w:cs="Tahoma"/>
              <w:noProof/>
              <w:sz w:val="24"/>
              <w:szCs w:val="24"/>
              <w:rtl/>
              <w:rPrChange w:id="95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56" w:author="רינת אביטל" w:date="2022-05-12T09:18:00Z">
                <w:rPr>
                  <w:rStyle w:val="Hyperlink"/>
                  <w:noProof/>
                  <w:sz w:val="28"/>
                  <w:szCs w:val="28"/>
                </w:rPr>
              </w:rPrChange>
            </w:rPr>
            <w:fldChar w:fldCharType="end"/>
          </w:r>
        </w:p>
        <w:p w14:paraId="1FCBE8B8" w14:textId="0FE5BB64" w:rsidR="00A26130" w:rsidRPr="00103DCA" w:rsidRDefault="0063165E">
          <w:pPr>
            <w:pStyle w:val="TOC2"/>
            <w:tabs>
              <w:tab w:val="left" w:pos="1320"/>
              <w:tab w:val="right" w:leader="dot" w:pos="8296"/>
            </w:tabs>
            <w:rPr>
              <w:rFonts w:ascii="Tahoma" w:eastAsiaTheme="minorEastAsia" w:hAnsi="Tahoma" w:cs="Tahoma"/>
              <w:noProof/>
              <w:sz w:val="24"/>
              <w:szCs w:val="24"/>
              <w:rtl/>
              <w:rPrChange w:id="957" w:author="רינת אביטל" w:date="2022-05-12T09:18:00Z">
                <w:rPr>
                  <w:rFonts w:eastAsiaTheme="minorEastAsia"/>
                  <w:noProof/>
                  <w:sz w:val="28"/>
                  <w:szCs w:val="28"/>
                  <w:rtl/>
                </w:rPr>
              </w:rPrChange>
            </w:rPr>
          </w:pPr>
          <w:r w:rsidRPr="00103DCA">
            <w:rPr>
              <w:rFonts w:ascii="Tahoma" w:hAnsi="Tahoma" w:cs="Tahoma"/>
              <w:sz w:val="20"/>
              <w:szCs w:val="20"/>
              <w:rPrChange w:id="958" w:author="רינת אביטל" w:date="2022-05-12T09:18:00Z">
                <w:rPr/>
              </w:rPrChange>
            </w:rPr>
            <w:fldChar w:fldCharType="begin"/>
          </w:r>
          <w:r w:rsidRPr="00103DCA">
            <w:rPr>
              <w:rFonts w:ascii="Tahoma" w:hAnsi="Tahoma" w:cs="Tahoma"/>
              <w:sz w:val="20"/>
              <w:szCs w:val="20"/>
              <w:rPrChange w:id="959" w:author="רינת אביטל" w:date="2022-05-12T09:18:00Z">
                <w:rPr/>
              </w:rPrChange>
            </w:rPr>
            <w:instrText xml:space="preserve"> HYPERLINK \l "_Toc103039634" </w:instrText>
          </w:r>
          <w:r w:rsidRPr="00103DCA">
            <w:rPr>
              <w:rFonts w:ascii="Tahoma" w:hAnsi="Tahoma" w:cs="Tahoma"/>
              <w:sz w:val="20"/>
              <w:szCs w:val="20"/>
              <w:rPrChange w:id="96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61" w:author="רינת אביטל" w:date="2022-05-12T09:18:00Z">
                <w:rPr>
                  <w:rStyle w:val="Hyperlink"/>
                  <w:noProof/>
                  <w:sz w:val="28"/>
                  <w:szCs w:val="28"/>
                  <w:rtl/>
                </w:rPr>
              </w:rPrChange>
            </w:rPr>
            <w:t>17.2.</w:t>
          </w:r>
          <w:r w:rsidR="00A26130" w:rsidRPr="00103DCA">
            <w:rPr>
              <w:rFonts w:ascii="Tahoma" w:eastAsiaTheme="minorEastAsia" w:hAnsi="Tahoma" w:cs="Tahoma"/>
              <w:noProof/>
              <w:sz w:val="24"/>
              <w:szCs w:val="24"/>
              <w:rtl/>
              <w:rPrChange w:id="96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63"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96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65"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96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6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6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6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7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71" w:author="רינת אביטל" w:date="2022-05-12T09:18:00Z">
                <w:rPr>
                  <w:noProof/>
                  <w:webHidden/>
                  <w:sz w:val="28"/>
                  <w:szCs w:val="28"/>
                </w:rPr>
              </w:rPrChange>
            </w:rPr>
            <w:instrText>Toc103039634 \h</w:instrText>
          </w:r>
          <w:r w:rsidR="00A26130" w:rsidRPr="00103DCA">
            <w:rPr>
              <w:rFonts w:ascii="Tahoma" w:hAnsi="Tahoma" w:cs="Tahoma"/>
              <w:noProof/>
              <w:webHidden/>
              <w:sz w:val="24"/>
              <w:szCs w:val="24"/>
              <w:rtl/>
              <w:rPrChange w:id="97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73" w:author="רינת אביטל" w:date="2022-05-12T09:18:00Z">
                <w:rPr>
                  <w:rStyle w:val="Hyperlink"/>
                  <w:noProof/>
                  <w:sz w:val="28"/>
                  <w:szCs w:val="28"/>
                  <w:rtl/>
                </w:rPr>
              </w:rPrChange>
            </w:rPr>
            <w:fldChar w:fldCharType="separate"/>
          </w:r>
          <w:r w:rsidR="00BC12E5">
            <w:rPr>
              <w:rFonts w:ascii="Tahoma" w:hAnsi="Tahoma" w:cs="Tahoma" w:hint="cs"/>
              <w:b/>
              <w:bCs/>
              <w:noProof/>
              <w:webHidden/>
              <w:sz w:val="24"/>
              <w:szCs w:val="24"/>
              <w:rtl/>
            </w:rPr>
            <w:t>שגיאה! הסימניה אינה מוגדרת.</w:t>
          </w:r>
          <w:r w:rsidR="00A26130" w:rsidRPr="00103DCA">
            <w:rPr>
              <w:rStyle w:val="Hyperlink"/>
              <w:rFonts w:ascii="Tahoma" w:hAnsi="Tahoma" w:cs="Tahoma"/>
              <w:noProof/>
              <w:sz w:val="24"/>
              <w:szCs w:val="24"/>
              <w:rtl/>
              <w:rPrChange w:id="97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75" w:author="רינת אביטל" w:date="2022-05-12T09:18:00Z">
                <w:rPr>
                  <w:rStyle w:val="Hyperlink"/>
                  <w:noProof/>
                  <w:sz w:val="28"/>
                  <w:szCs w:val="28"/>
                </w:rPr>
              </w:rPrChange>
            </w:rPr>
            <w:fldChar w:fldCharType="end"/>
          </w:r>
        </w:p>
        <w:p w14:paraId="6CAB9968" w14:textId="2F6EAACC" w:rsidR="00A26130" w:rsidRPr="00103DCA" w:rsidRDefault="0063165E">
          <w:pPr>
            <w:pStyle w:val="TOC2"/>
            <w:tabs>
              <w:tab w:val="left" w:pos="1320"/>
              <w:tab w:val="right" w:leader="dot" w:pos="8296"/>
            </w:tabs>
            <w:rPr>
              <w:rFonts w:ascii="Tahoma" w:eastAsiaTheme="minorEastAsia" w:hAnsi="Tahoma" w:cs="Tahoma"/>
              <w:noProof/>
              <w:sz w:val="24"/>
              <w:szCs w:val="24"/>
              <w:rtl/>
              <w:rPrChange w:id="976" w:author="רינת אביטל" w:date="2022-05-12T09:18:00Z">
                <w:rPr>
                  <w:rFonts w:eastAsiaTheme="minorEastAsia"/>
                  <w:noProof/>
                  <w:sz w:val="28"/>
                  <w:szCs w:val="28"/>
                  <w:rtl/>
                </w:rPr>
              </w:rPrChange>
            </w:rPr>
          </w:pPr>
          <w:r w:rsidRPr="00103DCA">
            <w:rPr>
              <w:rFonts w:ascii="Tahoma" w:hAnsi="Tahoma" w:cs="Tahoma"/>
              <w:sz w:val="20"/>
              <w:szCs w:val="20"/>
              <w:rPrChange w:id="977" w:author="רינת אביטל" w:date="2022-05-12T09:18:00Z">
                <w:rPr/>
              </w:rPrChange>
            </w:rPr>
            <w:fldChar w:fldCharType="begin"/>
          </w:r>
          <w:r w:rsidRPr="00103DCA">
            <w:rPr>
              <w:rFonts w:ascii="Tahoma" w:hAnsi="Tahoma" w:cs="Tahoma"/>
              <w:sz w:val="20"/>
              <w:szCs w:val="20"/>
              <w:rPrChange w:id="978" w:author="רינת אביטל" w:date="2022-05-12T09:18:00Z">
                <w:rPr/>
              </w:rPrChange>
            </w:rPr>
            <w:instrText xml:space="preserve"> HYPERLINK \l "_Toc103039635" </w:instrText>
          </w:r>
          <w:r w:rsidRPr="00103DCA">
            <w:rPr>
              <w:rFonts w:ascii="Tahoma" w:hAnsi="Tahoma" w:cs="Tahoma"/>
              <w:sz w:val="20"/>
              <w:szCs w:val="20"/>
              <w:rPrChange w:id="97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80"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98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82" w:author="רינת אביטל" w:date="2022-05-12T09:18:00Z">
                <w:rPr>
                  <w:rStyle w:val="Hyperlink"/>
                  <w:rFonts w:hint="eastAsia"/>
                  <w:noProof/>
                  <w:sz w:val="28"/>
                  <w:szCs w:val="28"/>
                  <w:rtl/>
                </w:rPr>
              </w:rPrChange>
            </w:rPr>
            <w:t>צילומי</w:t>
          </w:r>
          <w:r w:rsidR="00A26130" w:rsidRPr="00103DCA">
            <w:rPr>
              <w:rStyle w:val="Hyperlink"/>
              <w:rFonts w:ascii="Tahoma" w:hAnsi="Tahoma" w:cs="Tahoma"/>
              <w:noProof/>
              <w:sz w:val="24"/>
              <w:szCs w:val="24"/>
              <w:rtl/>
              <w:rPrChange w:id="98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84" w:author="רינת אביטל" w:date="2022-05-12T09:18:00Z">
                <w:rPr>
                  <w:rStyle w:val="Hyperlink"/>
                  <w:rFonts w:hint="eastAsia"/>
                  <w:noProof/>
                  <w:sz w:val="28"/>
                  <w:szCs w:val="28"/>
                  <w:rtl/>
                </w:rPr>
              </w:rPrChange>
            </w:rPr>
            <w:t>מסכים</w:t>
          </w:r>
          <w:r w:rsidR="00A26130" w:rsidRPr="00103DCA">
            <w:rPr>
              <w:rFonts w:ascii="Tahoma" w:hAnsi="Tahoma" w:cs="Tahoma"/>
              <w:noProof/>
              <w:webHidden/>
              <w:sz w:val="24"/>
              <w:szCs w:val="24"/>
              <w:rtl/>
              <w:rPrChange w:id="98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8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8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8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8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90"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99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9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9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54</w:t>
          </w:r>
          <w:r w:rsidR="00A26130" w:rsidRPr="00103DCA">
            <w:rPr>
              <w:rStyle w:val="Hyperlink"/>
              <w:rFonts w:ascii="Tahoma" w:hAnsi="Tahoma" w:cs="Tahoma"/>
              <w:noProof/>
              <w:sz w:val="24"/>
              <w:szCs w:val="24"/>
              <w:rtl/>
              <w:rPrChange w:id="99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95" w:author="רינת אביטל" w:date="2022-05-12T09:18:00Z">
                <w:rPr>
                  <w:rStyle w:val="Hyperlink"/>
                  <w:noProof/>
                  <w:sz w:val="28"/>
                  <w:szCs w:val="28"/>
                </w:rPr>
              </w:rPrChange>
            </w:rPr>
            <w:fldChar w:fldCharType="end"/>
          </w:r>
        </w:p>
        <w:p w14:paraId="0E291E53" w14:textId="31672A29" w:rsidR="00A26130" w:rsidRPr="00103DCA" w:rsidRDefault="0063165E">
          <w:pPr>
            <w:pStyle w:val="TOC1"/>
            <w:rPr>
              <w:rFonts w:ascii="Tahoma" w:eastAsiaTheme="minorEastAsia" w:hAnsi="Tahoma" w:cs="Tahoma"/>
              <w:noProof/>
              <w:sz w:val="24"/>
              <w:szCs w:val="24"/>
              <w:rtl/>
              <w:rPrChange w:id="996" w:author="רינת אביטל" w:date="2022-05-12T09:18:00Z">
                <w:rPr>
                  <w:rFonts w:eastAsiaTheme="minorEastAsia"/>
                  <w:noProof/>
                  <w:sz w:val="28"/>
                  <w:szCs w:val="28"/>
                  <w:rtl/>
                </w:rPr>
              </w:rPrChange>
            </w:rPr>
          </w:pPr>
          <w:r w:rsidRPr="00103DCA">
            <w:rPr>
              <w:rFonts w:ascii="Tahoma" w:hAnsi="Tahoma" w:cs="Tahoma"/>
              <w:sz w:val="20"/>
              <w:szCs w:val="20"/>
              <w:rPrChange w:id="997" w:author="רינת אביטל" w:date="2022-05-12T09:18:00Z">
                <w:rPr/>
              </w:rPrChange>
            </w:rPr>
            <w:fldChar w:fldCharType="begin"/>
          </w:r>
          <w:r w:rsidRPr="00103DCA">
            <w:rPr>
              <w:rFonts w:ascii="Tahoma" w:hAnsi="Tahoma" w:cs="Tahoma"/>
              <w:sz w:val="20"/>
              <w:szCs w:val="20"/>
              <w:rPrChange w:id="998" w:author="רינת אביטל" w:date="2022-05-12T09:18:00Z">
                <w:rPr/>
              </w:rPrChange>
            </w:rPr>
            <w:instrText xml:space="preserve"> HYPERLINK \l "_Toc103039636" </w:instrText>
          </w:r>
          <w:r w:rsidRPr="00103DCA">
            <w:rPr>
              <w:rFonts w:ascii="Tahoma" w:hAnsi="Tahoma" w:cs="Tahoma"/>
              <w:sz w:val="20"/>
              <w:szCs w:val="20"/>
              <w:rPrChange w:id="99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00"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100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02" w:author="רינת אביטל" w:date="2022-05-12T09:18:00Z">
                <w:rPr>
                  <w:rStyle w:val="Hyperlink"/>
                  <w:rFonts w:hint="eastAsia"/>
                  <w:noProof/>
                  <w:sz w:val="28"/>
                  <w:szCs w:val="28"/>
                  <w:rtl/>
                </w:rPr>
              </w:rPrChange>
            </w:rPr>
            <w:t>בדיקות</w:t>
          </w:r>
          <w:r w:rsidR="00A26130" w:rsidRPr="00103DCA">
            <w:rPr>
              <w:rStyle w:val="Hyperlink"/>
              <w:rFonts w:ascii="Tahoma" w:hAnsi="Tahoma" w:cs="Tahoma"/>
              <w:noProof/>
              <w:sz w:val="24"/>
              <w:szCs w:val="24"/>
              <w:rtl/>
              <w:rPrChange w:id="100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04" w:author="רינת אביטל" w:date="2022-05-12T09:18:00Z">
                <w:rPr>
                  <w:rStyle w:val="Hyperlink"/>
                  <w:rFonts w:hint="eastAsia"/>
                  <w:noProof/>
                  <w:sz w:val="28"/>
                  <w:szCs w:val="28"/>
                  <w:rtl/>
                </w:rPr>
              </w:rPrChange>
            </w:rPr>
            <w:t>והערכה</w:t>
          </w:r>
          <w:r w:rsidR="00A26130" w:rsidRPr="00103DCA">
            <w:rPr>
              <w:rFonts w:ascii="Tahoma" w:hAnsi="Tahoma" w:cs="Tahoma"/>
              <w:noProof/>
              <w:webHidden/>
              <w:sz w:val="24"/>
              <w:szCs w:val="24"/>
              <w:rtl/>
              <w:rPrChange w:id="100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0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0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0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0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10"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101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1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1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57</w:t>
          </w:r>
          <w:r w:rsidR="00A26130" w:rsidRPr="00103DCA">
            <w:rPr>
              <w:rStyle w:val="Hyperlink"/>
              <w:rFonts w:ascii="Tahoma" w:hAnsi="Tahoma" w:cs="Tahoma"/>
              <w:noProof/>
              <w:sz w:val="24"/>
              <w:szCs w:val="24"/>
              <w:rtl/>
              <w:rPrChange w:id="101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15" w:author="רינת אביטל" w:date="2022-05-12T09:18:00Z">
                <w:rPr>
                  <w:rStyle w:val="Hyperlink"/>
                  <w:noProof/>
                  <w:sz w:val="28"/>
                  <w:szCs w:val="28"/>
                </w:rPr>
              </w:rPrChange>
            </w:rPr>
            <w:fldChar w:fldCharType="end"/>
          </w:r>
        </w:p>
        <w:p w14:paraId="5A7D0D39" w14:textId="0A809819" w:rsidR="00A26130" w:rsidRPr="00103DCA" w:rsidRDefault="0063165E">
          <w:pPr>
            <w:pStyle w:val="TOC1"/>
            <w:rPr>
              <w:rFonts w:ascii="Tahoma" w:eastAsiaTheme="minorEastAsia" w:hAnsi="Tahoma" w:cs="Tahoma"/>
              <w:noProof/>
              <w:sz w:val="24"/>
              <w:szCs w:val="24"/>
              <w:rtl/>
              <w:rPrChange w:id="1016" w:author="רינת אביטל" w:date="2022-05-12T09:18:00Z">
                <w:rPr>
                  <w:rFonts w:eastAsiaTheme="minorEastAsia"/>
                  <w:noProof/>
                  <w:sz w:val="28"/>
                  <w:szCs w:val="28"/>
                  <w:rtl/>
                </w:rPr>
              </w:rPrChange>
            </w:rPr>
          </w:pPr>
          <w:r w:rsidRPr="00103DCA">
            <w:rPr>
              <w:rFonts w:ascii="Tahoma" w:hAnsi="Tahoma" w:cs="Tahoma"/>
              <w:sz w:val="20"/>
              <w:szCs w:val="20"/>
              <w:rPrChange w:id="1017" w:author="רינת אביטל" w:date="2022-05-12T09:18:00Z">
                <w:rPr/>
              </w:rPrChange>
            </w:rPr>
            <w:fldChar w:fldCharType="begin"/>
          </w:r>
          <w:r w:rsidRPr="00103DCA">
            <w:rPr>
              <w:rFonts w:ascii="Tahoma" w:hAnsi="Tahoma" w:cs="Tahoma"/>
              <w:sz w:val="20"/>
              <w:szCs w:val="20"/>
              <w:rPrChange w:id="1018" w:author="רינת אביטל" w:date="2022-05-12T09:18:00Z">
                <w:rPr/>
              </w:rPrChange>
            </w:rPr>
            <w:instrText xml:space="preserve"> HYPERLINK \l "_Toc103039637" </w:instrText>
          </w:r>
          <w:r w:rsidRPr="00103DCA">
            <w:rPr>
              <w:rFonts w:ascii="Tahoma" w:hAnsi="Tahoma" w:cs="Tahoma"/>
              <w:sz w:val="20"/>
              <w:szCs w:val="20"/>
              <w:rPrChange w:id="101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20"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102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22"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102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24" w:author="רינת אביטל" w:date="2022-05-12T09:18:00Z">
                <w:rPr>
                  <w:rStyle w:val="Hyperlink"/>
                  <w:rFonts w:hint="eastAsia"/>
                  <w:noProof/>
                  <w:sz w:val="28"/>
                  <w:szCs w:val="28"/>
                  <w:rtl/>
                </w:rPr>
              </w:rPrChange>
            </w:rPr>
            <w:t>יעילות</w:t>
          </w:r>
          <w:r w:rsidR="00A26130" w:rsidRPr="00103DCA">
            <w:rPr>
              <w:rFonts w:ascii="Tahoma" w:hAnsi="Tahoma" w:cs="Tahoma"/>
              <w:noProof/>
              <w:webHidden/>
              <w:sz w:val="24"/>
              <w:szCs w:val="24"/>
              <w:rtl/>
              <w:rPrChange w:id="102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2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2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2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2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30"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103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3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3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58</w:t>
          </w:r>
          <w:r w:rsidR="00A26130" w:rsidRPr="00103DCA">
            <w:rPr>
              <w:rStyle w:val="Hyperlink"/>
              <w:rFonts w:ascii="Tahoma" w:hAnsi="Tahoma" w:cs="Tahoma"/>
              <w:noProof/>
              <w:sz w:val="24"/>
              <w:szCs w:val="24"/>
              <w:rtl/>
              <w:rPrChange w:id="103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35" w:author="רינת אביטל" w:date="2022-05-12T09:18:00Z">
                <w:rPr>
                  <w:rStyle w:val="Hyperlink"/>
                  <w:noProof/>
                  <w:sz w:val="28"/>
                  <w:szCs w:val="28"/>
                </w:rPr>
              </w:rPrChange>
            </w:rPr>
            <w:fldChar w:fldCharType="end"/>
          </w:r>
        </w:p>
        <w:p w14:paraId="0A7130F5" w14:textId="766B164F" w:rsidR="00A26130" w:rsidRPr="00103DCA" w:rsidRDefault="0063165E">
          <w:pPr>
            <w:pStyle w:val="TOC1"/>
            <w:rPr>
              <w:rFonts w:ascii="Tahoma" w:eastAsiaTheme="minorEastAsia" w:hAnsi="Tahoma" w:cs="Tahoma"/>
              <w:noProof/>
              <w:sz w:val="24"/>
              <w:szCs w:val="24"/>
              <w:rtl/>
              <w:rPrChange w:id="1036" w:author="רינת אביטל" w:date="2022-05-12T09:18:00Z">
                <w:rPr>
                  <w:rFonts w:eastAsiaTheme="minorEastAsia"/>
                  <w:noProof/>
                  <w:sz w:val="28"/>
                  <w:szCs w:val="28"/>
                  <w:rtl/>
                </w:rPr>
              </w:rPrChange>
            </w:rPr>
          </w:pPr>
          <w:r w:rsidRPr="00103DCA">
            <w:rPr>
              <w:rFonts w:ascii="Tahoma" w:hAnsi="Tahoma" w:cs="Tahoma"/>
              <w:sz w:val="20"/>
              <w:szCs w:val="20"/>
              <w:rPrChange w:id="1037" w:author="רינת אביטל" w:date="2022-05-12T09:18:00Z">
                <w:rPr/>
              </w:rPrChange>
            </w:rPr>
            <w:fldChar w:fldCharType="begin"/>
          </w:r>
          <w:r w:rsidRPr="00103DCA">
            <w:rPr>
              <w:rFonts w:ascii="Tahoma" w:hAnsi="Tahoma" w:cs="Tahoma"/>
              <w:sz w:val="20"/>
              <w:szCs w:val="20"/>
              <w:rPrChange w:id="1038" w:author="רינת אביטל" w:date="2022-05-12T09:18:00Z">
                <w:rPr/>
              </w:rPrChange>
            </w:rPr>
            <w:instrText xml:space="preserve"> HYPERLINK \l "_Toc103039638" </w:instrText>
          </w:r>
          <w:r w:rsidRPr="00103DCA">
            <w:rPr>
              <w:rFonts w:ascii="Tahoma" w:hAnsi="Tahoma" w:cs="Tahoma"/>
              <w:sz w:val="20"/>
              <w:szCs w:val="20"/>
              <w:rPrChange w:id="103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40"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104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42" w:author="רינת אביטל" w:date="2022-05-12T09:18:00Z">
                <w:rPr>
                  <w:rStyle w:val="Hyperlink"/>
                  <w:rFonts w:hint="eastAsia"/>
                  <w:noProof/>
                  <w:sz w:val="28"/>
                  <w:szCs w:val="28"/>
                  <w:rtl/>
                </w:rPr>
              </w:rPrChange>
            </w:rPr>
            <w:t>אבטחת</w:t>
          </w:r>
          <w:r w:rsidR="00A26130" w:rsidRPr="00103DCA">
            <w:rPr>
              <w:rStyle w:val="Hyperlink"/>
              <w:rFonts w:ascii="Tahoma" w:hAnsi="Tahoma" w:cs="Tahoma"/>
              <w:noProof/>
              <w:sz w:val="24"/>
              <w:szCs w:val="24"/>
              <w:rtl/>
              <w:rPrChange w:id="10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44" w:author="רינת אביטל" w:date="2022-05-12T09:18:00Z">
                <w:rPr>
                  <w:rStyle w:val="Hyperlink"/>
                  <w:rFonts w:hint="eastAsia"/>
                  <w:noProof/>
                  <w:sz w:val="28"/>
                  <w:szCs w:val="28"/>
                  <w:rtl/>
                </w:rPr>
              </w:rPrChange>
            </w:rPr>
            <w:t>מידע</w:t>
          </w:r>
          <w:r w:rsidR="00A26130" w:rsidRPr="00103DCA">
            <w:rPr>
              <w:rFonts w:ascii="Tahoma" w:hAnsi="Tahoma" w:cs="Tahoma"/>
              <w:noProof/>
              <w:webHidden/>
              <w:sz w:val="24"/>
              <w:szCs w:val="24"/>
              <w:rtl/>
              <w:rPrChange w:id="104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4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4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4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4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50"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105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5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53"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59</w:t>
          </w:r>
          <w:r w:rsidR="00A26130" w:rsidRPr="00103DCA">
            <w:rPr>
              <w:rStyle w:val="Hyperlink"/>
              <w:rFonts w:ascii="Tahoma" w:hAnsi="Tahoma" w:cs="Tahoma"/>
              <w:noProof/>
              <w:sz w:val="24"/>
              <w:szCs w:val="24"/>
              <w:rtl/>
              <w:rPrChange w:id="105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55" w:author="רינת אביטל" w:date="2022-05-12T09:18:00Z">
                <w:rPr>
                  <w:rStyle w:val="Hyperlink"/>
                  <w:noProof/>
                  <w:sz w:val="28"/>
                  <w:szCs w:val="28"/>
                </w:rPr>
              </w:rPrChange>
            </w:rPr>
            <w:fldChar w:fldCharType="end"/>
          </w:r>
        </w:p>
        <w:p w14:paraId="336FD409" w14:textId="174E3EF5" w:rsidR="00A26130" w:rsidRPr="00103DCA" w:rsidRDefault="0063165E">
          <w:pPr>
            <w:pStyle w:val="TOC1"/>
            <w:rPr>
              <w:rFonts w:ascii="Tahoma" w:eastAsiaTheme="minorEastAsia" w:hAnsi="Tahoma" w:cs="Tahoma"/>
              <w:noProof/>
              <w:sz w:val="24"/>
              <w:szCs w:val="24"/>
              <w:rtl/>
              <w:rPrChange w:id="1056" w:author="רינת אביטל" w:date="2022-05-12T09:18:00Z">
                <w:rPr>
                  <w:rFonts w:eastAsiaTheme="minorEastAsia"/>
                  <w:noProof/>
                  <w:sz w:val="28"/>
                  <w:szCs w:val="28"/>
                  <w:rtl/>
                </w:rPr>
              </w:rPrChange>
            </w:rPr>
          </w:pPr>
          <w:r w:rsidRPr="00103DCA">
            <w:rPr>
              <w:rFonts w:ascii="Tahoma" w:hAnsi="Tahoma" w:cs="Tahoma"/>
              <w:sz w:val="20"/>
              <w:szCs w:val="20"/>
              <w:rPrChange w:id="1057" w:author="רינת אביטל" w:date="2022-05-12T09:18:00Z">
                <w:rPr/>
              </w:rPrChange>
            </w:rPr>
            <w:fldChar w:fldCharType="begin"/>
          </w:r>
          <w:r w:rsidRPr="00103DCA">
            <w:rPr>
              <w:rFonts w:ascii="Tahoma" w:hAnsi="Tahoma" w:cs="Tahoma"/>
              <w:sz w:val="20"/>
              <w:szCs w:val="20"/>
              <w:rPrChange w:id="1058" w:author="רינת אביטל" w:date="2022-05-12T09:18:00Z">
                <w:rPr/>
              </w:rPrChange>
            </w:rPr>
            <w:instrText xml:space="preserve"> HYPERLINK \l "_Toc103039639" </w:instrText>
          </w:r>
          <w:r w:rsidRPr="00103DCA">
            <w:rPr>
              <w:rFonts w:ascii="Tahoma" w:hAnsi="Tahoma" w:cs="Tahoma"/>
              <w:sz w:val="20"/>
              <w:szCs w:val="20"/>
              <w:rPrChange w:id="105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60"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106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62" w:author="רינת אביטל" w:date="2022-05-12T09:18:00Z">
                <w:rPr>
                  <w:rStyle w:val="Hyperlink"/>
                  <w:rFonts w:hint="eastAsia"/>
                  <w:noProof/>
                  <w:sz w:val="28"/>
                  <w:szCs w:val="28"/>
                  <w:rtl/>
                </w:rPr>
              </w:rPrChange>
            </w:rPr>
            <w:t>מסקנות</w:t>
          </w:r>
          <w:r w:rsidR="00A26130" w:rsidRPr="00103DCA">
            <w:rPr>
              <w:rFonts w:ascii="Tahoma" w:hAnsi="Tahoma" w:cs="Tahoma"/>
              <w:noProof/>
              <w:webHidden/>
              <w:sz w:val="24"/>
              <w:szCs w:val="24"/>
              <w:rtl/>
              <w:rPrChange w:id="106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6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6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6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6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68"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106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7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71"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60</w:t>
          </w:r>
          <w:r w:rsidR="00A26130" w:rsidRPr="00103DCA">
            <w:rPr>
              <w:rStyle w:val="Hyperlink"/>
              <w:rFonts w:ascii="Tahoma" w:hAnsi="Tahoma" w:cs="Tahoma"/>
              <w:noProof/>
              <w:sz w:val="24"/>
              <w:szCs w:val="24"/>
              <w:rtl/>
              <w:rPrChange w:id="107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73" w:author="רינת אביטל" w:date="2022-05-12T09:18:00Z">
                <w:rPr>
                  <w:rStyle w:val="Hyperlink"/>
                  <w:noProof/>
                  <w:sz w:val="28"/>
                  <w:szCs w:val="28"/>
                </w:rPr>
              </w:rPrChange>
            </w:rPr>
            <w:fldChar w:fldCharType="end"/>
          </w:r>
        </w:p>
        <w:p w14:paraId="64263D7A" w14:textId="247F0ACC" w:rsidR="00A26130" w:rsidRPr="00103DCA" w:rsidRDefault="0063165E">
          <w:pPr>
            <w:pStyle w:val="TOC1"/>
            <w:rPr>
              <w:rFonts w:ascii="Tahoma" w:eastAsiaTheme="minorEastAsia" w:hAnsi="Tahoma" w:cs="Tahoma"/>
              <w:noProof/>
              <w:sz w:val="24"/>
              <w:szCs w:val="24"/>
              <w:rtl/>
              <w:rPrChange w:id="1074" w:author="רינת אביטל" w:date="2022-05-12T09:18:00Z">
                <w:rPr>
                  <w:rFonts w:eastAsiaTheme="minorEastAsia"/>
                  <w:noProof/>
                  <w:sz w:val="28"/>
                  <w:szCs w:val="28"/>
                  <w:rtl/>
                </w:rPr>
              </w:rPrChange>
            </w:rPr>
          </w:pPr>
          <w:r w:rsidRPr="00103DCA">
            <w:rPr>
              <w:rFonts w:ascii="Tahoma" w:hAnsi="Tahoma" w:cs="Tahoma"/>
              <w:sz w:val="20"/>
              <w:szCs w:val="20"/>
              <w:rPrChange w:id="1075" w:author="רינת אביטל" w:date="2022-05-12T09:18:00Z">
                <w:rPr/>
              </w:rPrChange>
            </w:rPr>
            <w:fldChar w:fldCharType="begin"/>
          </w:r>
          <w:r w:rsidRPr="00103DCA">
            <w:rPr>
              <w:rFonts w:ascii="Tahoma" w:hAnsi="Tahoma" w:cs="Tahoma"/>
              <w:sz w:val="20"/>
              <w:szCs w:val="20"/>
              <w:rPrChange w:id="1076" w:author="רינת אביטל" w:date="2022-05-12T09:18:00Z">
                <w:rPr/>
              </w:rPrChange>
            </w:rPr>
            <w:instrText xml:space="preserve"> HYPERLINK \l "_Toc103039640" </w:instrText>
          </w:r>
          <w:r w:rsidRPr="00103DCA">
            <w:rPr>
              <w:rFonts w:ascii="Tahoma" w:hAnsi="Tahoma" w:cs="Tahoma"/>
              <w:sz w:val="20"/>
              <w:szCs w:val="20"/>
              <w:rPrChange w:id="107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78"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07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80" w:author="רינת אביטל" w:date="2022-05-12T09:18:00Z">
                <w:rPr>
                  <w:rStyle w:val="Hyperlink"/>
                  <w:rFonts w:hint="eastAsia"/>
                  <w:noProof/>
                  <w:sz w:val="28"/>
                  <w:szCs w:val="28"/>
                  <w:rtl/>
                </w:rPr>
              </w:rPrChange>
            </w:rPr>
            <w:t>פיתוח</w:t>
          </w:r>
          <w:r w:rsidR="00A26130" w:rsidRPr="00103DCA">
            <w:rPr>
              <w:rStyle w:val="Hyperlink"/>
              <w:rFonts w:ascii="Tahoma" w:hAnsi="Tahoma" w:cs="Tahoma"/>
              <w:noProof/>
              <w:sz w:val="24"/>
              <w:szCs w:val="24"/>
              <w:rtl/>
              <w:rPrChange w:id="108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82" w:author="רינת אביטל" w:date="2022-05-12T09:18:00Z">
                <w:rPr>
                  <w:rStyle w:val="Hyperlink"/>
                  <w:rFonts w:hint="eastAsia"/>
                  <w:noProof/>
                  <w:sz w:val="28"/>
                  <w:szCs w:val="28"/>
                  <w:rtl/>
                </w:rPr>
              </w:rPrChange>
            </w:rPr>
            <w:t>עתידי</w:t>
          </w:r>
          <w:r w:rsidR="00A26130" w:rsidRPr="00103DCA">
            <w:rPr>
              <w:rFonts w:ascii="Tahoma" w:hAnsi="Tahoma" w:cs="Tahoma"/>
              <w:noProof/>
              <w:webHidden/>
              <w:sz w:val="24"/>
              <w:szCs w:val="24"/>
              <w:rtl/>
              <w:rPrChange w:id="10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88"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10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91"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61</w:t>
          </w:r>
          <w:r w:rsidR="00A26130" w:rsidRPr="00103DCA">
            <w:rPr>
              <w:rStyle w:val="Hyperlink"/>
              <w:rFonts w:ascii="Tahoma" w:hAnsi="Tahoma" w:cs="Tahoma"/>
              <w:noProof/>
              <w:sz w:val="24"/>
              <w:szCs w:val="24"/>
              <w:rtl/>
              <w:rPrChange w:id="10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93" w:author="רינת אביטל" w:date="2022-05-12T09:18:00Z">
                <w:rPr>
                  <w:rStyle w:val="Hyperlink"/>
                  <w:noProof/>
                  <w:sz w:val="28"/>
                  <w:szCs w:val="28"/>
                </w:rPr>
              </w:rPrChange>
            </w:rPr>
            <w:fldChar w:fldCharType="end"/>
          </w:r>
        </w:p>
        <w:p w14:paraId="2A1153DA" w14:textId="50597EB9" w:rsidR="00A26130" w:rsidRPr="00103DCA" w:rsidRDefault="0063165E">
          <w:pPr>
            <w:pStyle w:val="TOC1"/>
            <w:rPr>
              <w:rFonts w:ascii="Tahoma" w:eastAsiaTheme="minorEastAsia" w:hAnsi="Tahoma" w:cs="Tahoma"/>
              <w:noProof/>
              <w:sz w:val="24"/>
              <w:szCs w:val="24"/>
              <w:rtl/>
              <w:rPrChange w:id="1094" w:author="רינת אביטל" w:date="2022-05-12T09:18:00Z">
                <w:rPr>
                  <w:rFonts w:eastAsiaTheme="minorEastAsia"/>
                  <w:noProof/>
                  <w:sz w:val="28"/>
                  <w:szCs w:val="28"/>
                  <w:rtl/>
                </w:rPr>
              </w:rPrChange>
            </w:rPr>
          </w:pPr>
          <w:r w:rsidRPr="00103DCA">
            <w:rPr>
              <w:rFonts w:ascii="Tahoma" w:hAnsi="Tahoma" w:cs="Tahoma"/>
              <w:sz w:val="20"/>
              <w:szCs w:val="20"/>
              <w:rPrChange w:id="1095" w:author="רינת אביטל" w:date="2022-05-12T09:18:00Z">
                <w:rPr/>
              </w:rPrChange>
            </w:rPr>
            <w:fldChar w:fldCharType="begin"/>
          </w:r>
          <w:r w:rsidRPr="00103DCA">
            <w:rPr>
              <w:rFonts w:ascii="Tahoma" w:hAnsi="Tahoma" w:cs="Tahoma"/>
              <w:sz w:val="20"/>
              <w:szCs w:val="20"/>
              <w:rPrChange w:id="1096" w:author="רינת אביטל" w:date="2022-05-12T09:18:00Z">
                <w:rPr/>
              </w:rPrChange>
            </w:rPr>
            <w:instrText xml:space="preserve"> HYPERLINK \l "_Toc103039641" </w:instrText>
          </w:r>
          <w:r w:rsidRPr="00103DCA">
            <w:rPr>
              <w:rFonts w:ascii="Tahoma" w:hAnsi="Tahoma" w:cs="Tahoma"/>
              <w:sz w:val="20"/>
              <w:szCs w:val="20"/>
              <w:rPrChange w:id="109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98"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09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00" w:author="רינת אביטל" w:date="2022-05-12T09:18:00Z">
                <w:rPr>
                  <w:rStyle w:val="Hyperlink"/>
                  <w:rFonts w:hint="eastAsia"/>
                  <w:noProof/>
                  <w:sz w:val="28"/>
                  <w:szCs w:val="28"/>
                  <w:rtl/>
                </w:rPr>
              </w:rPrChange>
            </w:rPr>
            <w:t>ביבליוגרפיה</w:t>
          </w:r>
          <w:r w:rsidR="00A26130" w:rsidRPr="00103DCA">
            <w:rPr>
              <w:rFonts w:ascii="Tahoma" w:hAnsi="Tahoma" w:cs="Tahoma"/>
              <w:noProof/>
              <w:webHidden/>
              <w:sz w:val="24"/>
              <w:szCs w:val="24"/>
              <w:rtl/>
              <w:rPrChange w:id="11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06"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11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09" w:author="רינת אביטל" w:date="2022-05-12T09:18:00Z">
                <w:rPr>
                  <w:rStyle w:val="Hyperlink"/>
                  <w:noProof/>
                  <w:sz w:val="28"/>
                  <w:szCs w:val="28"/>
                  <w:rtl/>
                </w:rPr>
              </w:rPrChange>
            </w:rPr>
            <w:fldChar w:fldCharType="separate"/>
          </w:r>
          <w:r w:rsidR="00BC12E5">
            <w:rPr>
              <w:rFonts w:ascii="Tahoma" w:hAnsi="Tahoma" w:cs="Tahoma"/>
              <w:noProof/>
              <w:webHidden/>
              <w:sz w:val="24"/>
              <w:szCs w:val="24"/>
              <w:rtl/>
            </w:rPr>
            <w:t>62</w:t>
          </w:r>
          <w:r w:rsidR="00A26130" w:rsidRPr="00103DCA">
            <w:rPr>
              <w:rStyle w:val="Hyperlink"/>
              <w:rFonts w:ascii="Tahoma" w:hAnsi="Tahoma" w:cs="Tahoma"/>
              <w:noProof/>
              <w:sz w:val="24"/>
              <w:szCs w:val="24"/>
              <w:rtl/>
              <w:rPrChange w:id="111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11"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1112" w:author="רינת אביטל" w:date="2022-05-12T09:18:00Z">
                <w:rPr>
                  <w:sz w:val="28"/>
                  <w:szCs w:val="28"/>
                </w:rPr>
              </w:rPrChange>
            </w:rPr>
          </w:pPr>
          <w:r w:rsidRPr="00103DCA">
            <w:rPr>
              <w:rFonts w:ascii="Tahoma" w:hAnsi="Tahoma" w:cs="Tahoma"/>
              <w:b/>
              <w:bCs/>
              <w:sz w:val="24"/>
              <w:szCs w:val="24"/>
              <w:lang w:val="he-IL"/>
              <w:rPrChange w:id="1113"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1114"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1115" w:author="רינת אביטל" w:date="2022-05-12T09:18:00Z">
            <w:rPr>
              <w:sz w:val="28"/>
              <w:szCs w:val="28"/>
              <w:rtl/>
            </w:rPr>
          </w:rPrChange>
        </w:rPr>
        <w:br w:type="page"/>
      </w:r>
    </w:p>
    <w:p w14:paraId="178C42B3" w14:textId="1841FD14" w:rsidR="00C64586" w:rsidRPr="00C87A0A" w:rsidRDefault="00393913" w:rsidP="000B35F9">
      <w:pPr>
        <w:pStyle w:val="1"/>
        <w:spacing w:line="480" w:lineRule="auto"/>
        <w:ind w:left="142"/>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16" w:author="רינת אביטל" w:date="2022-05-12T09:18:00Z">
            <w:rPr>
              <w:b/>
              <w:bCs/>
              <w:color w:val="89D7C3"/>
              <w:sz w:val="44"/>
              <w:szCs w:val="44"/>
              <w:rtl/>
            </w:rPr>
          </w:rPrChange>
        </w:rPr>
      </w:pPr>
      <w:bookmarkStart w:id="1117" w:name="_Toc103039593"/>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18" w:author="רינת אביטל" w:date="2022-05-12T09:18:00Z">
            <w:rPr>
              <w:rFonts w:hint="eastAsia"/>
              <w:b/>
              <w:bCs/>
              <w:color w:val="89D7C3"/>
              <w:sz w:val="44"/>
              <w:szCs w:val="44"/>
              <w:rtl/>
            </w:rPr>
          </w:rPrChange>
        </w:rPr>
        <w:lastRenderedPageBreak/>
        <w:t>הצעת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19"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20" w:author="רינת אביטל" w:date="2022-05-12T09:18:00Z">
            <w:rPr>
              <w:rFonts w:hint="eastAsia"/>
              <w:b/>
              <w:bCs/>
              <w:color w:val="89D7C3"/>
              <w:sz w:val="44"/>
              <w:szCs w:val="44"/>
              <w:rtl/>
            </w:rPr>
          </w:rPrChange>
        </w:rPr>
        <w:t>פרויקט</w:t>
      </w:r>
      <w:bookmarkEnd w:id="1117"/>
    </w:p>
    <w:p w14:paraId="7AE78F69" w14:textId="77777777" w:rsidR="00C64586" w:rsidRPr="00103DCA" w:rsidRDefault="00C64586" w:rsidP="00C64586">
      <w:pPr>
        <w:spacing w:line="240" w:lineRule="auto"/>
        <w:rPr>
          <w:rFonts w:ascii="Tahoma" w:hAnsi="Tahoma" w:cs="Tahoma"/>
          <w:sz w:val="24"/>
          <w:szCs w:val="24"/>
          <w:rtl/>
          <w:rPrChange w:id="1121" w:author="רינת אביטל" w:date="2022-05-12T09:18:00Z">
            <w:rPr>
              <w:rFonts w:ascii="Tahoma" w:hAnsi="Tahoma" w:cs="Tahoma"/>
              <w:sz w:val="28"/>
              <w:szCs w:val="28"/>
              <w:rtl/>
            </w:rPr>
          </w:rPrChange>
        </w:rPr>
      </w:pPr>
      <w:r w:rsidRPr="00103DCA">
        <w:rPr>
          <w:rFonts w:ascii="Tahoma" w:hAnsi="Tahoma" w:cs="Tahoma"/>
          <w:b/>
          <w:bCs/>
          <w:sz w:val="24"/>
          <w:szCs w:val="24"/>
          <w:rtl/>
          <w:rPrChange w:id="1122"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123"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124" w:author="רינת אביטל" w:date="2022-05-12T09:18:00Z">
            <w:rPr>
              <w:rFonts w:ascii="Tahoma" w:hAnsi="Tahoma" w:cs="Tahoma"/>
              <w:sz w:val="28"/>
              <w:szCs w:val="28"/>
              <w:rtl/>
            </w:rPr>
          </w:rPrChange>
        </w:rPr>
      </w:pPr>
      <w:r w:rsidRPr="00103DCA">
        <w:rPr>
          <w:rFonts w:ascii="Tahoma" w:hAnsi="Tahoma" w:cs="Tahoma"/>
          <w:b/>
          <w:bCs/>
          <w:sz w:val="24"/>
          <w:szCs w:val="24"/>
          <w:rtl/>
          <w:rPrChange w:id="1125"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126"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127" w:author="רינת אביטל" w:date="2022-05-12T09:18:00Z">
            <w:rPr>
              <w:rFonts w:ascii="Tahoma" w:hAnsi="Tahoma" w:cs="Tahoma"/>
              <w:sz w:val="28"/>
              <w:szCs w:val="28"/>
              <w:rtl/>
            </w:rPr>
          </w:rPrChange>
        </w:rPr>
      </w:pPr>
      <w:r w:rsidRPr="00103DCA">
        <w:rPr>
          <w:rFonts w:ascii="Tahoma" w:hAnsi="Tahoma" w:cs="Tahoma"/>
          <w:b/>
          <w:bCs/>
          <w:sz w:val="24"/>
          <w:szCs w:val="24"/>
          <w:rtl/>
          <w:rPrChange w:id="1128"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129" w:author="רינת אביטל" w:date="2022-05-12T09:18:00Z">
            <w:rPr>
              <w:rFonts w:ascii="Tahoma" w:hAnsi="Tahoma" w:cs="Tahoma"/>
              <w:sz w:val="28"/>
              <w:szCs w:val="28"/>
              <w:rtl/>
            </w:rPr>
          </w:rPrChange>
        </w:rPr>
        <w:t xml:space="preserve">  רינת אביטל</w:t>
      </w:r>
    </w:p>
    <w:p w14:paraId="1FBFBE58" w14:textId="2ADC2979" w:rsidR="00C64586" w:rsidRPr="00C7767F" w:rsidRDefault="00C64586" w:rsidP="00C64586">
      <w:pPr>
        <w:spacing w:line="360" w:lineRule="auto"/>
        <w:rPr>
          <w:rFonts w:ascii="Tahoma" w:hAnsi="Tahoma" w:cs="Tahoma"/>
          <w:sz w:val="24"/>
          <w:szCs w:val="24"/>
          <w:rtl/>
          <w:rPrChange w:id="1130" w:author="רינת אביטל" w:date="2022-05-12T09:18:00Z">
            <w:rPr>
              <w:rFonts w:ascii="Tahoma" w:hAnsi="Tahoma" w:cs="Tahoma"/>
              <w:sz w:val="28"/>
              <w:szCs w:val="28"/>
              <w:rtl/>
            </w:rPr>
          </w:rPrChange>
        </w:rPr>
      </w:pPr>
      <w:r w:rsidRPr="00103DCA">
        <w:rPr>
          <w:rFonts w:ascii="Tahoma" w:hAnsi="Tahoma" w:cs="Tahoma"/>
          <w:b/>
          <w:bCs/>
          <w:sz w:val="24"/>
          <w:szCs w:val="24"/>
          <w:rtl/>
          <w:rPrChange w:id="1131"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132" w:author="רינת אביטל" w:date="2022-05-12T09:18:00Z">
            <w:rPr>
              <w:rFonts w:ascii="Tahoma" w:hAnsi="Tahoma" w:cs="Tahoma"/>
              <w:sz w:val="28"/>
              <w:szCs w:val="28"/>
              <w:rtl/>
            </w:rPr>
          </w:rPrChange>
        </w:rPr>
        <w:t>212735427</w:t>
      </w:r>
      <w:r w:rsidRPr="00103DCA">
        <w:rPr>
          <w:rFonts w:ascii="Tahoma" w:hAnsi="Tahoma" w:cs="Tahoma"/>
          <w:sz w:val="24"/>
          <w:szCs w:val="24"/>
          <w:rtl/>
          <w:rPrChange w:id="1133" w:author="רינת אביטל" w:date="2022-05-12T09:18:00Z">
            <w:rPr>
              <w:rFonts w:ascii="Tahoma" w:hAnsi="Tahoma" w:cs="Tahoma"/>
              <w:sz w:val="28"/>
              <w:szCs w:val="28"/>
              <w:rtl/>
            </w:rPr>
          </w:rPrChange>
        </w:rPr>
        <w:br/>
      </w:r>
      <w:r w:rsidRPr="00103DCA">
        <w:rPr>
          <w:rFonts w:ascii="Tahoma" w:hAnsi="Tahoma" w:cs="Tahoma"/>
          <w:b/>
          <w:bCs/>
          <w:sz w:val="24"/>
          <w:szCs w:val="24"/>
          <w:rtl/>
          <w:rPrChange w:id="1134"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135" w:author="רינת אביטל" w:date="2022-05-12T09:18:00Z">
            <w:rPr>
              <w:rFonts w:ascii="Tahoma" w:hAnsi="Tahoma" w:cs="Tahoma"/>
              <w:sz w:val="28"/>
              <w:szCs w:val="28"/>
              <w:rtl/>
            </w:rPr>
          </w:rPrChange>
        </w:rPr>
        <w:t xml:space="preserve">  </w:t>
      </w:r>
      <w:ins w:id="1136" w:author="רינת אביטל" w:date="2022-05-12T11:53:00Z">
        <w:r w:rsidR="00C7767F" w:rsidRPr="00C7767F">
          <w:rPr>
            <w:rFonts w:ascii="Tahoma" w:hAnsi="Tahoma" w:cs="Tahoma"/>
            <w:sz w:val="24"/>
            <w:szCs w:val="24"/>
          </w:rPr>
          <w:t>Visual function</w:t>
        </w:r>
      </w:ins>
    </w:p>
    <w:p w14:paraId="19F5F356" w14:textId="77777777" w:rsidR="00C64586" w:rsidRPr="00103DCA" w:rsidRDefault="00C64586" w:rsidP="00AF2044">
      <w:pPr>
        <w:spacing w:line="360" w:lineRule="auto"/>
        <w:rPr>
          <w:rFonts w:ascii="Tahoma" w:hAnsi="Tahoma" w:cs="Tahoma"/>
          <w:sz w:val="24"/>
          <w:szCs w:val="24"/>
          <w:rtl/>
          <w:rPrChange w:id="1137" w:author="רינת אביטל" w:date="2022-05-12T09:18:00Z">
            <w:rPr>
              <w:rFonts w:ascii="Tahoma" w:hAnsi="Tahoma" w:cs="Tahoma"/>
              <w:sz w:val="28"/>
              <w:szCs w:val="28"/>
              <w:rtl/>
            </w:rPr>
          </w:rPrChange>
        </w:rPr>
      </w:pPr>
      <w:r w:rsidRPr="00103DCA">
        <w:rPr>
          <w:rFonts w:ascii="Tahoma" w:hAnsi="Tahoma" w:cs="Tahoma"/>
          <w:b/>
          <w:bCs/>
          <w:sz w:val="24"/>
          <w:szCs w:val="24"/>
          <w:rtl/>
          <w:rPrChange w:id="1138"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139" w:author="רינת אביטל" w:date="2022-05-12T09:18:00Z">
            <w:rPr>
              <w:rFonts w:ascii="Tahoma" w:hAnsi="Tahoma" w:cs="Tahoma"/>
              <w:sz w:val="28"/>
              <w:szCs w:val="28"/>
              <w:rtl/>
            </w:rPr>
          </w:rPrChange>
        </w:rPr>
        <w:t xml:space="preserve">    </w:t>
      </w:r>
    </w:p>
    <w:p w14:paraId="079E9AF4" w14:textId="0965D6E3" w:rsidR="00C64586" w:rsidRPr="00103DCA" w:rsidRDefault="00C64586" w:rsidP="00AF2044">
      <w:pPr>
        <w:spacing w:line="360" w:lineRule="auto"/>
        <w:rPr>
          <w:rFonts w:ascii="Tahoma" w:hAnsi="Tahoma" w:cs="Tahoma"/>
          <w:sz w:val="24"/>
          <w:szCs w:val="24"/>
          <w:rtl/>
          <w:rPrChange w:id="1140" w:author="רינת אביטל" w:date="2022-05-12T09:18:00Z">
            <w:rPr>
              <w:rFonts w:ascii="Tahoma" w:hAnsi="Tahoma" w:cs="Tahoma"/>
              <w:sz w:val="28"/>
              <w:szCs w:val="28"/>
              <w:rtl/>
            </w:rPr>
          </w:rPrChange>
        </w:rPr>
      </w:pPr>
      <w:r w:rsidRPr="00103DCA">
        <w:rPr>
          <w:rFonts w:ascii="Tahoma" w:hAnsi="Tahoma" w:cs="Tahoma"/>
          <w:sz w:val="24"/>
          <w:szCs w:val="24"/>
          <w:rtl/>
          <w:rPrChange w:id="1141" w:author="רינת אביטל" w:date="2022-05-12T09:18:00Z">
            <w:rPr>
              <w:rFonts w:ascii="Tahoma" w:hAnsi="Tahoma" w:cs="Tahoma"/>
              <w:sz w:val="28"/>
              <w:szCs w:val="28"/>
              <w:rtl/>
            </w:rPr>
          </w:rPrChange>
        </w:rPr>
        <w:t xml:space="preserve">האפליקציה תאפשר כניסה למשתמש חדש וקיים כאשר ישנה אפשרות </w:t>
      </w:r>
      <w:r w:rsidRPr="00A409B3">
        <w:rPr>
          <w:rFonts w:ascii="Tahoma" w:hAnsi="Tahoma" w:cs="Tahoma"/>
          <w:sz w:val="24"/>
          <w:szCs w:val="24"/>
          <w:rtl/>
          <w:rPrChange w:id="1142" w:author="רינת אביטל" w:date="2022-05-12T09:18:00Z">
            <w:rPr>
              <w:rFonts w:ascii="Tahoma" w:hAnsi="Tahoma" w:cs="Tahoma"/>
              <w:sz w:val="28"/>
              <w:szCs w:val="28"/>
              <w:rtl/>
            </w:rPr>
          </w:rPrChange>
        </w:rPr>
        <w:t>להכניס</w:t>
      </w:r>
      <w:r w:rsidRPr="00103DCA">
        <w:rPr>
          <w:rFonts w:ascii="Tahoma" w:hAnsi="Tahoma" w:cs="Tahoma"/>
          <w:sz w:val="24"/>
          <w:szCs w:val="24"/>
          <w:rtl/>
          <w:rPrChange w:id="1143" w:author="רינת אביטל" w:date="2022-05-12T09:18:00Z">
            <w:rPr>
              <w:rFonts w:ascii="Tahoma" w:hAnsi="Tahoma" w:cs="Tahoma"/>
              <w:sz w:val="28"/>
              <w:szCs w:val="28"/>
              <w:rtl/>
            </w:rPr>
          </w:rPrChange>
        </w:rPr>
        <w:t xml:space="preserve"> פונקציה והאפליקציה ת</w:t>
      </w:r>
      <w:r w:rsidRPr="00A409B3">
        <w:rPr>
          <w:rFonts w:ascii="Tahoma" w:hAnsi="Tahoma" w:cs="Tahoma"/>
          <w:sz w:val="24"/>
          <w:szCs w:val="24"/>
          <w:rtl/>
          <w:rPrChange w:id="1144" w:author="רינת אביטל" w:date="2022-05-12T09:18:00Z">
            <w:rPr>
              <w:rFonts w:ascii="Tahoma" w:hAnsi="Tahoma" w:cs="Tahoma"/>
              <w:sz w:val="28"/>
              <w:szCs w:val="28"/>
              <w:rtl/>
            </w:rPr>
          </w:rPrChange>
        </w:rPr>
        <w:t>שרטט</w:t>
      </w:r>
      <w:r w:rsidR="00A409B3">
        <w:rPr>
          <w:rFonts w:ascii="Tahoma" w:hAnsi="Tahoma" w:cs="Tahoma" w:hint="cs"/>
          <w:sz w:val="24"/>
          <w:szCs w:val="24"/>
          <w:rtl/>
        </w:rPr>
        <w:t xml:space="preserve"> בצורה ויזואלית</w:t>
      </w:r>
      <w:r w:rsidRPr="00103DCA">
        <w:rPr>
          <w:rFonts w:ascii="Tahoma" w:hAnsi="Tahoma" w:cs="Tahoma"/>
          <w:sz w:val="24"/>
          <w:szCs w:val="24"/>
          <w:rtl/>
          <w:rPrChange w:id="1145" w:author="רינת אביטל" w:date="2022-05-12T09:18:00Z">
            <w:rPr>
              <w:rFonts w:ascii="Tahoma" w:hAnsi="Tahoma" w:cs="Tahoma"/>
              <w:sz w:val="28"/>
              <w:szCs w:val="28"/>
              <w:rtl/>
            </w:rPr>
          </w:rPrChange>
        </w:rPr>
        <w:t xml:space="preserve">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146" w:author="רינת אביטל" w:date="2022-05-12T09:18:00Z">
            <w:rPr>
              <w:rFonts w:ascii="Tahoma" w:hAnsi="Tahoma" w:cs="Tahoma"/>
              <w:sz w:val="28"/>
              <w:szCs w:val="28"/>
              <w:rtl/>
            </w:rPr>
          </w:rPrChange>
        </w:rPr>
        <w:br/>
      </w:r>
    </w:p>
    <w:p w14:paraId="6AAB3597" w14:textId="77777777" w:rsidR="00C64586" w:rsidRPr="00103DCA" w:rsidRDefault="00C64586" w:rsidP="00AF2044">
      <w:pPr>
        <w:spacing w:line="360" w:lineRule="auto"/>
        <w:rPr>
          <w:rFonts w:ascii="Tahoma" w:hAnsi="Tahoma" w:cs="Tahoma"/>
          <w:sz w:val="24"/>
          <w:szCs w:val="24"/>
          <w:rtl/>
          <w:rPrChange w:id="1147" w:author="רינת אביטל" w:date="2022-05-12T09:18:00Z">
            <w:rPr>
              <w:rFonts w:ascii="Tahoma" w:hAnsi="Tahoma" w:cs="Tahoma"/>
              <w:sz w:val="28"/>
              <w:szCs w:val="28"/>
              <w:rtl/>
            </w:rPr>
          </w:rPrChange>
        </w:rPr>
      </w:pPr>
      <w:r w:rsidRPr="00103DCA">
        <w:rPr>
          <w:rFonts w:ascii="Tahoma" w:hAnsi="Tahoma" w:cs="Tahoma"/>
          <w:b/>
          <w:bCs/>
          <w:sz w:val="24"/>
          <w:szCs w:val="24"/>
          <w:rtl/>
          <w:rPrChange w:id="1148"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149"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AF2044">
      <w:pPr>
        <w:spacing w:line="360" w:lineRule="auto"/>
        <w:rPr>
          <w:rFonts w:ascii="Tahoma" w:hAnsi="Tahoma" w:cs="Tahoma"/>
          <w:sz w:val="24"/>
          <w:szCs w:val="24"/>
          <w:rtl/>
          <w:rPrChange w:id="1150" w:author="רינת אביטל" w:date="2022-05-12T09:18:00Z">
            <w:rPr>
              <w:rFonts w:ascii="Tahoma" w:hAnsi="Tahoma" w:cs="Tahoma"/>
              <w:sz w:val="28"/>
              <w:szCs w:val="28"/>
              <w:rtl/>
            </w:rPr>
          </w:rPrChange>
        </w:rPr>
      </w:pPr>
      <w:r w:rsidRPr="00103DCA">
        <w:rPr>
          <w:rFonts w:ascii="Tahoma" w:hAnsi="Tahoma" w:cs="Tahoma"/>
          <w:b/>
          <w:bCs/>
          <w:sz w:val="24"/>
          <w:szCs w:val="24"/>
          <w:rtl/>
          <w:rPrChange w:id="1151"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152" w:author="רינת אביטל" w:date="2022-05-12T09:18:00Z">
            <w:rPr>
              <w:rFonts w:ascii="Tahoma" w:hAnsi="Tahoma" w:cs="Tahoma"/>
              <w:sz w:val="28"/>
              <w:szCs w:val="28"/>
              <w:rtl/>
            </w:rPr>
          </w:rPrChange>
        </w:rPr>
        <w:t xml:space="preserve">: </w:t>
      </w:r>
    </w:p>
    <w:p w14:paraId="6FAB4B31" w14:textId="77777777" w:rsidR="00C64586" w:rsidRPr="00103DCA" w:rsidRDefault="00C64586" w:rsidP="00AF2044">
      <w:pPr>
        <w:spacing w:line="360" w:lineRule="auto"/>
        <w:rPr>
          <w:rFonts w:ascii="Tahoma" w:hAnsi="Tahoma" w:cs="Tahoma"/>
          <w:sz w:val="24"/>
          <w:szCs w:val="24"/>
          <w:rtl/>
          <w:rPrChange w:id="1153" w:author="רינת אביטל" w:date="2022-05-12T09:18:00Z">
            <w:rPr>
              <w:rFonts w:ascii="Tahoma" w:hAnsi="Tahoma" w:cs="Tahoma"/>
              <w:sz w:val="28"/>
              <w:szCs w:val="28"/>
              <w:rtl/>
            </w:rPr>
          </w:rPrChange>
        </w:rPr>
      </w:pPr>
      <w:r w:rsidRPr="00103DCA">
        <w:rPr>
          <w:rFonts w:ascii="Tahoma" w:hAnsi="Tahoma" w:cs="Tahoma"/>
          <w:sz w:val="24"/>
          <w:szCs w:val="24"/>
          <w:rtl/>
          <w:rPrChange w:id="1154"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AF2044">
      <w:pPr>
        <w:spacing w:line="360" w:lineRule="auto"/>
        <w:rPr>
          <w:rFonts w:ascii="Tahoma" w:hAnsi="Tahoma" w:cs="Tahoma"/>
          <w:sz w:val="24"/>
          <w:szCs w:val="24"/>
          <w:rtl/>
          <w:rPrChange w:id="1155" w:author="רינת אביטל" w:date="2022-05-12T09:18:00Z">
            <w:rPr>
              <w:rFonts w:ascii="Tahoma" w:hAnsi="Tahoma" w:cs="Tahoma"/>
              <w:sz w:val="28"/>
              <w:szCs w:val="28"/>
              <w:rtl/>
            </w:rPr>
          </w:rPrChange>
        </w:rPr>
      </w:pPr>
      <w:r w:rsidRPr="00103DCA">
        <w:rPr>
          <w:rFonts w:ascii="Tahoma" w:hAnsi="Tahoma" w:cs="Tahoma"/>
          <w:sz w:val="24"/>
          <w:szCs w:val="24"/>
          <w:rtl/>
          <w:rPrChange w:id="1156"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AF2044">
      <w:pPr>
        <w:spacing w:line="360" w:lineRule="auto"/>
        <w:rPr>
          <w:del w:id="1157" w:author="רינת אביטל" w:date="2022-05-12T09:18:00Z"/>
          <w:rFonts w:ascii="Tahoma" w:hAnsi="Tahoma" w:cs="Tahoma"/>
          <w:b/>
          <w:bCs/>
          <w:sz w:val="24"/>
          <w:szCs w:val="24"/>
          <w:rtl/>
          <w:rPrChange w:id="1158" w:author="רינת אביטל" w:date="2022-05-12T09:18:00Z">
            <w:rPr>
              <w:del w:id="1159" w:author="רינת אביטל" w:date="2022-05-12T09:18:00Z"/>
              <w:rFonts w:ascii="Tahoma" w:hAnsi="Tahoma" w:cs="Tahoma"/>
              <w:b/>
              <w:bCs/>
              <w:sz w:val="28"/>
              <w:szCs w:val="28"/>
              <w:rtl/>
            </w:rPr>
          </w:rPrChange>
        </w:rPr>
      </w:pPr>
    </w:p>
    <w:p w14:paraId="4D207FD4" w14:textId="77777777" w:rsidR="00D7391A" w:rsidRPr="00103DCA" w:rsidDel="00103DCA" w:rsidRDefault="00D7391A" w:rsidP="00AF2044">
      <w:pPr>
        <w:spacing w:line="360" w:lineRule="auto"/>
        <w:rPr>
          <w:del w:id="1160" w:author="רינת אביטל" w:date="2022-05-12T09:18:00Z"/>
          <w:rFonts w:ascii="Tahoma" w:hAnsi="Tahoma" w:cs="Tahoma"/>
          <w:b/>
          <w:bCs/>
          <w:sz w:val="24"/>
          <w:szCs w:val="24"/>
          <w:rtl/>
          <w:rPrChange w:id="1161" w:author="רינת אביטל" w:date="2022-05-12T09:18:00Z">
            <w:rPr>
              <w:del w:id="1162" w:author="רינת אביטל" w:date="2022-05-12T09:18:00Z"/>
              <w:rFonts w:ascii="Tahoma" w:hAnsi="Tahoma" w:cs="Tahoma"/>
              <w:b/>
              <w:bCs/>
              <w:sz w:val="28"/>
              <w:szCs w:val="28"/>
              <w:rtl/>
            </w:rPr>
          </w:rPrChange>
        </w:rPr>
      </w:pPr>
    </w:p>
    <w:p w14:paraId="6A035EDD" w14:textId="77777777" w:rsidR="00D7391A" w:rsidRPr="00103DCA" w:rsidDel="00103DCA" w:rsidRDefault="00D7391A" w:rsidP="00AF2044">
      <w:pPr>
        <w:spacing w:line="360" w:lineRule="auto"/>
        <w:rPr>
          <w:del w:id="1163" w:author="רינת אביטל" w:date="2022-05-12T09:18:00Z"/>
          <w:rFonts w:ascii="Tahoma" w:hAnsi="Tahoma" w:cs="Tahoma"/>
          <w:b/>
          <w:bCs/>
          <w:sz w:val="24"/>
          <w:szCs w:val="24"/>
          <w:rtl/>
          <w:rPrChange w:id="1164" w:author="רינת אביטל" w:date="2022-05-12T09:18:00Z">
            <w:rPr>
              <w:del w:id="1165" w:author="רינת אביטל" w:date="2022-05-12T09:18:00Z"/>
              <w:rFonts w:ascii="Tahoma" w:hAnsi="Tahoma" w:cs="Tahoma"/>
              <w:b/>
              <w:bCs/>
              <w:sz w:val="28"/>
              <w:szCs w:val="28"/>
              <w:rtl/>
            </w:rPr>
          </w:rPrChange>
        </w:rPr>
      </w:pPr>
    </w:p>
    <w:p w14:paraId="2A31F131" w14:textId="77777777" w:rsidR="00D7391A" w:rsidRPr="00103DCA" w:rsidDel="00103DCA" w:rsidRDefault="00D7391A" w:rsidP="00AF2044">
      <w:pPr>
        <w:spacing w:line="360" w:lineRule="auto"/>
        <w:rPr>
          <w:del w:id="1166" w:author="רינת אביטל" w:date="2022-05-12T09:18:00Z"/>
          <w:rFonts w:ascii="Tahoma" w:hAnsi="Tahoma" w:cs="Tahoma"/>
          <w:b/>
          <w:bCs/>
          <w:sz w:val="24"/>
          <w:szCs w:val="24"/>
          <w:rtl/>
          <w:rPrChange w:id="1167" w:author="רינת אביטל" w:date="2022-05-12T09:18:00Z">
            <w:rPr>
              <w:del w:id="1168" w:author="רינת אביטל" w:date="2022-05-12T09:18:00Z"/>
              <w:rFonts w:ascii="Tahoma" w:hAnsi="Tahoma" w:cs="Tahoma"/>
              <w:b/>
              <w:bCs/>
              <w:sz w:val="28"/>
              <w:szCs w:val="28"/>
              <w:rtl/>
            </w:rPr>
          </w:rPrChange>
        </w:rPr>
      </w:pPr>
    </w:p>
    <w:p w14:paraId="0D3BABAF" w14:textId="1E5B289E" w:rsidR="00C64586" w:rsidRPr="00103DCA" w:rsidRDefault="00C64586" w:rsidP="00AF2044">
      <w:pPr>
        <w:spacing w:line="360" w:lineRule="auto"/>
        <w:rPr>
          <w:rFonts w:ascii="Tahoma" w:hAnsi="Tahoma" w:cs="Tahoma"/>
          <w:sz w:val="24"/>
          <w:szCs w:val="24"/>
          <w:rtl/>
          <w:rPrChange w:id="1169" w:author="רינת אביטל" w:date="2022-05-12T09:18:00Z">
            <w:rPr>
              <w:rFonts w:ascii="Tahoma" w:hAnsi="Tahoma" w:cs="Tahoma"/>
              <w:sz w:val="28"/>
              <w:szCs w:val="28"/>
              <w:rtl/>
            </w:rPr>
          </w:rPrChange>
        </w:rPr>
      </w:pPr>
      <w:r w:rsidRPr="00103DCA">
        <w:rPr>
          <w:rFonts w:ascii="Tahoma" w:hAnsi="Tahoma" w:cs="Tahoma"/>
          <w:b/>
          <w:bCs/>
          <w:sz w:val="24"/>
          <w:szCs w:val="24"/>
          <w:rtl/>
          <w:rPrChange w:id="1170"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171" w:author="רינת אביטל" w:date="2022-05-12T09:18:00Z">
            <w:rPr>
              <w:rFonts w:ascii="Tahoma" w:hAnsi="Tahoma" w:cs="Tahoma"/>
              <w:sz w:val="28"/>
              <w:szCs w:val="28"/>
              <w:rtl/>
            </w:rPr>
          </w:rPrChange>
        </w:rPr>
        <w:t xml:space="preserve"> </w:t>
      </w:r>
    </w:p>
    <w:p w14:paraId="4536224E" w14:textId="77777777" w:rsidR="00C64586" w:rsidRPr="00103DCA" w:rsidRDefault="00C64586" w:rsidP="00AF2044">
      <w:pPr>
        <w:pStyle w:val="a8"/>
        <w:numPr>
          <w:ilvl w:val="0"/>
          <w:numId w:val="48"/>
        </w:numPr>
        <w:spacing w:line="360" w:lineRule="auto"/>
        <w:rPr>
          <w:rFonts w:ascii="Tahoma" w:hAnsi="Tahoma" w:cs="Tahoma"/>
          <w:sz w:val="24"/>
          <w:szCs w:val="24"/>
          <w:rPrChange w:id="1172" w:author="רינת אביטל" w:date="2022-05-12T09:18:00Z">
            <w:rPr>
              <w:rFonts w:ascii="Tahoma" w:hAnsi="Tahoma" w:cs="Tahoma"/>
              <w:sz w:val="28"/>
              <w:szCs w:val="28"/>
            </w:rPr>
          </w:rPrChange>
        </w:rPr>
      </w:pPr>
      <w:r w:rsidRPr="00103DCA">
        <w:rPr>
          <w:rFonts w:ascii="Tahoma" w:hAnsi="Tahoma" w:cs="Tahoma"/>
          <w:sz w:val="24"/>
          <w:szCs w:val="24"/>
          <w:rtl/>
          <w:rPrChange w:id="1173"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AF2044">
      <w:pPr>
        <w:pStyle w:val="a8"/>
        <w:numPr>
          <w:ilvl w:val="0"/>
          <w:numId w:val="48"/>
        </w:numPr>
        <w:spacing w:line="360" w:lineRule="auto"/>
        <w:rPr>
          <w:rFonts w:ascii="Tahoma" w:hAnsi="Tahoma" w:cs="Tahoma"/>
          <w:sz w:val="24"/>
          <w:szCs w:val="24"/>
          <w:rPrChange w:id="1174" w:author="רינת אביטל" w:date="2022-05-12T09:18:00Z">
            <w:rPr>
              <w:rFonts w:ascii="Tahoma" w:hAnsi="Tahoma" w:cs="Tahoma"/>
              <w:sz w:val="28"/>
              <w:szCs w:val="28"/>
            </w:rPr>
          </w:rPrChange>
        </w:rPr>
      </w:pPr>
      <w:r w:rsidRPr="00103DCA">
        <w:rPr>
          <w:rFonts w:ascii="Tahoma" w:hAnsi="Tahoma" w:cs="Tahoma"/>
          <w:sz w:val="24"/>
          <w:szCs w:val="24"/>
          <w:rtl/>
          <w:rPrChange w:id="1175"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AF2044">
      <w:pPr>
        <w:pStyle w:val="a8"/>
        <w:numPr>
          <w:ilvl w:val="0"/>
          <w:numId w:val="48"/>
        </w:numPr>
        <w:spacing w:line="360" w:lineRule="auto"/>
        <w:rPr>
          <w:rFonts w:ascii="Tahoma" w:hAnsi="Tahoma" w:cs="Tahoma"/>
          <w:sz w:val="24"/>
          <w:szCs w:val="24"/>
          <w:rPrChange w:id="1176" w:author="רינת אביטל" w:date="2022-05-12T09:18:00Z">
            <w:rPr>
              <w:rFonts w:ascii="Tahoma" w:hAnsi="Tahoma" w:cs="Tahoma"/>
              <w:sz w:val="28"/>
              <w:szCs w:val="28"/>
            </w:rPr>
          </w:rPrChange>
        </w:rPr>
      </w:pPr>
      <w:r w:rsidRPr="00103DCA">
        <w:rPr>
          <w:rFonts w:ascii="Tahoma" w:hAnsi="Tahoma" w:cs="Tahoma"/>
          <w:sz w:val="24"/>
          <w:szCs w:val="24"/>
          <w:rtl/>
          <w:rPrChange w:id="1177"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AF2044">
      <w:pPr>
        <w:pStyle w:val="a8"/>
        <w:numPr>
          <w:ilvl w:val="0"/>
          <w:numId w:val="48"/>
        </w:numPr>
        <w:spacing w:line="360" w:lineRule="auto"/>
        <w:rPr>
          <w:rFonts w:ascii="Tahoma" w:hAnsi="Tahoma" w:cs="Tahoma"/>
          <w:sz w:val="24"/>
          <w:szCs w:val="24"/>
          <w:rPrChange w:id="1178" w:author="רינת אביטל" w:date="2022-05-12T09:18:00Z">
            <w:rPr>
              <w:rFonts w:ascii="Tahoma" w:hAnsi="Tahoma" w:cs="Tahoma"/>
              <w:sz w:val="28"/>
              <w:szCs w:val="28"/>
            </w:rPr>
          </w:rPrChange>
        </w:rPr>
      </w:pPr>
      <w:r w:rsidRPr="00103DCA">
        <w:rPr>
          <w:rFonts w:ascii="Tahoma" w:hAnsi="Tahoma" w:cs="Tahoma"/>
          <w:sz w:val="24"/>
          <w:szCs w:val="24"/>
          <w:rtl/>
          <w:rPrChange w:id="1179"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AF2044">
      <w:pPr>
        <w:pStyle w:val="a8"/>
        <w:numPr>
          <w:ilvl w:val="0"/>
          <w:numId w:val="48"/>
        </w:numPr>
        <w:spacing w:line="360" w:lineRule="auto"/>
        <w:rPr>
          <w:rFonts w:ascii="Tahoma" w:hAnsi="Tahoma" w:cs="Tahoma"/>
          <w:sz w:val="24"/>
          <w:szCs w:val="24"/>
          <w:rtl/>
          <w:rPrChange w:id="1180" w:author="רינת אביטל" w:date="2022-05-12T09:18:00Z">
            <w:rPr>
              <w:rFonts w:ascii="Tahoma" w:hAnsi="Tahoma" w:cs="Tahoma"/>
              <w:sz w:val="28"/>
              <w:szCs w:val="28"/>
              <w:rtl/>
            </w:rPr>
          </w:rPrChange>
        </w:rPr>
      </w:pPr>
      <w:r w:rsidRPr="00103DCA">
        <w:rPr>
          <w:rFonts w:ascii="Tahoma" w:hAnsi="Tahoma" w:cs="Tahoma"/>
          <w:sz w:val="24"/>
          <w:szCs w:val="24"/>
          <w:rtl/>
          <w:rPrChange w:id="1181"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AF2044">
      <w:pPr>
        <w:spacing w:line="360" w:lineRule="auto"/>
        <w:rPr>
          <w:rFonts w:ascii="Tahoma" w:hAnsi="Tahoma" w:cs="Tahoma"/>
          <w:sz w:val="24"/>
          <w:szCs w:val="24"/>
          <w:rPrChange w:id="1182" w:author="רינת אביטל" w:date="2022-05-12T09:18:00Z">
            <w:rPr>
              <w:rFonts w:ascii="Tahoma" w:hAnsi="Tahoma" w:cs="Tahoma"/>
              <w:sz w:val="28"/>
              <w:szCs w:val="28"/>
            </w:rPr>
          </w:rPrChange>
        </w:rPr>
      </w:pPr>
      <w:r w:rsidRPr="00103DCA">
        <w:rPr>
          <w:rFonts w:ascii="Tahoma" w:hAnsi="Tahoma" w:cs="Tahoma"/>
          <w:b/>
          <w:bCs/>
          <w:sz w:val="24"/>
          <w:szCs w:val="24"/>
          <w:rtl/>
          <w:rPrChange w:id="1183" w:author="רינת אביטל" w:date="2022-05-12T09:18:00Z">
            <w:rPr>
              <w:rFonts w:ascii="Tahoma" w:hAnsi="Tahoma" w:cs="Tahoma"/>
              <w:b/>
              <w:bCs/>
              <w:sz w:val="28"/>
              <w:szCs w:val="28"/>
              <w:rtl/>
            </w:rPr>
          </w:rPrChange>
        </w:rPr>
        <w:lastRenderedPageBreak/>
        <w:t>תיאור הטכנולוגיה:</w:t>
      </w:r>
      <w:r w:rsidRPr="00103DCA">
        <w:rPr>
          <w:rFonts w:ascii="Tahoma" w:hAnsi="Tahoma" w:cs="Tahoma"/>
          <w:sz w:val="24"/>
          <w:szCs w:val="24"/>
          <w:rtl/>
          <w:rPrChange w:id="1184" w:author="רינת אביטל" w:date="2022-05-12T09:18:00Z">
            <w:rPr>
              <w:rFonts w:ascii="Tahoma" w:hAnsi="Tahoma" w:cs="Tahoma"/>
              <w:sz w:val="28"/>
              <w:szCs w:val="28"/>
              <w:rtl/>
            </w:rPr>
          </w:rPrChange>
        </w:rPr>
        <w:t xml:space="preserve"> </w:t>
      </w:r>
    </w:p>
    <w:p w14:paraId="41B8B364" w14:textId="77777777" w:rsidR="00C64586" w:rsidRPr="00103DCA" w:rsidRDefault="00C64586" w:rsidP="00AF2044">
      <w:pPr>
        <w:spacing w:line="360" w:lineRule="auto"/>
        <w:rPr>
          <w:rFonts w:ascii="Tahoma" w:hAnsi="Tahoma" w:cs="Tahoma"/>
          <w:sz w:val="24"/>
          <w:szCs w:val="24"/>
          <w:rtl/>
          <w:rPrChange w:id="1185" w:author="רינת אביטל" w:date="2022-05-12T09:18:00Z">
            <w:rPr>
              <w:rFonts w:ascii="Tahoma" w:hAnsi="Tahoma" w:cs="Tahoma"/>
              <w:sz w:val="28"/>
              <w:szCs w:val="28"/>
              <w:rtl/>
            </w:rPr>
          </w:rPrChange>
        </w:rPr>
      </w:pPr>
      <w:r w:rsidRPr="00103DCA">
        <w:rPr>
          <w:rFonts w:ascii="Tahoma" w:hAnsi="Tahoma" w:cs="Tahoma"/>
          <w:b/>
          <w:bCs/>
          <w:sz w:val="24"/>
          <w:szCs w:val="24"/>
          <w:rtl/>
          <w:rPrChange w:id="1186"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187" w:author="רינת אביטל" w:date="2022-05-12T09:18:00Z">
            <w:rPr>
              <w:rFonts w:ascii="Tahoma" w:hAnsi="Tahoma" w:cs="Tahoma"/>
              <w:sz w:val="28"/>
              <w:szCs w:val="28"/>
              <w:rtl/>
            </w:rPr>
          </w:rPrChange>
        </w:rPr>
        <w:t xml:space="preserve"> </w:t>
      </w:r>
    </w:p>
    <w:p w14:paraId="65C6CBA2" w14:textId="77777777" w:rsidR="00C64586" w:rsidRPr="00103DCA" w:rsidRDefault="00C64586" w:rsidP="00AF2044">
      <w:pPr>
        <w:spacing w:line="360" w:lineRule="auto"/>
        <w:rPr>
          <w:rFonts w:ascii="Tahoma" w:hAnsi="Tahoma" w:cs="Tahoma"/>
          <w:sz w:val="24"/>
          <w:szCs w:val="24"/>
          <w:rtl/>
          <w:rPrChange w:id="1188" w:author="רינת אביטל" w:date="2022-05-12T09:18:00Z">
            <w:rPr>
              <w:rFonts w:ascii="Tahoma" w:hAnsi="Tahoma" w:cs="Tahoma"/>
              <w:sz w:val="28"/>
              <w:szCs w:val="28"/>
              <w:rtl/>
            </w:rPr>
          </w:rPrChange>
        </w:rPr>
      </w:pPr>
      <w:r w:rsidRPr="00103DCA">
        <w:rPr>
          <w:rFonts w:ascii="Tahoma" w:hAnsi="Tahoma" w:cs="Tahoma"/>
          <w:sz w:val="24"/>
          <w:szCs w:val="24"/>
          <w:rtl/>
          <w:rPrChange w:id="1189"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190" w:author="רינת אביטל" w:date="2022-05-12T09:18:00Z">
            <w:rPr>
              <w:rFonts w:ascii="Tahoma" w:hAnsi="Tahoma" w:cs="Tahoma"/>
              <w:sz w:val="28"/>
              <w:szCs w:val="28"/>
            </w:rPr>
          </w:rPrChange>
        </w:rPr>
        <w:t>C#</w:t>
      </w:r>
    </w:p>
    <w:p w14:paraId="167EEA8F" w14:textId="77777777" w:rsidR="00C64586" w:rsidRPr="00103DCA" w:rsidRDefault="00C64586" w:rsidP="00AF2044">
      <w:pPr>
        <w:spacing w:line="360" w:lineRule="auto"/>
        <w:rPr>
          <w:rFonts w:ascii="Tahoma" w:hAnsi="Tahoma" w:cs="Tahoma"/>
          <w:sz w:val="24"/>
          <w:szCs w:val="24"/>
          <w:rtl/>
          <w:rPrChange w:id="1191" w:author="רינת אביטל" w:date="2022-05-12T09:18:00Z">
            <w:rPr>
              <w:rFonts w:ascii="Tahoma" w:hAnsi="Tahoma" w:cs="Tahoma"/>
              <w:sz w:val="28"/>
              <w:szCs w:val="28"/>
              <w:rtl/>
            </w:rPr>
          </w:rPrChange>
        </w:rPr>
      </w:pPr>
      <w:r w:rsidRPr="00103DCA">
        <w:rPr>
          <w:rFonts w:ascii="Tahoma" w:hAnsi="Tahoma" w:cs="Tahoma"/>
          <w:b/>
          <w:bCs/>
          <w:sz w:val="24"/>
          <w:szCs w:val="24"/>
          <w:rtl/>
          <w:rPrChange w:id="1192"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193" w:author="רינת אביטל" w:date="2022-05-12T09:18:00Z">
            <w:rPr>
              <w:rFonts w:ascii="Tahoma" w:hAnsi="Tahoma" w:cs="Tahoma"/>
              <w:sz w:val="28"/>
              <w:szCs w:val="28"/>
              <w:rtl/>
            </w:rPr>
          </w:rPrChange>
        </w:rPr>
        <w:t xml:space="preserve"> </w:t>
      </w:r>
    </w:p>
    <w:p w14:paraId="1DF92839" w14:textId="77777777" w:rsidR="00C64586" w:rsidRPr="00103DCA" w:rsidRDefault="00C64586" w:rsidP="00AF2044">
      <w:pPr>
        <w:spacing w:line="360" w:lineRule="auto"/>
        <w:rPr>
          <w:rFonts w:ascii="Tahoma" w:hAnsi="Tahoma" w:cs="Tahoma"/>
          <w:sz w:val="24"/>
          <w:szCs w:val="24"/>
          <w:rtl/>
          <w:rPrChange w:id="1194" w:author="רינת אביטל" w:date="2022-05-12T09:18:00Z">
            <w:rPr>
              <w:rFonts w:ascii="Tahoma" w:hAnsi="Tahoma" w:cs="Tahoma"/>
              <w:sz w:val="28"/>
              <w:szCs w:val="28"/>
              <w:rtl/>
            </w:rPr>
          </w:rPrChange>
        </w:rPr>
      </w:pPr>
      <w:r w:rsidRPr="00103DCA">
        <w:rPr>
          <w:rFonts w:ascii="Tahoma" w:hAnsi="Tahoma" w:cs="Tahoma"/>
          <w:sz w:val="24"/>
          <w:szCs w:val="24"/>
          <w:rtl/>
          <w:rPrChange w:id="1195" w:author="רינת אביטל" w:date="2022-05-12T09:18:00Z">
            <w:rPr>
              <w:rFonts w:ascii="Tahoma" w:hAnsi="Tahoma" w:cs="Tahoma"/>
              <w:sz w:val="28"/>
              <w:szCs w:val="28"/>
              <w:rtl/>
            </w:rPr>
          </w:rPrChange>
        </w:rPr>
        <w:t xml:space="preserve">שפת תכנות בצד לקוח: </w:t>
      </w:r>
      <w:r w:rsidRPr="00103DCA">
        <w:rPr>
          <w:rFonts w:ascii="Tahoma" w:hAnsi="Tahoma" w:cs="Tahoma"/>
          <w:sz w:val="24"/>
          <w:szCs w:val="24"/>
          <w:rPrChange w:id="1196" w:author="רינת אביטל" w:date="2022-05-12T09:18:00Z">
            <w:rPr>
              <w:rFonts w:ascii="Tahoma" w:hAnsi="Tahoma" w:cs="Tahoma"/>
              <w:sz w:val="28"/>
              <w:szCs w:val="28"/>
            </w:rPr>
          </w:rPrChange>
        </w:rPr>
        <w:t>angular</w:t>
      </w:r>
    </w:p>
    <w:p w14:paraId="7A88D5FD" w14:textId="77777777" w:rsidR="00C64586" w:rsidRPr="00103DCA" w:rsidRDefault="00C64586" w:rsidP="00AF2044">
      <w:pPr>
        <w:spacing w:line="360" w:lineRule="auto"/>
        <w:rPr>
          <w:rFonts w:ascii="Tahoma" w:hAnsi="Tahoma" w:cs="Tahoma"/>
          <w:sz w:val="24"/>
          <w:szCs w:val="24"/>
          <w:rtl/>
          <w:rPrChange w:id="1197" w:author="רינת אביטל" w:date="2022-05-12T09:18:00Z">
            <w:rPr>
              <w:rFonts w:ascii="Tahoma" w:hAnsi="Tahoma" w:cs="Tahoma"/>
              <w:sz w:val="28"/>
              <w:szCs w:val="28"/>
              <w:rtl/>
            </w:rPr>
          </w:rPrChange>
        </w:rPr>
      </w:pPr>
      <w:r w:rsidRPr="00103DCA">
        <w:rPr>
          <w:rFonts w:ascii="Tahoma" w:hAnsi="Tahoma" w:cs="Tahoma"/>
          <w:b/>
          <w:bCs/>
          <w:sz w:val="24"/>
          <w:szCs w:val="24"/>
          <w:rtl/>
          <w:rPrChange w:id="1198" w:author="רינת אביטל" w:date="2022-05-12T09:18:00Z">
            <w:rPr>
              <w:rFonts w:ascii="Tahoma" w:hAnsi="Tahoma" w:cs="Tahoma"/>
              <w:b/>
              <w:bCs/>
              <w:sz w:val="28"/>
              <w:szCs w:val="28"/>
              <w:rtl/>
            </w:rPr>
          </w:rPrChange>
        </w:rPr>
        <w:t>מסד נתונים:</w:t>
      </w:r>
      <w:r w:rsidRPr="00103DCA">
        <w:rPr>
          <w:rFonts w:ascii="Tahoma" w:hAnsi="Tahoma" w:cs="Tahoma"/>
          <w:sz w:val="24"/>
          <w:szCs w:val="24"/>
          <w:rtl/>
          <w:rPrChange w:id="1199"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200" w:author="רינת אביטל" w:date="2022-05-12T09:18:00Z">
            <w:rPr>
              <w:rFonts w:ascii="Tahoma" w:hAnsi="Tahoma" w:cs="Tahoma"/>
              <w:sz w:val="28"/>
              <w:szCs w:val="28"/>
            </w:rPr>
          </w:rPrChange>
        </w:rPr>
        <w:t>SQL</w:t>
      </w:r>
    </w:p>
    <w:p w14:paraId="6E864F75" w14:textId="07F864C4" w:rsidR="00C64586" w:rsidRPr="00103DCA" w:rsidRDefault="00C64586" w:rsidP="00AF2044">
      <w:pPr>
        <w:spacing w:line="360" w:lineRule="auto"/>
        <w:rPr>
          <w:rFonts w:ascii="Tahoma" w:hAnsi="Tahoma" w:cs="Tahoma"/>
          <w:b/>
          <w:bCs/>
          <w:sz w:val="24"/>
          <w:szCs w:val="24"/>
          <w:rtl/>
          <w:rPrChange w:id="1201"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02" w:author="רינת אביטל" w:date="2022-05-12T09:18:00Z">
            <w:rPr>
              <w:rFonts w:ascii="Tahoma" w:hAnsi="Tahoma" w:cs="Tahoma"/>
              <w:b/>
              <w:bCs/>
              <w:sz w:val="28"/>
              <w:szCs w:val="28"/>
              <w:rtl/>
            </w:rPr>
          </w:rPrChange>
        </w:rPr>
        <w:t>פרוטוקולי תקשורת</w:t>
      </w:r>
      <w:r w:rsidRPr="00103DCA">
        <w:rPr>
          <w:rFonts w:ascii="Tahoma" w:hAnsi="Tahoma" w:cs="Tahoma"/>
          <w:sz w:val="24"/>
          <w:szCs w:val="24"/>
          <w:rtl/>
          <w:rPrChange w:id="1203" w:author="רינת אביטל" w:date="2022-05-12T09:18:00Z">
            <w:rPr>
              <w:rFonts w:ascii="Tahoma" w:hAnsi="Tahoma" w:cs="Tahoma"/>
              <w:sz w:val="28"/>
              <w:szCs w:val="28"/>
              <w:rtl/>
            </w:rPr>
          </w:rPrChange>
        </w:rPr>
        <w:t xml:space="preserve">: </w:t>
      </w:r>
      <w:r w:rsidR="0092080F">
        <w:rPr>
          <w:rFonts w:ascii="Tahoma" w:hAnsi="Tahoma" w:cs="Tahoma" w:hint="cs"/>
          <w:b/>
          <w:bCs/>
          <w:sz w:val="24"/>
          <w:szCs w:val="24"/>
          <w:rtl/>
        </w:rPr>
        <w:t xml:space="preserve"> </w:t>
      </w:r>
      <w:r w:rsidR="0092080F" w:rsidRPr="0092080F">
        <w:rPr>
          <w:rFonts w:ascii="Tahoma" w:hAnsi="Tahoma" w:cs="Tahoma"/>
          <w:b/>
          <w:bCs/>
          <w:sz w:val="24"/>
          <w:szCs w:val="24"/>
          <w:highlight w:val="yellow"/>
        </w:rPr>
        <w:t>http?</w:t>
      </w:r>
    </w:p>
    <w:p w14:paraId="31A321C8" w14:textId="77777777" w:rsidR="00C64586" w:rsidRPr="00103DCA" w:rsidRDefault="00C64586" w:rsidP="00AF2044">
      <w:pPr>
        <w:spacing w:line="360" w:lineRule="auto"/>
        <w:rPr>
          <w:rFonts w:ascii="Tahoma" w:hAnsi="Tahoma" w:cs="Tahoma"/>
          <w:b/>
          <w:bCs/>
          <w:sz w:val="24"/>
          <w:szCs w:val="24"/>
          <w:rtl/>
          <w:rPrChange w:id="1204"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05"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206" w:author="רינת אביטל" w:date="2022-05-12T09:18:00Z">
            <w:rPr>
              <w:rFonts w:ascii="Tahoma" w:hAnsi="Tahoma" w:cs="Tahoma"/>
              <w:b/>
              <w:bCs/>
              <w:sz w:val="28"/>
              <w:szCs w:val="28"/>
              <w:rtl/>
            </w:rPr>
          </w:rPrChange>
        </w:rPr>
        <w:br/>
      </w:r>
    </w:p>
    <w:p w14:paraId="5A53CD3F" w14:textId="77777777" w:rsidR="00C64586" w:rsidRPr="00103DCA" w:rsidRDefault="00C64586" w:rsidP="00AF2044">
      <w:pPr>
        <w:pStyle w:val="a8"/>
        <w:numPr>
          <w:ilvl w:val="0"/>
          <w:numId w:val="47"/>
        </w:numPr>
        <w:spacing w:line="360" w:lineRule="auto"/>
        <w:rPr>
          <w:rFonts w:ascii="Tahoma" w:hAnsi="Tahoma" w:cs="Tahoma"/>
          <w:sz w:val="24"/>
          <w:szCs w:val="24"/>
          <w:rPrChange w:id="1207" w:author="רינת אביטל" w:date="2022-05-12T09:18:00Z">
            <w:rPr>
              <w:rFonts w:ascii="Tahoma" w:hAnsi="Tahoma" w:cs="Tahoma"/>
              <w:sz w:val="28"/>
              <w:szCs w:val="28"/>
            </w:rPr>
          </w:rPrChange>
        </w:rPr>
      </w:pPr>
      <w:r w:rsidRPr="00103DCA">
        <w:rPr>
          <w:rFonts w:ascii="Tahoma" w:hAnsi="Tahoma" w:cs="Tahoma"/>
          <w:sz w:val="24"/>
          <w:szCs w:val="24"/>
          <w:rtl/>
          <w:rPrChange w:id="1208"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AF2044">
      <w:pPr>
        <w:pStyle w:val="a8"/>
        <w:numPr>
          <w:ilvl w:val="0"/>
          <w:numId w:val="47"/>
        </w:numPr>
        <w:spacing w:line="360" w:lineRule="auto"/>
        <w:rPr>
          <w:rFonts w:ascii="Tahoma" w:hAnsi="Tahoma" w:cs="Tahoma"/>
          <w:sz w:val="24"/>
          <w:szCs w:val="24"/>
          <w:rPrChange w:id="1209" w:author="רינת אביטל" w:date="2022-05-12T09:18:00Z">
            <w:rPr>
              <w:rFonts w:ascii="Tahoma" w:hAnsi="Tahoma" w:cs="Tahoma"/>
              <w:sz w:val="28"/>
              <w:szCs w:val="28"/>
            </w:rPr>
          </w:rPrChange>
        </w:rPr>
      </w:pPr>
      <w:r w:rsidRPr="00103DCA">
        <w:rPr>
          <w:rFonts w:ascii="Tahoma" w:hAnsi="Tahoma" w:cs="Tahoma"/>
          <w:sz w:val="24"/>
          <w:szCs w:val="24"/>
          <w:rtl/>
          <w:rPrChange w:id="1210"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AF2044">
      <w:pPr>
        <w:pStyle w:val="a8"/>
        <w:numPr>
          <w:ilvl w:val="0"/>
          <w:numId w:val="47"/>
        </w:numPr>
        <w:spacing w:line="360" w:lineRule="auto"/>
        <w:rPr>
          <w:rFonts w:ascii="Tahoma" w:hAnsi="Tahoma" w:cs="Tahoma"/>
          <w:sz w:val="24"/>
          <w:szCs w:val="24"/>
          <w:rPrChange w:id="1211" w:author="רינת אביטל" w:date="2022-05-12T09:18:00Z">
            <w:rPr>
              <w:rFonts w:ascii="Tahoma" w:hAnsi="Tahoma" w:cs="Tahoma"/>
              <w:sz w:val="28"/>
              <w:szCs w:val="28"/>
            </w:rPr>
          </w:rPrChange>
        </w:rPr>
      </w:pPr>
      <w:r w:rsidRPr="00103DCA">
        <w:rPr>
          <w:rFonts w:ascii="Tahoma" w:hAnsi="Tahoma" w:cs="Tahoma"/>
          <w:sz w:val="24"/>
          <w:szCs w:val="24"/>
          <w:rtl/>
          <w:rPrChange w:id="1212"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AF2044">
      <w:pPr>
        <w:pStyle w:val="a8"/>
        <w:numPr>
          <w:ilvl w:val="0"/>
          <w:numId w:val="47"/>
        </w:numPr>
        <w:spacing w:line="360" w:lineRule="auto"/>
        <w:rPr>
          <w:rFonts w:ascii="Tahoma" w:hAnsi="Tahoma" w:cs="Tahoma"/>
          <w:sz w:val="24"/>
          <w:szCs w:val="24"/>
          <w:rPrChange w:id="1213" w:author="רינת אביטל" w:date="2022-05-12T09:18:00Z">
            <w:rPr>
              <w:rFonts w:ascii="Tahoma" w:hAnsi="Tahoma" w:cs="Tahoma"/>
              <w:sz w:val="28"/>
              <w:szCs w:val="28"/>
            </w:rPr>
          </w:rPrChange>
        </w:rPr>
      </w:pPr>
      <w:r w:rsidRPr="00103DCA">
        <w:rPr>
          <w:rFonts w:ascii="Tahoma" w:hAnsi="Tahoma" w:cs="Tahoma"/>
          <w:sz w:val="24"/>
          <w:szCs w:val="24"/>
          <w:rtl/>
          <w:rPrChange w:id="1214"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AF2044">
      <w:pPr>
        <w:pStyle w:val="a8"/>
        <w:numPr>
          <w:ilvl w:val="0"/>
          <w:numId w:val="47"/>
        </w:numPr>
        <w:spacing w:line="360" w:lineRule="auto"/>
        <w:rPr>
          <w:rFonts w:ascii="Tahoma" w:hAnsi="Tahoma" w:cs="Tahoma"/>
          <w:sz w:val="24"/>
          <w:szCs w:val="24"/>
          <w:rPrChange w:id="1215" w:author="רינת אביטל" w:date="2022-05-12T09:18:00Z">
            <w:rPr>
              <w:rFonts w:ascii="Tahoma" w:hAnsi="Tahoma" w:cs="Tahoma"/>
              <w:sz w:val="28"/>
              <w:szCs w:val="28"/>
            </w:rPr>
          </w:rPrChange>
        </w:rPr>
      </w:pPr>
      <w:r w:rsidRPr="00103DCA">
        <w:rPr>
          <w:rFonts w:ascii="Tahoma" w:hAnsi="Tahoma" w:cs="Tahoma"/>
          <w:sz w:val="24"/>
          <w:szCs w:val="24"/>
          <w:rtl/>
          <w:rPrChange w:id="1216"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AF2044">
      <w:pPr>
        <w:pStyle w:val="a8"/>
        <w:numPr>
          <w:ilvl w:val="0"/>
          <w:numId w:val="47"/>
        </w:numPr>
        <w:spacing w:line="360" w:lineRule="auto"/>
        <w:rPr>
          <w:rFonts w:ascii="Tahoma" w:hAnsi="Tahoma" w:cs="Tahoma"/>
          <w:sz w:val="24"/>
          <w:szCs w:val="24"/>
          <w:rPrChange w:id="1217" w:author="רינת אביטל" w:date="2022-05-12T09:18:00Z">
            <w:rPr>
              <w:rFonts w:ascii="Tahoma" w:hAnsi="Tahoma" w:cs="Tahoma"/>
              <w:sz w:val="28"/>
              <w:szCs w:val="28"/>
            </w:rPr>
          </w:rPrChange>
        </w:rPr>
      </w:pPr>
      <w:r w:rsidRPr="00103DCA">
        <w:rPr>
          <w:rFonts w:ascii="Tahoma" w:hAnsi="Tahoma" w:cs="Tahoma"/>
          <w:sz w:val="24"/>
          <w:szCs w:val="24"/>
          <w:rtl/>
          <w:rPrChange w:id="1218"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AF2044">
      <w:pPr>
        <w:pStyle w:val="a8"/>
        <w:numPr>
          <w:ilvl w:val="0"/>
          <w:numId w:val="47"/>
        </w:numPr>
        <w:spacing w:line="360" w:lineRule="auto"/>
        <w:rPr>
          <w:rFonts w:ascii="Tahoma" w:hAnsi="Tahoma" w:cs="Tahoma"/>
          <w:sz w:val="24"/>
          <w:szCs w:val="24"/>
          <w:rPrChange w:id="1219" w:author="רינת אביטל" w:date="2022-05-12T09:18:00Z">
            <w:rPr>
              <w:rFonts w:ascii="Tahoma" w:hAnsi="Tahoma" w:cs="Tahoma"/>
              <w:sz w:val="28"/>
              <w:szCs w:val="28"/>
            </w:rPr>
          </w:rPrChange>
        </w:rPr>
      </w:pPr>
      <w:r w:rsidRPr="00103DCA">
        <w:rPr>
          <w:rFonts w:ascii="Tahoma" w:hAnsi="Tahoma" w:cs="Tahoma"/>
          <w:sz w:val="24"/>
          <w:szCs w:val="24"/>
          <w:rtl/>
          <w:rPrChange w:id="1220"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AF2044">
      <w:pPr>
        <w:pStyle w:val="a8"/>
        <w:numPr>
          <w:ilvl w:val="0"/>
          <w:numId w:val="47"/>
        </w:numPr>
        <w:spacing w:line="360" w:lineRule="auto"/>
        <w:rPr>
          <w:rFonts w:ascii="Tahoma" w:hAnsi="Tahoma" w:cs="Tahoma"/>
          <w:sz w:val="24"/>
          <w:szCs w:val="24"/>
          <w:rPrChange w:id="1221" w:author="רינת אביטל" w:date="2022-05-12T09:18:00Z">
            <w:rPr>
              <w:rFonts w:ascii="Tahoma" w:hAnsi="Tahoma" w:cs="Tahoma"/>
              <w:sz w:val="28"/>
              <w:szCs w:val="28"/>
            </w:rPr>
          </w:rPrChange>
        </w:rPr>
      </w:pPr>
      <w:r w:rsidRPr="00103DCA">
        <w:rPr>
          <w:rFonts w:ascii="Tahoma" w:hAnsi="Tahoma" w:cs="Tahoma"/>
          <w:sz w:val="24"/>
          <w:szCs w:val="24"/>
          <w:rtl/>
          <w:rPrChange w:id="1222"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AF2044">
      <w:pPr>
        <w:pStyle w:val="a8"/>
        <w:numPr>
          <w:ilvl w:val="0"/>
          <w:numId w:val="47"/>
        </w:numPr>
        <w:spacing w:line="360" w:lineRule="auto"/>
        <w:rPr>
          <w:rFonts w:ascii="Tahoma" w:hAnsi="Tahoma" w:cs="Tahoma"/>
          <w:sz w:val="24"/>
          <w:szCs w:val="24"/>
          <w:rPrChange w:id="1223" w:author="רינת אביטל" w:date="2022-05-12T09:18:00Z">
            <w:rPr>
              <w:rFonts w:ascii="Tahoma" w:hAnsi="Tahoma" w:cs="Tahoma"/>
              <w:sz w:val="28"/>
              <w:szCs w:val="28"/>
            </w:rPr>
          </w:rPrChange>
        </w:rPr>
      </w:pPr>
      <w:r w:rsidRPr="00103DCA">
        <w:rPr>
          <w:rFonts w:ascii="Tahoma" w:hAnsi="Tahoma" w:cs="Tahoma"/>
          <w:sz w:val="24"/>
          <w:szCs w:val="24"/>
          <w:rtl/>
          <w:rPrChange w:id="1224"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AF2044">
      <w:pPr>
        <w:pStyle w:val="a8"/>
        <w:numPr>
          <w:ilvl w:val="0"/>
          <w:numId w:val="47"/>
        </w:numPr>
        <w:spacing w:line="360" w:lineRule="auto"/>
        <w:rPr>
          <w:rFonts w:ascii="Tahoma" w:hAnsi="Tahoma" w:cs="Tahoma"/>
          <w:sz w:val="24"/>
          <w:szCs w:val="24"/>
          <w:rPrChange w:id="1225" w:author="רינת אביטל" w:date="2022-05-12T09:18:00Z">
            <w:rPr>
              <w:rFonts w:ascii="Tahoma" w:hAnsi="Tahoma" w:cs="Tahoma"/>
              <w:sz w:val="28"/>
              <w:szCs w:val="28"/>
            </w:rPr>
          </w:rPrChange>
        </w:rPr>
      </w:pPr>
      <w:r w:rsidRPr="00103DCA">
        <w:rPr>
          <w:rFonts w:ascii="Tahoma" w:hAnsi="Tahoma" w:cs="Tahoma"/>
          <w:sz w:val="24"/>
          <w:szCs w:val="24"/>
          <w:rtl/>
          <w:rPrChange w:id="1226"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227" w:author="רינת אביטל" w:date="2022-05-12T09:18:00Z">
            <w:rPr>
              <w:rFonts w:ascii="Tahoma" w:hAnsi="Tahoma" w:cs="Tahoma"/>
              <w:sz w:val="28"/>
              <w:szCs w:val="28"/>
              <w:rtl/>
            </w:rPr>
          </w:rPrChange>
        </w:rPr>
        <w:br/>
      </w:r>
    </w:p>
    <w:p w14:paraId="280EB2C8" w14:textId="77777777" w:rsidR="00C64586" w:rsidRPr="00103DCA" w:rsidRDefault="00C64586" w:rsidP="00AF2044">
      <w:pPr>
        <w:spacing w:line="360" w:lineRule="auto"/>
        <w:rPr>
          <w:rFonts w:ascii="Tahoma" w:hAnsi="Tahoma" w:cs="Tahoma"/>
          <w:b/>
          <w:bCs/>
          <w:sz w:val="24"/>
          <w:szCs w:val="24"/>
          <w:rtl/>
          <w:rPrChange w:id="1228"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29"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AF2044">
      <w:pPr>
        <w:spacing w:line="360" w:lineRule="auto"/>
        <w:rPr>
          <w:rFonts w:ascii="Tahoma" w:hAnsi="Tahoma" w:cs="Tahoma"/>
          <w:sz w:val="24"/>
          <w:szCs w:val="24"/>
          <w:rtl/>
          <w:rPrChange w:id="1230" w:author="רינת אביטל" w:date="2022-05-12T09:18:00Z">
            <w:rPr>
              <w:rFonts w:ascii="Tahoma" w:hAnsi="Tahoma" w:cs="Tahoma"/>
              <w:sz w:val="28"/>
              <w:szCs w:val="28"/>
              <w:rtl/>
            </w:rPr>
          </w:rPrChange>
        </w:rPr>
      </w:pPr>
      <w:r w:rsidRPr="00103DCA">
        <w:rPr>
          <w:rFonts w:ascii="Tahoma" w:hAnsi="Tahoma" w:cs="Tahoma"/>
          <w:b/>
          <w:bCs/>
          <w:sz w:val="24"/>
          <w:szCs w:val="24"/>
          <w:rtl/>
          <w:rPrChange w:id="1231"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AF2044">
      <w:pPr>
        <w:pStyle w:val="a8"/>
        <w:spacing w:line="360" w:lineRule="auto"/>
        <w:rPr>
          <w:rFonts w:ascii="Tahoma" w:hAnsi="Tahoma" w:cs="Tahoma"/>
          <w:sz w:val="24"/>
          <w:szCs w:val="24"/>
          <w:rtl/>
          <w:rPrChange w:id="1232"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233" w:author="רינת אביטל" w:date="2022-05-12T09:18:00Z">
            <w:rPr>
              <w:b/>
              <w:bCs/>
              <w:sz w:val="28"/>
              <w:szCs w:val="28"/>
              <w:rtl/>
            </w:rPr>
          </w:rPrChange>
        </w:rPr>
      </w:pPr>
    </w:p>
    <w:p w14:paraId="006D2E7E" w14:textId="02773BD7" w:rsidR="00C03D48" w:rsidRDefault="00C03D48" w:rsidP="009D4159">
      <w:pPr>
        <w:rPr>
          <w:ins w:id="1234" w:author="רינת אביטל" w:date="2022-05-12T09:18:00Z"/>
          <w:rFonts w:ascii="Tahoma" w:hAnsi="Tahoma" w:cs="Tahoma"/>
          <w:b/>
          <w:bCs/>
          <w:sz w:val="24"/>
          <w:szCs w:val="24"/>
          <w:rtl/>
        </w:rPr>
      </w:pPr>
    </w:p>
    <w:p w14:paraId="333F4826" w14:textId="6BDBD957" w:rsidR="00103DCA" w:rsidRDefault="00103DCA" w:rsidP="009D4159">
      <w:pPr>
        <w:rPr>
          <w:ins w:id="1235"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236" w:author="רינת אביטל" w:date="2022-05-12T09:18:00Z">
            <w:rPr>
              <w:b/>
              <w:bCs/>
              <w:sz w:val="28"/>
              <w:szCs w:val="28"/>
              <w:rtl/>
            </w:rPr>
          </w:rPrChange>
        </w:rPr>
      </w:pPr>
    </w:p>
    <w:p w14:paraId="54878381" w14:textId="2C6D7DC1" w:rsidR="000C040B" w:rsidRPr="00C87A0A" w:rsidRDefault="0040191B" w:rsidP="00C87A0A">
      <w:pPr>
        <w:pStyle w:val="1"/>
        <w:spacing w:after="240" w:line="360" w:lineRule="auto"/>
        <w:rPr>
          <w:rFonts w:ascii="Tahoma" w:hAnsi="Tahoma" w:cs="Tahoma"/>
          <w:b/>
          <w:bCs/>
          <w:color w:val="ED7D31" w:themeColor="accent2"/>
          <w14:shadow w14:blurRad="50800" w14:dist="38100" w14:dir="18900000" w14:sx="100000" w14:sy="100000" w14:kx="0" w14:ky="0" w14:algn="bl">
            <w14:srgbClr w14:val="000000">
              <w14:alpha w14:val="60000"/>
            </w14:srgbClr>
          </w14:shadow>
          <w:rPrChange w:id="1237" w:author="רינת אביטל" w:date="2022-05-12T09:18:00Z">
            <w:rPr>
              <w:b/>
              <w:bCs/>
              <w:color w:val="89D7C3"/>
              <w:sz w:val="40"/>
              <w:szCs w:val="40"/>
            </w:rPr>
          </w:rPrChange>
        </w:rPr>
      </w:pPr>
      <w:bookmarkStart w:id="1238" w:name="_Toc103039594"/>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39" w:author="רינת אביטל" w:date="2022-05-12T09:18:00Z">
            <w:rPr>
              <w:rFonts w:hint="eastAsia"/>
              <w:b/>
              <w:bCs/>
              <w:color w:val="89D7C3"/>
              <w:sz w:val="44"/>
              <w:szCs w:val="44"/>
              <w:rtl/>
            </w:rPr>
          </w:rPrChange>
        </w:rPr>
        <w:lastRenderedPageBreak/>
        <w:t>מבוא</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240" w:author="רינת אביטל" w:date="2022-05-12T09:18:00Z">
            <w:rPr>
              <w:b/>
              <w:bCs/>
              <w:color w:val="89D7C3"/>
              <w:sz w:val="44"/>
              <w:szCs w:val="44"/>
              <w:rtl/>
            </w:rPr>
          </w:rPrChange>
        </w:rPr>
        <w:t xml:space="preserve"> /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41" w:author="רינת אביטל" w:date="2022-05-12T09:18:00Z">
            <w:rPr>
              <w:rFonts w:hint="eastAsia"/>
              <w:b/>
              <w:bCs/>
              <w:color w:val="89D7C3"/>
              <w:sz w:val="44"/>
              <w:szCs w:val="44"/>
              <w:rtl/>
            </w:rPr>
          </w:rPrChange>
        </w:rPr>
        <w:t>תקציר</w:t>
      </w:r>
      <w:bookmarkEnd w:id="1238"/>
    </w:p>
    <w:p w14:paraId="339D580E" w14:textId="649FE242" w:rsidR="009A7905"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242" w:author="רינת אביטל" w:date="2022-05-12T09:18:00Z">
            <w:rPr>
              <w:b/>
              <w:bCs/>
              <w:color w:val="89D7C3"/>
              <w:sz w:val="40"/>
              <w:szCs w:val="40"/>
              <w:rtl/>
            </w:rPr>
          </w:rPrChange>
        </w:rPr>
      </w:pPr>
      <w:bookmarkStart w:id="1243" w:name="_Toc103039595"/>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44" w:author="רינת אביטל" w:date="2022-05-12T09:18:00Z">
            <w:rPr>
              <w:rFonts w:hint="eastAsia"/>
              <w:b/>
              <w:bCs/>
              <w:color w:val="89D7C3"/>
              <w:sz w:val="40"/>
              <w:szCs w:val="40"/>
              <w:rtl/>
            </w:rPr>
          </w:rPrChange>
        </w:rPr>
        <w:t>הרקע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245"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46" w:author="רינת אביטל" w:date="2022-05-12T09:18:00Z">
            <w:rPr>
              <w:rFonts w:hint="eastAsia"/>
              <w:b/>
              <w:bCs/>
              <w:color w:val="89D7C3"/>
              <w:sz w:val="40"/>
              <w:szCs w:val="40"/>
              <w:rtl/>
            </w:rPr>
          </w:rPrChange>
        </w:rPr>
        <w:t>לפרויקט</w:t>
      </w:r>
      <w:bookmarkEnd w:id="1243"/>
    </w:p>
    <w:p w14:paraId="614B772F" w14:textId="50FE4A77" w:rsidR="00D6385E" w:rsidRPr="00103DCA" w:rsidRDefault="00D6385E" w:rsidP="00AF2044">
      <w:pPr>
        <w:spacing w:line="360" w:lineRule="auto"/>
        <w:rPr>
          <w:rFonts w:ascii="Tahoma" w:hAnsi="Tahoma" w:cs="Tahoma"/>
          <w:sz w:val="24"/>
          <w:szCs w:val="24"/>
          <w:rtl/>
          <w:rPrChange w:id="1247" w:author="רינת אביטל" w:date="2022-05-12T09:18:00Z">
            <w:rPr>
              <w:sz w:val="28"/>
              <w:szCs w:val="28"/>
              <w:rtl/>
            </w:rPr>
          </w:rPrChange>
        </w:rPr>
      </w:pPr>
      <w:r w:rsidRPr="00103DCA">
        <w:rPr>
          <w:rFonts w:ascii="Tahoma" w:hAnsi="Tahoma" w:cs="Tahoma" w:hint="eastAsia"/>
          <w:sz w:val="24"/>
          <w:szCs w:val="24"/>
          <w:rtl/>
          <w:rPrChange w:id="1248" w:author="רינת אביטל" w:date="2022-05-12T09:18:00Z">
            <w:rPr>
              <w:rFonts w:hint="eastAsia"/>
              <w:sz w:val="28"/>
              <w:szCs w:val="28"/>
              <w:rtl/>
            </w:rPr>
          </w:rPrChange>
        </w:rPr>
        <w:t>כשהתחלנו</w:t>
      </w:r>
      <w:r w:rsidRPr="00103DCA">
        <w:rPr>
          <w:rFonts w:ascii="Tahoma" w:hAnsi="Tahoma" w:cs="Tahoma"/>
          <w:sz w:val="24"/>
          <w:szCs w:val="24"/>
          <w:rtl/>
          <w:rPrChange w:id="1249" w:author="רינת אביטל" w:date="2022-05-12T09:18:00Z">
            <w:rPr>
              <w:sz w:val="28"/>
              <w:szCs w:val="28"/>
              <w:rtl/>
            </w:rPr>
          </w:rPrChange>
        </w:rPr>
        <w:t xml:space="preserve"> </w:t>
      </w:r>
      <w:r w:rsidRPr="00103DCA">
        <w:rPr>
          <w:rFonts w:ascii="Tahoma" w:hAnsi="Tahoma" w:cs="Tahoma" w:hint="eastAsia"/>
          <w:sz w:val="24"/>
          <w:szCs w:val="24"/>
          <w:rtl/>
          <w:rPrChange w:id="1250" w:author="רינת אביטל" w:date="2022-05-12T09:18:00Z">
            <w:rPr>
              <w:rFonts w:hint="eastAsia"/>
              <w:sz w:val="28"/>
              <w:szCs w:val="28"/>
              <w:rtl/>
            </w:rPr>
          </w:rPrChange>
        </w:rPr>
        <w:t>לחשוב</w:t>
      </w:r>
      <w:r w:rsidRPr="00103DCA">
        <w:rPr>
          <w:rFonts w:ascii="Tahoma" w:hAnsi="Tahoma" w:cs="Tahoma"/>
          <w:sz w:val="24"/>
          <w:szCs w:val="24"/>
          <w:rtl/>
          <w:rPrChange w:id="1251" w:author="רינת אביטל" w:date="2022-05-12T09:18:00Z">
            <w:rPr>
              <w:sz w:val="28"/>
              <w:szCs w:val="28"/>
              <w:rtl/>
            </w:rPr>
          </w:rPrChange>
        </w:rPr>
        <w:t xml:space="preserve"> </w:t>
      </w:r>
      <w:r w:rsidRPr="00103DCA">
        <w:rPr>
          <w:rFonts w:ascii="Tahoma" w:hAnsi="Tahoma" w:cs="Tahoma" w:hint="eastAsia"/>
          <w:sz w:val="24"/>
          <w:szCs w:val="24"/>
          <w:rtl/>
          <w:rPrChange w:id="1252" w:author="רינת אביטל" w:date="2022-05-12T09:18:00Z">
            <w:rPr>
              <w:rFonts w:hint="eastAsia"/>
              <w:sz w:val="28"/>
              <w:szCs w:val="28"/>
              <w:rtl/>
            </w:rPr>
          </w:rPrChange>
        </w:rPr>
        <w:t>על</w:t>
      </w:r>
      <w:r w:rsidRPr="00103DCA">
        <w:rPr>
          <w:rFonts w:ascii="Tahoma" w:hAnsi="Tahoma" w:cs="Tahoma"/>
          <w:sz w:val="24"/>
          <w:szCs w:val="24"/>
          <w:rtl/>
          <w:rPrChange w:id="1253" w:author="רינת אביטל" w:date="2022-05-12T09:18:00Z">
            <w:rPr>
              <w:sz w:val="28"/>
              <w:szCs w:val="28"/>
              <w:rtl/>
            </w:rPr>
          </w:rPrChange>
        </w:rPr>
        <w:t xml:space="preserve"> </w:t>
      </w:r>
      <w:r w:rsidRPr="00103DCA">
        <w:rPr>
          <w:rFonts w:ascii="Tahoma" w:hAnsi="Tahoma" w:cs="Tahoma" w:hint="eastAsia"/>
          <w:sz w:val="24"/>
          <w:szCs w:val="24"/>
          <w:rtl/>
          <w:rPrChange w:id="1254" w:author="רינת אביטל" w:date="2022-05-12T09:18:00Z">
            <w:rPr>
              <w:rFonts w:hint="eastAsia"/>
              <w:sz w:val="28"/>
              <w:szCs w:val="28"/>
              <w:rtl/>
            </w:rPr>
          </w:rPrChange>
        </w:rPr>
        <w:t>רעיון</w:t>
      </w:r>
      <w:r w:rsidRPr="00103DCA">
        <w:rPr>
          <w:rFonts w:ascii="Tahoma" w:hAnsi="Tahoma" w:cs="Tahoma"/>
          <w:sz w:val="24"/>
          <w:szCs w:val="24"/>
          <w:rtl/>
          <w:rPrChange w:id="1255" w:author="רינת אביטל" w:date="2022-05-12T09:18:00Z">
            <w:rPr>
              <w:sz w:val="28"/>
              <w:szCs w:val="28"/>
              <w:rtl/>
            </w:rPr>
          </w:rPrChange>
        </w:rPr>
        <w:t xml:space="preserve"> </w:t>
      </w:r>
      <w:r w:rsidRPr="00103DCA">
        <w:rPr>
          <w:rFonts w:ascii="Tahoma" w:hAnsi="Tahoma" w:cs="Tahoma" w:hint="eastAsia"/>
          <w:sz w:val="24"/>
          <w:szCs w:val="24"/>
          <w:rtl/>
          <w:rPrChange w:id="1256" w:author="רינת אביטל" w:date="2022-05-12T09:18:00Z">
            <w:rPr>
              <w:rFonts w:hint="eastAsia"/>
              <w:sz w:val="28"/>
              <w:szCs w:val="28"/>
              <w:rtl/>
            </w:rPr>
          </w:rPrChange>
        </w:rPr>
        <w:t>לפרויקט</w:t>
      </w:r>
      <w:r w:rsidRPr="00103DCA">
        <w:rPr>
          <w:rFonts w:ascii="Tahoma" w:hAnsi="Tahoma" w:cs="Tahoma"/>
          <w:sz w:val="24"/>
          <w:szCs w:val="24"/>
          <w:rtl/>
          <w:rPrChange w:id="1257" w:author="רינת אביטל" w:date="2022-05-12T09:18:00Z">
            <w:rPr>
              <w:sz w:val="28"/>
              <w:szCs w:val="28"/>
              <w:rtl/>
            </w:rPr>
          </w:rPrChange>
        </w:rPr>
        <w:t xml:space="preserve"> </w:t>
      </w:r>
      <w:r w:rsidRPr="00103DCA">
        <w:rPr>
          <w:rFonts w:ascii="Tahoma" w:hAnsi="Tahoma" w:cs="Tahoma" w:hint="eastAsia"/>
          <w:sz w:val="24"/>
          <w:szCs w:val="24"/>
          <w:rtl/>
          <w:rPrChange w:id="1258" w:author="רינת אביטל" w:date="2022-05-12T09:18:00Z">
            <w:rPr>
              <w:rFonts w:hint="eastAsia"/>
              <w:sz w:val="28"/>
              <w:szCs w:val="28"/>
              <w:rtl/>
            </w:rPr>
          </w:rPrChange>
        </w:rPr>
        <w:t>רציתי</w:t>
      </w:r>
      <w:r w:rsidRPr="00103DCA">
        <w:rPr>
          <w:rFonts w:ascii="Tahoma" w:hAnsi="Tahoma" w:cs="Tahoma"/>
          <w:sz w:val="24"/>
          <w:szCs w:val="24"/>
          <w:rtl/>
          <w:rPrChange w:id="1259" w:author="רינת אביטל" w:date="2022-05-12T09:18:00Z">
            <w:rPr>
              <w:sz w:val="28"/>
              <w:szCs w:val="28"/>
              <w:rtl/>
            </w:rPr>
          </w:rPrChange>
        </w:rPr>
        <w:t xml:space="preserve"> </w:t>
      </w:r>
      <w:r w:rsidRPr="00103DCA">
        <w:rPr>
          <w:rFonts w:ascii="Tahoma" w:hAnsi="Tahoma" w:cs="Tahoma" w:hint="eastAsia"/>
          <w:sz w:val="24"/>
          <w:szCs w:val="24"/>
          <w:rtl/>
          <w:rPrChange w:id="1260" w:author="רינת אביטל" w:date="2022-05-12T09:18:00Z">
            <w:rPr>
              <w:rFonts w:hint="eastAsia"/>
              <w:sz w:val="28"/>
              <w:szCs w:val="28"/>
              <w:rtl/>
            </w:rPr>
          </w:rPrChange>
        </w:rPr>
        <w:t>רעיון</w:t>
      </w:r>
      <w:r w:rsidRPr="00103DCA">
        <w:rPr>
          <w:rFonts w:ascii="Tahoma" w:hAnsi="Tahoma" w:cs="Tahoma"/>
          <w:sz w:val="24"/>
          <w:szCs w:val="24"/>
          <w:rtl/>
          <w:rPrChange w:id="1261" w:author="רינת אביטל" w:date="2022-05-12T09:18:00Z">
            <w:rPr>
              <w:sz w:val="28"/>
              <w:szCs w:val="28"/>
              <w:rtl/>
            </w:rPr>
          </w:rPrChange>
        </w:rPr>
        <w:t xml:space="preserve"> </w:t>
      </w:r>
      <w:r w:rsidRPr="00103DCA">
        <w:rPr>
          <w:rFonts w:ascii="Tahoma" w:hAnsi="Tahoma" w:cs="Tahoma" w:hint="eastAsia"/>
          <w:sz w:val="24"/>
          <w:szCs w:val="24"/>
          <w:rtl/>
          <w:rPrChange w:id="1262" w:author="רינת אביטל" w:date="2022-05-12T09:18:00Z">
            <w:rPr>
              <w:rFonts w:hint="eastAsia"/>
              <w:sz w:val="28"/>
              <w:szCs w:val="28"/>
              <w:rtl/>
            </w:rPr>
          </w:rPrChange>
        </w:rPr>
        <w:t>שיהיה</w:t>
      </w:r>
      <w:r w:rsidRPr="00103DCA">
        <w:rPr>
          <w:rFonts w:ascii="Tahoma" w:hAnsi="Tahoma" w:cs="Tahoma"/>
          <w:sz w:val="24"/>
          <w:szCs w:val="24"/>
          <w:rtl/>
          <w:rPrChange w:id="1263" w:author="רינת אביטל" w:date="2022-05-12T09:18:00Z">
            <w:rPr>
              <w:sz w:val="28"/>
              <w:szCs w:val="28"/>
              <w:rtl/>
            </w:rPr>
          </w:rPrChange>
        </w:rPr>
        <w:t xml:space="preserve"> </w:t>
      </w:r>
      <w:r w:rsidRPr="00103DCA">
        <w:rPr>
          <w:rFonts w:ascii="Tahoma" w:hAnsi="Tahoma" w:cs="Tahoma" w:hint="eastAsia"/>
          <w:sz w:val="24"/>
          <w:szCs w:val="24"/>
          <w:rtl/>
          <w:rPrChange w:id="1264" w:author="רינת אביטל" w:date="2022-05-12T09:18:00Z">
            <w:rPr>
              <w:rFonts w:hint="eastAsia"/>
              <w:sz w:val="28"/>
              <w:szCs w:val="28"/>
              <w:rtl/>
            </w:rPr>
          </w:rPrChange>
        </w:rPr>
        <w:t>לי</w:t>
      </w:r>
      <w:r w:rsidRPr="00103DCA">
        <w:rPr>
          <w:rFonts w:ascii="Tahoma" w:hAnsi="Tahoma" w:cs="Tahoma"/>
          <w:sz w:val="24"/>
          <w:szCs w:val="24"/>
          <w:rtl/>
          <w:rPrChange w:id="1265" w:author="רינת אביטל" w:date="2022-05-12T09:18:00Z">
            <w:rPr>
              <w:sz w:val="28"/>
              <w:szCs w:val="28"/>
              <w:rtl/>
            </w:rPr>
          </w:rPrChange>
        </w:rPr>
        <w:t xml:space="preserve"> </w:t>
      </w:r>
      <w:r w:rsidRPr="00103DCA">
        <w:rPr>
          <w:rFonts w:ascii="Tahoma" w:hAnsi="Tahoma" w:cs="Tahoma" w:hint="eastAsia"/>
          <w:sz w:val="24"/>
          <w:szCs w:val="24"/>
          <w:rtl/>
          <w:rPrChange w:id="1266" w:author="רינת אביטל" w:date="2022-05-12T09:18:00Z">
            <w:rPr>
              <w:rFonts w:hint="eastAsia"/>
              <w:sz w:val="28"/>
              <w:szCs w:val="28"/>
              <w:rtl/>
            </w:rPr>
          </w:rPrChange>
        </w:rPr>
        <w:t>מעניין</w:t>
      </w:r>
      <w:r w:rsidRPr="00103DCA">
        <w:rPr>
          <w:rFonts w:ascii="Tahoma" w:hAnsi="Tahoma" w:cs="Tahoma"/>
          <w:sz w:val="24"/>
          <w:szCs w:val="24"/>
          <w:rtl/>
          <w:rPrChange w:id="1267" w:author="רינת אביטל" w:date="2022-05-12T09:18:00Z">
            <w:rPr>
              <w:sz w:val="28"/>
              <w:szCs w:val="28"/>
              <w:rtl/>
            </w:rPr>
          </w:rPrChange>
        </w:rPr>
        <w:t xml:space="preserve"> </w:t>
      </w:r>
      <w:r w:rsidRPr="00103DCA">
        <w:rPr>
          <w:rFonts w:ascii="Tahoma" w:hAnsi="Tahoma" w:cs="Tahoma" w:hint="eastAsia"/>
          <w:sz w:val="24"/>
          <w:szCs w:val="24"/>
          <w:rtl/>
          <w:rPrChange w:id="1268" w:author="רינת אביטל" w:date="2022-05-12T09:18:00Z">
            <w:rPr>
              <w:rFonts w:hint="eastAsia"/>
              <w:sz w:val="28"/>
              <w:szCs w:val="28"/>
              <w:rtl/>
            </w:rPr>
          </w:rPrChange>
        </w:rPr>
        <w:t>לעשות</w:t>
      </w:r>
      <w:r w:rsidRPr="00103DCA">
        <w:rPr>
          <w:rFonts w:ascii="Tahoma" w:hAnsi="Tahoma" w:cs="Tahoma"/>
          <w:sz w:val="24"/>
          <w:szCs w:val="24"/>
          <w:rtl/>
          <w:rPrChange w:id="1269" w:author="רינת אביטל" w:date="2022-05-12T09:18:00Z">
            <w:rPr>
              <w:sz w:val="28"/>
              <w:szCs w:val="28"/>
              <w:rtl/>
            </w:rPr>
          </w:rPrChange>
        </w:rPr>
        <w:t xml:space="preserve"> </w:t>
      </w:r>
      <w:r w:rsidRPr="00103DCA">
        <w:rPr>
          <w:rFonts w:ascii="Tahoma" w:hAnsi="Tahoma" w:cs="Tahoma" w:hint="eastAsia"/>
          <w:sz w:val="24"/>
          <w:szCs w:val="24"/>
          <w:rtl/>
          <w:rPrChange w:id="1270" w:author="רינת אביטל" w:date="2022-05-12T09:18:00Z">
            <w:rPr>
              <w:rFonts w:hint="eastAsia"/>
              <w:sz w:val="28"/>
              <w:szCs w:val="28"/>
              <w:rtl/>
            </w:rPr>
          </w:rPrChange>
        </w:rPr>
        <w:t>לא</w:t>
      </w:r>
      <w:r w:rsidRPr="00103DCA">
        <w:rPr>
          <w:rFonts w:ascii="Tahoma" w:hAnsi="Tahoma" w:cs="Tahoma"/>
          <w:sz w:val="24"/>
          <w:szCs w:val="24"/>
          <w:rtl/>
          <w:rPrChange w:id="1271" w:author="רינת אביטל" w:date="2022-05-12T09:18:00Z">
            <w:rPr>
              <w:sz w:val="28"/>
              <w:szCs w:val="28"/>
              <w:rtl/>
            </w:rPr>
          </w:rPrChange>
        </w:rPr>
        <w:t xml:space="preserve"> </w:t>
      </w:r>
      <w:r w:rsidRPr="00103DCA">
        <w:rPr>
          <w:rFonts w:ascii="Tahoma" w:hAnsi="Tahoma" w:cs="Tahoma" w:hint="eastAsia"/>
          <w:sz w:val="24"/>
          <w:szCs w:val="24"/>
          <w:rtl/>
          <w:rPrChange w:id="1272" w:author="רינת אביטל" w:date="2022-05-12T09:18:00Z">
            <w:rPr>
              <w:rFonts w:hint="eastAsia"/>
              <w:sz w:val="28"/>
              <w:szCs w:val="28"/>
              <w:rtl/>
            </w:rPr>
          </w:rPrChange>
        </w:rPr>
        <w:t>רציתי</w:t>
      </w:r>
      <w:r w:rsidRPr="00103DCA">
        <w:rPr>
          <w:rFonts w:ascii="Tahoma" w:hAnsi="Tahoma" w:cs="Tahoma"/>
          <w:sz w:val="24"/>
          <w:szCs w:val="24"/>
          <w:rtl/>
          <w:rPrChange w:id="1273" w:author="רינת אביטל" w:date="2022-05-12T09:18:00Z">
            <w:rPr>
              <w:sz w:val="28"/>
              <w:szCs w:val="28"/>
              <w:rtl/>
            </w:rPr>
          </w:rPrChange>
        </w:rPr>
        <w:t xml:space="preserve"> </w:t>
      </w:r>
      <w:r w:rsidRPr="00103DCA">
        <w:rPr>
          <w:rFonts w:ascii="Tahoma" w:hAnsi="Tahoma" w:cs="Tahoma" w:hint="eastAsia"/>
          <w:sz w:val="24"/>
          <w:szCs w:val="24"/>
          <w:rtl/>
          <w:rPrChange w:id="1274" w:author="רינת אביטל" w:date="2022-05-12T09:18:00Z">
            <w:rPr>
              <w:rFonts w:hint="eastAsia"/>
              <w:sz w:val="28"/>
              <w:szCs w:val="28"/>
              <w:rtl/>
            </w:rPr>
          </w:rPrChange>
        </w:rPr>
        <w:t>לעשות</w:t>
      </w:r>
      <w:r w:rsidRPr="00103DCA">
        <w:rPr>
          <w:rFonts w:ascii="Tahoma" w:hAnsi="Tahoma" w:cs="Tahoma"/>
          <w:sz w:val="24"/>
          <w:szCs w:val="24"/>
          <w:rtl/>
          <w:rPrChange w:id="1275" w:author="רינת אביטל" w:date="2022-05-12T09:18:00Z">
            <w:rPr>
              <w:sz w:val="28"/>
              <w:szCs w:val="28"/>
              <w:rtl/>
            </w:rPr>
          </w:rPrChange>
        </w:rPr>
        <w:t xml:space="preserve"> </w:t>
      </w:r>
      <w:r w:rsidRPr="00103DCA">
        <w:rPr>
          <w:rFonts w:ascii="Tahoma" w:hAnsi="Tahoma" w:cs="Tahoma" w:hint="eastAsia"/>
          <w:sz w:val="24"/>
          <w:szCs w:val="24"/>
          <w:rtl/>
          <w:rPrChange w:id="1276" w:author="רינת אביטל" w:date="2022-05-12T09:18:00Z">
            <w:rPr>
              <w:rFonts w:hint="eastAsia"/>
              <w:sz w:val="28"/>
              <w:szCs w:val="28"/>
              <w:rtl/>
            </w:rPr>
          </w:rPrChange>
        </w:rPr>
        <w:t>פרויקט</w:t>
      </w:r>
      <w:r w:rsidRPr="00103DCA">
        <w:rPr>
          <w:rFonts w:ascii="Tahoma" w:hAnsi="Tahoma" w:cs="Tahoma"/>
          <w:sz w:val="24"/>
          <w:szCs w:val="24"/>
          <w:rtl/>
          <w:rPrChange w:id="1277" w:author="רינת אביטל" w:date="2022-05-12T09:18:00Z">
            <w:rPr>
              <w:sz w:val="28"/>
              <w:szCs w:val="28"/>
              <w:rtl/>
            </w:rPr>
          </w:rPrChange>
        </w:rPr>
        <w:t xml:space="preserve"> </w:t>
      </w:r>
      <w:r w:rsidRPr="00103DCA">
        <w:rPr>
          <w:rFonts w:ascii="Tahoma" w:hAnsi="Tahoma" w:cs="Tahoma" w:hint="eastAsia"/>
          <w:sz w:val="24"/>
          <w:szCs w:val="24"/>
          <w:rtl/>
          <w:rPrChange w:id="1278" w:author="רינת אביטל" w:date="2022-05-12T09:18:00Z">
            <w:rPr>
              <w:rFonts w:hint="eastAsia"/>
              <w:sz w:val="28"/>
              <w:szCs w:val="28"/>
              <w:rtl/>
            </w:rPr>
          </w:rPrChange>
        </w:rPr>
        <w:t>שלא</w:t>
      </w:r>
      <w:r w:rsidRPr="00103DCA">
        <w:rPr>
          <w:rFonts w:ascii="Tahoma" w:hAnsi="Tahoma" w:cs="Tahoma"/>
          <w:sz w:val="24"/>
          <w:szCs w:val="24"/>
          <w:rtl/>
          <w:rPrChange w:id="1279" w:author="רינת אביטל" w:date="2022-05-12T09:18:00Z">
            <w:rPr>
              <w:sz w:val="28"/>
              <w:szCs w:val="28"/>
              <w:rtl/>
            </w:rPr>
          </w:rPrChange>
        </w:rPr>
        <w:t xml:space="preserve"> </w:t>
      </w:r>
      <w:r w:rsidRPr="00103DCA">
        <w:rPr>
          <w:rFonts w:ascii="Tahoma" w:hAnsi="Tahoma" w:cs="Tahoma" w:hint="eastAsia"/>
          <w:sz w:val="24"/>
          <w:szCs w:val="24"/>
          <w:rtl/>
          <w:rPrChange w:id="1280" w:author="רינת אביטל" w:date="2022-05-12T09:18:00Z">
            <w:rPr>
              <w:rFonts w:hint="eastAsia"/>
              <w:sz w:val="28"/>
              <w:szCs w:val="28"/>
              <w:rtl/>
            </w:rPr>
          </w:rPrChange>
        </w:rPr>
        <w:t>יעניין</w:t>
      </w:r>
      <w:r w:rsidRPr="00103DCA">
        <w:rPr>
          <w:rFonts w:ascii="Tahoma" w:hAnsi="Tahoma" w:cs="Tahoma"/>
          <w:sz w:val="24"/>
          <w:szCs w:val="24"/>
          <w:rtl/>
          <w:rPrChange w:id="1281" w:author="רינת אביטל" w:date="2022-05-12T09:18:00Z">
            <w:rPr>
              <w:sz w:val="28"/>
              <w:szCs w:val="28"/>
              <w:rtl/>
            </w:rPr>
          </w:rPrChange>
        </w:rPr>
        <w:t xml:space="preserve"> </w:t>
      </w:r>
      <w:r w:rsidRPr="00103DCA">
        <w:rPr>
          <w:rFonts w:ascii="Tahoma" w:hAnsi="Tahoma" w:cs="Tahoma" w:hint="eastAsia"/>
          <w:sz w:val="24"/>
          <w:szCs w:val="24"/>
          <w:rtl/>
          <w:rPrChange w:id="1282" w:author="רינת אביטל" w:date="2022-05-12T09:18:00Z">
            <w:rPr>
              <w:rFonts w:hint="eastAsia"/>
              <w:sz w:val="28"/>
              <w:szCs w:val="28"/>
              <w:rtl/>
            </w:rPr>
          </w:rPrChange>
        </w:rPr>
        <w:t>אותי</w:t>
      </w:r>
      <w:r w:rsidRPr="00103DCA">
        <w:rPr>
          <w:rFonts w:ascii="Tahoma" w:hAnsi="Tahoma" w:cs="Tahoma"/>
          <w:sz w:val="24"/>
          <w:szCs w:val="24"/>
          <w:rtl/>
          <w:rPrChange w:id="1283" w:author="רינת אביטל" w:date="2022-05-12T09:18:00Z">
            <w:rPr>
              <w:sz w:val="28"/>
              <w:szCs w:val="28"/>
              <w:rtl/>
            </w:rPr>
          </w:rPrChange>
        </w:rPr>
        <w:t xml:space="preserve">, </w:t>
      </w:r>
      <w:r w:rsidRPr="00103DCA">
        <w:rPr>
          <w:rFonts w:ascii="Tahoma" w:hAnsi="Tahoma" w:cs="Tahoma" w:hint="eastAsia"/>
          <w:sz w:val="24"/>
          <w:szCs w:val="24"/>
          <w:rtl/>
          <w:rPrChange w:id="1284" w:author="רינת אביטל" w:date="2022-05-12T09:18:00Z">
            <w:rPr>
              <w:rFonts w:hint="eastAsia"/>
              <w:sz w:val="28"/>
              <w:szCs w:val="28"/>
              <w:rtl/>
            </w:rPr>
          </w:rPrChange>
        </w:rPr>
        <w:t>העדפתי</w:t>
      </w:r>
      <w:r w:rsidRPr="00103DCA">
        <w:rPr>
          <w:rFonts w:ascii="Tahoma" w:hAnsi="Tahoma" w:cs="Tahoma"/>
          <w:sz w:val="24"/>
          <w:szCs w:val="24"/>
          <w:rtl/>
          <w:rPrChange w:id="1285" w:author="רינת אביטל" w:date="2022-05-12T09:18:00Z">
            <w:rPr>
              <w:sz w:val="28"/>
              <w:szCs w:val="28"/>
              <w:rtl/>
            </w:rPr>
          </w:rPrChange>
        </w:rPr>
        <w:t xml:space="preserve"> </w:t>
      </w:r>
      <w:r w:rsidRPr="00103DCA">
        <w:rPr>
          <w:rFonts w:ascii="Tahoma" w:hAnsi="Tahoma" w:cs="Tahoma" w:hint="eastAsia"/>
          <w:sz w:val="24"/>
          <w:szCs w:val="24"/>
          <w:rtl/>
          <w:rPrChange w:id="1286" w:author="רינת אביטל" w:date="2022-05-12T09:18:00Z">
            <w:rPr>
              <w:rFonts w:hint="eastAsia"/>
              <w:sz w:val="28"/>
              <w:szCs w:val="28"/>
              <w:rtl/>
            </w:rPr>
          </w:rPrChange>
        </w:rPr>
        <w:t>להשקיע</w:t>
      </w:r>
      <w:r w:rsidRPr="00103DCA">
        <w:rPr>
          <w:rFonts w:ascii="Tahoma" w:hAnsi="Tahoma" w:cs="Tahoma"/>
          <w:sz w:val="24"/>
          <w:szCs w:val="24"/>
          <w:rtl/>
          <w:rPrChange w:id="1287" w:author="רינת אביטל" w:date="2022-05-12T09:18:00Z">
            <w:rPr>
              <w:sz w:val="28"/>
              <w:szCs w:val="28"/>
              <w:rtl/>
            </w:rPr>
          </w:rPrChange>
        </w:rPr>
        <w:t xml:space="preserve"> </w:t>
      </w:r>
      <w:r w:rsidR="00205752" w:rsidRPr="00103DCA">
        <w:rPr>
          <w:rFonts w:ascii="Tahoma" w:hAnsi="Tahoma" w:cs="Tahoma" w:hint="eastAsia"/>
          <w:sz w:val="24"/>
          <w:szCs w:val="24"/>
          <w:rtl/>
          <w:rPrChange w:id="1288" w:author="רינת אביטל" w:date="2022-05-12T09:18:00Z">
            <w:rPr>
              <w:rFonts w:hint="eastAsia"/>
              <w:sz w:val="28"/>
              <w:szCs w:val="28"/>
              <w:rtl/>
            </w:rPr>
          </w:rPrChange>
        </w:rPr>
        <w:t>בפרויקט</w:t>
      </w:r>
      <w:r w:rsidRPr="00103DCA">
        <w:rPr>
          <w:rFonts w:ascii="Tahoma" w:hAnsi="Tahoma" w:cs="Tahoma"/>
          <w:sz w:val="24"/>
          <w:szCs w:val="24"/>
          <w:rtl/>
          <w:rPrChange w:id="1289" w:author="רינת אביטל" w:date="2022-05-12T09:18:00Z">
            <w:rPr>
              <w:sz w:val="28"/>
              <w:szCs w:val="28"/>
              <w:rtl/>
            </w:rPr>
          </w:rPrChange>
        </w:rPr>
        <w:t xml:space="preserve"> </w:t>
      </w:r>
      <w:r w:rsidRPr="00103DCA">
        <w:rPr>
          <w:rFonts w:ascii="Tahoma" w:hAnsi="Tahoma" w:cs="Tahoma" w:hint="eastAsia"/>
          <w:sz w:val="24"/>
          <w:szCs w:val="24"/>
          <w:rtl/>
          <w:rPrChange w:id="1290" w:author="רינת אביטל" w:date="2022-05-12T09:18:00Z">
            <w:rPr>
              <w:rFonts w:hint="eastAsia"/>
              <w:sz w:val="28"/>
              <w:szCs w:val="28"/>
              <w:rtl/>
            </w:rPr>
          </w:rPrChange>
        </w:rPr>
        <w:t>שיכול</w:t>
      </w:r>
      <w:r w:rsidRPr="00103DCA">
        <w:rPr>
          <w:rFonts w:ascii="Tahoma" w:hAnsi="Tahoma" w:cs="Tahoma"/>
          <w:sz w:val="24"/>
          <w:szCs w:val="24"/>
          <w:rtl/>
          <w:rPrChange w:id="1291" w:author="רינת אביטל" w:date="2022-05-12T09:18:00Z">
            <w:rPr>
              <w:sz w:val="28"/>
              <w:szCs w:val="28"/>
              <w:rtl/>
            </w:rPr>
          </w:rPrChange>
        </w:rPr>
        <w:t xml:space="preserve"> </w:t>
      </w:r>
      <w:r w:rsidRPr="00103DCA">
        <w:rPr>
          <w:rFonts w:ascii="Tahoma" w:hAnsi="Tahoma" w:cs="Tahoma" w:hint="eastAsia"/>
          <w:sz w:val="24"/>
          <w:szCs w:val="24"/>
          <w:rtl/>
          <w:rPrChange w:id="1292" w:author="רינת אביטל" w:date="2022-05-12T09:18:00Z">
            <w:rPr>
              <w:rFonts w:hint="eastAsia"/>
              <w:sz w:val="28"/>
              <w:szCs w:val="28"/>
              <w:rtl/>
            </w:rPr>
          </w:rPrChange>
        </w:rPr>
        <w:t>להיות</w:t>
      </w:r>
      <w:r w:rsidRPr="00103DCA">
        <w:rPr>
          <w:rFonts w:ascii="Tahoma" w:hAnsi="Tahoma" w:cs="Tahoma"/>
          <w:sz w:val="24"/>
          <w:szCs w:val="24"/>
          <w:rtl/>
          <w:rPrChange w:id="1293" w:author="רינת אביטל" w:date="2022-05-12T09:18:00Z">
            <w:rPr>
              <w:sz w:val="28"/>
              <w:szCs w:val="28"/>
              <w:rtl/>
            </w:rPr>
          </w:rPrChange>
        </w:rPr>
        <w:t xml:space="preserve"> </w:t>
      </w:r>
      <w:r w:rsidRPr="00103DCA">
        <w:rPr>
          <w:rFonts w:ascii="Tahoma" w:hAnsi="Tahoma" w:cs="Tahoma" w:hint="eastAsia"/>
          <w:sz w:val="24"/>
          <w:szCs w:val="24"/>
          <w:rtl/>
          <w:rPrChange w:id="1294" w:author="רינת אביטל" w:date="2022-05-12T09:18:00Z">
            <w:rPr>
              <w:rFonts w:hint="eastAsia"/>
              <w:sz w:val="28"/>
              <w:szCs w:val="28"/>
              <w:rtl/>
            </w:rPr>
          </w:rPrChange>
        </w:rPr>
        <w:t>שיהיה</w:t>
      </w:r>
      <w:r w:rsidRPr="00103DCA">
        <w:rPr>
          <w:rFonts w:ascii="Tahoma" w:hAnsi="Tahoma" w:cs="Tahoma"/>
          <w:sz w:val="24"/>
          <w:szCs w:val="24"/>
          <w:rtl/>
          <w:rPrChange w:id="1295" w:author="רינת אביטל" w:date="2022-05-12T09:18:00Z">
            <w:rPr>
              <w:sz w:val="28"/>
              <w:szCs w:val="28"/>
              <w:rtl/>
            </w:rPr>
          </w:rPrChange>
        </w:rPr>
        <w:t xml:space="preserve"> </w:t>
      </w:r>
      <w:r w:rsidRPr="00103DCA">
        <w:rPr>
          <w:rFonts w:ascii="Tahoma" w:hAnsi="Tahoma" w:cs="Tahoma" w:hint="eastAsia"/>
          <w:sz w:val="24"/>
          <w:szCs w:val="24"/>
          <w:rtl/>
          <w:rPrChange w:id="1296" w:author="רינת אביטל" w:date="2022-05-12T09:18:00Z">
            <w:rPr>
              <w:rFonts w:hint="eastAsia"/>
              <w:sz w:val="28"/>
              <w:szCs w:val="28"/>
              <w:rtl/>
            </w:rPr>
          </w:rPrChange>
        </w:rPr>
        <w:t>קשה</w:t>
      </w:r>
      <w:r w:rsidRPr="00103DCA">
        <w:rPr>
          <w:rFonts w:ascii="Tahoma" w:hAnsi="Tahoma" w:cs="Tahoma"/>
          <w:sz w:val="24"/>
          <w:szCs w:val="24"/>
          <w:rtl/>
          <w:rPrChange w:id="1297" w:author="רינת אביטל" w:date="2022-05-12T09:18:00Z">
            <w:rPr>
              <w:sz w:val="28"/>
              <w:szCs w:val="28"/>
              <w:rtl/>
            </w:rPr>
          </w:rPrChange>
        </w:rPr>
        <w:t xml:space="preserve"> </w:t>
      </w:r>
      <w:r w:rsidRPr="00103DCA">
        <w:rPr>
          <w:rFonts w:ascii="Tahoma" w:hAnsi="Tahoma" w:cs="Tahoma" w:hint="eastAsia"/>
          <w:sz w:val="24"/>
          <w:szCs w:val="24"/>
          <w:rtl/>
          <w:rPrChange w:id="1298" w:author="רינת אביטל" w:date="2022-05-12T09:18:00Z">
            <w:rPr>
              <w:rFonts w:hint="eastAsia"/>
              <w:sz w:val="28"/>
              <w:szCs w:val="28"/>
              <w:rtl/>
            </w:rPr>
          </w:rPrChange>
        </w:rPr>
        <w:t>יותר</w:t>
      </w:r>
      <w:r w:rsidRPr="00103DCA">
        <w:rPr>
          <w:rFonts w:ascii="Tahoma" w:hAnsi="Tahoma" w:cs="Tahoma"/>
          <w:sz w:val="24"/>
          <w:szCs w:val="24"/>
          <w:rtl/>
          <w:rPrChange w:id="1299" w:author="רינת אביטל" w:date="2022-05-12T09:18:00Z">
            <w:rPr>
              <w:sz w:val="28"/>
              <w:szCs w:val="28"/>
              <w:rtl/>
            </w:rPr>
          </w:rPrChange>
        </w:rPr>
        <w:t xml:space="preserve"> </w:t>
      </w:r>
      <w:r w:rsidRPr="00103DCA">
        <w:rPr>
          <w:rFonts w:ascii="Tahoma" w:hAnsi="Tahoma" w:cs="Tahoma" w:hint="eastAsia"/>
          <w:sz w:val="24"/>
          <w:szCs w:val="24"/>
          <w:rtl/>
          <w:rPrChange w:id="1300" w:author="רינת אביטל" w:date="2022-05-12T09:18:00Z">
            <w:rPr>
              <w:rFonts w:hint="eastAsia"/>
              <w:sz w:val="28"/>
              <w:szCs w:val="28"/>
              <w:rtl/>
            </w:rPr>
          </w:rPrChange>
        </w:rPr>
        <w:t>אבל</w:t>
      </w:r>
      <w:r w:rsidRPr="00103DCA">
        <w:rPr>
          <w:rFonts w:ascii="Tahoma" w:hAnsi="Tahoma" w:cs="Tahoma"/>
          <w:sz w:val="24"/>
          <w:szCs w:val="24"/>
          <w:rtl/>
          <w:rPrChange w:id="1301" w:author="רינת אביטל" w:date="2022-05-12T09:18:00Z">
            <w:rPr>
              <w:sz w:val="28"/>
              <w:szCs w:val="28"/>
              <w:rtl/>
            </w:rPr>
          </w:rPrChange>
        </w:rPr>
        <w:t xml:space="preserve"> </w:t>
      </w:r>
      <w:r w:rsidR="00205752" w:rsidRPr="00103DCA">
        <w:rPr>
          <w:rFonts w:ascii="Tahoma" w:hAnsi="Tahoma" w:cs="Tahoma" w:hint="eastAsia"/>
          <w:sz w:val="24"/>
          <w:szCs w:val="24"/>
          <w:rtl/>
          <w:rPrChange w:id="1302" w:author="רינת אביטל" w:date="2022-05-12T09:18:00Z">
            <w:rPr>
              <w:rFonts w:hint="eastAsia"/>
              <w:sz w:val="28"/>
              <w:szCs w:val="28"/>
              <w:rtl/>
            </w:rPr>
          </w:rPrChange>
        </w:rPr>
        <w:t>גם</w:t>
      </w:r>
      <w:r w:rsidR="00205752" w:rsidRPr="00103DCA">
        <w:rPr>
          <w:rFonts w:ascii="Tahoma" w:hAnsi="Tahoma" w:cs="Tahoma"/>
          <w:sz w:val="24"/>
          <w:szCs w:val="24"/>
          <w:rtl/>
          <w:rPrChange w:id="1303" w:author="רינת אביטל" w:date="2022-05-12T09:18:00Z">
            <w:rPr>
              <w:sz w:val="28"/>
              <w:szCs w:val="28"/>
              <w:rtl/>
            </w:rPr>
          </w:rPrChange>
        </w:rPr>
        <w:t xml:space="preserve"> </w:t>
      </w:r>
      <w:r w:rsidR="00205752" w:rsidRPr="00103DCA">
        <w:rPr>
          <w:rFonts w:ascii="Tahoma" w:hAnsi="Tahoma" w:cs="Tahoma" w:hint="eastAsia"/>
          <w:sz w:val="24"/>
          <w:szCs w:val="24"/>
          <w:rtl/>
          <w:rPrChange w:id="1304" w:author="רינת אביטל" w:date="2022-05-12T09:18:00Z">
            <w:rPr>
              <w:rFonts w:hint="eastAsia"/>
              <w:sz w:val="28"/>
              <w:szCs w:val="28"/>
              <w:rtl/>
            </w:rPr>
          </w:rPrChange>
        </w:rPr>
        <w:t>מהנה</w:t>
      </w:r>
      <w:r w:rsidR="00205752" w:rsidRPr="00103DCA">
        <w:rPr>
          <w:rFonts w:ascii="Tahoma" w:hAnsi="Tahoma" w:cs="Tahoma"/>
          <w:sz w:val="24"/>
          <w:szCs w:val="24"/>
          <w:rtl/>
          <w:rPrChange w:id="1305" w:author="רינת אביטל" w:date="2022-05-12T09:18:00Z">
            <w:rPr>
              <w:sz w:val="28"/>
              <w:szCs w:val="28"/>
              <w:rtl/>
            </w:rPr>
          </w:rPrChange>
        </w:rPr>
        <w:t>.</w:t>
      </w:r>
    </w:p>
    <w:p w14:paraId="61BA75AC" w14:textId="77777777" w:rsidR="00677D68" w:rsidRPr="00103DCA" w:rsidRDefault="00205752" w:rsidP="00AF2044">
      <w:pPr>
        <w:spacing w:line="360" w:lineRule="auto"/>
        <w:rPr>
          <w:rFonts w:ascii="Tahoma" w:hAnsi="Tahoma" w:cs="Tahoma"/>
          <w:sz w:val="24"/>
          <w:szCs w:val="24"/>
          <w:rtl/>
          <w:rPrChange w:id="1306" w:author="רינת אביטל" w:date="2022-05-12T09:18:00Z">
            <w:rPr>
              <w:sz w:val="28"/>
              <w:szCs w:val="28"/>
              <w:rtl/>
            </w:rPr>
          </w:rPrChange>
        </w:rPr>
      </w:pPr>
      <w:r w:rsidRPr="00103DCA">
        <w:rPr>
          <w:rFonts w:ascii="Tahoma" w:hAnsi="Tahoma" w:cs="Tahoma" w:hint="eastAsia"/>
          <w:sz w:val="24"/>
          <w:szCs w:val="24"/>
          <w:rtl/>
          <w:rPrChange w:id="1307" w:author="רינת אביטל" w:date="2022-05-12T09:18:00Z">
            <w:rPr>
              <w:rFonts w:hint="eastAsia"/>
              <w:sz w:val="28"/>
              <w:szCs w:val="28"/>
              <w:rtl/>
            </w:rPr>
          </w:rPrChange>
        </w:rPr>
        <w:t>אחת</w:t>
      </w:r>
      <w:r w:rsidRPr="00103DCA">
        <w:rPr>
          <w:rFonts w:ascii="Tahoma" w:hAnsi="Tahoma" w:cs="Tahoma"/>
          <w:sz w:val="24"/>
          <w:szCs w:val="24"/>
          <w:rtl/>
          <w:rPrChange w:id="1308" w:author="רינת אביטל" w:date="2022-05-12T09:18:00Z">
            <w:rPr>
              <w:sz w:val="28"/>
              <w:szCs w:val="28"/>
              <w:rtl/>
            </w:rPr>
          </w:rPrChange>
        </w:rPr>
        <w:t xml:space="preserve"> </w:t>
      </w:r>
      <w:r w:rsidRPr="00103DCA">
        <w:rPr>
          <w:rFonts w:ascii="Tahoma" w:hAnsi="Tahoma" w:cs="Tahoma" w:hint="eastAsia"/>
          <w:sz w:val="24"/>
          <w:szCs w:val="24"/>
          <w:rtl/>
          <w:rPrChange w:id="1309" w:author="רינת אביטל" w:date="2022-05-12T09:18:00Z">
            <w:rPr>
              <w:rFonts w:hint="eastAsia"/>
              <w:sz w:val="28"/>
              <w:szCs w:val="28"/>
              <w:rtl/>
            </w:rPr>
          </w:rPrChange>
        </w:rPr>
        <w:t>ממטרות</w:t>
      </w:r>
      <w:r w:rsidRPr="00103DCA">
        <w:rPr>
          <w:rFonts w:ascii="Tahoma" w:hAnsi="Tahoma" w:cs="Tahoma"/>
          <w:sz w:val="24"/>
          <w:szCs w:val="24"/>
          <w:rtl/>
          <w:rPrChange w:id="1310" w:author="רינת אביטל" w:date="2022-05-12T09:18:00Z">
            <w:rPr>
              <w:sz w:val="28"/>
              <w:szCs w:val="28"/>
              <w:rtl/>
            </w:rPr>
          </w:rPrChange>
        </w:rPr>
        <w:t xml:space="preserve"> </w:t>
      </w:r>
      <w:r w:rsidRPr="00103DCA">
        <w:rPr>
          <w:rFonts w:ascii="Tahoma" w:hAnsi="Tahoma" w:cs="Tahoma" w:hint="eastAsia"/>
          <w:sz w:val="24"/>
          <w:szCs w:val="24"/>
          <w:rtl/>
          <w:rPrChange w:id="1311" w:author="רינת אביטל" w:date="2022-05-12T09:18:00Z">
            <w:rPr>
              <w:rFonts w:hint="eastAsia"/>
              <w:sz w:val="28"/>
              <w:szCs w:val="28"/>
              <w:rtl/>
            </w:rPr>
          </w:rPrChange>
        </w:rPr>
        <w:t>הפרויקט</w:t>
      </w:r>
      <w:r w:rsidRPr="00103DCA">
        <w:rPr>
          <w:rFonts w:ascii="Tahoma" w:hAnsi="Tahoma" w:cs="Tahoma"/>
          <w:sz w:val="24"/>
          <w:szCs w:val="24"/>
          <w:rtl/>
          <w:rPrChange w:id="1312" w:author="רינת אביטל" w:date="2022-05-12T09:18:00Z">
            <w:rPr>
              <w:sz w:val="28"/>
              <w:szCs w:val="28"/>
              <w:rtl/>
            </w:rPr>
          </w:rPrChange>
        </w:rPr>
        <w:t xml:space="preserve"> </w:t>
      </w:r>
      <w:r w:rsidRPr="00103DCA">
        <w:rPr>
          <w:rFonts w:ascii="Tahoma" w:hAnsi="Tahoma" w:cs="Tahoma" w:hint="eastAsia"/>
          <w:sz w:val="24"/>
          <w:szCs w:val="24"/>
          <w:rtl/>
          <w:rPrChange w:id="1313" w:author="רינת אביטל" w:date="2022-05-12T09:18:00Z">
            <w:rPr>
              <w:rFonts w:hint="eastAsia"/>
              <w:sz w:val="28"/>
              <w:szCs w:val="28"/>
              <w:rtl/>
            </w:rPr>
          </w:rPrChange>
        </w:rPr>
        <w:t>היא</w:t>
      </w:r>
      <w:r w:rsidRPr="00103DCA">
        <w:rPr>
          <w:rFonts w:ascii="Tahoma" w:hAnsi="Tahoma" w:cs="Tahoma"/>
          <w:sz w:val="24"/>
          <w:szCs w:val="24"/>
          <w:rtl/>
          <w:rPrChange w:id="1314" w:author="רינת אביטל" w:date="2022-05-12T09:18:00Z">
            <w:rPr>
              <w:sz w:val="28"/>
              <w:szCs w:val="28"/>
              <w:rtl/>
            </w:rPr>
          </w:rPrChange>
        </w:rPr>
        <w:t xml:space="preserve"> </w:t>
      </w:r>
      <w:r w:rsidR="009930E2" w:rsidRPr="00103DCA">
        <w:rPr>
          <w:rFonts w:ascii="Tahoma" w:hAnsi="Tahoma" w:cs="Tahoma" w:hint="eastAsia"/>
          <w:sz w:val="24"/>
          <w:szCs w:val="24"/>
          <w:rtl/>
          <w:rPrChange w:id="1315" w:author="רינת אביטל" w:date="2022-05-12T09:18:00Z">
            <w:rPr>
              <w:rFonts w:hint="eastAsia"/>
              <w:sz w:val="28"/>
              <w:szCs w:val="28"/>
              <w:rtl/>
            </w:rPr>
          </w:rPrChange>
        </w:rPr>
        <w:t>פיתוח</w:t>
      </w:r>
      <w:r w:rsidR="009930E2" w:rsidRPr="00103DCA">
        <w:rPr>
          <w:rFonts w:ascii="Tahoma" w:hAnsi="Tahoma" w:cs="Tahoma"/>
          <w:sz w:val="24"/>
          <w:szCs w:val="24"/>
          <w:rtl/>
          <w:rPrChange w:id="1316" w:author="רינת אביטל" w:date="2022-05-12T09:18:00Z">
            <w:rPr>
              <w:sz w:val="28"/>
              <w:szCs w:val="28"/>
              <w:rtl/>
            </w:rPr>
          </w:rPrChange>
        </w:rPr>
        <w:t xml:space="preserve"> </w:t>
      </w:r>
      <w:r w:rsidR="009930E2" w:rsidRPr="00103DCA">
        <w:rPr>
          <w:rFonts w:ascii="Tahoma" w:hAnsi="Tahoma" w:cs="Tahoma" w:hint="eastAsia"/>
          <w:sz w:val="24"/>
          <w:szCs w:val="24"/>
          <w:rtl/>
          <w:rPrChange w:id="1317" w:author="רינת אביטל" w:date="2022-05-12T09:18:00Z">
            <w:rPr>
              <w:rFonts w:hint="eastAsia"/>
              <w:sz w:val="28"/>
              <w:szCs w:val="28"/>
              <w:rtl/>
            </w:rPr>
          </w:rPrChange>
        </w:rPr>
        <w:t>מיומנויות</w:t>
      </w:r>
      <w:r w:rsidR="009930E2" w:rsidRPr="00103DCA">
        <w:rPr>
          <w:rFonts w:ascii="Tahoma" w:hAnsi="Tahoma" w:cs="Tahoma"/>
          <w:sz w:val="24"/>
          <w:szCs w:val="24"/>
          <w:rtl/>
          <w:rPrChange w:id="1318" w:author="רינת אביטל" w:date="2022-05-12T09:18:00Z">
            <w:rPr>
              <w:sz w:val="28"/>
              <w:szCs w:val="28"/>
              <w:rtl/>
            </w:rPr>
          </w:rPrChange>
        </w:rPr>
        <w:t xml:space="preserve"> </w:t>
      </w:r>
      <w:r w:rsidR="009930E2" w:rsidRPr="00103DCA">
        <w:rPr>
          <w:rFonts w:ascii="Tahoma" w:hAnsi="Tahoma" w:cs="Tahoma" w:hint="eastAsia"/>
          <w:sz w:val="24"/>
          <w:szCs w:val="24"/>
          <w:rtl/>
          <w:rPrChange w:id="1319" w:author="רינת אביטל" w:date="2022-05-12T09:18:00Z">
            <w:rPr>
              <w:rFonts w:hint="eastAsia"/>
              <w:sz w:val="28"/>
              <w:szCs w:val="28"/>
              <w:rtl/>
            </w:rPr>
          </w:rPrChange>
        </w:rPr>
        <w:t>חשיבה</w:t>
      </w:r>
      <w:r w:rsidR="009930E2" w:rsidRPr="00103DCA">
        <w:rPr>
          <w:rFonts w:ascii="Tahoma" w:hAnsi="Tahoma" w:cs="Tahoma"/>
          <w:sz w:val="24"/>
          <w:szCs w:val="24"/>
          <w:rtl/>
          <w:rPrChange w:id="1320" w:author="רינת אביטל" w:date="2022-05-12T09:18:00Z">
            <w:rPr>
              <w:sz w:val="28"/>
              <w:szCs w:val="28"/>
              <w:rtl/>
            </w:rPr>
          </w:rPrChange>
        </w:rPr>
        <w:t xml:space="preserve">, </w:t>
      </w:r>
      <w:r w:rsidRPr="00103DCA">
        <w:rPr>
          <w:rFonts w:ascii="Tahoma" w:hAnsi="Tahoma" w:cs="Tahoma" w:hint="eastAsia"/>
          <w:sz w:val="24"/>
          <w:szCs w:val="24"/>
          <w:rtl/>
          <w:rPrChange w:id="1321" w:author="רינת אביטל" w:date="2022-05-12T09:18:00Z">
            <w:rPr>
              <w:rFonts w:hint="eastAsia"/>
              <w:sz w:val="28"/>
              <w:szCs w:val="28"/>
              <w:rtl/>
            </w:rPr>
          </w:rPrChange>
        </w:rPr>
        <w:t>להביא</w:t>
      </w:r>
      <w:r w:rsidRPr="00103DCA">
        <w:rPr>
          <w:rFonts w:ascii="Tahoma" w:hAnsi="Tahoma" w:cs="Tahoma"/>
          <w:sz w:val="24"/>
          <w:szCs w:val="24"/>
          <w:rtl/>
          <w:rPrChange w:id="1322" w:author="רינת אביטל" w:date="2022-05-12T09:18:00Z">
            <w:rPr>
              <w:sz w:val="28"/>
              <w:szCs w:val="28"/>
              <w:rtl/>
            </w:rPr>
          </w:rPrChange>
        </w:rPr>
        <w:t xml:space="preserve"> </w:t>
      </w:r>
      <w:r w:rsidRPr="00103DCA">
        <w:rPr>
          <w:rFonts w:ascii="Tahoma" w:hAnsi="Tahoma" w:cs="Tahoma" w:hint="eastAsia"/>
          <w:sz w:val="24"/>
          <w:szCs w:val="24"/>
          <w:rtl/>
          <w:rPrChange w:id="1323" w:author="רינת אביטל" w:date="2022-05-12T09:18:00Z">
            <w:rPr>
              <w:rFonts w:hint="eastAsia"/>
              <w:sz w:val="28"/>
              <w:szCs w:val="28"/>
              <w:rtl/>
            </w:rPr>
          </w:rPrChange>
        </w:rPr>
        <w:t>אותנו</w:t>
      </w:r>
      <w:r w:rsidRPr="00103DCA">
        <w:rPr>
          <w:rFonts w:ascii="Tahoma" w:hAnsi="Tahoma" w:cs="Tahoma"/>
          <w:sz w:val="24"/>
          <w:szCs w:val="24"/>
          <w:rtl/>
          <w:rPrChange w:id="1324" w:author="רינת אביטל" w:date="2022-05-12T09:18:00Z">
            <w:rPr>
              <w:sz w:val="28"/>
              <w:szCs w:val="28"/>
              <w:rtl/>
            </w:rPr>
          </w:rPrChange>
        </w:rPr>
        <w:t xml:space="preserve"> </w:t>
      </w:r>
      <w:r w:rsidRPr="00103DCA">
        <w:rPr>
          <w:rFonts w:ascii="Tahoma" w:hAnsi="Tahoma" w:cs="Tahoma" w:hint="eastAsia"/>
          <w:sz w:val="24"/>
          <w:szCs w:val="24"/>
          <w:rtl/>
          <w:rPrChange w:id="1325" w:author="רינת אביטל" w:date="2022-05-12T09:18:00Z">
            <w:rPr>
              <w:rFonts w:hint="eastAsia"/>
              <w:sz w:val="28"/>
              <w:szCs w:val="28"/>
              <w:rtl/>
            </w:rPr>
          </w:rPrChange>
        </w:rPr>
        <w:t>להתנסות</w:t>
      </w:r>
      <w:r w:rsidRPr="00103DCA">
        <w:rPr>
          <w:rFonts w:ascii="Tahoma" w:hAnsi="Tahoma" w:cs="Tahoma"/>
          <w:sz w:val="24"/>
          <w:szCs w:val="24"/>
          <w:rtl/>
          <w:rPrChange w:id="1326" w:author="רינת אביטל" w:date="2022-05-12T09:18:00Z">
            <w:rPr>
              <w:sz w:val="28"/>
              <w:szCs w:val="28"/>
              <w:rtl/>
            </w:rPr>
          </w:rPrChange>
        </w:rPr>
        <w:t xml:space="preserve"> </w:t>
      </w:r>
      <w:r w:rsidRPr="00103DCA">
        <w:rPr>
          <w:rFonts w:ascii="Tahoma" w:hAnsi="Tahoma" w:cs="Tahoma" w:hint="eastAsia"/>
          <w:sz w:val="24"/>
          <w:szCs w:val="24"/>
          <w:rtl/>
          <w:rPrChange w:id="1327" w:author="רינת אביטל" w:date="2022-05-12T09:18:00Z">
            <w:rPr>
              <w:rFonts w:hint="eastAsia"/>
              <w:sz w:val="28"/>
              <w:szCs w:val="28"/>
              <w:rtl/>
            </w:rPr>
          </w:rPrChange>
        </w:rPr>
        <w:t>עצמית</w:t>
      </w:r>
      <w:r w:rsidR="009930E2" w:rsidRPr="00103DCA">
        <w:rPr>
          <w:rFonts w:ascii="Tahoma" w:hAnsi="Tahoma" w:cs="Tahoma"/>
          <w:sz w:val="24"/>
          <w:szCs w:val="24"/>
          <w:rtl/>
          <w:rPrChange w:id="1328" w:author="רינת אביטל" w:date="2022-05-12T09:18:00Z">
            <w:rPr>
              <w:sz w:val="28"/>
              <w:szCs w:val="28"/>
              <w:rtl/>
            </w:rPr>
          </w:rPrChange>
        </w:rPr>
        <w:t>.</w:t>
      </w:r>
      <w:r w:rsidRPr="00103DCA">
        <w:rPr>
          <w:rFonts w:ascii="Tahoma" w:hAnsi="Tahoma" w:cs="Tahoma"/>
          <w:sz w:val="24"/>
          <w:szCs w:val="24"/>
          <w:rtl/>
          <w:rPrChange w:id="1329" w:author="רינת אביטל" w:date="2022-05-12T09:18:00Z">
            <w:rPr>
              <w:sz w:val="28"/>
              <w:szCs w:val="28"/>
              <w:rtl/>
            </w:rPr>
          </w:rPrChange>
        </w:rPr>
        <w:t xml:space="preserve"> </w:t>
      </w:r>
      <w:r w:rsidRPr="00103DCA">
        <w:rPr>
          <w:rFonts w:ascii="Tahoma" w:hAnsi="Tahoma" w:cs="Tahoma" w:hint="eastAsia"/>
          <w:sz w:val="24"/>
          <w:szCs w:val="24"/>
          <w:rtl/>
          <w:rPrChange w:id="1330" w:author="רינת אביטל" w:date="2022-05-12T09:18:00Z">
            <w:rPr>
              <w:rFonts w:hint="eastAsia"/>
              <w:sz w:val="28"/>
              <w:szCs w:val="28"/>
              <w:rtl/>
            </w:rPr>
          </w:rPrChange>
        </w:rPr>
        <w:t>כשאני</w:t>
      </w:r>
      <w:r w:rsidRPr="00103DCA">
        <w:rPr>
          <w:rFonts w:ascii="Tahoma" w:hAnsi="Tahoma" w:cs="Tahoma"/>
          <w:sz w:val="24"/>
          <w:szCs w:val="24"/>
          <w:rtl/>
          <w:rPrChange w:id="1331" w:author="רינת אביטל" w:date="2022-05-12T09:18:00Z">
            <w:rPr>
              <w:sz w:val="28"/>
              <w:szCs w:val="28"/>
              <w:rtl/>
            </w:rPr>
          </w:rPrChange>
        </w:rPr>
        <w:t xml:space="preserve"> </w:t>
      </w:r>
      <w:r w:rsidRPr="00103DCA">
        <w:rPr>
          <w:rFonts w:ascii="Tahoma" w:hAnsi="Tahoma" w:cs="Tahoma" w:hint="eastAsia"/>
          <w:sz w:val="24"/>
          <w:szCs w:val="24"/>
          <w:rtl/>
          <w:rPrChange w:id="1332" w:author="רינת אביטל" w:date="2022-05-12T09:18:00Z">
            <w:rPr>
              <w:rFonts w:hint="eastAsia"/>
              <w:sz w:val="28"/>
              <w:szCs w:val="28"/>
              <w:rtl/>
            </w:rPr>
          </w:rPrChange>
        </w:rPr>
        <w:t>יושבת</w:t>
      </w:r>
      <w:r w:rsidRPr="00103DCA">
        <w:rPr>
          <w:rFonts w:ascii="Tahoma" w:hAnsi="Tahoma" w:cs="Tahoma"/>
          <w:sz w:val="24"/>
          <w:szCs w:val="24"/>
          <w:rtl/>
          <w:rPrChange w:id="1333" w:author="רינת אביטל" w:date="2022-05-12T09:18:00Z">
            <w:rPr>
              <w:sz w:val="28"/>
              <w:szCs w:val="28"/>
              <w:rtl/>
            </w:rPr>
          </w:rPrChange>
        </w:rPr>
        <w:t xml:space="preserve"> </w:t>
      </w:r>
      <w:r w:rsidRPr="00103DCA">
        <w:rPr>
          <w:rFonts w:ascii="Tahoma" w:hAnsi="Tahoma" w:cs="Tahoma" w:hint="eastAsia"/>
          <w:sz w:val="24"/>
          <w:szCs w:val="24"/>
          <w:rtl/>
          <w:rPrChange w:id="1334" w:author="רינת אביטל" w:date="2022-05-12T09:18:00Z">
            <w:rPr>
              <w:rFonts w:hint="eastAsia"/>
              <w:sz w:val="28"/>
              <w:szCs w:val="28"/>
              <w:rtl/>
            </w:rPr>
          </w:rPrChange>
        </w:rPr>
        <w:t>על</w:t>
      </w:r>
      <w:r w:rsidRPr="00103DCA">
        <w:rPr>
          <w:rFonts w:ascii="Tahoma" w:hAnsi="Tahoma" w:cs="Tahoma"/>
          <w:sz w:val="24"/>
          <w:szCs w:val="24"/>
          <w:rtl/>
          <w:rPrChange w:id="1335" w:author="רינת אביטל" w:date="2022-05-12T09:18:00Z">
            <w:rPr>
              <w:sz w:val="28"/>
              <w:szCs w:val="28"/>
              <w:rtl/>
            </w:rPr>
          </w:rPrChange>
        </w:rPr>
        <w:t xml:space="preserve"> </w:t>
      </w:r>
      <w:r w:rsidRPr="00103DCA">
        <w:rPr>
          <w:rFonts w:ascii="Tahoma" w:hAnsi="Tahoma" w:cs="Tahoma" w:hint="eastAsia"/>
          <w:sz w:val="24"/>
          <w:szCs w:val="24"/>
          <w:rtl/>
          <w:rPrChange w:id="1336" w:author="רינת אביטל" w:date="2022-05-12T09:18:00Z">
            <w:rPr>
              <w:rFonts w:hint="eastAsia"/>
              <w:sz w:val="28"/>
              <w:szCs w:val="28"/>
              <w:rtl/>
            </w:rPr>
          </w:rPrChange>
        </w:rPr>
        <w:t>פרויקט</w:t>
      </w:r>
      <w:r w:rsidRPr="00103DCA">
        <w:rPr>
          <w:rFonts w:ascii="Tahoma" w:hAnsi="Tahoma" w:cs="Tahoma"/>
          <w:sz w:val="24"/>
          <w:szCs w:val="24"/>
          <w:rtl/>
          <w:rPrChange w:id="1337" w:author="רינת אביטל" w:date="2022-05-12T09:18:00Z">
            <w:rPr>
              <w:sz w:val="28"/>
              <w:szCs w:val="28"/>
              <w:rtl/>
            </w:rPr>
          </w:rPrChange>
        </w:rPr>
        <w:t xml:space="preserve"> </w:t>
      </w:r>
      <w:r w:rsidRPr="00103DCA">
        <w:rPr>
          <w:rFonts w:ascii="Tahoma" w:hAnsi="Tahoma" w:cs="Tahoma" w:hint="eastAsia"/>
          <w:sz w:val="24"/>
          <w:szCs w:val="24"/>
          <w:rtl/>
          <w:rPrChange w:id="1338" w:author="רינת אביטל" w:date="2022-05-12T09:18:00Z">
            <w:rPr>
              <w:rFonts w:hint="eastAsia"/>
              <w:sz w:val="28"/>
              <w:szCs w:val="28"/>
              <w:rtl/>
            </w:rPr>
          </w:rPrChange>
        </w:rPr>
        <w:t>משלי</w:t>
      </w:r>
      <w:r w:rsidRPr="00103DCA">
        <w:rPr>
          <w:rFonts w:ascii="Tahoma" w:hAnsi="Tahoma" w:cs="Tahoma"/>
          <w:sz w:val="24"/>
          <w:szCs w:val="24"/>
          <w:rtl/>
          <w:rPrChange w:id="1339" w:author="רינת אביטל" w:date="2022-05-12T09:18:00Z">
            <w:rPr>
              <w:sz w:val="28"/>
              <w:szCs w:val="28"/>
              <w:rtl/>
            </w:rPr>
          </w:rPrChange>
        </w:rPr>
        <w:t xml:space="preserve"> </w:t>
      </w:r>
      <w:r w:rsidRPr="00103DCA">
        <w:rPr>
          <w:rFonts w:ascii="Tahoma" w:hAnsi="Tahoma" w:cs="Tahoma" w:hint="eastAsia"/>
          <w:sz w:val="24"/>
          <w:szCs w:val="24"/>
          <w:rtl/>
          <w:rPrChange w:id="1340" w:author="רינת אביטל" w:date="2022-05-12T09:18:00Z">
            <w:rPr>
              <w:rFonts w:hint="eastAsia"/>
              <w:sz w:val="28"/>
              <w:szCs w:val="28"/>
              <w:rtl/>
            </w:rPr>
          </w:rPrChange>
        </w:rPr>
        <w:t>שאני</w:t>
      </w:r>
      <w:r w:rsidRPr="00103DCA">
        <w:rPr>
          <w:rFonts w:ascii="Tahoma" w:hAnsi="Tahoma" w:cs="Tahoma"/>
          <w:sz w:val="24"/>
          <w:szCs w:val="24"/>
          <w:rtl/>
          <w:rPrChange w:id="1341" w:author="רינת אביטל" w:date="2022-05-12T09:18:00Z">
            <w:rPr>
              <w:sz w:val="28"/>
              <w:szCs w:val="28"/>
              <w:rtl/>
            </w:rPr>
          </w:rPrChange>
        </w:rPr>
        <w:t xml:space="preserve"> </w:t>
      </w:r>
      <w:r w:rsidRPr="00103DCA">
        <w:rPr>
          <w:rFonts w:ascii="Tahoma" w:hAnsi="Tahoma" w:cs="Tahoma" w:hint="eastAsia"/>
          <w:sz w:val="24"/>
          <w:szCs w:val="24"/>
          <w:rtl/>
          <w:rPrChange w:id="1342" w:author="רינת אביטל" w:date="2022-05-12T09:18:00Z">
            <w:rPr>
              <w:rFonts w:hint="eastAsia"/>
              <w:sz w:val="28"/>
              <w:szCs w:val="28"/>
              <w:rtl/>
            </w:rPr>
          </w:rPrChange>
        </w:rPr>
        <w:t>אמורה</w:t>
      </w:r>
      <w:r w:rsidRPr="00103DCA">
        <w:rPr>
          <w:rFonts w:ascii="Tahoma" w:hAnsi="Tahoma" w:cs="Tahoma"/>
          <w:sz w:val="24"/>
          <w:szCs w:val="24"/>
          <w:rtl/>
          <w:rPrChange w:id="1343" w:author="רינת אביטל" w:date="2022-05-12T09:18:00Z">
            <w:rPr>
              <w:sz w:val="28"/>
              <w:szCs w:val="28"/>
              <w:rtl/>
            </w:rPr>
          </w:rPrChange>
        </w:rPr>
        <w:t xml:space="preserve"> </w:t>
      </w:r>
      <w:r w:rsidRPr="00103DCA">
        <w:rPr>
          <w:rFonts w:ascii="Tahoma" w:hAnsi="Tahoma" w:cs="Tahoma" w:hint="eastAsia"/>
          <w:sz w:val="24"/>
          <w:szCs w:val="24"/>
          <w:rtl/>
          <w:rPrChange w:id="1344" w:author="רינת אביטל" w:date="2022-05-12T09:18:00Z">
            <w:rPr>
              <w:rFonts w:hint="eastAsia"/>
              <w:sz w:val="28"/>
              <w:szCs w:val="28"/>
              <w:rtl/>
            </w:rPr>
          </w:rPrChange>
        </w:rPr>
        <w:t>לעשות</w:t>
      </w:r>
      <w:r w:rsidRPr="00103DCA">
        <w:rPr>
          <w:rFonts w:ascii="Tahoma" w:hAnsi="Tahoma" w:cs="Tahoma"/>
          <w:sz w:val="24"/>
          <w:szCs w:val="24"/>
          <w:rtl/>
          <w:rPrChange w:id="1345" w:author="רינת אביטל" w:date="2022-05-12T09:18:00Z">
            <w:rPr>
              <w:sz w:val="28"/>
              <w:szCs w:val="28"/>
              <w:rtl/>
            </w:rPr>
          </w:rPrChange>
        </w:rPr>
        <w:t xml:space="preserve"> </w:t>
      </w:r>
      <w:r w:rsidRPr="00103DCA">
        <w:rPr>
          <w:rFonts w:ascii="Tahoma" w:hAnsi="Tahoma" w:cs="Tahoma" w:hint="eastAsia"/>
          <w:sz w:val="24"/>
          <w:szCs w:val="24"/>
          <w:rtl/>
          <w:rPrChange w:id="1346" w:author="רינת אביטל" w:date="2022-05-12T09:18:00Z">
            <w:rPr>
              <w:rFonts w:hint="eastAsia"/>
              <w:sz w:val="28"/>
              <w:szCs w:val="28"/>
              <w:rtl/>
            </w:rPr>
          </w:rPrChange>
        </w:rPr>
        <w:t>לבד</w:t>
      </w:r>
      <w:r w:rsidRPr="00103DCA">
        <w:rPr>
          <w:rFonts w:ascii="Tahoma" w:hAnsi="Tahoma" w:cs="Tahoma"/>
          <w:sz w:val="24"/>
          <w:szCs w:val="24"/>
          <w:rtl/>
          <w:rPrChange w:id="1347" w:author="רינת אביטל" w:date="2022-05-12T09:18:00Z">
            <w:rPr>
              <w:sz w:val="28"/>
              <w:szCs w:val="28"/>
              <w:rtl/>
            </w:rPr>
          </w:rPrChange>
        </w:rPr>
        <w:t xml:space="preserve"> </w:t>
      </w:r>
      <w:r w:rsidRPr="00103DCA">
        <w:rPr>
          <w:rFonts w:ascii="Tahoma" w:hAnsi="Tahoma" w:cs="Tahoma" w:hint="eastAsia"/>
          <w:sz w:val="24"/>
          <w:szCs w:val="24"/>
          <w:rtl/>
          <w:rPrChange w:id="1348" w:author="רינת אביטל" w:date="2022-05-12T09:18:00Z">
            <w:rPr>
              <w:rFonts w:hint="eastAsia"/>
              <w:sz w:val="28"/>
              <w:szCs w:val="28"/>
              <w:rtl/>
            </w:rPr>
          </w:rPrChange>
        </w:rPr>
        <w:t>מתחילתו</w:t>
      </w:r>
      <w:r w:rsidRPr="00103DCA">
        <w:rPr>
          <w:rFonts w:ascii="Tahoma" w:hAnsi="Tahoma" w:cs="Tahoma"/>
          <w:sz w:val="24"/>
          <w:szCs w:val="24"/>
          <w:rtl/>
          <w:rPrChange w:id="1349" w:author="רינת אביטל" w:date="2022-05-12T09:18:00Z">
            <w:rPr>
              <w:sz w:val="28"/>
              <w:szCs w:val="28"/>
              <w:rtl/>
            </w:rPr>
          </w:rPrChange>
        </w:rPr>
        <w:t xml:space="preserve"> </w:t>
      </w:r>
      <w:r w:rsidRPr="00103DCA">
        <w:rPr>
          <w:rFonts w:ascii="Tahoma" w:hAnsi="Tahoma" w:cs="Tahoma" w:hint="eastAsia"/>
          <w:sz w:val="24"/>
          <w:szCs w:val="24"/>
          <w:rtl/>
          <w:rPrChange w:id="1350" w:author="רינת אביטל" w:date="2022-05-12T09:18:00Z">
            <w:rPr>
              <w:rFonts w:hint="eastAsia"/>
              <w:sz w:val="28"/>
              <w:szCs w:val="28"/>
              <w:rtl/>
            </w:rPr>
          </w:rPrChange>
        </w:rPr>
        <w:t>ועד</w:t>
      </w:r>
      <w:r w:rsidRPr="00103DCA">
        <w:rPr>
          <w:rFonts w:ascii="Tahoma" w:hAnsi="Tahoma" w:cs="Tahoma"/>
          <w:sz w:val="24"/>
          <w:szCs w:val="24"/>
          <w:rtl/>
          <w:rPrChange w:id="1351" w:author="רינת אביטל" w:date="2022-05-12T09:18:00Z">
            <w:rPr>
              <w:sz w:val="28"/>
              <w:szCs w:val="28"/>
              <w:rtl/>
            </w:rPr>
          </w:rPrChange>
        </w:rPr>
        <w:t xml:space="preserve"> </w:t>
      </w:r>
      <w:r w:rsidRPr="00103DCA">
        <w:rPr>
          <w:rFonts w:ascii="Tahoma" w:hAnsi="Tahoma" w:cs="Tahoma" w:hint="eastAsia"/>
          <w:sz w:val="24"/>
          <w:szCs w:val="24"/>
          <w:rtl/>
          <w:rPrChange w:id="1352" w:author="רינת אביטל" w:date="2022-05-12T09:18:00Z">
            <w:rPr>
              <w:rFonts w:hint="eastAsia"/>
              <w:sz w:val="28"/>
              <w:szCs w:val="28"/>
              <w:rtl/>
            </w:rPr>
          </w:rPrChange>
        </w:rPr>
        <w:t>סופו</w:t>
      </w:r>
      <w:r w:rsidRPr="00103DCA">
        <w:rPr>
          <w:rFonts w:ascii="Tahoma" w:hAnsi="Tahoma" w:cs="Tahoma"/>
          <w:sz w:val="24"/>
          <w:szCs w:val="24"/>
          <w:rtl/>
          <w:rPrChange w:id="1353" w:author="רינת אביטל" w:date="2022-05-12T09:18:00Z">
            <w:rPr>
              <w:sz w:val="28"/>
              <w:szCs w:val="28"/>
              <w:rtl/>
            </w:rPr>
          </w:rPrChange>
        </w:rPr>
        <w:t xml:space="preserve"> </w:t>
      </w:r>
      <w:r w:rsidRPr="00103DCA">
        <w:rPr>
          <w:rFonts w:ascii="Tahoma" w:hAnsi="Tahoma" w:cs="Tahoma" w:hint="eastAsia"/>
          <w:sz w:val="24"/>
          <w:szCs w:val="24"/>
          <w:rtl/>
          <w:rPrChange w:id="1354" w:author="רינת אביטל" w:date="2022-05-12T09:18:00Z">
            <w:rPr>
              <w:rFonts w:hint="eastAsia"/>
              <w:sz w:val="28"/>
              <w:szCs w:val="28"/>
              <w:rtl/>
            </w:rPr>
          </w:rPrChange>
        </w:rPr>
        <w:t>אני</w:t>
      </w:r>
      <w:r w:rsidRPr="00103DCA">
        <w:rPr>
          <w:rFonts w:ascii="Tahoma" w:hAnsi="Tahoma" w:cs="Tahoma"/>
          <w:sz w:val="24"/>
          <w:szCs w:val="24"/>
          <w:rtl/>
          <w:rPrChange w:id="1355" w:author="רינת אביטל" w:date="2022-05-12T09:18:00Z">
            <w:rPr>
              <w:sz w:val="28"/>
              <w:szCs w:val="28"/>
              <w:rtl/>
            </w:rPr>
          </w:rPrChange>
        </w:rPr>
        <w:t xml:space="preserve"> </w:t>
      </w:r>
      <w:r w:rsidRPr="00103DCA">
        <w:rPr>
          <w:rFonts w:ascii="Tahoma" w:hAnsi="Tahoma" w:cs="Tahoma" w:hint="eastAsia"/>
          <w:sz w:val="24"/>
          <w:szCs w:val="24"/>
          <w:rtl/>
          <w:rPrChange w:id="1356" w:author="רינת אביטל" w:date="2022-05-12T09:18:00Z">
            <w:rPr>
              <w:rFonts w:hint="eastAsia"/>
              <w:sz w:val="28"/>
              <w:szCs w:val="28"/>
              <w:rtl/>
            </w:rPr>
          </w:rPrChange>
        </w:rPr>
        <w:t>אמורה</w:t>
      </w:r>
      <w:r w:rsidRPr="00103DCA">
        <w:rPr>
          <w:rFonts w:ascii="Tahoma" w:hAnsi="Tahoma" w:cs="Tahoma"/>
          <w:sz w:val="24"/>
          <w:szCs w:val="24"/>
          <w:rtl/>
          <w:rPrChange w:id="1357" w:author="רינת אביטל" w:date="2022-05-12T09:18:00Z">
            <w:rPr>
              <w:sz w:val="28"/>
              <w:szCs w:val="28"/>
              <w:rtl/>
            </w:rPr>
          </w:rPrChange>
        </w:rPr>
        <w:t xml:space="preserve"> </w:t>
      </w:r>
      <w:r w:rsidRPr="00103DCA">
        <w:rPr>
          <w:rFonts w:ascii="Tahoma" w:hAnsi="Tahoma" w:cs="Tahoma" w:hint="eastAsia"/>
          <w:sz w:val="24"/>
          <w:szCs w:val="24"/>
          <w:rtl/>
          <w:rPrChange w:id="1358" w:author="רינת אביטל" w:date="2022-05-12T09:18:00Z">
            <w:rPr>
              <w:rFonts w:hint="eastAsia"/>
              <w:sz w:val="28"/>
              <w:szCs w:val="28"/>
              <w:rtl/>
            </w:rPr>
          </w:rPrChange>
        </w:rPr>
        <w:t>ללמוד</w:t>
      </w:r>
      <w:r w:rsidRPr="00103DCA">
        <w:rPr>
          <w:rFonts w:ascii="Tahoma" w:hAnsi="Tahoma" w:cs="Tahoma"/>
          <w:sz w:val="24"/>
          <w:szCs w:val="24"/>
          <w:rtl/>
          <w:rPrChange w:id="1359" w:author="רינת אביטל" w:date="2022-05-12T09:18:00Z">
            <w:rPr>
              <w:sz w:val="28"/>
              <w:szCs w:val="28"/>
              <w:rtl/>
            </w:rPr>
          </w:rPrChange>
        </w:rPr>
        <w:t xml:space="preserve"> </w:t>
      </w:r>
      <w:r w:rsidRPr="00103DCA">
        <w:rPr>
          <w:rFonts w:ascii="Tahoma" w:hAnsi="Tahoma" w:cs="Tahoma" w:hint="eastAsia"/>
          <w:sz w:val="24"/>
          <w:szCs w:val="24"/>
          <w:rtl/>
          <w:rPrChange w:id="1360" w:author="רינת אביטל" w:date="2022-05-12T09:18:00Z">
            <w:rPr>
              <w:rFonts w:hint="eastAsia"/>
              <w:sz w:val="28"/>
              <w:szCs w:val="28"/>
              <w:rtl/>
            </w:rPr>
          </w:rPrChange>
        </w:rPr>
        <w:t>לבד</w:t>
      </w:r>
      <w:r w:rsidR="001940FB" w:rsidRPr="00103DCA">
        <w:rPr>
          <w:rFonts w:ascii="Tahoma" w:hAnsi="Tahoma" w:cs="Tahoma"/>
          <w:sz w:val="24"/>
          <w:szCs w:val="24"/>
          <w:rtl/>
          <w:rPrChange w:id="1361" w:author="רינת אביטל" w:date="2022-05-12T09:18:00Z">
            <w:rPr>
              <w:sz w:val="28"/>
              <w:szCs w:val="28"/>
              <w:rtl/>
            </w:rPr>
          </w:rPrChange>
        </w:rPr>
        <w:t xml:space="preserve"> </w:t>
      </w:r>
      <w:r w:rsidR="001940FB" w:rsidRPr="00103DCA">
        <w:rPr>
          <w:rFonts w:ascii="Tahoma" w:hAnsi="Tahoma" w:cs="Tahoma" w:hint="eastAsia"/>
          <w:sz w:val="24"/>
          <w:szCs w:val="24"/>
          <w:rtl/>
          <w:rPrChange w:id="1362" w:author="רינת אביטל" w:date="2022-05-12T09:18:00Z">
            <w:rPr>
              <w:rFonts w:hint="eastAsia"/>
              <w:sz w:val="28"/>
              <w:szCs w:val="28"/>
              <w:rtl/>
            </w:rPr>
          </w:rPrChange>
        </w:rPr>
        <w:t>חומרים</w:t>
      </w:r>
      <w:r w:rsidR="001940FB" w:rsidRPr="00103DCA">
        <w:rPr>
          <w:rFonts w:ascii="Tahoma" w:hAnsi="Tahoma" w:cs="Tahoma"/>
          <w:sz w:val="24"/>
          <w:szCs w:val="24"/>
          <w:rtl/>
          <w:rPrChange w:id="1363" w:author="רינת אביטל" w:date="2022-05-12T09:18:00Z">
            <w:rPr>
              <w:sz w:val="28"/>
              <w:szCs w:val="28"/>
              <w:rtl/>
            </w:rPr>
          </w:rPrChange>
        </w:rPr>
        <w:t xml:space="preserve"> </w:t>
      </w:r>
      <w:r w:rsidR="001940FB" w:rsidRPr="00103DCA">
        <w:rPr>
          <w:rFonts w:ascii="Tahoma" w:hAnsi="Tahoma" w:cs="Tahoma" w:hint="eastAsia"/>
          <w:sz w:val="24"/>
          <w:szCs w:val="24"/>
          <w:rtl/>
          <w:rPrChange w:id="1364" w:author="רינת אביטל" w:date="2022-05-12T09:18:00Z">
            <w:rPr>
              <w:rFonts w:hint="eastAsia"/>
              <w:sz w:val="28"/>
              <w:szCs w:val="28"/>
              <w:rtl/>
            </w:rPr>
          </w:rPrChange>
        </w:rPr>
        <w:t>שלא</w:t>
      </w:r>
      <w:r w:rsidR="001940FB" w:rsidRPr="00103DCA">
        <w:rPr>
          <w:rFonts w:ascii="Tahoma" w:hAnsi="Tahoma" w:cs="Tahoma"/>
          <w:sz w:val="24"/>
          <w:szCs w:val="24"/>
          <w:rtl/>
          <w:rPrChange w:id="1365" w:author="רינת אביטל" w:date="2022-05-12T09:18:00Z">
            <w:rPr>
              <w:sz w:val="28"/>
              <w:szCs w:val="28"/>
              <w:rtl/>
            </w:rPr>
          </w:rPrChange>
        </w:rPr>
        <w:t xml:space="preserve"> </w:t>
      </w:r>
      <w:r w:rsidR="001940FB" w:rsidRPr="00103DCA">
        <w:rPr>
          <w:rFonts w:ascii="Tahoma" w:hAnsi="Tahoma" w:cs="Tahoma" w:hint="eastAsia"/>
          <w:sz w:val="24"/>
          <w:szCs w:val="24"/>
          <w:rtl/>
          <w:rPrChange w:id="1366" w:author="רינת אביטל" w:date="2022-05-12T09:18:00Z">
            <w:rPr>
              <w:rFonts w:hint="eastAsia"/>
              <w:sz w:val="28"/>
              <w:szCs w:val="28"/>
              <w:rtl/>
            </w:rPr>
          </w:rPrChange>
        </w:rPr>
        <w:t>למדנו</w:t>
      </w:r>
      <w:r w:rsidR="001940FB" w:rsidRPr="00103DCA">
        <w:rPr>
          <w:rFonts w:ascii="Tahoma" w:hAnsi="Tahoma" w:cs="Tahoma"/>
          <w:sz w:val="24"/>
          <w:szCs w:val="24"/>
          <w:rtl/>
          <w:rPrChange w:id="1367" w:author="רינת אביטל" w:date="2022-05-12T09:18:00Z">
            <w:rPr>
              <w:sz w:val="28"/>
              <w:szCs w:val="28"/>
              <w:rtl/>
            </w:rPr>
          </w:rPrChange>
        </w:rPr>
        <w:t xml:space="preserve"> </w:t>
      </w:r>
      <w:r w:rsidR="001940FB" w:rsidRPr="00103DCA">
        <w:rPr>
          <w:rFonts w:ascii="Tahoma" w:hAnsi="Tahoma" w:cs="Tahoma" w:hint="eastAsia"/>
          <w:sz w:val="24"/>
          <w:szCs w:val="24"/>
          <w:rtl/>
          <w:rPrChange w:id="1368" w:author="רינת אביטל" w:date="2022-05-12T09:18:00Z">
            <w:rPr>
              <w:rFonts w:hint="eastAsia"/>
              <w:sz w:val="28"/>
              <w:szCs w:val="28"/>
              <w:rtl/>
            </w:rPr>
          </w:rPrChange>
        </w:rPr>
        <w:t>בכיתה</w:t>
      </w:r>
      <w:r w:rsidRPr="00103DCA">
        <w:rPr>
          <w:rFonts w:ascii="Tahoma" w:hAnsi="Tahoma" w:cs="Tahoma"/>
          <w:sz w:val="24"/>
          <w:szCs w:val="24"/>
          <w:rtl/>
          <w:rPrChange w:id="1369" w:author="רינת אביטל" w:date="2022-05-12T09:18:00Z">
            <w:rPr>
              <w:sz w:val="28"/>
              <w:szCs w:val="28"/>
              <w:rtl/>
            </w:rPr>
          </w:rPrChange>
        </w:rPr>
        <w:t xml:space="preserve">, </w:t>
      </w:r>
      <w:r w:rsidR="001940FB" w:rsidRPr="00103DCA">
        <w:rPr>
          <w:rFonts w:ascii="Tahoma" w:hAnsi="Tahoma" w:cs="Tahoma" w:hint="eastAsia"/>
          <w:sz w:val="24"/>
          <w:szCs w:val="24"/>
          <w:rtl/>
          <w:rPrChange w:id="1370" w:author="רינת אביטל" w:date="2022-05-12T09:18:00Z">
            <w:rPr>
              <w:rFonts w:hint="eastAsia"/>
              <w:sz w:val="28"/>
              <w:szCs w:val="28"/>
              <w:rtl/>
            </w:rPr>
          </w:rPrChange>
        </w:rPr>
        <w:t>לנתח</w:t>
      </w:r>
      <w:r w:rsidR="001940FB" w:rsidRPr="00103DCA">
        <w:rPr>
          <w:rFonts w:ascii="Tahoma" w:hAnsi="Tahoma" w:cs="Tahoma"/>
          <w:sz w:val="24"/>
          <w:szCs w:val="24"/>
          <w:rtl/>
          <w:rPrChange w:id="1371" w:author="רינת אביטל" w:date="2022-05-12T09:18:00Z">
            <w:rPr>
              <w:sz w:val="28"/>
              <w:szCs w:val="28"/>
              <w:rtl/>
            </w:rPr>
          </w:rPrChange>
        </w:rPr>
        <w:t xml:space="preserve"> </w:t>
      </w:r>
      <w:r w:rsidR="001940FB" w:rsidRPr="00103DCA">
        <w:rPr>
          <w:rFonts w:ascii="Tahoma" w:hAnsi="Tahoma" w:cs="Tahoma" w:hint="eastAsia"/>
          <w:sz w:val="24"/>
          <w:szCs w:val="24"/>
          <w:rtl/>
          <w:rPrChange w:id="1372" w:author="רינת אביטל" w:date="2022-05-12T09:18:00Z">
            <w:rPr>
              <w:rFonts w:hint="eastAsia"/>
              <w:sz w:val="28"/>
              <w:szCs w:val="28"/>
              <w:rtl/>
            </w:rPr>
          </w:rPrChange>
        </w:rPr>
        <w:t>פרויקט</w:t>
      </w:r>
      <w:r w:rsidR="001940FB" w:rsidRPr="00103DCA">
        <w:rPr>
          <w:rFonts w:ascii="Tahoma" w:hAnsi="Tahoma" w:cs="Tahoma"/>
          <w:sz w:val="24"/>
          <w:szCs w:val="24"/>
          <w:rtl/>
          <w:rPrChange w:id="1373" w:author="רינת אביטל" w:date="2022-05-12T09:18:00Z">
            <w:rPr>
              <w:sz w:val="28"/>
              <w:szCs w:val="28"/>
              <w:rtl/>
            </w:rPr>
          </w:rPrChange>
        </w:rPr>
        <w:t xml:space="preserve"> </w:t>
      </w:r>
      <w:r w:rsidR="001940FB" w:rsidRPr="00103DCA">
        <w:rPr>
          <w:rFonts w:ascii="Tahoma" w:hAnsi="Tahoma" w:cs="Tahoma" w:hint="eastAsia"/>
          <w:sz w:val="24"/>
          <w:szCs w:val="24"/>
          <w:rtl/>
          <w:rPrChange w:id="1374" w:author="רינת אביטל" w:date="2022-05-12T09:18:00Z">
            <w:rPr>
              <w:rFonts w:hint="eastAsia"/>
              <w:sz w:val="28"/>
              <w:szCs w:val="28"/>
              <w:rtl/>
            </w:rPr>
          </w:rPrChange>
        </w:rPr>
        <w:t>ולהבין</w:t>
      </w:r>
      <w:r w:rsidR="001940FB" w:rsidRPr="00103DCA">
        <w:rPr>
          <w:rFonts w:ascii="Tahoma" w:hAnsi="Tahoma" w:cs="Tahoma"/>
          <w:sz w:val="24"/>
          <w:szCs w:val="24"/>
          <w:rtl/>
          <w:rPrChange w:id="1375" w:author="רינת אביטל" w:date="2022-05-12T09:18:00Z">
            <w:rPr>
              <w:sz w:val="28"/>
              <w:szCs w:val="28"/>
              <w:rtl/>
            </w:rPr>
          </w:rPrChange>
        </w:rPr>
        <w:t xml:space="preserve"> </w:t>
      </w:r>
      <w:r w:rsidR="001940FB" w:rsidRPr="00103DCA">
        <w:rPr>
          <w:rFonts w:ascii="Tahoma" w:hAnsi="Tahoma" w:cs="Tahoma" w:hint="eastAsia"/>
          <w:sz w:val="24"/>
          <w:szCs w:val="24"/>
          <w:rtl/>
          <w:rPrChange w:id="1376" w:author="רינת אביטל" w:date="2022-05-12T09:18:00Z">
            <w:rPr>
              <w:rFonts w:hint="eastAsia"/>
              <w:sz w:val="28"/>
              <w:szCs w:val="28"/>
              <w:rtl/>
            </w:rPr>
          </w:rPrChange>
        </w:rPr>
        <w:t>מה</w:t>
      </w:r>
      <w:r w:rsidR="001940FB" w:rsidRPr="00103DCA">
        <w:rPr>
          <w:rFonts w:ascii="Tahoma" w:hAnsi="Tahoma" w:cs="Tahoma"/>
          <w:sz w:val="24"/>
          <w:szCs w:val="24"/>
          <w:rtl/>
          <w:rPrChange w:id="1377" w:author="רינת אביטל" w:date="2022-05-12T09:18:00Z">
            <w:rPr>
              <w:sz w:val="28"/>
              <w:szCs w:val="28"/>
              <w:rtl/>
            </w:rPr>
          </w:rPrChange>
        </w:rPr>
        <w:t xml:space="preserve"> </w:t>
      </w:r>
      <w:r w:rsidR="001940FB" w:rsidRPr="00103DCA">
        <w:rPr>
          <w:rFonts w:ascii="Tahoma" w:hAnsi="Tahoma" w:cs="Tahoma" w:hint="eastAsia"/>
          <w:sz w:val="24"/>
          <w:szCs w:val="24"/>
          <w:rtl/>
          <w:rPrChange w:id="1378" w:author="רינת אביטל" w:date="2022-05-12T09:18:00Z">
            <w:rPr>
              <w:rFonts w:hint="eastAsia"/>
              <w:sz w:val="28"/>
              <w:szCs w:val="28"/>
              <w:rtl/>
            </w:rPr>
          </w:rPrChange>
        </w:rPr>
        <w:t>אני</w:t>
      </w:r>
      <w:r w:rsidR="001940FB" w:rsidRPr="00103DCA">
        <w:rPr>
          <w:rFonts w:ascii="Tahoma" w:hAnsi="Tahoma" w:cs="Tahoma"/>
          <w:sz w:val="24"/>
          <w:szCs w:val="24"/>
          <w:rtl/>
          <w:rPrChange w:id="1379" w:author="רינת אביטל" w:date="2022-05-12T09:18:00Z">
            <w:rPr>
              <w:sz w:val="28"/>
              <w:szCs w:val="28"/>
              <w:rtl/>
            </w:rPr>
          </w:rPrChange>
        </w:rPr>
        <w:t xml:space="preserve"> </w:t>
      </w:r>
      <w:r w:rsidR="001940FB" w:rsidRPr="00103DCA">
        <w:rPr>
          <w:rFonts w:ascii="Tahoma" w:hAnsi="Tahoma" w:cs="Tahoma" w:hint="eastAsia"/>
          <w:sz w:val="24"/>
          <w:szCs w:val="24"/>
          <w:rtl/>
          <w:rPrChange w:id="1380" w:author="רינת אביטל" w:date="2022-05-12T09:18:00Z">
            <w:rPr>
              <w:rFonts w:hint="eastAsia"/>
              <w:sz w:val="28"/>
              <w:szCs w:val="28"/>
              <w:rtl/>
            </w:rPr>
          </w:rPrChange>
        </w:rPr>
        <w:t>צריכה</w:t>
      </w:r>
      <w:r w:rsidR="001940FB" w:rsidRPr="00103DCA">
        <w:rPr>
          <w:rFonts w:ascii="Tahoma" w:hAnsi="Tahoma" w:cs="Tahoma"/>
          <w:sz w:val="24"/>
          <w:szCs w:val="24"/>
          <w:rtl/>
          <w:rPrChange w:id="1381" w:author="רינת אביטל" w:date="2022-05-12T09:18:00Z">
            <w:rPr>
              <w:sz w:val="28"/>
              <w:szCs w:val="28"/>
              <w:rtl/>
            </w:rPr>
          </w:rPrChange>
        </w:rPr>
        <w:t xml:space="preserve"> </w:t>
      </w:r>
      <w:r w:rsidR="001940FB" w:rsidRPr="00103DCA">
        <w:rPr>
          <w:rFonts w:ascii="Tahoma" w:hAnsi="Tahoma" w:cs="Tahoma" w:hint="eastAsia"/>
          <w:sz w:val="24"/>
          <w:szCs w:val="24"/>
          <w:rtl/>
          <w:rPrChange w:id="1382" w:author="רינת אביטל" w:date="2022-05-12T09:18:00Z">
            <w:rPr>
              <w:rFonts w:hint="eastAsia"/>
              <w:sz w:val="28"/>
              <w:szCs w:val="28"/>
              <w:rtl/>
            </w:rPr>
          </w:rPrChange>
        </w:rPr>
        <w:t>לבצע</w:t>
      </w:r>
      <w:r w:rsidRPr="00103DCA">
        <w:rPr>
          <w:rFonts w:ascii="Tahoma" w:hAnsi="Tahoma" w:cs="Tahoma"/>
          <w:sz w:val="24"/>
          <w:szCs w:val="24"/>
          <w:rtl/>
          <w:rPrChange w:id="1383" w:author="רינת אביטל" w:date="2022-05-12T09:18:00Z">
            <w:rPr>
              <w:sz w:val="28"/>
              <w:szCs w:val="28"/>
              <w:rtl/>
            </w:rPr>
          </w:rPrChange>
        </w:rPr>
        <w:t xml:space="preserve">, </w:t>
      </w:r>
      <w:r w:rsidRPr="00103DCA">
        <w:rPr>
          <w:rFonts w:ascii="Tahoma" w:hAnsi="Tahoma" w:cs="Tahoma" w:hint="eastAsia"/>
          <w:sz w:val="24"/>
          <w:szCs w:val="24"/>
          <w:rtl/>
          <w:rPrChange w:id="1384" w:author="רינת אביטל" w:date="2022-05-12T09:18:00Z">
            <w:rPr>
              <w:rFonts w:hint="eastAsia"/>
              <w:sz w:val="28"/>
              <w:szCs w:val="28"/>
              <w:rtl/>
            </w:rPr>
          </w:rPrChange>
        </w:rPr>
        <w:t>להכיר</w:t>
      </w:r>
      <w:r w:rsidRPr="00103DCA">
        <w:rPr>
          <w:rFonts w:ascii="Tahoma" w:hAnsi="Tahoma" w:cs="Tahoma"/>
          <w:sz w:val="24"/>
          <w:szCs w:val="24"/>
          <w:rtl/>
          <w:rPrChange w:id="1385" w:author="רינת אביטל" w:date="2022-05-12T09:18:00Z">
            <w:rPr>
              <w:sz w:val="28"/>
              <w:szCs w:val="28"/>
              <w:rtl/>
            </w:rPr>
          </w:rPrChange>
        </w:rPr>
        <w:t xml:space="preserve"> </w:t>
      </w:r>
      <w:r w:rsidR="001940FB" w:rsidRPr="00103DCA">
        <w:rPr>
          <w:rFonts w:ascii="Tahoma" w:hAnsi="Tahoma" w:cs="Tahoma" w:hint="eastAsia"/>
          <w:sz w:val="24"/>
          <w:szCs w:val="24"/>
          <w:rtl/>
          <w:rPrChange w:id="1386" w:author="רינת אביטל" w:date="2022-05-12T09:18:00Z">
            <w:rPr>
              <w:rFonts w:hint="eastAsia"/>
              <w:sz w:val="28"/>
              <w:szCs w:val="28"/>
              <w:rtl/>
            </w:rPr>
          </w:rPrChange>
        </w:rPr>
        <w:t>קודים</w:t>
      </w:r>
      <w:r w:rsidR="001940FB" w:rsidRPr="00103DCA">
        <w:rPr>
          <w:rFonts w:ascii="Tahoma" w:hAnsi="Tahoma" w:cs="Tahoma"/>
          <w:sz w:val="24"/>
          <w:szCs w:val="24"/>
          <w:rtl/>
          <w:rPrChange w:id="1387" w:author="רינת אביטל" w:date="2022-05-12T09:18:00Z">
            <w:rPr>
              <w:sz w:val="28"/>
              <w:szCs w:val="28"/>
              <w:rtl/>
            </w:rPr>
          </w:rPrChange>
        </w:rPr>
        <w:t xml:space="preserve"> </w:t>
      </w:r>
      <w:r w:rsidR="001940FB" w:rsidRPr="00103DCA">
        <w:rPr>
          <w:rFonts w:ascii="Tahoma" w:hAnsi="Tahoma" w:cs="Tahoma" w:hint="eastAsia"/>
          <w:sz w:val="24"/>
          <w:szCs w:val="24"/>
          <w:rtl/>
          <w:rPrChange w:id="1388" w:author="רינת אביטל" w:date="2022-05-12T09:18:00Z">
            <w:rPr>
              <w:rFonts w:hint="eastAsia"/>
              <w:sz w:val="28"/>
              <w:szCs w:val="28"/>
              <w:rtl/>
            </w:rPr>
          </w:rPrChange>
        </w:rPr>
        <w:t>ואלגוריתמים</w:t>
      </w:r>
      <w:r w:rsidR="001940FB" w:rsidRPr="00103DCA">
        <w:rPr>
          <w:rFonts w:ascii="Tahoma" w:hAnsi="Tahoma" w:cs="Tahoma"/>
          <w:sz w:val="24"/>
          <w:szCs w:val="24"/>
          <w:rtl/>
          <w:rPrChange w:id="1389" w:author="רינת אביטל" w:date="2022-05-12T09:18:00Z">
            <w:rPr>
              <w:sz w:val="28"/>
              <w:szCs w:val="28"/>
              <w:rtl/>
            </w:rPr>
          </w:rPrChange>
        </w:rPr>
        <w:t xml:space="preserve"> </w:t>
      </w:r>
      <w:r w:rsidR="001940FB" w:rsidRPr="00103DCA">
        <w:rPr>
          <w:rFonts w:ascii="Tahoma" w:hAnsi="Tahoma" w:cs="Tahoma" w:hint="eastAsia"/>
          <w:sz w:val="24"/>
          <w:szCs w:val="24"/>
          <w:rtl/>
          <w:rPrChange w:id="1390" w:author="רינת אביטל" w:date="2022-05-12T09:18:00Z">
            <w:rPr>
              <w:rFonts w:hint="eastAsia"/>
              <w:sz w:val="28"/>
              <w:szCs w:val="28"/>
              <w:rtl/>
            </w:rPr>
          </w:rPrChange>
        </w:rPr>
        <w:t>שונים</w:t>
      </w:r>
      <w:r w:rsidR="001940FB" w:rsidRPr="00103DCA">
        <w:rPr>
          <w:rFonts w:ascii="Tahoma" w:hAnsi="Tahoma" w:cs="Tahoma"/>
          <w:sz w:val="24"/>
          <w:szCs w:val="24"/>
          <w:rtl/>
          <w:rPrChange w:id="1391" w:author="רינת אביטל" w:date="2022-05-12T09:18:00Z">
            <w:rPr>
              <w:sz w:val="28"/>
              <w:szCs w:val="28"/>
              <w:rtl/>
            </w:rPr>
          </w:rPrChange>
        </w:rPr>
        <w:t xml:space="preserve">, </w:t>
      </w:r>
      <w:r w:rsidR="001940FB" w:rsidRPr="00103DCA">
        <w:rPr>
          <w:rFonts w:ascii="Tahoma" w:hAnsi="Tahoma" w:cs="Tahoma" w:hint="eastAsia"/>
          <w:sz w:val="24"/>
          <w:szCs w:val="24"/>
          <w:rtl/>
          <w:rPrChange w:id="1392" w:author="רינת אביטל" w:date="2022-05-12T09:18:00Z">
            <w:rPr>
              <w:rFonts w:hint="eastAsia"/>
              <w:sz w:val="28"/>
              <w:szCs w:val="28"/>
              <w:rtl/>
            </w:rPr>
          </w:rPrChange>
        </w:rPr>
        <w:t>לנסות</w:t>
      </w:r>
      <w:r w:rsidR="001940FB" w:rsidRPr="00103DCA">
        <w:rPr>
          <w:rFonts w:ascii="Tahoma" w:hAnsi="Tahoma" w:cs="Tahoma"/>
          <w:sz w:val="24"/>
          <w:szCs w:val="24"/>
          <w:rtl/>
          <w:rPrChange w:id="1393" w:author="רינת אביטל" w:date="2022-05-12T09:18:00Z">
            <w:rPr>
              <w:sz w:val="28"/>
              <w:szCs w:val="28"/>
              <w:rtl/>
            </w:rPr>
          </w:rPrChange>
        </w:rPr>
        <w:t xml:space="preserve"> </w:t>
      </w:r>
      <w:r w:rsidR="001940FB" w:rsidRPr="00103DCA">
        <w:rPr>
          <w:rFonts w:ascii="Tahoma" w:hAnsi="Tahoma" w:cs="Tahoma" w:hint="eastAsia"/>
          <w:sz w:val="24"/>
          <w:szCs w:val="24"/>
          <w:rtl/>
          <w:rPrChange w:id="1394" w:author="רינת אביטל" w:date="2022-05-12T09:18:00Z">
            <w:rPr>
              <w:rFonts w:hint="eastAsia"/>
              <w:sz w:val="28"/>
              <w:szCs w:val="28"/>
              <w:rtl/>
            </w:rPr>
          </w:rPrChange>
        </w:rPr>
        <w:t>ולהתנסות</w:t>
      </w:r>
      <w:r w:rsidR="001940FB" w:rsidRPr="00103DCA">
        <w:rPr>
          <w:rFonts w:ascii="Tahoma" w:hAnsi="Tahoma" w:cs="Tahoma"/>
          <w:sz w:val="24"/>
          <w:szCs w:val="24"/>
          <w:rtl/>
          <w:rPrChange w:id="1395" w:author="רינת אביטל" w:date="2022-05-12T09:18:00Z">
            <w:rPr>
              <w:sz w:val="28"/>
              <w:szCs w:val="28"/>
              <w:rtl/>
            </w:rPr>
          </w:rPrChange>
        </w:rPr>
        <w:t xml:space="preserve">. </w:t>
      </w:r>
      <w:r w:rsidR="001940FB" w:rsidRPr="00103DCA">
        <w:rPr>
          <w:rFonts w:ascii="Tahoma" w:hAnsi="Tahoma" w:cs="Tahoma" w:hint="eastAsia"/>
          <w:sz w:val="24"/>
          <w:szCs w:val="24"/>
          <w:rtl/>
          <w:rPrChange w:id="1396" w:author="רינת אביטל" w:date="2022-05-12T09:18:00Z">
            <w:rPr>
              <w:rFonts w:hint="eastAsia"/>
              <w:sz w:val="28"/>
              <w:szCs w:val="28"/>
              <w:rtl/>
            </w:rPr>
          </w:rPrChange>
        </w:rPr>
        <w:t>וזה</w:t>
      </w:r>
      <w:r w:rsidR="001940FB" w:rsidRPr="00103DCA">
        <w:rPr>
          <w:rFonts w:ascii="Tahoma" w:hAnsi="Tahoma" w:cs="Tahoma"/>
          <w:sz w:val="24"/>
          <w:szCs w:val="24"/>
          <w:rtl/>
          <w:rPrChange w:id="1397" w:author="רינת אביטל" w:date="2022-05-12T09:18:00Z">
            <w:rPr>
              <w:sz w:val="28"/>
              <w:szCs w:val="28"/>
              <w:rtl/>
            </w:rPr>
          </w:rPrChange>
        </w:rPr>
        <w:t xml:space="preserve"> </w:t>
      </w:r>
      <w:r w:rsidR="001940FB" w:rsidRPr="00103DCA">
        <w:rPr>
          <w:rFonts w:ascii="Tahoma" w:hAnsi="Tahoma" w:cs="Tahoma" w:hint="eastAsia"/>
          <w:sz w:val="24"/>
          <w:szCs w:val="24"/>
          <w:rtl/>
          <w:rPrChange w:id="1398" w:author="רינת אביטל" w:date="2022-05-12T09:18:00Z">
            <w:rPr>
              <w:rFonts w:hint="eastAsia"/>
              <w:sz w:val="28"/>
              <w:szCs w:val="28"/>
              <w:rtl/>
            </w:rPr>
          </w:rPrChange>
        </w:rPr>
        <w:t>בעצם</w:t>
      </w:r>
      <w:r w:rsidR="001940FB" w:rsidRPr="00103DCA">
        <w:rPr>
          <w:rFonts w:ascii="Tahoma" w:hAnsi="Tahoma" w:cs="Tahoma"/>
          <w:sz w:val="24"/>
          <w:szCs w:val="24"/>
          <w:rtl/>
          <w:rPrChange w:id="1399" w:author="רינת אביטל" w:date="2022-05-12T09:18:00Z">
            <w:rPr>
              <w:sz w:val="28"/>
              <w:szCs w:val="28"/>
              <w:rtl/>
            </w:rPr>
          </w:rPrChange>
        </w:rPr>
        <w:t xml:space="preserve"> </w:t>
      </w:r>
      <w:r w:rsidR="001940FB" w:rsidRPr="00103DCA">
        <w:rPr>
          <w:rFonts w:ascii="Tahoma" w:hAnsi="Tahoma" w:cs="Tahoma" w:hint="eastAsia"/>
          <w:sz w:val="24"/>
          <w:szCs w:val="24"/>
          <w:rtl/>
          <w:rPrChange w:id="1400" w:author="רינת אביטל" w:date="2022-05-12T09:18:00Z">
            <w:rPr>
              <w:rFonts w:hint="eastAsia"/>
              <w:sz w:val="28"/>
              <w:szCs w:val="28"/>
              <w:rtl/>
            </w:rPr>
          </w:rPrChange>
        </w:rPr>
        <w:t>חלק</w:t>
      </w:r>
      <w:r w:rsidR="001940FB" w:rsidRPr="00103DCA">
        <w:rPr>
          <w:rFonts w:ascii="Tahoma" w:hAnsi="Tahoma" w:cs="Tahoma"/>
          <w:sz w:val="24"/>
          <w:szCs w:val="24"/>
          <w:rtl/>
          <w:rPrChange w:id="1401" w:author="רינת אביטל" w:date="2022-05-12T09:18:00Z">
            <w:rPr>
              <w:sz w:val="28"/>
              <w:szCs w:val="28"/>
              <w:rtl/>
            </w:rPr>
          </w:rPrChange>
        </w:rPr>
        <w:t xml:space="preserve"> </w:t>
      </w:r>
      <w:r w:rsidR="001940FB" w:rsidRPr="00103DCA">
        <w:rPr>
          <w:rFonts w:ascii="Tahoma" w:hAnsi="Tahoma" w:cs="Tahoma" w:hint="eastAsia"/>
          <w:sz w:val="24"/>
          <w:szCs w:val="24"/>
          <w:rtl/>
          <w:rPrChange w:id="1402" w:author="רינת אביטל" w:date="2022-05-12T09:18:00Z">
            <w:rPr>
              <w:rFonts w:hint="eastAsia"/>
              <w:sz w:val="28"/>
              <w:szCs w:val="28"/>
              <w:rtl/>
            </w:rPr>
          </w:rPrChange>
        </w:rPr>
        <w:t>ממטרות</w:t>
      </w:r>
      <w:r w:rsidR="001940FB" w:rsidRPr="00103DCA">
        <w:rPr>
          <w:rFonts w:ascii="Tahoma" w:hAnsi="Tahoma" w:cs="Tahoma"/>
          <w:sz w:val="24"/>
          <w:szCs w:val="24"/>
          <w:rtl/>
          <w:rPrChange w:id="1403" w:author="רינת אביטל" w:date="2022-05-12T09:18:00Z">
            <w:rPr>
              <w:sz w:val="28"/>
              <w:szCs w:val="28"/>
              <w:rtl/>
            </w:rPr>
          </w:rPrChange>
        </w:rPr>
        <w:t xml:space="preserve"> </w:t>
      </w:r>
      <w:r w:rsidR="001940FB" w:rsidRPr="00103DCA">
        <w:rPr>
          <w:rFonts w:ascii="Tahoma" w:hAnsi="Tahoma" w:cs="Tahoma" w:hint="eastAsia"/>
          <w:sz w:val="24"/>
          <w:szCs w:val="24"/>
          <w:rtl/>
          <w:rPrChange w:id="1404" w:author="רינת אביטל" w:date="2022-05-12T09:18:00Z">
            <w:rPr>
              <w:rFonts w:hint="eastAsia"/>
              <w:sz w:val="28"/>
              <w:szCs w:val="28"/>
              <w:rtl/>
            </w:rPr>
          </w:rPrChange>
        </w:rPr>
        <w:t>הפרויקט</w:t>
      </w:r>
      <w:r w:rsidR="001940FB" w:rsidRPr="00103DCA">
        <w:rPr>
          <w:rFonts w:ascii="Tahoma" w:hAnsi="Tahoma" w:cs="Tahoma"/>
          <w:sz w:val="24"/>
          <w:szCs w:val="24"/>
          <w:rtl/>
          <w:rPrChange w:id="1405" w:author="רינת אביטל" w:date="2022-05-12T09:18:00Z">
            <w:rPr>
              <w:sz w:val="28"/>
              <w:szCs w:val="28"/>
              <w:rtl/>
            </w:rPr>
          </w:rPrChange>
        </w:rPr>
        <w:t xml:space="preserve"> – </w:t>
      </w:r>
      <w:r w:rsidR="001940FB" w:rsidRPr="00103DCA">
        <w:rPr>
          <w:rFonts w:ascii="Tahoma" w:hAnsi="Tahoma" w:cs="Tahoma" w:hint="eastAsia"/>
          <w:sz w:val="24"/>
          <w:szCs w:val="24"/>
          <w:rtl/>
          <w:rPrChange w:id="1406" w:author="רינת אביטל" w:date="2022-05-12T09:18:00Z">
            <w:rPr>
              <w:rFonts w:hint="eastAsia"/>
              <w:sz w:val="28"/>
              <w:szCs w:val="28"/>
              <w:rtl/>
            </w:rPr>
          </w:rPrChange>
        </w:rPr>
        <w:t>להביא</w:t>
      </w:r>
      <w:r w:rsidR="001940FB" w:rsidRPr="00103DCA">
        <w:rPr>
          <w:rFonts w:ascii="Tahoma" w:hAnsi="Tahoma" w:cs="Tahoma"/>
          <w:sz w:val="24"/>
          <w:szCs w:val="24"/>
          <w:rtl/>
          <w:rPrChange w:id="1407" w:author="רינת אביטל" w:date="2022-05-12T09:18:00Z">
            <w:rPr>
              <w:sz w:val="28"/>
              <w:szCs w:val="28"/>
              <w:rtl/>
            </w:rPr>
          </w:rPrChange>
        </w:rPr>
        <w:t xml:space="preserve"> </w:t>
      </w:r>
      <w:r w:rsidR="001940FB" w:rsidRPr="00103DCA">
        <w:rPr>
          <w:rFonts w:ascii="Tahoma" w:hAnsi="Tahoma" w:cs="Tahoma" w:hint="eastAsia"/>
          <w:sz w:val="24"/>
          <w:szCs w:val="24"/>
          <w:rtl/>
          <w:rPrChange w:id="1408" w:author="רינת אביטל" w:date="2022-05-12T09:18:00Z">
            <w:rPr>
              <w:rFonts w:hint="eastAsia"/>
              <w:sz w:val="28"/>
              <w:szCs w:val="28"/>
              <w:rtl/>
            </w:rPr>
          </w:rPrChange>
        </w:rPr>
        <w:t>אותי</w:t>
      </w:r>
      <w:r w:rsidR="001940FB" w:rsidRPr="00103DCA">
        <w:rPr>
          <w:rFonts w:ascii="Tahoma" w:hAnsi="Tahoma" w:cs="Tahoma"/>
          <w:sz w:val="24"/>
          <w:szCs w:val="24"/>
          <w:rtl/>
          <w:rPrChange w:id="1409" w:author="רינת אביטל" w:date="2022-05-12T09:18:00Z">
            <w:rPr>
              <w:sz w:val="28"/>
              <w:szCs w:val="28"/>
              <w:rtl/>
            </w:rPr>
          </w:rPrChange>
        </w:rPr>
        <w:t xml:space="preserve"> </w:t>
      </w:r>
      <w:r w:rsidR="001940FB" w:rsidRPr="00103DCA">
        <w:rPr>
          <w:rFonts w:ascii="Tahoma" w:hAnsi="Tahoma" w:cs="Tahoma" w:hint="eastAsia"/>
          <w:sz w:val="24"/>
          <w:szCs w:val="24"/>
          <w:rtl/>
          <w:rPrChange w:id="1410" w:author="רינת אביטל" w:date="2022-05-12T09:18:00Z">
            <w:rPr>
              <w:rFonts w:hint="eastAsia"/>
              <w:sz w:val="28"/>
              <w:szCs w:val="28"/>
              <w:rtl/>
            </w:rPr>
          </w:rPrChange>
        </w:rPr>
        <w:t>בסופו</w:t>
      </w:r>
      <w:r w:rsidR="001940FB" w:rsidRPr="00103DCA">
        <w:rPr>
          <w:rFonts w:ascii="Tahoma" w:hAnsi="Tahoma" w:cs="Tahoma"/>
          <w:sz w:val="24"/>
          <w:szCs w:val="24"/>
          <w:rtl/>
          <w:rPrChange w:id="1411" w:author="רינת אביטל" w:date="2022-05-12T09:18:00Z">
            <w:rPr>
              <w:sz w:val="28"/>
              <w:szCs w:val="28"/>
              <w:rtl/>
            </w:rPr>
          </w:rPrChange>
        </w:rPr>
        <w:t xml:space="preserve"> </w:t>
      </w:r>
      <w:r w:rsidR="001940FB" w:rsidRPr="00103DCA">
        <w:rPr>
          <w:rFonts w:ascii="Tahoma" w:hAnsi="Tahoma" w:cs="Tahoma" w:hint="eastAsia"/>
          <w:sz w:val="24"/>
          <w:szCs w:val="24"/>
          <w:rtl/>
          <w:rPrChange w:id="1412" w:author="רינת אביטל" w:date="2022-05-12T09:18:00Z">
            <w:rPr>
              <w:rFonts w:hint="eastAsia"/>
              <w:sz w:val="28"/>
              <w:szCs w:val="28"/>
              <w:rtl/>
            </w:rPr>
          </w:rPrChange>
        </w:rPr>
        <w:t>של</w:t>
      </w:r>
      <w:r w:rsidR="001940FB" w:rsidRPr="00103DCA">
        <w:rPr>
          <w:rFonts w:ascii="Tahoma" w:hAnsi="Tahoma" w:cs="Tahoma"/>
          <w:sz w:val="24"/>
          <w:szCs w:val="24"/>
          <w:rtl/>
          <w:rPrChange w:id="1413" w:author="רינת אביטל" w:date="2022-05-12T09:18:00Z">
            <w:rPr>
              <w:sz w:val="28"/>
              <w:szCs w:val="28"/>
              <w:rtl/>
            </w:rPr>
          </w:rPrChange>
        </w:rPr>
        <w:t xml:space="preserve"> </w:t>
      </w:r>
      <w:r w:rsidR="001940FB" w:rsidRPr="00103DCA">
        <w:rPr>
          <w:rFonts w:ascii="Tahoma" w:hAnsi="Tahoma" w:cs="Tahoma" w:hint="eastAsia"/>
          <w:sz w:val="24"/>
          <w:szCs w:val="24"/>
          <w:rtl/>
          <w:rPrChange w:id="1414" w:author="רינת אביטל" w:date="2022-05-12T09:18:00Z">
            <w:rPr>
              <w:rFonts w:hint="eastAsia"/>
              <w:sz w:val="28"/>
              <w:szCs w:val="28"/>
              <w:rtl/>
            </w:rPr>
          </w:rPrChange>
        </w:rPr>
        <w:t>דבר</w:t>
      </w:r>
      <w:r w:rsidR="001940FB" w:rsidRPr="00103DCA">
        <w:rPr>
          <w:rFonts w:ascii="Tahoma" w:hAnsi="Tahoma" w:cs="Tahoma"/>
          <w:sz w:val="24"/>
          <w:szCs w:val="24"/>
          <w:rtl/>
          <w:rPrChange w:id="1415" w:author="רינת אביטל" w:date="2022-05-12T09:18:00Z">
            <w:rPr>
              <w:sz w:val="28"/>
              <w:szCs w:val="28"/>
              <w:rtl/>
            </w:rPr>
          </w:rPrChange>
        </w:rPr>
        <w:t xml:space="preserve"> </w:t>
      </w:r>
      <w:r w:rsidR="001940FB" w:rsidRPr="00103DCA">
        <w:rPr>
          <w:rFonts w:ascii="Tahoma" w:hAnsi="Tahoma" w:cs="Tahoma" w:hint="eastAsia"/>
          <w:sz w:val="24"/>
          <w:szCs w:val="24"/>
          <w:rtl/>
          <w:rPrChange w:id="1416" w:author="רינת אביטל" w:date="2022-05-12T09:18:00Z">
            <w:rPr>
              <w:rFonts w:hint="eastAsia"/>
              <w:sz w:val="28"/>
              <w:szCs w:val="28"/>
              <w:rtl/>
            </w:rPr>
          </w:rPrChange>
        </w:rPr>
        <w:t>למוכנות</w:t>
      </w:r>
      <w:r w:rsidR="001940FB" w:rsidRPr="00103DCA">
        <w:rPr>
          <w:rFonts w:ascii="Tahoma" w:hAnsi="Tahoma" w:cs="Tahoma"/>
          <w:sz w:val="24"/>
          <w:szCs w:val="24"/>
          <w:rtl/>
          <w:rPrChange w:id="1417" w:author="רינת אביטל" w:date="2022-05-12T09:18:00Z">
            <w:rPr>
              <w:sz w:val="28"/>
              <w:szCs w:val="28"/>
              <w:rtl/>
            </w:rPr>
          </w:rPrChange>
        </w:rPr>
        <w:t xml:space="preserve"> </w:t>
      </w:r>
      <w:r w:rsidR="001940FB" w:rsidRPr="00103DCA">
        <w:rPr>
          <w:rFonts w:ascii="Tahoma" w:hAnsi="Tahoma" w:cs="Tahoma" w:hint="eastAsia"/>
          <w:sz w:val="24"/>
          <w:szCs w:val="24"/>
          <w:rtl/>
          <w:rPrChange w:id="1418" w:author="רינת אביטל" w:date="2022-05-12T09:18:00Z">
            <w:rPr>
              <w:rFonts w:hint="eastAsia"/>
              <w:sz w:val="28"/>
              <w:szCs w:val="28"/>
              <w:rtl/>
            </w:rPr>
          </w:rPrChange>
        </w:rPr>
        <w:t>לעבודה</w:t>
      </w:r>
      <w:r w:rsidR="001940FB" w:rsidRPr="00103DCA">
        <w:rPr>
          <w:rFonts w:ascii="Tahoma" w:hAnsi="Tahoma" w:cs="Tahoma"/>
          <w:sz w:val="24"/>
          <w:szCs w:val="24"/>
          <w:rtl/>
          <w:rPrChange w:id="1419" w:author="רינת אביטל" w:date="2022-05-12T09:18:00Z">
            <w:rPr>
              <w:sz w:val="28"/>
              <w:szCs w:val="28"/>
              <w:rtl/>
            </w:rPr>
          </w:rPrChange>
        </w:rPr>
        <w:t xml:space="preserve"> </w:t>
      </w:r>
      <w:r w:rsidR="001940FB" w:rsidRPr="00103DCA">
        <w:rPr>
          <w:rFonts w:ascii="Tahoma" w:hAnsi="Tahoma" w:cs="Tahoma" w:hint="eastAsia"/>
          <w:sz w:val="24"/>
          <w:szCs w:val="24"/>
          <w:rtl/>
          <w:rPrChange w:id="1420" w:author="רינת אביטל" w:date="2022-05-12T09:18:00Z">
            <w:rPr>
              <w:rFonts w:hint="eastAsia"/>
              <w:sz w:val="28"/>
              <w:szCs w:val="28"/>
              <w:rtl/>
            </w:rPr>
          </w:rPrChange>
        </w:rPr>
        <w:t>כי</w:t>
      </w:r>
      <w:r w:rsidR="001940FB" w:rsidRPr="00103DCA">
        <w:rPr>
          <w:rFonts w:ascii="Tahoma" w:hAnsi="Tahoma" w:cs="Tahoma"/>
          <w:sz w:val="24"/>
          <w:szCs w:val="24"/>
          <w:rtl/>
          <w:rPrChange w:id="1421" w:author="רינת אביטל" w:date="2022-05-12T09:18:00Z">
            <w:rPr>
              <w:sz w:val="28"/>
              <w:szCs w:val="28"/>
              <w:rtl/>
            </w:rPr>
          </w:rPrChange>
        </w:rPr>
        <w:t xml:space="preserve"> </w:t>
      </w:r>
      <w:r w:rsidR="001940FB" w:rsidRPr="00103DCA">
        <w:rPr>
          <w:rFonts w:ascii="Tahoma" w:hAnsi="Tahoma" w:cs="Tahoma" w:hint="eastAsia"/>
          <w:sz w:val="24"/>
          <w:szCs w:val="24"/>
          <w:rtl/>
          <w:rPrChange w:id="1422" w:author="רינת אביטל" w:date="2022-05-12T09:18:00Z">
            <w:rPr>
              <w:rFonts w:hint="eastAsia"/>
              <w:sz w:val="28"/>
              <w:szCs w:val="28"/>
              <w:rtl/>
            </w:rPr>
          </w:rPrChange>
        </w:rPr>
        <w:t>הרי</w:t>
      </w:r>
      <w:r w:rsidR="001940FB" w:rsidRPr="00103DCA">
        <w:rPr>
          <w:rFonts w:ascii="Tahoma" w:hAnsi="Tahoma" w:cs="Tahoma"/>
          <w:sz w:val="24"/>
          <w:szCs w:val="24"/>
          <w:rtl/>
          <w:rPrChange w:id="1423" w:author="רינת אביטל" w:date="2022-05-12T09:18:00Z">
            <w:rPr>
              <w:sz w:val="28"/>
              <w:szCs w:val="28"/>
              <w:rtl/>
            </w:rPr>
          </w:rPrChange>
        </w:rPr>
        <w:t xml:space="preserve"> </w:t>
      </w:r>
      <w:r w:rsidR="001940FB" w:rsidRPr="00103DCA">
        <w:rPr>
          <w:rFonts w:ascii="Tahoma" w:hAnsi="Tahoma" w:cs="Tahoma" w:hint="eastAsia"/>
          <w:sz w:val="24"/>
          <w:szCs w:val="24"/>
          <w:rtl/>
          <w:rPrChange w:id="1424" w:author="רינת אביטל" w:date="2022-05-12T09:18:00Z">
            <w:rPr>
              <w:rFonts w:hint="eastAsia"/>
              <w:sz w:val="28"/>
              <w:szCs w:val="28"/>
              <w:rtl/>
            </w:rPr>
          </w:rPrChange>
        </w:rPr>
        <w:t>לימודים</w:t>
      </w:r>
      <w:r w:rsidR="001940FB" w:rsidRPr="00103DCA">
        <w:rPr>
          <w:rFonts w:ascii="Tahoma" w:hAnsi="Tahoma" w:cs="Tahoma"/>
          <w:sz w:val="24"/>
          <w:szCs w:val="24"/>
          <w:rtl/>
          <w:rPrChange w:id="1425" w:author="רינת אביטל" w:date="2022-05-12T09:18:00Z">
            <w:rPr>
              <w:sz w:val="28"/>
              <w:szCs w:val="28"/>
              <w:rtl/>
            </w:rPr>
          </w:rPrChange>
        </w:rPr>
        <w:t xml:space="preserve"> </w:t>
      </w:r>
      <w:r w:rsidR="001940FB" w:rsidRPr="00103DCA">
        <w:rPr>
          <w:rFonts w:ascii="Tahoma" w:hAnsi="Tahoma" w:cs="Tahoma" w:hint="eastAsia"/>
          <w:sz w:val="24"/>
          <w:szCs w:val="24"/>
          <w:rtl/>
          <w:rPrChange w:id="1426" w:author="רינת אביטל" w:date="2022-05-12T09:18:00Z">
            <w:rPr>
              <w:rFonts w:hint="eastAsia"/>
              <w:sz w:val="28"/>
              <w:szCs w:val="28"/>
              <w:rtl/>
            </w:rPr>
          </w:rPrChange>
        </w:rPr>
        <w:t>ועבודה</w:t>
      </w:r>
      <w:r w:rsidR="001940FB" w:rsidRPr="00103DCA">
        <w:rPr>
          <w:rFonts w:ascii="Tahoma" w:hAnsi="Tahoma" w:cs="Tahoma"/>
          <w:sz w:val="24"/>
          <w:szCs w:val="24"/>
          <w:rtl/>
          <w:rPrChange w:id="1427" w:author="רינת אביטל" w:date="2022-05-12T09:18:00Z">
            <w:rPr>
              <w:sz w:val="28"/>
              <w:szCs w:val="28"/>
              <w:rtl/>
            </w:rPr>
          </w:rPrChange>
        </w:rPr>
        <w:t xml:space="preserve"> </w:t>
      </w:r>
      <w:r w:rsidR="001940FB" w:rsidRPr="00103DCA">
        <w:rPr>
          <w:rFonts w:ascii="Tahoma" w:hAnsi="Tahoma" w:cs="Tahoma" w:hint="eastAsia"/>
          <w:sz w:val="24"/>
          <w:szCs w:val="24"/>
          <w:rtl/>
          <w:rPrChange w:id="1428" w:author="רינת אביטל" w:date="2022-05-12T09:18:00Z">
            <w:rPr>
              <w:rFonts w:hint="eastAsia"/>
              <w:sz w:val="28"/>
              <w:szCs w:val="28"/>
              <w:rtl/>
            </w:rPr>
          </w:rPrChange>
        </w:rPr>
        <w:t>זה</w:t>
      </w:r>
      <w:r w:rsidR="001940FB" w:rsidRPr="00103DCA">
        <w:rPr>
          <w:rFonts w:ascii="Tahoma" w:hAnsi="Tahoma" w:cs="Tahoma"/>
          <w:sz w:val="24"/>
          <w:szCs w:val="24"/>
          <w:rtl/>
          <w:rPrChange w:id="1429" w:author="רינת אביטל" w:date="2022-05-12T09:18:00Z">
            <w:rPr>
              <w:sz w:val="28"/>
              <w:szCs w:val="28"/>
              <w:rtl/>
            </w:rPr>
          </w:rPrChange>
        </w:rPr>
        <w:t xml:space="preserve"> </w:t>
      </w:r>
      <w:r w:rsidR="001940FB" w:rsidRPr="00103DCA">
        <w:rPr>
          <w:rFonts w:ascii="Tahoma" w:hAnsi="Tahoma" w:cs="Tahoma" w:hint="eastAsia"/>
          <w:sz w:val="24"/>
          <w:szCs w:val="24"/>
          <w:rtl/>
          <w:rPrChange w:id="1430" w:author="רינת אביטל" w:date="2022-05-12T09:18:00Z">
            <w:rPr>
              <w:rFonts w:hint="eastAsia"/>
              <w:sz w:val="28"/>
              <w:szCs w:val="28"/>
              <w:rtl/>
            </w:rPr>
          </w:rPrChange>
        </w:rPr>
        <w:t>עולמות</w:t>
      </w:r>
      <w:r w:rsidR="001940FB" w:rsidRPr="00103DCA">
        <w:rPr>
          <w:rFonts w:ascii="Tahoma" w:hAnsi="Tahoma" w:cs="Tahoma"/>
          <w:sz w:val="24"/>
          <w:szCs w:val="24"/>
          <w:rtl/>
          <w:rPrChange w:id="1431" w:author="רינת אביטל" w:date="2022-05-12T09:18:00Z">
            <w:rPr>
              <w:sz w:val="28"/>
              <w:szCs w:val="28"/>
              <w:rtl/>
            </w:rPr>
          </w:rPrChange>
        </w:rPr>
        <w:t xml:space="preserve"> </w:t>
      </w:r>
      <w:r w:rsidR="001940FB" w:rsidRPr="00103DCA">
        <w:rPr>
          <w:rFonts w:ascii="Tahoma" w:hAnsi="Tahoma" w:cs="Tahoma" w:hint="eastAsia"/>
          <w:sz w:val="24"/>
          <w:szCs w:val="24"/>
          <w:rtl/>
          <w:rPrChange w:id="1432" w:author="רינת אביטל" w:date="2022-05-12T09:18:00Z">
            <w:rPr>
              <w:rFonts w:hint="eastAsia"/>
              <w:sz w:val="28"/>
              <w:szCs w:val="28"/>
              <w:rtl/>
            </w:rPr>
          </w:rPrChange>
        </w:rPr>
        <w:t>שונים</w:t>
      </w:r>
      <w:r w:rsidR="00677D68" w:rsidRPr="00103DCA">
        <w:rPr>
          <w:rFonts w:ascii="Tahoma" w:hAnsi="Tahoma" w:cs="Tahoma"/>
          <w:sz w:val="24"/>
          <w:szCs w:val="24"/>
          <w:rtl/>
          <w:rPrChange w:id="1433" w:author="רינת אביטל" w:date="2022-05-12T09:18:00Z">
            <w:rPr>
              <w:sz w:val="28"/>
              <w:szCs w:val="28"/>
              <w:rtl/>
            </w:rPr>
          </w:rPrChange>
        </w:rPr>
        <w:t>.</w:t>
      </w:r>
    </w:p>
    <w:p w14:paraId="467B8B9A" w14:textId="18411D97" w:rsidR="00205752" w:rsidRPr="00103DCA" w:rsidRDefault="00677D68" w:rsidP="00AF2044">
      <w:pPr>
        <w:spacing w:line="360" w:lineRule="auto"/>
        <w:rPr>
          <w:rFonts w:ascii="Tahoma" w:hAnsi="Tahoma" w:cs="Tahoma"/>
          <w:sz w:val="24"/>
          <w:szCs w:val="24"/>
          <w:rtl/>
          <w:rPrChange w:id="1434" w:author="רינת אביטל" w:date="2022-05-12T09:18:00Z">
            <w:rPr>
              <w:sz w:val="28"/>
              <w:szCs w:val="28"/>
              <w:rtl/>
            </w:rPr>
          </w:rPrChange>
        </w:rPr>
      </w:pPr>
      <w:r w:rsidRPr="00103DCA">
        <w:rPr>
          <w:rFonts w:ascii="Tahoma" w:hAnsi="Tahoma" w:cs="Tahoma" w:hint="eastAsia"/>
          <w:sz w:val="24"/>
          <w:szCs w:val="24"/>
          <w:rtl/>
          <w:rPrChange w:id="1435" w:author="רינת אביטל" w:date="2022-05-12T09:18:00Z">
            <w:rPr>
              <w:rFonts w:hint="eastAsia"/>
              <w:sz w:val="28"/>
              <w:szCs w:val="28"/>
              <w:rtl/>
            </w:rPr>
          </w:rPrChange>
        </w:rPr>
        <w:t>רציתי</w:t>
      </w:r>
      <w:r w:rsidRPr="00103DCA">
        <w:rPr>
          <w:rFonts w:ascii="Tahoma" w:hAnsi="Tahoma" w:cs="Tahoma"/>
          <w:sz w:val="24"/>
          <w:szCs w:val="24"/>
          <w:rtl/>
          <w:rPrChange w:id="1436" w:author="רינת אביטל" w:date="2022-05-12T09:18:00Z">
            <w:rPr>
              <w:sz w:val="28"/>
              <w:szCs w:val="28"/>
              <w:rtl/>
            </w:rPr>
          </w:rPrChange>
        </w:rPr>
        <w:t xml:space="preserve"> </w:t>
      </w:r>
      <w:r w:rsidRPr="00103DCA">
        <w:rPr>
          <w:rFonts w:ascii="Tahoma" w:hAnsi="Tahoma" w:cs="Tahoma" w:hint="eastAsia"/>
          <w:sz w:val="24"/>
          <w:szCs w:val="24"/>
          <w:rtl/>
          <w:rPrChange w:id="1437" w:author="רינת אביטל" w:date="2022-05-12T09:18:00Z">
            <w:rPr>
              <w:rFonts w:hint="eastAsia"/>
              <w:sz w:val="28"/>
              <w:szCs w:val="28"/>
              <w:rtl/>
            </w:rPr>
          </w:rPrChange>
        </w:rPr>
        <w:t>לנצל</w:t>
      </w:r>
      <w:r w:rsidRPr="00103DCA">
        <w:rPr>
          <w:rFonts w:ascii="Tahoma" w:hAnsi="Tahoma" w:cs="Tahoma"/>
          <w:sz w:val="24"/>
          <w:szCs w:val="24"/>
          <w:rtl/>
          <w:rPrChange w:id="1438" w:author="רינת אביטל" w:date="2022-05-12T09:18:00Z">
            <w:rPr>
              <w:sz w:val="28"/>
              <w:szCs w:val="28"/>
              <w:rtl/>
            </w:rPr>
          </w:rPrChange>
        </w:rPr>
        <w:t xml:space="preserve"> </w:t>
      </w:r>
      <w:r w:rsidRPr="00103DCA">
        <w:rPr>
          <w:rFonts w:ascii="Tahoma" w:hAnsi="Tahoma" w:cs="Tahoma" w:hint="eastAsia"/>
          <w:sz w:val="24"/>
          <w:szCs w:val="24"/>
          <w:rtl/>
          <w:rPrChange w:id="1439" w:author="רינת אביטל" w:date="2022-05-12T09:18:00Z">
            <w:rPr>
              <w:rFonts w:hint="eastAsia"/>
              <w:sz w:val="28"/>
              <w:szCs w:val="28"/>
              <w:rtl/>
            </w:rPr>
          </w:rPrChange>
        </w:rPr>
        <w:t>את</w:t>
      </w:r>
      <w:r w:rsidRPr="00103DCA">
        <w:rPr>
          <w:rFonts w:ascii="Tahoma" w:hAnsi="Tahoma" w:cs="Tahoma"/>
          <w:sz w:val="24"/>
          <w:szCs w:val="24"/>
          <w:rtl/>
          <w:rPrChange w:id="1440" w:author="רינת אביטל" w:date="2022-05-12T09:18:00Z">
            <w:rPr>
              <w:sz w:val="28"/>
              <w:szCs w:val="28"/>
              <w:rtl/>
            </w:rPr>
          </w:rPrChange>
        </w:rPr>
        <w:t xml:space="preserve"> </w:t>
      </w:r>
      <w:r w:rsidRPr="00103DCA">
        <w:rPr>
          <w:rFonts w:ascii="Tahoma" w:hAnsi="Tahoma" w:cs="Tahoma" w:hint="eastAsia"/>
          <w:sz w:val="24"/>
          <w:szCs w:val="24"/>
          <w:rtl/>
          <w:rPrChange w:id="1441" w:author="רינת אביטל" w:date="2022-05-12T09:18:00Z">
            <w:rPr>
              <w:rFonts w:hint="eastAsia"/>
              <w:sz w:val="28"/>
              <w:szCs w:val="28"/>
              <w:rtl/>
            </w:rPr>
          </w:rPrChange>
        </w:rPr>
        <w:t>הפרויקט</w:t>
      </w:r>
      <w:r w:rsidRPr="00103DCA">
        <w:rPr>
          <w:rFonts w:ascii="Tahoma" w:hAnsi="Tahoma" w:cs="Tahoma"/>
          <w:sz w:val="24"/>
          <w:szCs w:val="24"/>
          <w:rtl/>
          <w:rPrChange w:id="1442" w:author="רינת אביטל" w:date="2022-05-12T09:18:00Z">
            <w:rPr>
              <w:sz w:val="28"/>
              <w:szCs w:val="28"/>
              <w:rtl/>
            </w:rPr>
          </w:rPrChange>
        </w:rPr>
        <w:t xml:space="preserve"> </w:t>
      </w:r>
      <w:r w:rsidRPr="00103DCA">
        <w:rPr>
          <w:rFonts w:ascii="Tahoma" w:hAnsi="Tahoma" w:cs="Tahoma" w:hint="eastAsia"/>
          <w:sz w:val="24"/>
          <w:szCs w:val="24"/>
          <w:rtl/>
          <w:rPrChange w:id="1443" w:author="רינת אביטל" w:date="2022-05-12T09:18:00Z">
            <w:rPr>
              <w:rFonts w:hint="eastAsia"/>
              <w:sz w:val="28"/>
              <w:szCs w:val="28"/>
              <w:rtl/>
            </w:rPr>
          </w:rPrChange>
        </w:rPr>
        <w:t>כדי</w:t>
      </w:r>
      <w:r w:rsidRPr="00103DCA">
        <w:rPr>
          <w:rFonts w:ascii="Tahoma" w:hAnsi="Tahoma" w:cs="Tahoma"/>
          <w:sz w:val="24"/>
          <w:szCs w:val="24"/>
          <w:rtl/>
          <w:rPrChange w:id="1444" w:author="רינת אביטל" w:date="2022-05-12T09:18:00Z">
            <w:rPr>
              <w:sz w:val="28"/>
              <w:szCs w:val="28"/>
              <w:rtl/>
            </w:rPr>
          </w:rPrChange>
        </w:rPr>
        <w:t xml:space="preserve"> </w:t>
      </w:r>
      <w:r w:rsidRPr="00103DCA">
        <w:rPr>
          <w:rFonts w:ascii="Tahoma" w:hAnsi="Tahoma" w:cs="Tahoma" w:hint="eastAsia"/>
          <w:sz w:val="24"/>
          <w:szCs w:val="24"/>
          <w:rtl/>
          <w:rPrChange w:id="1445" w:author="רינת אביטל" w:date="2022-05-12T09:18:00Z">
            <w:rPr>
              <w:rFonts w:hint="eastAsia"/>
              <w:sz w:val="28"/>
              <w:szCs w:val="28"/>
              <w:rtl/>
            </w:rPr>
          </w:rPrChange>
        </w:rPr>
        <w:t>ללמוד</w:t>
      </w:r>
      <w:r w:rsidRPr="00103DCA">
        <w:rPr>
          <w:rFonts w:ascii="Tahoma" w:hAnsi="Tahoma" w:cs="Tahoma"/>
          <w:sz w:val="24"/>
          <w:szCs w:val="24"/>
          <w:rtl/>
          <w:rPrChange w:id="1446" w:author="רינת אביטל" w:date="2022-05-12T09:18:00Z">
            <w:rPr>
              <w:sz w:val="28"/>
              <w:szCs w:val="28"/>
              <w:rtl/>
            </w:rPr>
          </w:rPrChange>
        </w:rPr>
        <w:t xml:space="preserve"> </w:t>
      </w:r>
      <w:r w:rsidRPr="00103DCA">
        <w:rPr>
          <w:rFonts w:ascii="Tahoma" w:hAnsi="Tahoma" w:cs="Tahoma" w:hint="eastAsia"/>
          <w:sz w:val="24"/>
          <w:szCs w:val="24"/>
          <w:rtl/>
          <w:rPrChange w:id="1447" w:author="רינת אביטל" w:date="2022-05-12T09:18:00Z">
            <w:rPr>
              <w:rFonts w:hint="eastAsia"/>
              <w:sz w:val="28"/>
              <w:szCs w:val="28"/>
              <w:rtl/>
            </w:rPr>
          </w:rPrChange>
        </w:rPr>
        <w:t>עוד</w:t>
      </w:r>
      <w:r w:rsidRPr="00103DCA">
        <w:rPr>
          <w:rFonts w:ascii="Tahoma" w:hAnsi="Tahoma" w:cs="Tahoma"/>
          <w:sz w:val="24"/>
          <w:szCs w:val="24"/>
          <w:rtl/>
          <w:rPrChange w:id="1448" w:author="רינת אביטל" w:date="2022-05-12T09:18:00Z">
            <w:rPr>
              <w:sz w:val="28"/>
              <w:szCs w:val="28"/>
              <w:rtl/>
            </w:rPr>
          </w:rPrChange>
        </w:rPr>
        <w:t xml:space="preserve"> </w:t>
      </w:r>
      <w:r w:rsidRPr="00103DCA">
        <w:rPr>
          <w:rFonts w:ascii="Tahoma" w:hAnsi="Tahoma" w:cs="Tahoma" w:hint="eastAsia"/>
          <w:sz w:val="24"/>
          <w:szCs w:val="24"/>
          <w:rtl/>
          <w:rPrChange w:id="1449" w:author="רינת אביטל" w:date="2022-05-12T09:18:00Z">
            <w:rPr>
              <w:rFonts w:hint="eastAsia"/>
              <w:sz w:val="28"/>
              <w:szCs w:val="28"/>
              <w:rtl/>
            </w:rPr>
          </w:rPrChange>
        </w:rPr>
        <w:t>על</w:t>
      </w:r>
      <w:r w:rsidRPr="00103DCA">
        <w:rPr>
          <w:rFonts w:ascii="Tahoma" w:hAnsi="Tahoma" w:cs="Tahoma"/>
          <w:sz w:val="24"/>
          <w:szCs w:val="24"/>
          <w:rtl/>
          <w:rPrChange w:id="1450" w:author="רינת אביטל" w:date="2022-05-12T09:18:00Z">
            <w:rPr>
              <w:sz w:val="28"/>
              <w:szCs w:val="28"/>
              <w:rtl/>
            </w:rPr>
          </w:rPrChange>
        </w:rPr>
        <w:t xml:space="preserve"> </w:t>
      </w:r>
      <w:r w:rsidRPr="00103DCA">
        <w:rPr>
          <w:rFonts w:ascii="Tahoma" w:hAnsi="Tahoma" w:cs="Tahoma" w:hint="eastAsia"/>
          <w:sz w:val="24"/>
          <w:szCs w:val="24"/>
          <w:rtl/>
          <w:rPrChange w:id="1451" w:author="רינת אביטל" w:date="2022-05-12T09:18:00Z">
            <w:rPr>
              <w:rFonts w:hint="eastAsia"/>
              <w:sz w:val="28"/>
              <w:szCs w:val="28"/>
              <w:rtl/>
            </w:rPr>
          </w:rPrChange>
        </w:rPr>
        <w:t>תחומים</w:t>
      </w:r>
      <w:r w:rsidRPr="00103DCA">
        <w:rPr>
          <w:rFonts w:ascii="Tahoma" w:hAnsi="Tahoma" w:cs="Tahoma"/>
          <w:sz w:val="24"/>
          <w:szCs w:val="24"/>
          <w:rtl/>
          <w:rPrChange w:id="1452" w:author="רינת אביטל" w:date="2022-05-12T09:18:00Z">
            <w:rPr>
              <w:sz w:val="28"/>
              <w:szCs w:val="28"/>
              <w:rtl/>
            </w:rPr>
          </w:rPrChange>
        </w:rPr>
        <w:t xml:space="preserve"> </w:t>
      </w:r>
      <w:r w:rsidRPr="00103DCA">
        <w:rPr>
          <w:rFonts w:ascii="Tahoma" w:hAnsi="Tahoma" w:cs="Tahoma" w:hint="eastAsia"/>
          <w:sz w:val="24"/>
          <w:szCs w:val="24"/>
          <w:rtl/>
          <w:rPrChange w:id="1453" w:author="רינת אביטל" w:date="2022-05-12T09:18:00Z">
            <w:rPr>
              <w:rFonts w:hint="eastAsia"/>
              <w:sz w:val="28"/>
              <w:szCs w:val="28"/>
              <w:rtl/>
            </w:rPr>
          </w:rPrChange>
        </w:rPr>
        <w:t>שלא</w:t>
      </w:r>
      <w:r w:rsidRPr="00103DCA">
        <w:rPr>
          <w:rFonts w:ascii="Tahoma" w:hAnsi="Tahoma" w:cs="Tahoma"/>
          <w:sz w:val="24"/>
          <w:szCs w:val="24"/>
          <w:rtl/>
          <w:rPrChange w:id="1454" w:author="רינת אביטל" w:date="2022-05-12T09:18:00Z">
            <w:rPr>
              <w:sz w:val="28"/>
              <w:szCs w:val="28"/>
              <w:rtl/>
            </w:rPr>
          </w:rPrChange>
        </w:rPr>
        <w:t xml:space="preserve"> </w:t>
      </w:r>
      <w:r w:rsidRPr="00103DCA">
        <w:rPr>
          <w:rFonts w:ascii="Tahoma" w:hAnsi="Tahoma" w:cs="Tahoma" w:hint="eastAsia"/>
          <w:sz w:val="24"/>
          <w:szCs w:val="24"/>
          <w:rtl/>
          <w:rPrChange w:id="1455" w:author="רינת אביטל" w:date="2022-05-12T09:18:00Z">
            <w:rPr>
              <w:rFonts w:hint="eastAsia"/>
              <w:sz w:val="28"/>
              <w:szCs w:val="28"/>
              <w:rtl/>
            </w:rPr>
          </w:rPrChange>
        </w:rPr>
        <w:t>יצא</w:t>
      </w:r>
      <w:r w:rsidRPr="00103DCA">
        <w:rPr>
          <w:rFonts w:ascii="Tahoma" w:hAnsi="Tahoma" w:cs="Tahoma"/>
          <w:sz w:val="24"/>
          <w:szCs w:val="24"/>
          <w:rtl/>
          <w:rPrChange w:id="1456" w:author="רינת אביטל" w:date="2022-05-12T09:18:00Z">
            <w:rPr>
              <w:sz w:val="28"/>
              <w:szCs w:val="28"/>
              <w:rtl/>
            </w:rPr>
          </w:rPrChange>
        </w:rPr>
        <w:t xml:space="preserve"> </w:t>
      </w:r>
      <w:r w:rsidRPr="00103DCA">
        <w:rPr>
          <w:rFonts w:ascii="Tahoma" w:hAnsi="Tahoma" w:cs="Tahoma" w:hint="eastAsia"/>
          <w:sz w:val="24"/>
          <w:szCs w:val="24"/>
          <w:rtl/>
          <w:rPrChange w:id="1457" w:author="רינת אביטל" w:date="2022-05-12T09:18:00Z">
            <w:rPr>
              <w:rFonts w:hint="eastAsia"/>
              <w:sz w:val="28"/>
              <w:szCs w:val="28"/>
              <w:rtl/>
            </w:rPr>
          </w:rPrChange>
        </w:rPr>
        <w:t>לי</w:t>
      </w:r>
      <w:r w:rsidRPr="00103DCA">
        <w:rPr>
          <w:rFonts w:ascii="Tahoma" w:hAnsi="Tahoma" w:cs="Tahoma"/>
          <w:sz w:val="24"/>
          <w:szCs w:val="24"/>
          <w:rtl/>
          <w:rPrChange w:id="1458" w:author="רינת אביטל" w:date="2022-05-12T09:18:00Z">
            <w:rPr>
              <w:sz w:val="28"/>
              <w:szCs w:val="28"/>
              <w:rtl/>
            </w:rPr>
          </w:rPrChange>
        </w:rPr>
        <w:t xml:space="preserve"> </w:t>
      </w:r>
      <w:r w:rsidRPr="00103DCA">
        <w:rPr>
          <w:rFonts w:ascii="Tahoma" w:hAnsi="Tahoma" w:cs="Tahoma" w:hint="eastAsia"/>
          <w:sz w:val="24"/>
          <w:szCs w:val="24"/>
          <w:rtl/>
          <w:rPrChange w:id="1459" w:author="רינת אביטל" w:date="2022-05-12T09:18:00Z">
            <w:rPr>
              <w:rFonts w:hint="eastAsia"/>
              <w:sz w:val="28"/>
              <w:szCs w:val="28"/>
              <w:rtl/>
            </w:rPr>
          </w:rPrChange>
        </w:rPr>
        <w:t>להכיר</w:t>
      </w:r>
      <w:r w:rsidRPr="00103DCA">
        <w:rPr>
          <w:rFonts w:ascii="Tahoma" w:hAnsi="Tahoma" w:cs="Tahoma"/>
          <w:sz w:val="24"/>
          <w:szCs w:val="24"/>
          <w:rtl/>
          <w:rPrChange w:id="1460" w:author="רינת אביטל" w:date="2022-05-12T09:18:00Z">
            <w:rPr>
              <w:sz w:val="28"/>
              <w:szCs w:val="28"/>
              <w:rtl/>
            </w:rPr>
          </w:rPrChange>
        </w:rPr>
        <w:t xml:space="preserve"> </w:t>
      </w:r>
      <w:r w:rsidRPr="00103DCA">
        <w:rPr>
          <w:rFonts w:ascii="Tahoma" w:hAnsi="Tahoma" w:cs="Tahoma" w:hint="eastAsia"/>
          <w:sz w:val="24"/>
          <w:szCs w:val="24"/>
          <w:rtl/>
          <w:rPrChange w:id="1461" w:author="רינת אביטל" w:date="2022-05-12T09:18:00Z">
            <w:rPr>
              <w:rFonts w:hint="eastAsia"/>
              <w:sz w:val="28"/>
              <w:szCs w:val="28"/>
              <w:rtl/>
            </w:rPr>
          </w:rPrChange>
        </w:rPr>
        <w:t>ואכן</w:t>
      </w:r>
      <w:r w:rsidRPr="00103DCA">
        <w:rPr>
          <w:rFonts w:ascii="Tahoma" w:hAnsi="Tahoma" w:cs="Tahoma"/>
          <w:sz w:val="24"/>
          <w:szCs w:val="24"/>
          <w:rtl/>
          <w:rPrChange w:id="1462" w:author="רינת אביטל" w:date="2022-05-12T09:18:00Z">
            <w:rPr>
              <w:sz w:val="28"/>
              <w:szCs w:val="28"/>
              <w:rtl/>
            </w:rPr>
          </w:rPrChange>
        </w:rPr>
        <w:t xml:space="preserve"> </w:t>
      </w:r>
      <w:r w:rsidRPr="00103DCA">
        <w:rPr>
          <w:rFonts w:ascii="Tahoma" w:hAnsi="Tahoma" w:cs="Tahoma" w:hint="eastAsia"/>
          <w:sz w:val="24"/>
          <w:szCs w:val="24"/>
          <w:rtl/>
          <w:rPrChange w:id="1463" w:author="רינת אביטל" w:date="2022-05-12T09:18:00Z">
            <w:rPr>
              <w:rFonts w:hint="eastAsia"/>
              <w:sz w:val="28"/>
              <w:szCs w:val="28"/>
              <w:rtl/>
            </w:rPr>
          </w:rPrChange>
        </w:rPr>
        <w:t>זה</w:t>
      </w:r>
      <w:r w:rsidRPr="00103DCA">
        <w:rPr>
          <w:rFonts w:ascii="Tahoma" w:hAnsi="Tahoma" w:cs="Tahoma"/>
          <w:sz w:val="24"/>
          <w:szCs w:val="24"/>
          <w:rtl/>
          <w:rPrChange w:id="1464" w:author="רינת אביטל" w:date="2022-05-12T09:18:00Z">
            <w:rPr>
              <w:sz w:val="28"/>
              <w:szCs w:val="28"/>
              <w:rtl/>
            </w:rPr>
          </w:rPrChange>
        </w:rPr>
        <w:t xml:space="preserve"> </w:t>
      </w:r>
      <w:r w:rsidRPr="00103DCA">
        <w:rPr>
          <w:rFonts w:ascii="Tahoma" w:hAnsi="Tahoma" w:cs="Tahoma" w:hint="eastAsia"/>
          <w:sz w:val="24"/>
          <w:szCs w:val="24"/>
          <w:rtl/>
          <w:rPrChange w:id="1465" w:author="רינת אביטל" w:date="2022-05-12T09:18:00Z">
            <w:rPr>
              <w:rFonts w:hint="eastAsia"/>
              <w:sz w:val="28"/>
              <w:szCs w:val="28"/>
              <w:rtl/>
            </w:rPr>
          </w:rPrChange>
        </w:rPr>
        <w:t>מה</w:t>
      </w:r>
      <w:r w:rsidRPr="00103DCA">
        <w:rPr>
          <w:rFonts w:ascii="Tahoma" w:hAnsi="Tahoma" w:cs="Tahoma"/>
          <w:sz w:val="24"/>
          <w:szCs w:val="24"/>
          <w:rtl/>
          <w:rPrChange w:id="1466" w:author="רינת אביטל" w:date="2022-05-12T09:18:00Z">
            <w:rPr>
              <w:sz w:val="28"/>
              <w:szCs w:val="28"/>
              <w:rtl/>
            </w:rPr>
          </w:rPrChange>
        </w:rPr>
        <w:t xml:space="preserve"> </w:t>
      </w:r>
      <w:r w:rsidRPr="00103DCA">
        <w:rPr>
          <w:rFonts w:ascii="Tahoma" w:hAnsi="Tahoma" w:cs="Tahoma" w:hint="eastAsia"/>
          <w:sz w:val="24"/>
          <w:szCs w:val="24"/>
          <w:rtl/>
          <w:rPrChange w:id="1467" w:author="רינת אביטל" w:date="2022-05-12T09:18:00Z">
            <w:rPr>
              <w:rFonts w:hint="eastAsia"/>
              <w:sz w:val="28"/>
              <w:szCs w:val="28"/>
              <w:rtl/>
            </w:rPr>
          </w:rPrChange>
        </w:rPr>
        <w:t>שגם</w:t>
      </w:r>
      <w:r w:rsidRPr="00103DCA">
        <w:rPr>
          <w:rFonts w:ascii="Tahoma" w:hAnsi="Tahoma" w:cs="Tahoma"/>
          <w:sz w:val="24"/>
          <w:szCs w:val="24"/>
          <w:rtl/>
          <w:rPrChange w:id="1468" w:author="רינת אביטל" w:date="2022-05-12T09:18:00Z">
            <w:rPr>
              <w:sz w:val="28"/>
              <w:szCs w:val="28"/>
              <w:rtl/>
            </w:rPr>
          </w:rPrChange>
        </w:rPr>
        <w:t xml:space="preserve"> </w:t>
      </w:r>
      <w:r w:rsidRPr="00103DCA">
        <w:rPr>
          <w:rFonts w:ascii="Tahoma" w:hAnsi="Tahoma" w:cs="Tahoma" w:hint="eastAsia"/>
          <w:sz w:val="24"/>
          <w:szCs w:val="24"/>
          <w:rtl/>
          <w:rPrChange w:id="1469" w:author="רינת אביטל" w:date="2022-05-12T09:18:00Z">
            <w:rPr>
              <w:rFonts w:hint="eastAsia"/>
              <w:sz w:val="28"/>
              <w:szCs w:val="28"/>
              <w:rtl/>
            </w:rPr>
          </w:rPrChange>
        </w:rPr>
        <w:t>גרם</w:t>
      </w:r>
      <w:r w:rsidRPr="00103DCA">
        <w:rPr>
          <w:rFonts w:ascii="Tahoma" w:hAnsi="Tahoma" w:cs="Tahoma"/>
          <w:sz w:val="24"/>
          <w:szCs w:val="24"/>
          <w:rtl/>
          <w:rPrChange w:id="1470" w:author="רינת אביטל" w:date="2022-05-12T09:18:00Z">
            <w:rPr>
              <w:sz w:val="28"/>
              <w:szCs w:val="28"/>
              <w:rtl/>
            </w:rPr>
          </w:rPrChange>
        </w:rPr>
        <w:t xml:space="preserve"> </w:t>
      </w:r>
      <w:r w:rsidRPr="00103DCA">
        <w:rPr>
          <w:rFonts w:ascii="Tahoma" w:hAnsi="Tahoma" w:cs="Tahoma" w:hint="eastAsia"/>
          <w:sz w:val="24"/>
          <w:szCs w:val="24"/>
          <w:rtl/>
          <w:rPrChange w:id="1471" w:author="רינת אביטל" w:date="2022-05-12T09:18:00Z">
            <w:rPr>
              <w:rFonts w:hint="eastAsia"/>
              <w:sz w:val="28"/>
              <w:szCs w:val="28"/>
              <w:rtl/>
            </w:rPr>
          </w:rPrChange>
        </w:rPr>
        <w:t>לבחור</w:t>
      </w:r>
      <w:r w:rsidRPr="00103DCA">
        <w:rPr>
          <w:rFonts w:ascii="Tahoma" w:hAnsi="Tahoma" w:cs="Tahoma"/>
          <w:sz w:val="24"/>
          <w:szCs w:val="24"/>
          <w:rtl/>
          <w:rPrChange w:id="1472" w:author="רינת אביטל" w:date="2022-05-12T09:18:00Z">
            <w:rPr>
              <w:sz w:val="28"/>
              <w:szCs w:val="28"/>
              <w:rtl/>
            </w:rPr>
          </w:rPrChange>
        </w:rPr>
        <w:t xml:space="preserve"> </w:t>
      </w:r>
      <w:r w:rsidRPr="00103DCA">
        <w:rPr>
          <w:rFonts w:ascii="Tahoma" w:hAnsi="Tahoma" w:cs="Tahoma" w:hint="eastAsia"/>
          <w:sz w:val="24"/>
          <w:szCs w:val="24"/>
          <w:rtl/>
          <w:rPrChange w:id="1473" w:author="רינת אביטל" w:date="2022-05-12T09:18:00Z">
            <w:rPr>
              <w:rFonts w:hint="eastAsia"/>
              <w:sz w:val="28"/>
              <w:szCs w:val="28"/>
              <w:rtl/>
            </w:rPr>
          </w:rPrChange>
        </w:rPr>
        <w:t>דווקא</w:t>
      </w:r>
      <w:r w:rsidRPr="00103DCA">
        <w:rPr>
          <w:rFonts w:ascii="Tahoma" w:hAnsi="Tahoma" w:cs="Tahoma"/>
          <w:sz w:val="24"/>
          <w:szCs w:val="24"/>
          <w:rtl/>
          <w:rPrChange w:id="1474" w:author="רינת אביטל" w:date="2022-05-12T09:18:00Z">
            <w:rPr>
              <w:sz w:val="28"/>
              <w:szCs w:val="28"/>
              <w:rtl/>
            </w:rPr>
          </w:rPrChange>
        </w:rPr>
        <w:t xml:space="preserve"> </w:t>
      </w:r>
      <w:r w:rsidRPr="00103DCA">
        <w:rPr>
          <w:rFonts w:ascii="Tahoma" w:hAnsi="Tahoma" w:cs="Tahoma" w:hint="eastAsia"/>
          <w:sz w:val="24"/>
          <w:szCs w:val="24"/>
          <w:rtl/>
          <w:rPrChange w:id="1475" w:author="רינת אביטל" w:date="2022-05-12T09:18:00Z">
            <w:rPr>
              <w:rFonts w:hint="eastAsia"/>
              <w:sz w:val="28"/>
              <w:szCs w:val="28"/>
              <w:rtl/>
            </w:rPr>
          </w:rPrChange>
        </w:rPr>
        <w:t>את</w:t>
      </w:r>
      <w:r w:rsidRPr="00103DCA">
        <w:rPr>
          <w:rFonts w:ascii="Tahoma" w:hAnsi="Tahoma" w:cs="Tahoma"/>
          <w:sz w:val="24"/>
          <w:szCs w:val="24"/>
          <w:rtl/>
          <w:rPrChange w:id="1476" w:author="רינת אביטל" w:date="2022-05-12T09:18:00Z">
            <w:rPr>
              <w:sz w:val="28"/>
              <w:szCs w:val="28"/>
              <w:rtl/>
            </w:rPr>
          </w:rPrChange>
        </w:rPr>
        <w:t xml:space="preserve"> </w:t>
      </w:r>
      <w:r w:rsidRPr="00103DCA">
        <w:rPr>
          <w:rFonts w:ascii="Tahoma" w:hAnsi="Tahoma" w:cs="Tahoma" w:hint="eastAsia"/>
          <w:sz w:val="24"/>
          <w:szCs w:val="24"/>
          <w:rtl/>
          <w:rPrChange w:id="1477" w:author="רינת אביטל" w:date="2022-05-12T09:18:00Z">
            <w:rPr>
              <w:rFonts w:hint="eastAsia"/>
              <w:sz w:val="28"/>
              <w:szCs w:val="28"/>
              <w:rtl/>
            </w:rPr>
          </w:rPrChange>
        </w:rPr>
        <w:t>התחום</w:t>
      </w:r>
      <w:r w:rsidRPr="00103DCA">
        <w:rPr>
          <w:rFonts w:ascii="Tahoma" w:hAnsi="Tahoma" w:cs="Tahoma"/>
          <w:sz w:val="24"/>
          <w:szCs w:val="24"/>
          <w:rtl/>
          <w:rPrChange w:id="1478" w:author="רינת אביטל" w:date="2022-05-12T09:18:00Z">
            <w:rPr>
              <w:sz w:val="28"/>
              <w:szCs w:val="28"/>
              <w:rtl/>
            </w:rPr>
          </w:rPrChange>
        </w:rPr>
        <w:t xml:space="preserve"> </w:t>
      </w:r>
      <w:r w:rsidRPr="00103DCA">
        <w:rPr>
          <w:rFonts w:ascii="Tahoma" w:hAnsi="Tahoma" w:cs="Tahoma" w:hint="eastAsia"/>
          <w:sz w:val="24"/>
          <w:szCs w:val="24"/>
          <w:rtl/>
          <w:rPrChange w:id="1479" w:author="רינת אביטל" w:date="2022-05-12T09:18:00Z">
            <w:rPr>
              <w:rFonts w:hint="eastAsia"/>
              <w:sz w:val="28"/>
              <w:szCs w:val="28"/>
              <w:rtl/>
            </w:rPr>
          </w:rPrChange>
        </w:rPr>
        <w:t>של</w:t>
      </w:r>
      <w:r w:rsidRPr="00103DCA">
        <w:rPr>
          <w:rFonts w:ascii="Tahoma" w:hAnsi="Tahoma" w:cs="Tahoma"/>
          <w:sz w:val="24"/>
          <w:szCs w:val="24"/>
          <w:rtl/>
          <w:rPrChange w:id="1480" w:author="רינת אביטל" w:date="2022-05-12T09:18:00Z">
            <w:rPr>
              <w:sz w:val="28"/>
              <w:szCs w:val="28"/>
              <w:rtl/>
            </w:rPr>
          </w:rPrChange>
        </w:rPr>
        <w:t xml:space="preserve"> </w:t>
      </w:r>
      <w:r w:rsidR="008E439D">
        <w:rPr>
          <w:rFonts w:ascii="Tahoma" w:hAnsi="Tahoma" w:cs="Tahoma" w:hint="cs"/>
          <w:sz w:val="24"/>
          <w:szCs w:val="24"/>
          <w:rtl/>
        </w:rPr>
        <w:t>פתרון משוואות</w:t>
      </w:r>
      <w:r w:rsidRPr="00103DCA">
        <w:rPr>
          <w:rFonts w:ascii="Tahoma" w:hAnsi="Tahoma" w:cs="Tahoma"/>
          <w:sz w:val="24"/>
          <w:szCs w:val="24"/>
          <w:rtl/>
          <w:rPrChange w:id="1481" w:author="רינת אביטל" w:date="2022-05-12T09:18:00Z">
            <w:rPr>
              <w:sz w:val="28"/>
              <w:szCs w:val="28"/>
              <w:rtl/>
            </w:rPr>
          </w:rPrChange>
        </w:rPr>
        <w:t xml:space="preserve"> – </w:t>
      </w:r>
      <w:r w:rsidRPr="00103DCA">
        <w:rPr>
          <w:rFonts w:ascii="Tahoma" w:hAnsi="Tahoma" w:cs="Tahoma" w:hint="eastAsia"/>
          <w:sz w:val="24"/>
          <w:szCs w:val="24"/>
          <w:rtl/>
          <w:rPrChange w:id="1482" w:author="רינת אביטל" w:date="2022-05-12T09:18:00Z">
            <w:rPr>
              <w:rFonts w:hint="eastAsia"/>
              <w:sz w:val="28"/>
              <w:szCs w:val="28"/>
              <w:rtl/>
            </w:rPr>
          </w:rPrChange>
        </w:rPr>
        <w:t>התחום</w:t>
      </w:r>
      <w:r w:rsidRPr="00103DCA">
        <w:rPr>
          <w:rFonts w:ascii="Tahoma" w:hAnsi="Tahoma" w:cs="Tahoma"/>
          <w:sz w:val="24"/>
          <w:szCs w:val="24"/>
          <w:rtl/>
          <w:rPrChange w:id="1483" w:author="רינת אביטל" w:date="2022-05-12T09:18:00Z">
            <w:rPr>
              <w:sz w:val="28"/>
              <w:szCs w:val="28"/>
              <w:rtl/>
            </w:rPr>
          </w:rPrChange>
        </w:rPr>
        <w:t xml:space="preserve"> </w:t>
      </w:r>
      <w:r w:rsidRPr="00103DCA">
        <w:rPr>
          <w:rFonts w:ascii="Tahoma" w:hAnsi="Tahoma" w:cs="Tahoma" w:hint="eastAsia"/>
          <w:sz w:val="24"/>
          <w:szCs w:val="24"/>
          <w:rtl/>
          <w:rPrChange w:id="1484" w:author="רינת אביטל" w:date="2022-05-12T09:18:00Z">
            <w:rPr>
              <w:rFonts w:hint="eastAsia"/>
              <w:sz w:val="28"/>
              <w:szCs w:val="28"/>
              <w:rtl/>
            </w:rPr>
          </w:rPrChange>
        </w:rPr>
        <w:t>נשמע</w:t>
      </w:r>
      <w:r w:rsidRPr="00103DCA">
        <w:rPr>
          <w:rFonts w:ascii="Tahoma" w:hAnsi="Tahoma" w:cs="Tahoma"/>
          <w:sz w:val="24"/>
          <w:szCs w:val="24"/>
          <w:rtl/>
          <w:rPrChange w:id="1485" w:author="רינת אביטל" w:date="2022-05-12T09:18:00Z">
            <w:rPr>
              <w:sz w:val="28"/>
              <w:szCs w:val="28"/>
              <w:rtl/>
            </w:rPr>
          </w:rPrChange>
        </w:rPr>
        <w:t xml:space="preserve"> </w:t>
      </w:r>
      <w:r w:rsidRPr="00103DCA">
        <w:rPr>
          <w:rFonts w:ascii="Tahoma" w:hAnsi="Tahoma" w:cs="Tahoma" w:hint="eastAsia"/>
          <w:sz w:val="24"/>
          <w:szCs w:val="24"/>
          <w:rtl/>
          <w:rPrChange w:id="1486" w:author="רינת אביטל" w:date="2022-05-12T09:18:00Z">
            <w:rPr>
              <w:rFonts w:hint="eastAsia"/>
              <w:sz w:val="28"/>
              <w:szCs w:val="28"/>
              <w:rtl/>
            </w:rPr>
          </w:rPrChange>
        </w:rPr>
        <w:t>לי</w:t>
      </w:r>
      <w:r w:rsidRPr="00103DCA">
        <w:rPr>
          <w:rFonts w:ascii="Tahoma" w:hAnsi="Tahoma" w:cs="Tahoma"/>
          <w:sz w:val="24"/>
          <w:szCs w:val="24"/>
          <w:rtl/>
          <w:rPrChange w:id="1487" w:author="רינת אביטל" w:date="2022-05-12T09:18:00Z">
            <w:rPr>
              <w:sz w:val="28"/>
              <w:szCs w:val="28"/>
              <w:rtl/>
            </w:rPr>
          </w:rPrChange>
        </w:rPr>
        <w:t xml:space="preserve"> </w:t>
      </w:r>
      <w:r w:rsidRPr="00103DCA">
        <w:rPr>
          <w:rFonts w:ascii="Tahoma" w:hAnsi="Tahoma" w:cs="Tahoma" w:hint="eastAsia"/>
          <w:sz w:val="24"/>
          <w:szCs w:val="24"/>
          <w:rtl/>
          <w:rPrChange w:id="1488" w:author="רינת אביטל" w:date="2022-05-12T09:18:00Z">
            <w:rPr>
              <w:rFonts w:hint="eastAsia"/>
              <w:sz w:val="28"/>
              <w:szCs w:val="28"/>
              <w:rtl/>
            </w:rPr>
          </w:rPrChange>
        </w:rPr>
        <w:t>מעניין</w:t>
      </w:r>
      <w:r w:rsidRPr="00103DCA">
        <w:rPr>
          <w:rFonts w:ascii="Tahoma" w:hAnsi="Tahoma" w:cs="Tahoma"/>
          <w:sz w:val="24"/>
          <w:szCs w:val="24"/>
          <w:rtl/>
          <w:rPrChange w:id="1489" w:author="רינת אביטל" w:date="2022-05-12T09:18:00Z">
            <w:rPr>
              <w:sz w:val="28"/>
              <w:szCs w:val="28"/>
              <w:rtl/>
            </w:rPr>
          </w:rPrChange>
        </w:rPr>
        <w:t xml:space="preserve">, </w:t>
      </w:r>
      <w:r w:rsidRPr="00103DCA">
        <w:rPr>
          <w:rFonts w:ascii="Tahoma" w:hAnsi="Tahoma" w:cs="Tahoma" w:hint="eastAsia"/>
          <w:sz w:val="24"/>
          <w:szCs w:val="24"/>
          <w:rtl/>
          <w:rPrChange w:id="1490" w:author="רינת אביטל" w:date="2022-05-12T09:18:00Z">
            <w:rPr>
              <w:rFonts w:hint="eastAsia"/>
              <w:sz w:val="28"/>
              <w:szCs w:val="28"/>
              <w:rtl/>
            </w:rPr>
          </w:rPrChange>
        </w:rPr>
        <w:t>מרתק</w:t>
      </w:r>
      <w:r w:rsidRPr="00103DCA">
        <w:rPr>
          <w:rFonts w:ascii="Tahoma" w:hAnsi="Tahoma" w:cs="Tahoma"/>
          <w:sz w:val="24"/>
          <w:szCs w:val="24"/>
          <w:rtl/>
          <w:rPrChange w:id="1491" w:author="רינת אביטל" w:date="2022-05-12T09:18:00Z">
            <w:rPr>
              <w:sz w:val="28"/>
              <w:szCs w:val="28"/>
              <w:rtl/>
            </w:rPr>
          </w:rPrChange>
        </w:rPr>
        <w:t xml:space="preserve"> </w:t>
      </w:r>
      <w:r w:rsidRPr="00103DCA">
        <w:rPr>
          <w:rFonts w:ascii="Tahoma" w:hAnsi="Tahoma" w:cs="Tahoma" w:hint="eastAsia"/>
          <w:sz w:val="24"/>
          <w:szCs w:val="24"/>
          <w:rtl/>
          <w:rPrChange w:id="1492" w:author="רינת אביטל" w:date="2022-05-12T09:18:00Z">
            <w:rPr>
              <w:rFonts w:hint="eastAsia"/>
              <w:sz w:val="28"/>
              <w:szCs w:val="28"/>
              <w:rtl/>
            </w:rPr>
          </w:rPrChange>
        </w:rPr>
        <w:t>ושונה</w:t>
      </w:r>
      <w:r w:rsidRPr="00103DCA">
        <w:rPr>
          <w:rFonts w:ascii="Tahoma" w:hAnsi="Tahoma" w:cs="Tahoma"/>
          <w:sz w:val="24"/>
          <w:szCs w:val="24"/>
          <w:rtl/>
          <w:rPrChange w:id="1493" w:author="רינת אביטל" w:date="2022-05-12T09:18:00Z">
            <w:rPr>
              <w:sz w:val="28"/>
              <w:szCs w:val="28"/>
              <w:rtl/>
            </w:rPr>
          </w:rPrChange>
        </w:rPr>
        <w:t xml:space="preserve">. </w:t>
      </w:r>
      <w:r w:rsidR="00A92944">
        <w:rPr>
          <w:rFonts w:ascii="Tahoma" w:hAnsi="Tahoma" w:cs="Tahoma" w:hint="cs"/>
          <w:sz w:val="24"/>
          <w:szCs w:val="24"/>
          <w:rtl/>
        </w:rPr>
        <w:t xml:space="preserve">בלימודי בתיכון התעסקתי רבות בחקירת משוואות פונקציות ושרטוטם ויזואלית ואהבתי את המתמטיקה ומאוד רציתי להכיר את עולם הפונקציות והמתמטיקה  גם דרך קוד </w:t>
      </w:r>
      <w:proofErr w:type="spellStart"/>
      <w:r w:rsidR="00A92944">
        <w:rPr>
          <w:rFonts w:ascii="Tahoma" w:hAnsi="Tahoma" w:cs="Tahoma" w:hint="cs"/>
          <w:sz w:val="24"/>
          <w:szCs w:val="24"/>
          <w:rtl/>
        </w:rPr>
        <w:t>התיכנות</w:t>
      </w:r>
      <w:proofErr w:type="spellEnd"/>
      <w:r w:rsidR="00A92944">
        <w:rPr>
          <w:rFonts w:ascii="Tahoma" w:hAnsi="Tahoma" w:cs="Tahoma" w:hint="cs"/>
          <w:sz w:val="24"/>
          <w:szCs w:val="24"/>
          <w:rtl/>
        </w:rPr>
        <w:t xml:space="preserve"> וראות כיצד אפשר לפתור ולשרטט את </w:t>
      </w:r>
      <w:r w:rsidR="001E386B">
        <w:rPr>
          <w:rFonts w:ascii="Tahoma" w:hAnsi="Tahoma" w:cs="Tahoma" w:hint="cs"/>
          <w:sz w:val="24"/>
          <w:szCs w:val="24"/>
          <w:rtl/>
        </w:rPr>
        <w:t>הפונקציות דרך המחשב.</w:t>
      </w:r>
      <w:r w:rsidR="00A92944">
        <w:rPr>
          <w:rFonts w:ascii="Tahoma" w:hAnsi="Tahoma" w:cs="Tahoma" w:hint="cs"/>
          <w:sz w:val="24"/>
          <w:szCs w:val="24"/>
          <w:rtl/>
        </w:rPr>
        <w:t xml:space="preserve"> </w:t>
      </w:r>
      <w:r w:rsidRPr="00103DCA">
        <w:rPr>
          <w:rFonts w:ascii="Tahoma" w:hAnsi="Tahoma" w:cs="Tahoma" w:hint="eastAsia"/>
          <w:sz w:val="24"/>
          <w:szCs w:val="24"/>
          <w:rtl/>
          <w:rPrChange w:id="1494" w:author="רינת אביטל" w:date="2022-05-12T09:18:00Z">
            <w:rPr>
              <w:rFonts w:hint="eastAsia"/>
              <w:sz w:val="28"/>
              <w:szCs w:val="28"/>
              <w:rtl/>
            </w:rPr>
          </w:rPrChange>
        </w:rPr>
        <w:t>ואכן</w:t>
      </w:r>
      <w:r w:rsidRPr="00103DCA">
        <w:rPr>
          <w:rFonts w:ascii="Tahoma" w:hAnsi="Tahoma" w:cs="Tahoma"/>
          <w:sz w:val="24"/>
          <w:szCs w:val="24"/>
          <w:rtl/>
          <w:rPrChange w:id="1495" w:author="רינת אביטל" w:date="2022-05-12T09:18:00Z">
            <w:rPr>
              <w:sz w:val="28"/>
              <w:szCs w:val="28"/>
              <w:rtl/>
            </w:rPr>
          </w:rPrChange>
        </w:rPr>
        <w:t xml:space="preserve"> </w:t>
      </w:r>
      <w:r w:rsidRPr="00103DCA">
        <w:rPr>
          <w:rFonts w:ascii="Tahoma" w:hAnsi="Tahoma" w:cs="Tahoma" w:hint="eastAsia"/>
          <w:sz w:val="24"/>
          <w:szCs w:val="24"/>
          <w:rtl/>
          <w:rPrChange w:id="1496" w:author="רינת אביטל" w:date="2022-05-12T09:18:00Z">
            <w:rPr>
              <w:rFonts w:hint="eastAsia"/>
              <w:sz w:val="28"/>
              <w:szCs w:val="28"/>
              <w:rtl/>
            </w:rPr>
          </w:rPrChange>
        </w:rPr>
        <w:t>היה</w:t>
      </w:r>
      <w:r w:rsidRPr="00103DCA">
        <w:rPr>
          <w:rFonts w:ascii="Tahoma" w:hAnsi="Tahoma" w:cs="Tahoma"/>
          <w:sz w:val="24"/>
          <w:szCs w:val="24"/>
          <w:rtl/>
          <w:rPrChange w:id="1497" w:author="רינת אביטל" w:date="2022-05-12T09:18:00Z">
            <w:rPr>
              <w:sz w:val="28"/>
              <w:szCs w:val="28"/>
              <w:rtl/>
            </w:rPr>
          </w:rPrChange>
        </w:rPr>
        <w:t xml:space="preserve"> </w:t>
      </w:r>
      <w:r w:rsidRPr="00103DCA">
        <w:rPr>
          <w:rFonts w:ascii="Tahoma" w:hAnsi="Tahoma" w:cs="Tahoma" w:hint="eastAsia"/>
          <w:sz w:val="24"/>
          <w:szCs w:val="24"/>
          <w:rtl/>
          <w:rPrChange w:id="1498" w:author="רינת אביטל" w:date="2022-05-12T09:18:00Z">
            <w:rPr>
              <w:rFonts w:hint="eastAsia"/>
              <w:sz w:val="28"/>
              <w:szCs w:val="28"/>
              <w:rtl/>
            </w:rPr>
          </w:rPrChange>
        </w:rPr>
        <w:t>לי</w:t>
      </w:r>
      <w:r w:rsidRPr="00103DCA">
        <w:rPr>
          <w:rFonts w:ascii="Tahoma" w:hAnsi="Tahoma" w:cs="Tahoma"/>
          <w:sz w:val="24"/>
          <w:szCs w:val="24"/>
          <w:rtl/>
          <w:rPrChange w:id="1499" w:author="רינת אביטל" w:date="2022-05-12T09:18:00Z">
            <w:rPr>
              <w:sz w:val="28"/>
              <w:szCs w:val="28"/>
              <w:rtl/>
            </w:rPr>
          </w:rPrChange>
        </w:rPr>
        <w:t xml:space="preserve"> </w:t>
      </w:r>
      <w:r w:rsidRPr="00103DCA">
        <w:rPr>
          <w:rFonts w:ascii="Tahoma" w:hAnsi="Tahoma" w:cs="Tahoma" w:hint="eastAsia"/>
          <w:sz w:val="24"/>
          <w:szCs w:val="24"/>
          <w:rtl/>
          <w:rPrChange w:id="1500" w:author="רינת אביטל" w:date="2022-05-12T09:18:00Z">
            <w:rPr>
              <w:rFonts w:hint="eastAsia"/>
              <w:sz w:val="28"/>
              <w:szCs w:val="28"/>
              <w:rtl/>
            </w:rPr>
          </w:rPrChange>
        </w:rPr>
        <w:t>הרבה</w:t>
      </w:r>
      <w:r w:rsidRPr="00103DCA">
        <w:rPr>
          <w:rFonts w:ascii="Tahoma" w:hAnsi="Tahoma" w:cs="Tahoma"/>
          <w:sz w:val="24"/>
          <w:szCs w:val="24"/>
          <w:rtl/>
          <w:rPrChange w:id="1501" w:author="רינת אביטל" w:date="2022-05-12T09:18:00Z">
            <w:rPr>
              <w:sz w:val="28"/>
              <w:szCs w:val="28"/>
              <w:rtl/>
            </w:rPr>
          </w:rPrChange>
        </w:rPr>
        <w:t xml:space="preserve"> </w:t>
      </w:r>
      <w:r w:rsidRPr="00103DCA">
        <w:rPr>
          <w:rFonts w:ascii="Tahoma" w:hAnsi="Tahoma" w:cs="Tahoma" w:hint="eastAsia"/>
          <w:sz w:val="24"/>
          <w:szCs w:val="24"/>
          <w:rtl/>
          <w:rPrChange w:id="1502" w:author="רינת אביטל" w:date="2022-05-12T09:18:00Z">
            <w:rPr>
              <w:rFonts w:hint="eastAsia"/>
              <w:sz w:val="28"/>
              <w:szCs w:val="28"/>
              <w:rtl/>
            </w:rPr>
          </w:rPrChange>
        </w:rPr>
        <w:t>מה</w:t>
      </w:r>
      <w:r w:rsidRPr="00103DCA">
        <w:rPr>
          <w:rFonts w:ascii="Tahoma" w:hAnsi="Tahoma" w:cs="Tahoma"/>
          <w:sz w:val="24"/>
          <w:szCs w:val="24"/>
          <w:rtl/>
          <w:rPrChange w:id="1503" w:author="רינת אביטל" w:date="2022-05-12T09:18:00Z">
            <w:rPr>
              <w:sz w:val="28"/>
              <w:szCs w:val="28"/>
              <w:rtl/>
            </w:rPr>
          </w:rPrChange>
        </w:rPr>
        <w:t xml:space="preserve"> </w:t>
      </w:r>
      <w:r w:rsidRPr="00103DCA">
        <w:rPr>
          <w:rFonts w:ascii="Tahoma" w:hAnsi="Tahoma" w:cs="Tahoma" w:hint="eastAsia"/>
          <w:sz w:val="24"/>
          <w:szCs w:val="24"/>
          <w:rtl/>
          <w:rPrChange w:id="1504" w:author="רינת אביטל" w:date="2022-05-12T09:18:00Z">
            <w:rPr>
              <w:rFonts w:hint="eastAsia"/>
              <w:sz w:val="28"/>
              <w:szCs w:val="28"/>
              <w:rtl/>
            </w:rPr>
          </w:rPrChange>
        </w:rPr>
        <w:t>ללמוד</w:t>
      </w:r>
      <w:r w:rsidRPr="00103DCA">
        <w:rPr>
          <w:rFonts w:ascii="Tahoma" w:hAnsi="Tahoma" w:cs="Tahoma"/>
          <w:sz w:val="24"/>
          <w:szCs w:val="24"/>
          <w:rtl/>
          <w:rPrChange w:id="1505" w:author="רינת אביטל" w:date="2022-05-12T09:18:00Z">
            <w:rPr>
              <w:sz w:val="28"/>
              <w:szCs w:val="28"/>
              <w:rtl/>
            </w:rPr>
          </w:rPrChange>
        </w:rPr>
        <w:t xml:space="preserve">. </w:t>
      </w:r>
      <w:r w:rsidR="001940FB" w:rsidRPr="00103DCA">
        <w:rPr>
          <w:rFonts w:ascii="Tahoma" w:hAnsi="Tahoma" w:cs="Tahoma"/>
          <w:sz w:val="24"/>
          <w:szCs w:val="24"/>
          <w:rtl/>
          <w:rPrChange w:id="1506" w:author="רינת אביטל" w:date="2022-05-12T09:18:00Z">
            <w:rPr>
              <w:sz w:val="28"/>
              <w:szCs w:val="28"/>
              <w:rtl/>
            </w:rPr>
          </w:rPrChange>
        </w:rPr>
        <w:t xml:space="preserve"> </w:t>
      </w:r>
      <w:r w:rsidR="001940FB" w:rsidRPr="00103DCA">
        <w:rPr>
          <w:rFonts w:ascii="Tahoma" w:hAnsi="Tahoma" w:cs="Tahoma" w:hint="eastAsia"/>
          <w:sz w:val="24"/>
          <w:szCs w:val="24"/>
          <w:rtl/>
          <w:rPrChange w:id="1507" w:author="רינת אביטל" w:date="2022-05-12T09:18:00Z">
            <w:rPr>
              <w:rFonts w:hint="eastAsia"/>
              <w:sz w:val="28"/>
              <w:szCs w:val="28"/>
              <w:rtl/>
            </w:rPr>
          </w:rPrChange>
        </w:rPr>
        <w:t>אני</w:t>
      </w:r>
      <w:r w:rsidR="001940FB" w:rsidRPr="00103DCA">
        <w:rPr>
          <w:rFonts w:ascii="Tahoma" w:hAnsi="Tahoma" w:cs="Tahoma"/>
          <w:sz w:val="24"/>
          <w:szCs w:val="24"/>
          <w:rtl/>
          <w:rPrChange w:id="1508" w:author="רינת אביטל" w:date="2022-05-12T09:18:00Z">
            <w:rPr>
              <w:sz w:val="28"/>
              <w:szCs w:val="28"/>
              <w:rtl/>
            </w:rPr>
          </w:rPrChange>
        </w:rPr>
        <w:t xml:space="preserve"> </w:t>
      </w:r>
      <w:r w:rsidR="001940FB" w:rsidRPr="00103DCA">
        <w:rPr>
          <w:rFonts w:ascii="Tahoma" w:hAnsi="Tahoma" w:cs="Tahoma" w:hint="eastAsia"/>
          <w:sz w:val="24"/>
          <w:szCs w:val="24"/>
          <w:rtl/>
          <w:rPrChange w:id="1509" w:author="רינת אביטל" w:date="2022-05-12T09:18:00Z">
            <w:rPr>
              <w:rFonts w:hint="eastAsia"/>
              <w:sz w:val="28"/>
              <w:szCs w:val="28"/>
              <w:rtl/>
            </w:rPr>
          </w:rPrChange>
        </w:rPr>
        <w:t>מרגישה</w:t>
      </w:r>
      <w:r w:rsidR="001940FB" w:rsidRPr="00103DCA">
        <w:rPr>
          <w:rFonts w:ascii="Tahoma" w:hAnsi="Tahoma" w:cs="Tahoma"/>
          <w:sz w:val="24"/>
          <w:szCs w:val="24"/>
          <w:rtl/>
          <w:rPrChange w:id="1510" w:author="רינת אביטל" w:date="2022-05-12T09:18:00Z">
            <w:rPr>
              <w:sz w:val="28"/>
              <w:szCs w:val="28"/>
              <w:rtl/>
            </w:rPr>
          </w:rPrChange>
        </w:rPr>
        <w:t xml:space="preserve"> </w:t>
      </w:r>
      <w:r w:rsidR="001940FB" w:rsidRPr="00103DCA">
        <w:rPr>
          <w:rFonts w:ascii="Tahoma" w:hAnsi="Tahoma" w:cs="Tahoma" w:hint="eastAsia"/>
          <w:sz w:val="24"/>
          <w:szCs w:val="24"/>
          <w:rtl/>
          <w:rPrChange w:id="1511" w:author="רינת אביטל" w:date="2022-05-12T09:18:00Z">
            <w:rPr>
              <w:rFonts w:hint="eastAsia"/>
              <w:sz w:val="28"/>
              <w:szCs w:val="28"/>
              <w:rtl/>
            </w:rPr>
          </w:rPrChange>
        </w:rPr>
        <w:t>שהפרויקט</w:t>
      </w:r>
      <w:r w:rsidR="001940FB" w:rsidRPr="00103DCA">
        <w:rPr>
          <w:rFonts w:ascii="Tahoma" w:hAnsi="Tahoma" w:cs="Tahoma"/>
          <w:sz w:val="24"/>
          <w:szCs w:val="24"/>
          <w:rtl/>
          <w:rPrChange w:id="1512" w:author="רינת אביטל" w:date="2022-05-12T09:18:00Z">
            <w:rPr>
              <w:sz w:val="28"/>
              <w:szCs w:val="28"/>
              <w:rtl/>
            </w:rPr>
          </w:rPrChange>
        </w:rPr>
        <w:t xml:space="preserve"> </w:t>
      </w:r>
      <w:r w:rsidR="001940FB" w:rsidRPr="00103DCA">
        <w:rPr>
          <w:rFonts w:ascii="Tahoma" w:hAnsi="Tahoma" w:cs="Tahoma" w:hint="eastAsia"/>
          <w:sz w:val="24"/>
          <w:szCs w:val="24"/>
          <w:rtl/>
          <w:rPrChange w:id="1513" w:author="רינת אביטל" w:date="2022-05-12T09:18:00Z">
            <w:rPr>
              <w:rFonts w:hint="eastAsia"/>
              <w:sz w:val="28"/>
              <w:szCs w:val="28"/>
              <w:rtl/>
            </w:rPr>
          </w:rPrChange>
        </w:rPr>
        <w:t>הרחיב</w:t>
      </w:r>
      <w:r w:rsidR="001940FB" w:rsidRPr="00103DCA">
        <w:rPr>
          <w:rFonts w:ascii="Tahoma" w:hAnsi="Tahoma" w:cs="Tahoma"/>
          <w:sz w:val="24"/>
          <w:szCs w:val="24"/>
          <w:rtl/>
          <w:rPrChange w:id="1514" w:author="רינת אביטל" w:date="2022-05-12T09:18:00Z">
            <w:rPr>
              <w:sz w:val="28"/>
              <w:szCs w:val="28"/>
              <w:rtl/>
            </w:rPr>
          </w:rPrChange>
        </w:rPr>
        <w:t xml:space="preserve"> </w:t>
      </w:r>
      <w:r w:rsidR="001940FB" w:rsidRPr="00103DCA">
        <w:rPr>
          <w:rFonts w:ascii="Tahoma" w:hAnsi="Tahoma" w:cs="Tahoma" w:hint="eastAsia"/>
          <w:sz w:val="24"/>
          <w:szCs w:val="24"/>
          <w:rtl/>
          <w:rPrChange w:id="1515" w:author="רינת אביטל" w:date="2022-05-12T09:18:00Z">
            <w:rPr>
              <w:rFonts w:hint="eastAsia"/>
              <w:sz w:val="28"/>
              <w:szCs w:val="28"/>
              <w:rtl/>
            </w:rPr>
          </w:rPrChange>
        </w:rPr>
        <w:t>לי</w:t>
      </w:r>
      <w:r w:rsidR="001940FB" w:rsidRPr="00103DCA">
        <w:rPr>
          <w:rFonts w:ascii="Tahoma" w:hAnsi="Tahoma" w:cs="Tahoma"/>
          <w:sz w:val="24"/>
          <w:szCs w:val="24"/>
          <w:rtl/>
          <w:rPrChange w:id="1516" w:author="רינת אביטל" w:date="2022-05-12T09:18:00Z">
            <w:rPr>
              <w:sz w:val="28"/>
              <w:szCs w:val="28"/>
              <w:rtl/>
            </w:rPr>
          </w:rPrChange>
        </w:rPr>
        <w:t xml:space="preserve"> </w:t>
      </w:r>
      <w:r w:rsidR="001940FB" w:rsidRPr="00103DCA">
        <w:rPr>
          <w:rFonts w:ascii="Tahoma" w:hAnsi="Tahoma" w:cs="Tahoma" w:hint="eastAsia"/>
          <w:sz w:val="24"/>
          <w:szCs w:val="24"/>
          <w:rtl/>
          <w:rPrChange w:id="1517" w:author="רינת אביטל" w:date="2022-05-12T09:18:00Z">
            <w:rPr>
              <w:rFonts w:hint="eastAsia"/>
              <w:sz w:val="28"/>
              <w:szCs w:val="28"/>
              <w:rtl/>
            </w:rPr>
          </w:rPrChange>
        </w:rPr>
        <w:t>אופקים</w:t>
      </w:r>
      <w:r w:rsidR="001940FB" w:rsidRPr="00103DCA">
        <w:rPr>
          <w:rFonts w:ascii="Tahoma" w:hAnsi="Tahoma" w:cs="Tahoma"/>
          <w:sz w:val="24"/>
          <w:szCs w:val="24"/>
          <w:rtl/>
          <w:rPrChange w:id="1518" w:author="רינת אביטל" w:date="2022-05-12T09:18:00Z">
            <w:rPr>
              <w:sz w:val="28"/>
              <w:szCs w:val="28"/>
              <w:rtl/>
            </w:rPr>
          </w:rPrChange>
        </w:rPr>
        <w:t xml:space="preserve"> </w:t>
      </w:r>
      <w:r w:rsidRPr="00103DCA">
        <w:rPr>
          <w:rFonts w:ascii="Tahoma" w:hAnsi="Tahoma" w:cs="Tahoma" w:hint="eastAsia"/>
          <w:sz w:val="24"/>
          <w:szCs w:val="24"/>
          <w:rtl/>
          <w:rPrChange w:id="1519" w:author="רינת אביטל" w:date="2022-05-12T09:18:00Z">
            <w:rPr>
              <w:rFonts w:hint="eastAsia"/>
              <w:sz w:val="28"/>
              <w:szCs w:val="28"/>
              <w:rtl/>
            </w:rPr>
          </w:rPrChange>
        </w:rPr>
        <w:t>התחום</w:t>
      </w:r>
      <w:r w:rsidR="001940FB" w:rsidRPr="00103DCA">
        <w:rPr>
          <w:rFonts w:ascii="Tahoma" w:hAnsi="Tahoma" w:cs="Tahoma"/>
          <w:sz w:val="24"/>
          <w:szCs w:val="24"/>
          <w:rtl/>
          <w:rPrChange w:id="1520" w:author="רינת אביטל" w:date="2022-05-12T09:18:00Z">
            <w:rPr>
              <w:sz w:val="28"/>
              <w:szCs w:val="28"/>
              <w:rtl/>
            </w:rPr>
          </w:rPrChange>
        </w:rPr>
        <w:t xml:space="preserve"> </w:t>
      </w:r>
      <w:r w:rsidR="001940FB" w:rsidRPr="00103DCA">
        <w:rPr>
          <w:rFonts w:ascii="Tahoma" w:hAnsi="Tahoma" w:cs="Tahoma" w:hint="eastAsia"/>
          <w:sz w:val="24"/>
          <w:szCs w:val="24"/>
          <w:rtl/>
          <w:rPrChange w:id="1521" w:author="רינת אביטל" w:date="2022-05-12T09:18:00Z">
            <w:rPr>
              <w:rFonts w:hint="eastAsia"/>
              <w:sz w:val="28"/>
              <w:szCs w:val="28"/>
              <w:rtl/>
            </w:rPr>
          </w:rPrChange>
        </w:rPr>
        <w:t>הצריך</w:t>
      </w:r>
      <w:r w:rsidR="001940FB" w:rsidRPr="00103DCA">
        <w:rPr>
          <w:rFonts w:ascii="Tahoma" w:hAnsi="Tahoma" w:cs="Tahoma"/>
          <w:sz w:val="24"/>
          <w:szCs w:val="24"/>
          <w:rtl/>
          <w:rPrChange w:id="1522" w:author="רינת אביטל" w:date="2022-05-12T09:18:00Z">
            <w:rPr>
              <w:sz w:val="28"/>
              <w:szCs w:val="28"/>
              <w:rtl/>
            </w:rPr>
          </w:rPrChange>
        </w:rPr>
        <w:t xml:space="preserve"> </w:t>
      </w:r>
      <w:r w:rsidR="001940FB" w:rsidRPr="00103DCA">
        <w:rPr>
          <w:rFonts w:ascii="Tahoma" w:hAnsi="Tahoma" w:cs="Tahoma" w:hint="eastAsia"/>
          <w:sz w:val="24"/>
          <w:szCs w:val="24"/>
          <w:rtl/>
          <w:rPrChange w:id="1523" w:author="רינת אביטל" w:date="2022-05-12T09:18:00Z">
            <w:rPr>
              <w:rFonts w:hint="eastAsia"/>
              <w:sz w:val="28"/>
              <w:szCs w:val="28"/>
              <w:rtl/>
            </w:rPr>
          </w:rPrChange>
        </w:rPr>
        <w:t>הרבה</w:t>
      </w:r>
      <w:r w:rsidR="001940FB" w:rsidRPr="00103DCA">
        <w:rPr>
          <w:rFonts w:ascii="Tahoma" w:hAnsi="Tahoma" w:cs="Tahoma"/>
          <w:sz w:val="24"/>
          <w:szCs w:val="24"/>
          <w:rtl/>
          <w:rPrChange w:id="1524" w:author="רינת אביטל" w:date="2022-05-12T09:18:00Z">
            <w:rPr>
              <w:sz w:val="28"/>
              <w:szCs w:val="28"/>
              <w:rtl/>
            </w:rPr>
          </w:rPrChange>
        </w:rPr>
        <w:t xml:space="preserve"> </w:t>
      </w:r>
      <w:r w:rsidR="001940FB" w:rsidRPr="00103DCA">
        <w:rPr>
          <w:rFonts w:ascii="Tahoma" w:hAnsi="Tahoma" w:cs="Tahoma" w:hint="eastAsia"/>
          <w:sz w:val="24"/>
          <w:szCs w:val="24"/>
          <w:rtl/>
          <w:rPrChange w:id="1525" w:author="רינת אביטל" w:date="2022-05-12T09:18:00Z">
            <w:rPr>
              <w:rFonts w:hint="eastAsia"/>
              <w:sz w:val="28"/>
              <w:szCs w:val="28"/>
              <w:rtl/>
            </w:rPr>
          </w:rPrChange>
        </w:rPr>
        <w:t>למידה</w:t>
      </w:r>
      <w:r w:rsidR="001940FB" w:rsidRPr="00103DCA">
        <w:rPr>
          <w:rFonts w:ascii="Tahoma" w:hAnsi="Tahoma" w:cs="Tahoma"/>
          <w:sz w:val="24"/>
          <w:szCs w:val="24"/>
          <w:rtl/>
          <w:rPrChange w:id="1526" w:author="רינת אביטל" w:date="2022-05-12T09:18:00Z">
            <w:rPr>
              <w:sz w:val="28"/>
              <w:szCs w:val="28"/>
              <w:rtl/>
            </w:rPr>
          </w:rPrChange>
        </w:rPr>
        <w:t xml:space="preserve"> </w:t>
      </w:r>
      <w:r w:rsidR="001940FB" w:rsidRPr="00103DCA">
        <w:rPr>
          <w:rFonts w:ascii="Tahoma" w:hAnsi="Tahoma" w:cs="Tahoma" w:hint="eastAsia"/>
          <w:sz w:val="24"/>
          <w:szCs w:val="24"/>
          <w:rtl/>
          <w:rPrChange w:id="1527" w:author="רינת אביטל" w:date="2022-05-12T09:18:00Z">
            <w:rPr>
              <w:rFonts w:hint="eastAsia"/>
              <w:sz w:val="28"/>
              <w:szCs w:val="28"/>
              <w:rtl/>
            </w:rPr>
          </w:rPrChange>
        </w:rPr>
        <w:t>עצמית</w:t>
      </w:r>
      <w:r w:rsidR="001940FB" w:rsidRPr="00103DCA">
        <w:rPr>
          <w:rFonts w:ascii="Tahoma" w:hAnsi="Tahoma" w:cs="Tahoma"/>
          <w:sz w:val="24"/>
          <w:szCs w:val="24"/>
          <w:rtl/>
          <w:rPrChange w:id="1528" w:author="רינת אביטל" w:date="2022-05-12T09:18:00Z">
            <w:rPr>
              <w:sz w:val="28"/>
              <w:szCs w:val="28"/>
              <w:rtl/>
            </w:rPr>
          </w:rPrChange>
        </w:rPr>
        <w:t xml:space="preserve">, </w:t>
      </w:r>
      <w:r w:rsidR="001940FB" w:rsidRPr="00103DCA">
        <w:rPr>
          <w:rFonts w:ascii="Tahoma" w:hAnsi="Tahoma" w:cs="Tahoma" w:hint="eastAsia"/>
          <w:sz w:val="24"/>
          <w:szCs w:val="24"/>
          <w:rtl/>
          <w:rPrChange w:id="1529" w:author="רינת אביטל" w:date="2022-05-12T09:18:00Z">
            <w:rPr>
              <w:rFonts w:hint="eastAsia"/>
              <w:sz w:val="28"/>
              <w:szCs w:val="28"/>
              <w:rtl/>
            </w:rPr>
          </w:rPrChange>
        </w:rPr>
        <w:t>התנסות</w:t>
      </w:r>
      <w:r w:rsidR="001940FB" w:rsidRPr="00103DCA">
        <w:rPr>
          <w:rFonts w:ascii="Tahoma" w:hAnsi="Tahoma" w:cs="Tahoma"/>
          <w:sz w:val="24"/>
          <w:szCs w:val="24"/>
          <w:rtl/>
          <w:rPrChange w:id="1530" w:author="רינת אביטל" w:date="2022-05-12T09:18:00Z">
            <w:rPr>
              <w:sz w:val="28"/>
              <w:szCs w:val="28"/>
              <w:rtl/>
            </w:rPr>
          </w:rPrChange>
        </w:rPr>
        <w:t xml:space="preserve"> </w:t>
      </w:r>
      <w:r w:rsidR="001940FB" w:rsidRPr="00103DCA">
        <w:rPr>
          <w:rFonts w:ascii="Tahoma" w:hAnsi="Tahoma" w:cs="Tahoma" w:hint="eastAsia"/>
          <w:sz w:val="24"/>
          <w:szCs w:val="24"/>
          <w:rtl/>
          <w:rPrChange w:id="1531" w:author="רינת אביטל" w:date="2022-05-12T09:18:00Z">
            <w:rPr>
              <w:rFonts w:hint="eastAsia"/>
              <w:sz w:val="28"/>
              <w:szCs w:val="28"/>
              <w:rtl/>
            </w:rPr>
          </w:rPrChange>
        </w:rPr>
        <w:t>וכישלון</w:t>
      </w:r>
      <w:r w:rsidR="001940FB" w:rsidRPr="00103DCA">
        <w:rPr>
          <w:rFonts w:ascii="Tahoma" w:hAnsi="Tahoma" w:cs="Tahoma"/>
          <w:sz w:val="24"/>
          <w:szCs w:val="24"/>
          <w:rtl/>
          <w:rPrChange w:id="1532" w:author="רינת אביטל" w:date="2022-05-12T09:18:00Z">
            <w:rPr>
              <w:sz w:val="28"/>
              <w:szCs w:val="28"/>
              <w:rtl/>
            </w:rPr>
          </w:rPrChange>
        </w:rPr>
        <w:t xml:space="preserve"> </w:t>
      </w:r>
      <w:r w:rsidR="001940FB" w:rsidRPr="00103DCA">
        <w:rPr>
          <w:rFonts w:ascii="Tahoma" w:hAnsi="Tahoma" w:cs="Tahoma" w:hint="eastAsia"/>
          <w:sz w:val="24"/>
          <w:szCs w:val="24"/>
          <w:rtl/>
          <w:rPrChange w:id="1533" w:author="רינת אביטל" w:date="2022-05-12T09:18:00Z">
            <w:rPr>
              <w:rFonts w:hint="eastAsia"/>
              <w:sz w:val="28"/>
              <w:szCs w:val="28"/>
              <w:rtl/>
            </w:rPr>
          </w:rPrChange>
        </w:rPr>
        <w:t>וזה</w:t>
      </w:r>
      <w:r w:rsidR="001940FB" w:rsidRPr="00103DCA">
        <w:rPr>
          <w:rFonts w:ascii="Tahoma" w:hAnsi="Tahoma" w:cs="Tahoma"/>
          <w:sz w:val="24"/>
          <w:szCs w:val="24"/>
          <w:rtl/>
          <w:rPrChange w:id="1534" w:author="רינת אביטל" w:date="2022-05-12T09:18:00Z">
            <w:rPr>
              <w:sz w:val="28"/>
              <w:szCs w:val="28"/>
              <w:rtl/>
            </w:rPr>
          </w:rPrChange>
        </w:rPr>
        <w:t xml:space="preserve"> </w:t>
      </w:r>
      <w:r w:rsidR="001940FB" w:rsidRPr="00103DCA">
        <w:rPr>
          <w:rFonts w:ascii="Tahoma" w:hAnsi="Tahoma" w:cs="Tahoma" w:hint="eastAsia"/>
          <w:sz w:val="24"/>
          <w:szCs w:val="24"/>
          <w:rtl/>
          <w:rPrChange w:id="1535" w:author="רינת אביטל" w:date="2022-05-12T09:18:00Z">
            <w:rPr>
              <w:rFonts w:hint="eastAsia"/>
              <w:sz w:val="28"/>
              <w:szCs w:val="28"/>
              <w:rtl/>
            </w:rPr>
          </w:rPrChange>
        </w:rPr>
        <w:t>הביא</w:t>
      </w:r>
      <w:r w:rsidR="001940FB" w:rsidRPr="00103DCA">
        <w:rPr>
          <w:rFonts w:ascii="Tahoma" w:hAnsi="Tahoma" w:cs="Tahoma"/>
          <w:sz w:val="24"/>
          <w:szCs w:val="24"/>
          <w:rtl/>
          <w:rPrChange w:id="1536" w:author="רינת אביטל" w:date="2022-05-12T09:18:00Z">
            <w:rPr>
              <w:sz w:val="28"/>
              <w:szCs w:val="28"/>
              <w:rtl/>
            </w:rPr>
          </w:rPrChange>
        </w:rPr>
        <w:t xml:space="preserve"> </w:t>
      </w:r>
      <w:r w:rsidR="001940FB" w:rsidRPr="00103DCA">
        <w:rPr>
          <w:rFonts w:ascii="Tahoma" w:hAnsi="Tahoma" w:cs="Tahoma" w:hint="eastAsia"/>
          <w:sz w:val="24"/>
          <w:szCs w:val="24"/>
          <w:rtl/>
          <w:rPrChange w:id="1537" w:author="רינת אביטל" w:date="2022-05-12T09:18:00Z">
            <w:rPr>
              <w:rFonts w:hint="eastAsia"/>
              <w:sz w:val="28"/>
              <w:szCs w:val="28"/>
              <w:rtl/>
            </w:rPr>
          </w:rPrChange>
        </w:rPr>
        <w:t>אותי</w:t>
      </w:r>
      <w:r w:rsidR="001940FB" w:rsidRPr="00103DCA">
        <w:rPr>
          <w:rFonts w:ascii="Tahoma" w:hAnsi="Tahoma" w:cs="Tahoma"/>
          <w:sz w:val="24"/>
          <w:szCs w:val="24"/>
          <w:rtl/>
          <w:rPrChange w:id="1538" w:author="רינת אביטל" w:date="2022-05-12T09:18:00Z">
            <w:rPr>
              <w:sz w:val="28"/>
              <w:szCs w:val="28"/>
              <w:rtl/>
            </w:rPr>
          </w:rPrChange>
        </w:rPr>
        <w:t xml:space="preserve"> </w:t>
      </w:r>
      <w:r w:rsidR="00782B32" w:rsidRPr="00103DCA">
        <w:rPr>
          <w:rFonts w:ascii="Tahoma" w:hAnsi="Tahoma" w:cs="Tahoma" w:hint="eastAsia"/>
          <w:sz w:val="24"/>
          <w:szCs w:val="24"/>
          <w:rtl/>
          <w:rPrChange w:id="1539" w:author="רינת אביטל" w:date="2022-05-12T09:18:00Z">
            <w:rPr>
              <w:rFonts w:hint="eastAsia"/>
              <w:sz w:val="28"/>
              <w:szCs w:val="28"/>
              <w:rtl/>
            </w:rPr>
          </w:rPrChange>
        </w:rPr>
        <w:t>לרמה</w:t>
      </w:r>
      <w:r w:rsidR="00782B32" w:rsidRPr="00103DCA">
        <w:rPr>
          <w:rFonts w:ascii="Tahoma" w:hAnsi="Tahoma" w:cs="Tahoma"/>
          <w:sz w:val="24"/>
          <w:szCs w:val="24"/>
          <w:rtl/>
          <w:rPrChange w:id="1540" w:author="רינת אביטל" w:date="2022-05-12T09:18:00Z">
            <w:rPr>
              <w:sz w:val="28"/>
              <w:szCs w:val="28"/>
              <w:rtl/>
            </w:rPr>
          </w:rPrChange>
        </w:rPr>
        <w:t xml:space="preserve"> </w:t>
      </w:r>
      <w:r w:rsidR="00782B32" w:rsidRPr="00103DCA">
        <w:rPr>
          <w:rFonts w:ascii="Tahoma" w:hAnsi="Tahoma" w:cs="Tahoma" w:hint="eastAsia"/>
          <w:sz w:val="24"/>
          <w:szCs w:val="24"/>
          <w:rtl/>
          <w:rPrChange w:id="1541" w:author="רינת אביטל" w:date="2022-05-12T09:18:00Z">
            <w:rPr>
              <w:rFonts w:hint="eastAsia"/>
              <w:sz w:val="28"/>
              <w:szCs w:val="28"/>
              <w:rtl/>
            </w:rPr>
          </w:rPrChange>
        </w:rPr>
        <w:t>הרבה</w:t>
      </w:r>
      <w:r w:rsidR="00782B32" w:rsidRPr="00103DCA">
        <w:rPr>
          <w:rFonts w:ascii="Tahoma" w:hAnsi="Tahoma" w:cs="Tahoma"/>
          <w:sz w:val="24"/>
          <w:szCs w:val="24"/>
          <w:rtl/>
          <w:rPrChange w:id="1542" w:author="רינת אביטל" w:date="2022-05-12T09:18:00Z">
            <w:rPr>
              <w:sz w:val="28"/>
              <w:szCs w:val="28"/>
              <w:rtl/>
            </w:rPr>
          </w:rPrChange>
        </w:rPr>
        <w:t xml:space="preserve"> </w:t>
      </w:r>
      <w:r w:rsidR="00782B32" w:rsidRPr="00103DCA">
        <w:rPr>
          <w:rFonts w:ascii="Tahoma" w:hAnsi="Tahoma" w:cs="Tahoma" w:hint="eastAsia"/>
          <w:sz w:val="24"/>
          <w:szCs w:val="24"/>
          <w:rtl/>
          <w:rPrChange w:id="1543" w:author="רינת אביטל" w:date="2022-05-12T09:18:00Z">
            <w:rPr>
              <w:rFonts w:hint="eastAsia"/>
              <w:sz w:val="28"/>
              <w:szCs w:val="28"/>
              <w:rtl/>
            </w:rPr>
          </w:rPrChange>
        </w:rPr>
        <w:t>יותר</w:t>
      </w:r>
      <w:r w:rsidR="00782B32" w:rsidRPr="00103DCA">
        <w:rPr>
          <w:rFonts w:ascii="Tahoma" w:hAnsi="Tahoma" w:cs="Tahoma"/>
          <w:sz w:val="24"/>
          <w:szCs w:val="24"/>
          <w:rtl/>
          <w:rPrChange w:id="1544" w:author="רינת אביטל" w:date="2022-05-12T09:18:00Z">
            <w:rPr>
              <w:sz w:val="28"/>
              <w:szCs w:val="28"/>
              <w:rtl/>
            </w:rPr>
          </w:rPrChange>
        </w:rPr>
        <w:t xml:space="preserve"> </w:t>
      </w:r>
      <w:r w:rsidR="00782B32" w:rsidRPr="00103DCA">
        <w:rPr>
          <w:rFonts w:ascii="Tahoma" w:hAnsi="Tahoma" w:cs="Tahoma" w:hint="eastAsia"/>
          <w:sz w:val="24"/>
          <w:szCs w:val="24"/>
          <w:rtl/>
          <w:rPrChange w:id="1545" w:author="רינת אביטל" w:date="2022-05-12T09:18:00Z">
            <w:rPr>
              <w:rFonts w:hint="eastAsia"/>
              <w:sz w:val="28"/>
              <w:szCs w:val="28"/>
              <w:rtl/>
            </w:rPr>
          </w:rPrChange>
        </w:rPr>
        <w:t>גבוהה</w:t>
      </w:r>
      <w:r w:rsidR="001940FB" w:rsidRPr="00103DCA">
        <w:rPr>
          <w:rFonts w:ascii="Tahoma" w:hAnsi="Tahoma" w:cs="Tahoma"/>
          <w:sz w:val="24"/>
          <w:szCs w:val="24"/>
          <w:rtl/>
          <w:rPrChange w:id="1546" w:author="רינת אביטל" w:date="2022-05-12T09:18:00Z">
            <w:rPr>
              <w:sz w:val="28"/>
              <w:szCs w:val="28"/>
              <w:rtl/>
            </w:rPr>
          </w:rPrChange>
        </w:rPr>
        <w:t>.</w:t>
      </w:r>
    </w:p>
    <w:p w14:paraId="2EBB9DCB" w14:textId="4EF9B130" w:rsidR="00325C80" w:rsidRPr="00103DCA" w:rsidRDefault="009356D9" w:rsidP="00AF2044">
      <w:pPr>
        <w:spacing w:line="360" w:lineRule="auto"/>
        <w:rPr>
          <w:ins w:id="1547" w:author="רינת אביטל" w:date="2022-05-12T08:59:00Z"/>
          <w:rFonts w:ascii="Tahoma" w:hAnsi="Tahoma" w:cs="Tahoma"/>
          <w:sz w:val="24"/>
          <w:szCs w:val="24"/>
          <w:rtl/>
          <w:rPrChange w:id="1548" w:author="רינת אביטל" w:date="2022-05-12T09:18:00Z">
            <w:rPr>
              <w:ins w:id="1549" w:author="רינת אביטל" w:date="2022-05-12T08:59:00Z"/>
              <w:rFonts w:ascii="Tahoma" w:hAnsi="Tahoma" w:cs="Tahoma"/>
              <w:sz w:val="28"/>
              <w:szCs w:val="28"/>
              <w:rtl/>
            </w:rPr>
          </w:rPrChange>
        </w:rPr>
      </w:pPr>
      <w:r w:rsidRPr="00103DCA">
        <w:rPr>
          <w:rFonts w:ascii="Tahoma" w:hAnsi="Tahoma" w:cs="Tahoma" w:hint="eastAsia"/>
          <w:sz w:val="24"/>
          <w:szCs w:val="24"/>
          <w:rtl/>
          <w:rPrChange w:id="1550" w:author="רינת אביטל" w:date="2022-05-12T09:18:00Z">
            <w:rPr>
              <w:rFonts w:hint="eastAsia"/>
              <w:sz w:val="28"/>
              <w:szCs w:val="28"/>
              <w:rtl/>
            </w:rPr>
          </w:rPrChange>
        </w:rPr>
        <w:t>לאחר</w:t>
      </w:r>
      <w:r w:rsidRPr="00103DCA">
        <w:rPr>
          <w:rFonts w:ascii="Tahoma" w:hAnsi="Tahoma" w:cs="Tahoma"/>
          <w:sz w:val="24"/>
          <w:szCs w:val="24"/>
          <w:rtl/>
          <w:rPrChange w:id="1551" w:author="רינת אביטל" w:date="2022-05-12T09:18:00Z">
            <w:rPr>
              <w:sz w:val="28"/>
              <w:szCs w:val="28"/>
              <w:rtl/>
            </w:rPr>
          </w:rPrChange>
        </w:rPr>
        <w:t xml:space="preserve"> </w:t>
      </w:r>
      <w:r w:rsidRPr="00103DCA">
        <w:rPr>
          <w:rFonts w:ascii="Tahoma" w:hAnsi="Tahoma" w:cs="Tahoma" w:hint="eastAsia"/>
          <w:sz w:val="24"/>
          <w:szCs w:val="24"/>
          <w:rtl/>
          <w:rPrChange w:id="1552" w:author="רינת אביטל" w:date="2022-05-12T09:18:00Z">
            <w:rPr>
              <w:rFonts w:hint="eastAsia"/>
              <w:sz w:val="28"/>
              <w:szCs w:val="28"/>
              <w:rtl/>
            </w:rPr>
          </w:rPrChange>
        </w:rPr>
        <w:t>שהחלטתי</w:t>
      </w:r>
      <w:r w:rsidRPr="00103DCA">
        <w:rPr>
          <w:rFonts w:ascii="Tahoma" w:hAnsi="Tahoma" w:cs="Tahoma"/>
          <w:sz w:val="24"/>
          <w:szCs w:val="24"/>
          <w:rtl/>
          <w:rPrChange w:id="1553" w:author="רינת אביטל" w:date="2022-05-12T09:18:00Z">
            <w:rPr>
              <w:sz w:val="28"/>
              <w:szCs w:val="28"/>
              <w:rtl/>
            </w:rPr>
          </w:rPrChange>
        </w:rPr>
        <w:t xml:space="preserve"> </w:t>
      </w:r>
      <w:r w:rsidRPr="00103DCA">
        <w:rPr>
          <w:rFonts w:ascii="Tahoma" w:hAnsi="Tahoma" w:cs="Tahoma" w:hint="eastAsia"/>
          <w:sz w:val="24"/>
          <w:szCs w:val="24"/>
          <w:rtl/>
          <w:rPrChange w:id="1554" w:author="רינת אביטל" w:date="2022-05-12T09:18:00Z">
            <w:rPr>
              <w:rFonts w:hint="eastAsia"/>
              <w:sz w:val="28"/>
              <w:szCs w:val="28"/>
              <w:rtl/>
            </w:rPr>
          </w:rPrChange>
        </w:rPr>
        <w:t>על</w:t>
      </w:r>
      <w:r w:rsidRPr="00103DCA">
        <w:rPr>
          <w:rFonts w:ascii="Tahoma" w:hAnsi="Tahoma" w:cs="Tahoma"/>
          <w:sz w:val="24"/>
          <w:szCs w:val="24"/>
          <w:rtl/>
          <w:rPrChange w:id="1555" w:author="רינת אביטל" w:date="2022-05-12T09:18:00Z">
            <w:rPr>
              <w:sz w:val="28"/>
              <w:szCs w:val="28"/>
              <w:rtl/>
            </w:rPr>
          </w:rPrChange>
        </w:rPr>
        <w:t xml:space="preserve"> </w:t>
      </w:r>
      <w:r w:rsidRPr="00103DCA">
        <w:rPr>
          <w:rFonts w:ascii="Tahoma" w:hAnsi="Tahoma" w:cs="Tahoma" w:hint="eastAsia"/>
          <w:sz w:val="24"/>
          <w:szCs w:val="24"/>
          <w:rtl/>
          <w:rPrChange w:id="1556" w:author="רינת אביטל" w:date="2022-05-12T09:18:00Z">
            <w:rPr>
              <w:rFonts w:hint="eastAsia"/>
              <w:sz w:val="28"/>
              <w:szCs w:val="28"/>
              <w:rtl/>
            </w:rPr>
          </w:rPrChange>
        </w:rPr>
        <w:t>נושא</w:t>
      </w:r>
      <w:r w:rsidRPr="00103DCA">
        <w:rPr>
          <w:rFonts w:ascii="Tahoma" w:hAnsi="Tahoma" w:cs="Tahoma"/>
          <w:sz w:val="24"/>
          <w:szCs w:val="24"/>
          <w:rtl/>
          <w:rPrChange w:id="1557" w:author="רינת אביטל" w:date="2022-05-12T09:18:00Z">
            <w:rPr>
              <w:sz w:val="28"/>
              <w:szCs w:val="28"/>
              <w:rtl/>
            </w:rPr>
          </w:rPrChange>
        </w:rPr>
        <w:t xml:space="preserve"> </w:t>
      </w:r>
      <w:r w:rsidRPr="00103DCA">
        <w:rPr>
          <w:rFonts w:ascii="Tahoma" w:hAnsi="Tahoma" w:cs="Tahoma" w:hint="eastAsia"/>
          <w:sz w:val="24"/>
          <w:szCs w:val="24"/>
          <w:rtl/>
          <w:rPrChange w:id="1558" w:author="רינת אביטל" w:date="2022-05-12T09:18:00Z">
            <w:rPr>
              <w:rFonts w:hint="eastAsia"/>
              <w:sz w:val="28"/>
              <w:szCs w:val="28"/>
              <w:rtl/>
            </w:rPr>
          </w:rPrChange>
        </w:rPr>
        <w:t>לפרויקט</w:t>
      </w:r>
      <w:r w:rsidRPr="00103DCA">
        <w:rPr>
          <w:rFonts w:ascii="Tahoma" w:hAnsi="Tahoma" w:cs="Tahoma"/>
          <w:sz w:val="24"/>
          <w:szCs w:val="24"/>
          <w:rtl/>
          <w:rPrChange w:id="1559" w:author="רינת אביטל" w:date="2022-05-12T09:18:00Z">
            <w:rPr>
              <w:sz w:val="28"/>
              <w:szCs w:val="28"/>
              <w:rtl/>
            </w:rPr>
          </w:rPrChange>
        </w:rPr>
        <w:t xml:space="preserve"> </w:t>
      </w:r>
      <w:r w:rsidRPr="00103DCA">
        <w:rPr>
          <w:rFonts w:ascii="Tahoma" w:hAnsi="Tahoma" w:cs="Tahoma" w:hint="eastAsia"/>
          <w:sz w:val="24"/>
          <w:szCs w:val="24"/>
          <w:rtl/>
          <w:rPrChange w:id="1560" w:author="רינת אביטל" w:date="2022-05-12T09:18:00Z">
            <w:rPr>
              <w:rFonts w:hint="eastAsia"/>
              <w:sz w:val="28"/>
              <w:szCs w:val="28"/>
              <w:rtl/>
            </w:rPr>
          </w:rPrChange>
        </w:rPr>
        <w:t>וחקרתי</w:t>
      </w:r>
      <w:r w:rsidRPr="00103DCA">
        <w:rPr>
          <w:rFonts w:ascii="Tahoma" w:hAnsi="Tahoma" w:cs="Tahoma"/>
          <w:sz w:val="24"/>
          <w:szCs w:val="24"/>
          <w:rtl/>
          <w:rPrChange w:id="1561" w:author="רינת אביטל" w:date="2022-05-12T09:18:00Z">
            <w:rPr>
              <w:sz w:val="28"/>
              <w:szCs w:val="28"/>
              <w:rtl/>
            </w:rPr>
          </w:rPrChange>
        </w:rPr>
        <w:t xml:space="preserve"> </w:t>
      </w:r>
      <w:r w:rsidRPr="00103DCA">
        <w:rPr>
          <w:rFonts w:ascii="Tahoma" w:hAnsi="Tahoma" w:cs="Tahoma" w:hint="eastAsia"/>
          <w:sz w:val="24"/>
          <w:szCs w:val="24"/>
          <w:rtl/>
          <w:rPrChange w:id="1562" w:author="רינת אביטל" w:date="2022-05-12T09:18:00Z">
            <w:rPr>
              <w:rFonts w:hint="eastAsia"/>
              <w:sz w:val="28"/>
              <w:szCs w:val="28"/>
              <w:rtl/>
            </w:rPr>
          </w:rPrChange>
        </w:rPr>
        <w:t>אותו</w:t>
      </w:r>
      <w:r w:rsidRPr="00103DCA">
        <w:rPr>
          <w:rFonts w:ascii="Tahoma" w:hAnsi="Tahoma" w:cs="Tahoma"/>
          <w:sz w:val="24"/>
          <w:szCs w:val="24"/>
          <w:rtl/>
          <w:rPrChange w:id="1563" w:author="רינת אביטל" w:date="2022-05-12T09:18:00Z">
            <w:rPr>
              <w:sz w:val="28"/>
              <w:szCs w:val="28"/>
              <w:rtl/>
            </w:rPr>
          </w:rPrChange>
        </w:rPr>
        <w:t xml:space="preserve"> </w:t>
      </w:r>
      <w:r w:rsidRPr="00103DCA">
        <w:rPr>
          <w:rFonts w:ascii="Tahoma" w:hAnsi="Tahoma" w:cs="Tahoma" w:hint="eastAsia"/>
          <w:sz w:val="24"/>
          <w:szCs w:val="24"/>
          <w:rtl/>
          <w:rPrChange w:id="1564" w:author="רינת אביטל" w:date="2022-05-12T09:18:00Z">
            <w:rPr>
              <w:rFonts w:hint="eastAsia"/>
              <w:sz w:val="28"/>
              <w:szCs w:val="28"/>
              <w:rtl/>
            </w:rPr>
          </w:rPrChange>
        </w:rPr>
        <w:t>קצת</w:t>
      </w:r>
      <w:r w:rsidRPr="00103DCA">
        <w:rPr>
          <w:rFonts w:ascii="Tahoma" w:hAnsi="Tahoma" w:cs="Tahoma"/>
          <w:sz w:val="24"/>
          <w:szCs w:val="24"/>
          <w:rtl/>
          <w:rPrChange w:id="1565" w:author="רינת אביטל" w:date="2022-05-12T09:18:00Z">
            <w:rPr>
              <w:sz w:val="28"/>
              <w:szCs w:val="28"/>
              <w:rtl/>
            </w:rPr>
          </w:rPrChange>
        </w:rPr>
        <w:t xml:space="preserve"> </w:t>
      </w:r>
      <w:r w:rsidRPr="00103DCA">
        <w:rPr>
          <w:rFonts w:ascii="Tahoma" w:hAnsi="Tahoma" w:cs="Tahoma" w:hint="eastAsia"/>
          <w:sz w:val="24"/>
          <w:szCs w:val="24"/>
          <w:rtl/>
          <w:rPrChange w:id="1566" w:author="רינת אביטל" w:date="2022-05-12T09:18:00Z">
            <w:rPr>
              <w:rFonts w:hint="eastAsia"/>
              <w:sz w:val="28"/>
              <w:szCs w:val="28"/>
              <w:rtl/>
            </w:rPr>
          </w:rPrChange>
        </w:rPr>
        <w:t>הבנתי</w:t>
      </w:r>
      <w:r w:rsidRPr="00103DCA">
        <w:rPr>
          <w:rFonts w:ascii="Tahoma" w:hAnsi="Tahoma" w:cs="Tahoma"/>
          <w:sz w:val="24"/>
          <w:szCs w:val="24"/>
          <w:rtl/>
          <w:rPrChange w:id="1567" w:author="רינת אביטל" w:date="2022-05-12T09:18:00Z">
            <w:rPr>
              <w:sz w:val="28"/>
              <w:szCs w:val="28"/>
              <w:rtl/>
            </w:rPr>
          </w:rPrChange>
        </w:rPr>
        <w:t xml:space="preserve"> </w:t>
      </w:r>
      <w:r w:rsidRPr="00103DCA">
        <w:rPr>
          <w:rFonts w:ascii="Tahoma" w:hAnsi="Tahoma" w:cs="Tahoma" w:hint="eastAsia"/>
          <w:sz w:val="24"/>
          <w:szCs w:val="24"/>
          <w:rtl/>
          <w:rPrChange w:id="1568" w:author="רינת אביטל" w:date="2022-05-12T09:18:00Z">
            <w:rPr>
              <w:rFonts w:hint="eastAsia"/>
              <w:sz w:val="28"/>
              <w:szCs w:val="28"/>
              <w:rtl/>
            </w:rPr>
          </w:rPrChange>
        </w:rPr>
        <w:t>עד</w:t>
      </w:r>
      <w:r w:rsidRPr="00103DCA">
        <w:rPr>
          <w:rFonts w:ascii="Tahoma" w:hAnsi="Tahoma" w:cs="Tahoma"/>
          <w:sz w:val="24"/>
          <w:szCs w:val="24"/>
          <w:rtl/>
          <w:rPrChange w:id="1569" w:author="רינת אביטל" w:date="2022-05-12T09:18:00Z">
            <w:rPr>
              <w:sz w:val="28"/>
              <w:szCs w:val="28"/>
              <w:rtl/>
            </w:rPr>
          </w:rPrChange>
        </w:rPr>
        <w:t xml:space="preserve"> </w:t>
      </w:r>
      <w:r w:rsidRPr="00103DCA">
        <w:rPr>
          <w:rFonts w:ascii="Tahoma" w:hAnsi="Tahoma" w:cs="Tahoma" w:hint="eastAsia"/>
          <w:sz w:val="24"/>
          <w:szCs w:val="24"/>
          <w:rtl/>
          <w:rPrChange w:id="1570" w:author="רינת אביטל" w:date="2022-05-12T09:18:00Z">
            <w:rPr>
              <w:rFonts w:hint="eastAsia"/>
              <w:sz w:val="28"/>
              <w:szCs w:val="28"/>
              <w:rtl/>
            </w:rPr>
          </w:rPrChange>
        </w:rPr>
        <w:t>כמה</w:t>
      </w:r>
      <w:r w:rsidRPr="00103DCA">
        <w:rPr>
          <w:rFonts w:ascii="Tahoma" w:hAnsi="Tahoma" w:cs="Tahoma"/>
          <w:sz w:val="24"/>
          <w:szCs w:val="24"/>
          <w:rtl/>
          <w:rPrChange w:id="1571" w:author="רינת אביטל" w:date="2022-05-12T09:18:00Z">
            <w:rPr>
              <w:sz w:val="28"/>
              <w:szCs w:val="28"/>
              <w:rtl/>
            </w:rPr>
          </w:rPrChange>
        </w:rPr>
        <w:t xml:space="preserve"> </w:t>
      </w:r>
      <w:r w:rsidRPr="00103DCA">
        <w:rPr>
          <w:rFonts w:ascii="Tahoma" w:hAnsi="Tahoma" w:cs="Tahoma" w:hint="eastAsia"/>
          <w:sz w:val="24"/>
          <w:szCs w:val="24"/>
          <w:rtl/>
          <w:rPrChange w:id="1572" w:author="רינת אביטל" w:date="2022-05-12T09:18:00Z">
            <w:rPr>
              <w:rFonts w:hint="eastAsia"/>
              <w:sz w:val="28"/>
              <w:szCs w:val="28"/>
              <w:rtl/>
            </w:rPr>
          </w:rPrChange>
        </w:rPr>
        <w:t>הוא</w:t>
      </w:r>
      <w:r w:rsidRPr="00103DCA">
        <w:rPr>
          <w:rFonts w:ascii="Tahoma" w:hAnsi="Tahoma" w:cs="Tahoma"/>
          <w:sz w:val="24"/>
          <w:szCs w:val="24"/>
          <w:rtl/>
          <w:rPrChange w:id="1573" w:author="רינת אביטל" w:date="2022-05-12T09:18:00Z">
            <w:rPr>
              <w:sz w:val="28"/>
              <w:szCs w:val="28"/>
              <w:rtl/>
            </w:rPr>
          </w:rPrChange>
        </w:rPr>
        <w:t xml:space="preserve"> </w:t>
      </w:r>
      <w:r w:rsidRPr="00103DCA">
        <w:rPr>
          <w:rFonts w:ascii="Tahoma" w:hAnsi="Tahoma" w:cs="Tahoma" w:hint="eastAsia"/>
          <w:sz w:val="24"/>
          <w:szCs w:val="24"/>
          <w:rtl/>
          <w:rPrChange w:id="1574" w:author="רינת אביטל" w:date="2022-05-12T09:18:00Z">
            <w:rPr>
              <w:rFonts w:hint="eastAsia"/>
              <w:sz w:val="28"/>
              <w:szCs w:val="28"/>
              <w:rtl/>
            </w:rPr>
          </w:rPrChange>
        </w:rPr>
        <w:t>חשוב</w:t>
      </w:r>
      <w:r w:rsidRPr="00103DCA">
        <w:rPr>
          <w:rFonts w:ascii="Tahoma" w:hAnsi="Tahoma" w:cs="Tahoma"/>
          <w:sz w:val="24"/>
          <w:szCs w:val="24"/>
          <w:rtl/>
          <w:rPrChange w:id="1575" w:author="רינת אביטל" w:date="2022-05-12T09:18:00Z">
            <w:rPr>
              <w:sz w:val="28"/>
              <w:szCs w:val="28"/>
              <w:rtl/>
            </w:rPr>
          </w:rPrChange>
        </w:rPr>
        <w:t xml:space="preserve"> </w:t>
      </w:r>
      <w:r w:rsidRPr="00103DCA">
        <w:rPr>
          <w:rFonts w:ascii="Tahoma" w:hAnsi="Tahoma" w:cs="Tahoma" w:hint="eastAsia"/>
          <w:sz w:val="24"/>
          <w:szCs w:val="24"/>
          <w:rtl/>
          <w:rPrChange w:id="1576" w:author="רינת אביטל" w:date="2022-05-12T09:18:00Z">
            <w:rPr>
              <w:rFonts w:hint="eastAsia"/>
              <w:sz w:val="28"/>
              <w:szCs w:val="28"/>
              <w:rtl/>
            </w:rPr>
          </w:rPrChange>
        </w:rPr>
        <w:t>ונצרך</w:t>
      </w:r>
      <w:r w:rsidRPr="00103DCA">
        <w:rPr>
          <w:rFonts w:ascii="Tahoma" w:hAnsi="Tahoma" w:cs="Tahoma"/>
          <w:sz w:val="24"/>
          <w:szCs w:val="24"/>
          <w:rtl/>
          <w:rPrChange w:id="1577" w:author="רינת אביטל" w:date="2022-05-12T09:18:00Z">
            <w:rPr>
              <w:sz w:val="28"/>
              <w:szCs w:val="28"/>
              <w:rtl/>
            </w:rPr>
          </w:rPrChange>
        </w:rPr>
        <w:t xml:space="preserve">. </w:t>
      </w:r>
      <w:ins w:id="1578" w:author="רינת אביטל" w:date="2022-05-11T22:58:00Z">
        <w:r w:rsidR="00D7391A" w:rsidRPr="00103DCA">
          <w:rPr>
            <w:rFonts w:ascii="Tahoma" w:hAnsi="Tahoma" w:cs="Tahoma" w:hint="eastAsia"/>
            <w:sz w:val="24"/>
            <w:szCs w:val="24"/>
            <w:rtl/>
            <w:rPrChange w:id="1579" w:author="רינת אביטל" w:date="2022-05-12T09:18:00Z">
              <w:rPr>
                <w:rFonts w:hint="eastAsia"/>
                <w:sz w:val="28"/>
                <w:szCs w:val="28"/>
                <w:rtl/>
              </w:rPr>
            </w:rPrChange>
          </w:rPr>
          <w:t>פתירת</w:t>
        </w:r>
        <w:r w:rsidR="00D7391A" w:rsidRPr="00103DCA">
          <w:rPr>
            <w:rFonts w:ascii="Tahoma" w:hAnsi="Tahoma" w:cs="Tahoma"/>
            <w:sz w:val="24"/>
            <w:szCs w:val="24"/>
            <w:rtl/>
            <w:rPrChange w:id="1580" w:author="רינת אביטל" w:date="2022-05-12T09:18:00Z">
              <w:rPr>
                <w:sz w:val="28"/>
                <w:szCs w:val="28"/>
                <w:rtl/>
              </w:rPr>
            </w:rPrChange>
          </w:rPr>
          <w:t xml:space="preserve"> </w:t>
        </w:r>
        <w:r w:rsidR="00D7391A" w:rsidRPr="00103DCA">
          <w:rPr>
            <w:rFonts w:ascii="Tahoma" w:hAnsi="Tahoma" w:cs="Tahoma" w:hint="eastAsia"/>
            <w:sz w:val="24"/>
            <w:szCs w:val="24"/>
            <w:rtl/>
            <w:rPrChange w:id="1581" w:author="רינת אביטל" w:date="2022-05-12T09:18:00Z">
              <w:rPr>
                <w:rFonts w:hint="eastAsia"/>
                <w:sz w:val="28"/>
                <w:szCs w:val="28"/>
                <w:rtl/>
              </w:rPr>
            </w:rPrChange>
          </w:rPr>
          <w:t>משוואת</w:t>
        </w:r>
        <w:r w:rsidR="00D7391A" w:rsidRPr="00103DCA">
          <w:rPr>
            <w:rFonts w:ascii="Tahoma" w:hAnsi="Tahoma" w:cs="Tahoma"/>
            <w:sz w:val="24"/>
            <w:szCs w:val="24"/>
            <w:rtl/>
            <w:rPrChange w:id="1582" w:author="רינת אביטל" w:date="2022-05-12T09:18:00Z">
              <w:rPr>
                <w:sz w:val="28"/>
                <w:szCs w:val="28"/>
                <w:rtl/>
              </w:rPr>
            </w:rPrChange>
          </w:rPr>
          <w:t xml:space="preserve"> </w:t>
        </w:r>
        <w:r w:rsidR="00D7391A" w:rsidRPr="00103DCA">
          <w:rPr>
            <w:rFonts w:ascii="Tahoma" w:hAnsi="Tahoma" w:cs="Tahoma" w:hint="eastAsia"/>
            <w:sz w:val="24"/>
            <w:szCs w:val="24"/>
            <w:rtl/>
            <w:rPrChange w:id="1583" w:author="רינת אביטל" w:date="2022-05-12T09:18:00Z">
              <w:rPr>
                <w:rFonts w:hint="eastAsia"/>
                <w:sz w:val="28"/>
                <w:szCs w:val="28"/>
                <w:rtl/>
              </w:rPr>
            </w:rPrChange>
          </w:rPr>
          <w:t>פונקציה</w:t>
        </w:r>
        <w:r w:rsidR="00D7391A" w:rsidRPr="00103DCA">
          <w:rPr>
            <w:rFonts w:ascii="Tahoma" w:hAnsi="Tahoma" w:cs="Tahoma"/>
            <w:sz w:val="24"/>
            <w:szCs w:val="24"/>
            <w:rtl/>
            <w:rPrChange w:id="1584" w:author="רינת אביטל" w:date="2022-05-12T09:18:00Z">
              <w:rPr>
                <w:sz w:val="28"/>
                <w:szCs w:val="28"/>
                <w:rtl/>
              </w:rPr>
            </w:rPrChange>
          </w:rPr>
          <w:t xml:space="preserve"> </w:t>
        </w:r>
        <w:r w:rsidR="00D7391A" w:rsidRPr="00103DCA">
          <w:rPr>
            <w:rFonts w:ascii="Tahoma" w:hAnsi="Tahoma" w:cs="Tahoma" w:hint="eastAsia"/>
            <w:sz w:val="24"/>
            <w:szCs w:val="24"/>
            <w:rtl/>
            <w:rPrChange w:id="1585" w:author="רינת אביטל" w:date="2022-05-12T09:18:00Z">
              <w:rPr>
                <w:rFonts w:hint="eastAsia"/>
                <w:sz w:val="28"/>
                <w:szCs w:val="28"/>
                <w:rtl/>
              </w:rPr>
            </w:rPrChange>
          </w:rPr>
          <w:t>היא</w:t>
        </w:r>
        <w:r w:rsidR="00D7391A" w:rsidRPr="00103DCA">
          <w:rPr>
            <w:rFonts w:ascii="Tahoma" w:hAnsi="Tahoma" w:cs="Tahoma"/>
            <w:sz w:val="24"/>
            <w:szCs w:val="24"/>
            <w:rtl/>
            <w:rPrChange w:id="1586" w:author="רינת אביטל" w:date="2022-05-12T09:18:00Z">
              <w:rPr>
                <w:sz w:val="28"/>
                <w:szCs w:val="28"/>
                <w:rtl/>
              </w:rPr>
            </w:rPrChange>
          </w:rPr>
          <w:t xml:space="preserve"> </w:t>
        </w:r>
        <w:r w:rsidR="00D7391A" w:rsidRPr="00103DCA">
          <w:rPr>
            <w:rFonts w:ascii="Tahoma" w:hAnsi="Tahoma" w:cs="Tahoma" w:hint="eastAsia"/>
            <w:sz w:val="24"/>
            <w:szCs w:val="24"/>
            <w:rtl/>
            <w:rPrChange w:id="1587" w:author="רינת אביטל" w:date="2022-05-12T09:18:00Z">
              <w:rPr>
                <w:rFonts w:hint="eastAsia"/>
                <w:sz w:val="28"/>
                <w:szCs w:val="28"/>
                <w:rtl/>
              </w:rPr>
            </w:rPrChange>
          </w:rPr>
          <w:t>משהוא</w:t>
        </w:r>
        <w:r w:rsidR="00D7391A" w:rsidRPr="00103DCA">
          <w:rPr>
            <w:rFonts w:ascii="Tahoma" w:hAnsi="Tahoma" w:cs="Tahoma"/>
            <w:sz w:val="24"/>
            <w:szCs w:val="24"/>
            <w:rtl/>
            <w:rPrChange w:id="1588" w:author="רינת אביטל" w:date="2022-05-12T09:18:00Z">
              <w:rPr>
                <w:sz w:val="28"/>
                <w:szCs w:val="28"/>
                <w:rtl/>
              </w:rPr>
            </w:rPrChange>
          </w:rPr>
          <w:t xml:space="preserve"> </w:t>
        </w:r>
        <w:r w:rsidR="00D7391A" w:rsidRPr="00103DCA">
          <w:rPr>
            <w:rFonts w:ascii="Tahoma" w:hAnsi="Tahoma" w:cs="Tahoma" w:hint="eastAsia"/>
            <w:sz w:val="24"/>
            <w:szCs w:val="24"/>
            <w:rtl/>
            <w:rPrChange w:id="1589" w:author="רינת אביטל" w:date="2022-05-12T09:18:00Z">
              <w:rPr>
                <w:rFonts w:hint="eastAsia"/>
                <w:sz w:val="28"/>
                <w:szCs w:val="28"/>
                <w:rtl/>
              </w:rPr>
            </w:rPrChange>
          </w:rPr>
          <w:t>שנצרך</w:t>
        </w:r>
        <w:r w:rsidR="00D7391A" w:rsidRPr="00103DCA">
          <w:rPr>
            <w:rFonts w:ascii="Tahoma" w:hAnsi="Tahoma" w:cs="Tahoma"/>
            <w:sz w:val="24"/>
            <w:szCs w:val="24"/>
            <w:rtl/>
            <w:rPrChange w:id="1590" w:author="רינת אביטל" w:date="2022-05-12T09:18:00Z">
              <w:rPr>
                <w:sz w:val="28"/>
                <w:szCs w:val="28"/>
                <w:rtl/>
              </w:rPr>
            </w:rPrChange>
          </w:rPr>
          <w:t xml:space="preserve"> </w:t>
        </w:r>
        <w:r w:rsidR="00D7391A" w:rsidRPr="00103DCA">
          <w:rPr>
            <w:rFonts w:ascii="Tahoma" w:hAnsi="Tahoma" w:cs="Tahoma" w:hint="eastAsia"/>
            <w:sz w:val="24"/>
            <w:szCs w:val="24"/>
            <w:rtl/>
            <w:rPrChange w:id="1591" w:author="רינת אביטל" w:date="2022-05-12T09:18:00Z">
              <w:rPr>
                <w:rFonts w:hint="eastAsia"/>
                <w:sz w:val="28"/>
                <w:szCs w:val="28"/>
                <w:rtl/>
              </w:rPr>
            </w:rPrChange>
          </w:rPr>
          <w:t>ביותר</w:t>
        </w:r>
        <w:r w:rsidR="00D7391A" w:rsidRPr="00103DCA">
          <w:rPr>
            <w:rFonts w:ascii="Tahoma" w:hAnsi="Tahoma" w:cs="Tahoma"/>
            <w:sz w:val="24"/>
            <w:szCs w:val="24"/>
            <w:rtl/>
            <w:rPrChange w:id="1592" w:author="רינת אביטל" w:date="2022-05-12T09:18:00Z">
              <w:rPr>
                <w:sz w:val="28"/>
                <w:szCs w:val="28"/>
                <w:rtl/>
              </w:rPr>
            </w:rPrChange>
          </w:rPr>
          <w:t xml:space="preserve"> </w:t>
        </w:r>
        <w:r w:rsidR="00D7391A" w:rsidRPr="00103DCA">
          <w:rPr>
            <w:rFonts w:ascii="Tahoma" w:hAnsi="Tahoma" w:cs="Tahoma" w:hint="eastAsia"/>
            <w:sz w:val="24"/>
            <w:szCs w:val="24"/>
            <w:rtl/>
            <w:rPrChange w:id="1593" w:author="רינת אביטל" w:date="2022-05-12T09:18:00Z">
              <w:rPr>
                <w:rFonts w:hint="eastAsia"/>
                <w:sz w:val="28"/>
                <w:szCs w:val="28"/>
                <w:rtl/>
              </w:rPr>
            </w:rPrChange>
          </w:rPr>
          <w:t>ל</w:t>
        </w:r>
      </w:ins>
      <w:ins w:id="1594" w:author="רינת אביטל" w:date="2022-05-11T22:59:00Z">
        <w:r w:rsidR="00D7391A" w:rsidRPr="00103DCA">
          <w:rPr>
            <w:rFonts w:ascii="Tahoma" w:hAnsi="Tahoma" w:cs="Tahoma" w:hint="eastAsia"/>
            <w:sz w:val="24"/>
            <w:szCs w:val="24"/>
            <w:rtl/>
            <w:rPrChange w:id="1595" w:author="רינת אביטל" w:date="2022-05-12T09:18:00Z">
              <w:rPr>
                <w:rFonts w:hint="eastAsia"/>
                <w:sz w:val="28"/>
                <w:szCs w:val="28"/>
                <w:rtl/>
              </w:rPr>
            </w:rPrChange>
          </w:rPr>
          <w:t>סטודנטים</w:t>
        </w:r>
        <w:r w:rsidR="00D7391A" w:rsidRPr="00103DCA">
          <w:rPr>
            <w:rFonts w:ascii="Tahoma" w:hAnsi="Tahoma" w:cs="Tahoma"/>
            <w:sz w:val="24"/>
            <w:szCs w:val="24"/>
            <w:rtl/>
            <w:rPrChange w:id="1596" w:author="רינת אביטל" w:date="2022-05-12T09:18:00Z">
              <w:rPr>
                <w:sz w:val="28"/>
                <w:szCs w:val="28"/>
                <w:rtl/>
              </w:rPr>
            </w:rPrChange>
          </w:rPr>
          <w:t xml:space="preserve"> </w:t>
        </w:r>
        <w:r w:rsidR="00D7391A" w:rsidRPr="00103DCA">
          <w:rPr>
            <w:rFonts w:ascii="Tahoma" w:hAnsi="Tahoma" w:cs="Tahoma" w:hint="eastAsia"/>
            <w:sz w:val="24"/>
            <w:szCs w:val="24"/>
            <w:rtl/>
            <w:rPrChange w:id="1597" w:author="רינת אביטל" w:date="2022-05-12T09:18:00Z">
              <w:rPr>
                <w:rFonts w:hint="eastAsia"/>
                <w:sz w:val="28"/>
                <w:szCs w:val="28"/>
                <w:rtl/>
              </w:rPr>
            </w:rPrChange>
          </w:rPr>
          <w:t>הלומדים</w:t>
        </w:r>
        <w:r w:rsidR="00D7391A" w:rsidRPr="00103DCA">
          <w:rPr>
            <w:rFonts w:ascii="Tahoma" w:hAnsi="Tahoma" w:cs="Tahoma"/>
            <w:sz w:val="24"/>
            <w:szCs w:val="24"/>
            <w:rtl/>
            <w:rPrChange w:id="1598" w:author="רינת אביטל" w:date="2022-05-12T09:18:00Z">
              <w:rPr>
                <w:sz w:val="28"/>
                <w:szCs w:val="28"/>
                <w:rtl/>
              </w:rPr>
            </w:rPrChange>
          </w:rPr>
          <w:t xml:space="preserve"> </w:t>
        </w:r>
        <w:proofErr w:type="spellStart"/>
        <w:r w:rsidR="00D7391A" w:rsidRPr="00103DCA">
          <w:rPr>
            <w:rFonts w:ascii="Tahoma" w:hAnsi="Tahoma" w:cs="Tahoma" w:hint="eastAsia"/>
            <w:sz w:val="24"/>
            <w:szCs w:val="24"/>
            <w:rtl/>
            <w:rPrChange w:id="1599" w:author="רינת אביטל" w:date="2022-05-12T09:18:00Z">
              <w:rPr>
                <w:rFonts w:hint="eastAsia"/>
                <w:sz w:val="28"/>
                <w:szCs w:val="28"/>
                <w:rtl/>
              </w:rPr>
            </w:rPrChange>
          </w:rPr>
          <w:t>חדו</w:t>
        </w:r>
        <w:r w:rsidR="00D7391A" w:rsidRPr="00103DCA">
          <w:rPr>
            <w:rFonts w:ascii="Tahoma" w:hAnsi="Tahoma" w:cs="Tahoma"/>
            <w:sz w:val="24"/>
            <w:szCs w:val="24"/>
            <w:rtl/>
            <w:rPrChange w:id="1600" w:author="רינת אביטל" w:date="2022-05-12T09:18:00Z">
              <w:rPr>
                <w:sz w:val="28"/>
                <w:szCs w:val="28"/>
                <w:rtl/>
              </w:rPr>
            </w:rPrChange>
          </w:rPr>
          <w:t>"</w:t>
        </w:r>
        <w:r w:rsidR="00D7391A" w:rsidRPr="00103DCA">
          <w:rPr>
            <w:rFonts w:ascii="Tahoma" w:hAnsi="Tahoma" w:cs="Tahoma" w:hint="eastAsia"/>
            <w:sz w:val="24"/>
            <w:szCs w:val="24"/>
            <w:rtl/>
            <w:rPrChange w:id="1601" w:author="רינת אביטל" w:date="2022-05-12T09:18:00Z">
              <w:rPr>
                <w:rFonts w:hint="eastAsia"/>
                <w:sz w:val="28"/>
                <w:szCs w:val="28"/>
                <w:rtl/>
              </w:rPr>
            </w:rPrChange>
          </w:rPr>
          <w:t>א</w:t>
        </w:r>
        <w:proofErr w:type="spellEnd"/>
        <w:r w:rsidR="00D7391A" w:rsidRPr="00103DCA">
          <w:rPr>
            <w:rFonts w:ascii="Tahoma" w:hAnsi="Tahoma" w:cs="Tahoma"/>
            <w:sz w:val="24"/>
            <w:szCs w:val="24"/>
            <w:rtl/>
            <w:rPrChange w:id="1602" w:author="רינת אביטל" w:date="2022-05-12T09:18:00Z">
              <w:rPr>
                <w:sz w:val="28"/>
                <w:szCs w:val="28"/>
                <w:rtl/>
              </w:rPr>
            </w:rPrChange>
          </w:rPr>
          <w:t xml:space="preserve"> -</w:t>
        </w:r>
        <w:r w:rsidR="00D7391A" w:rsidRPr="00103DCA">
          <w:rPr>
            <w:rFonts w:ascii="Tahoma" w:hAnsi="Tahoma" w:cs="Tahoma" w:hint="eastAsia"/>
            <w:sz w:val="24"/>
            <w:szCs w:val="24"/>
            <w:rtl/>
            <w:rPrChange w:id="1603" w:author="רינת אביטל" w:date="2022-05-12T09:18:00Z">
              <w:rPr>
                <w:rFonts w:hint="eastAsia"/>
                <w:sz w:val="28"/>
                <w:szCs w:val="28"/>
                <w:rtl/>
              </w:rPr>
            </w:rPrChange>
          </w:rPr>
          <w:t>חשבון</w:t>
        </w:r>
        <w:r w:rsidR="00D7391A" w:rsidRPr="00103DCA">
          <w:rPr>
            <w:rFonts w:ascii="Tahoma" w:hAnsi="Tahoma" w:cs="Tahoma"/>
            <w:sz w:val="24"/>
            <w:szCs w:val="24"/>
            <w:rtl/>
            <w:rPrChange w:id="1604" w:author="רינת אביטל" w:date="2022-05-12T09:18:00Z">
              <w:rPr>
                <w:sz w:val="28"/>
                <w:szCs w:val="28"/>
                <w:rtl/>
              </w:rPr>
            </w:rPrChange>
          </w:rPr>
          <w:t xml:space="preserve"> </w:t>
        </w:r>
        <w:r w:rsidR="00D7391A" w:rsidRPr="00103DCA">
          <w:rPr>
            <w:rFonts w:ascii="Tahoma" w:hAnsi="Tahoma" w:cs="Tahoma" w:hint="eastAsia"/>
            <w:sz w:val="24"/>
            <w:szCs w:val="24"/>
            <w:rtl/>
            <w:rPrChange w:id="1605" w:author="רינת אביטל" w:date="2022-05-12T09:18:00Z">
              <w:rPr>
                <w:rFonts w:hint="eastAsia"/>
                <w:sz w:val="28"/>
                <w:szCs w:val="28"/>
                <w:rtl/>
              </w:rPr>
            </w:rPrChange>
          </w:rPr>
          <w:t>דיפרנציאלי</w:t>
        </w:r>
        <w:r w:rsidR="00D7391A" w:rsidRPr="00103DCA">
          <w:rPr>
            <w:rFonts w:ascii="Tahoma" w:hAnsi="Tahoma" w:cs="Tahoma"/>
            <w:sz w:val="24"/>
            <w:szCs w:val="24"/>
            <w:rtl/>
            <w:rPrChange w:id="1606" w:author="רינת אביטל" w:date="2022-05-12T09:18:00Z">
              <w:rPr>
                <w:sz w:val="28"/>
                <w:szCs w:val="28"/>
                <w:rtl/>
              </w:rPr>
            </w:rPrChange>
          </w:rPr>
          <w:t xml:space="preserve"> </w:t>
        </w:r>
        <w:r w:rsidR="00D7391A" w:rsidRPr="00103DCA">
          <w:rPr>
            <w:rFonts w:ascii="Tahoma" w:hAnsi="Tahoma" w:cs="Tahoma" w:hint="eastAsia"/>
            <w:sz w:val="24"/>
            <w:szCs w:val="24"/>
            <w:rtl/>
            <w:rPrChange w:id="1607" w:author="רינת אביטל" w:date="2022-05-12T09:18:00Z">
              <w:rPr>
                <w:rFonts w:hint="eastAsia"/>
                <w:sz w:val="28"/>
                <w:szCs w:val="28"/>
                <w:rtl/>
              </w:rPr>
            </w:rPrChange>
          </w:rPr>
          <w:t>ואינטגרלי</w:t>
        </w:r>
      </w:ins>
      <w:ins w:id="1608" w:author="רינת אביטל" w:date="2022-05-11T23:00:00Z">
        <w:r w:rsidR="00D7391A" w:rsidRPr="00103DCA">
          <w:rPr>
            <w:rFonts w:ascii="Tahoma" w:hAnsi="Tahoma" w:cs="Tahoma"/>
            <w:sz w:val="24"/>
            <w:szCs w:val="24"/>
            <w:rtl/>
            <w:rPrChange w:id="1609" w:author="רינת אביטל" w:date="2022-05-12T09:18:00Z">
              <w:rPr>
                <w:sz w:val="28"/>
                <w:szCs w:val="28"/>
                <w:rtl/>
              </w:rPr>
            </w:rPrChange>
          </w:rPr>
          <w:t xml:space="preserve">, </w:t>
        </w:r>
        <w:r w:rsidR="00D7391A" w:rsidRPr="00103DCA">
          <w:rPr>
            <w:rFonts w:ascii="Tahoma" w:hAnsi="Tahoma" w:cs="Tahoma" w:hint="eastAsia"/>
            <w:sz w:val="24"/>
            <w:szCs w:val="24"/>
            <w:rtl/>
            <w:rPrChange w:id="1610" w:author="רינת אביטל" w:date="2022-05-12T09:18:00Z">
              <w:rPr>
                <w:rFonts w:hint="eastAsia"/>
                <w:sz w:val="28"/>
                <w:szCs w:val="28"/>
                <w:rtl/>
              </w:rPr>
            </w:rPrChange>
          </w:rPr>
          <w:t>שעד</w:t>
        </w:r>
        <w:r w:rsidR="00D7391A" w:rsidRPr="00103DCA">
          <w:rPr>
            <w:rFonts w:ascii="Tahoma" w:hAnsi="Tahoma" w:cs="Tahoma"/>
            <w:sz w:val="24"/>
            <w:szCs w:val="24"/>
            <w:rtl/>
            <w:rPrChange w:id="1611" w:author="רינת אביטל" w:date="2022-05-12T09:18:00Z">
              <w:rPr>
                <w:sz w:val="28"/>
                <w:szCs w:val="28"/>
                <w:rtl/>
              </w:rPr>
            </w:rPrChange>
          </w:rPr>
          <w:t xml:space="preserve"> </w:t>
        </w:r>
        <w:r w:rsidR="00D7391A" w:rsidRPr="00103DCA">
          <w:rPr>
            <w:rFonts w:ascii="Tahoma" w:hAnsi="Tahoma" w:cs="Tahoma" w:hint="eastAsia"/>
            <w:sz w:val="24"/>
            <w:szCs w:val="24"/>
            <w:rtl/>
            <w:rPrChange w:id="1612" w:author="רינת אביטל" w:date="2022-05-12T09:18:00Z">
              <w:rPr>
                <w:rFonts w:hint="eastAsia"/>
                <w:sz w:val="28"/>
                <w:szCs w:val="28"/>
                <w:rtl/>
              </w:rPr>
            </w:rPrChange>
          </w:rPr>
          <w:t>היום</w:t>
        </w:r>
        <w:r w:rsidR="00D7391A" w:rsidRPr="00103DCA">
          <w:rPr>
            <w:rFonts w:ascii="Tahoma" w:hAnsi="Tahoma" w:cs="Tahoma"/>
            <w:sz w:val="24"/>
            <w:szCs w:val="24"/>
            <w:rtl/>
            <w:rPrChange w:id="1613" w:author="רינת אביטל" w:date="2022-05-12T09:18:00Z">
              <w:rPr>
                <w:sz w:val="28"/>
                <w:szCs w:val="28"/>
                <w:rtl/>
              </w:rPr>
            </w:rPrChange>
          </w:rPr>
          <w:t xml:space="preserve"> </w:t>
        </w:r>
        <w:r w:rsidR="004B7D00" w:rsidRPr="00103DCA">
          <w:rPr>
            <w:rFonts w:ascii="Tahoma" w:hAnsi="Tahoma" w:cs="Tahoma" w:hint="eastAsia"/>
            <w:sz w:val="24"/>
            <w:szCs w:val="24"/>
            <w:rtl/>
            <w:rPrChange w:id="1614" w:author="רינת אביטל" w:date="2022-05-12T09:18:00Z">
              <w:rPr>
                <w:rFonts w:hint="eastAsia"/>
                <w:sz w:val="28"/>
                <w:szCs w:val="28"/>
                <w:rtl/>
              </w:rPr>
            </w:rPrChange>
          </w:rPr>
          <w:t>לא</w:t>
        </w:r>
        <w:r w:rsidR="004B7D00" w:rsidRPr="00103DCA">
          <w:rPr>
            <w:rFonts w:ascii="Tahoma" w:hAnsi="Tahoma" w:cs="Tahoma"/>
            <w:sz w:val="24"/>
            <w:szCs w:val="24"/>
            <w:rtl/>
            <w:rPrChange w:id="1615" w:author="רינת אביטל" w:date="2022-05-12T09:18:00Z">
              <w:rPr>
                <w:sz w:val="28"/>
                <w:szCs w:val="28"/>
                <w:rtl/>
              </w:rPr>
            </w:rPrChange>
          </w:rPr>
          <w:t xml:space="preserve"> </w:t>
        </w:r>
        <w:r w:rsidR="004B7D00" w:rsidRPr="00103DCA">
          <w:rPr>
            <w:rFonts w:ascii="Tahoma" w:hAnsi="Tahoma" w:cs="Tahoma" w:hint="eastAsia"/>
            <w:sz w:val="24"/>
            <w:szCs w:val="24"/>
            <w:rtl/>
            <w:rPrChange w:id="1616" w:author="רינת אביטל" w:date="2022-05-12T09:18:00Z">
              <w:rPr>
                <w:rFonts w:hint="eastAsia"/>
                <w:sz w:val="28"/>
                <w:szCs w:val="28"/>
                <w:rtl/>
              </w:rPr>
            </w:rPrChange>
          </w:rPr>
          <w:t>היה</w:t>
        </w:r>
        <w:r w:rsidR="004B7D00" w:rsidRPr="00103DCA">
          <w:rPr>
            <w:rFonts w:ascii="Tahoma" w:hAnsi="Tahoma" w:cs="Tahoma"/>
            <w:sz w:val="24"/>
            <w:szCs w:val="24"/>
            <w:rtl/>
            <w:rPrChange w:id="1617" w:author="רינת אביטל" w:date="2022-05-12T09:18:00Z">
              <w:rPr>
                <w:sz w:val="28"/>
                <w:szCs w:val="28"/>
                <w:rtl/>
              </w:rPr>
            </w:rPrChange>
          </w:rPr>
          <w:t xml:space="preserve"> </w:t>
        </w:r>
        <w:r w:rsidR="004B7D00" w:rsidRPr="00103DCA">
          <w:rPr>
            <w:rFonts w:ascii="Tahoma" w:hAnsi="Tahoma" w:cs="Tahoma" w:hint="eastAsia"/>
            <w:sz w:val="24"/>
            <w:szCs w:val="24"/>
            <w:rtl/>
            <w:rPrChange w:id="1618" w:author="רינת אביטל" w:date="2022-05-12T09:18:00Z">
              <w:rPr>
                <w:rFonts w:hint="eastAsia"/>
                <w:sz w:val="28"/>
                <w:szCs w:val="28"/>
                <w:rtl/>
              </w:rPr>
            </w:rPrChange>
          </w:rPr>
          <w:t>בטוח</w:t>
        </w:r>
        <w:r w:rsidR="004B7D00" w:rsidRPr="00103DCA">
          <w:rPr>
            <w:rFonts w:ascii="Tahoma" w:hAnsi="Tahoma" w:cs="Tahoma"/>
            <w:sz w:val="24"/>
            <w:szCs w:val="24"/>
            <w:rtl/>
            <w:rPrChange w:id="1619" w:author="רינת אביטל" w:date="2022-05-12T09:18:00Z">
              <w:rPr>
                <w:sz w:val="28"/>
                <w:szCs w:val="28"/>
                <w:rtl/>
              </w:rPr>
            </w:rPrChange>
          </w:rPr>
          <w:t xml:space="preserve"> </w:t>
        </w:r>
        <w:r w:rsidR="004B7D00" w:rsidRPr="00103DCA">
          <w:rPr>
            <w:rFonts w:ascii="Tahoma" w:hAnsi="Tahoma" w:cs="Tahoma" w:hint="eastAsia"/>
            <w:sz w:val="24"/>
            <w:szCs w:val="24"/>
            <w:rtl/>
            <w:rPrChange w:id="1620" w:author="רינת אביטל" w:date="2022-05-12T09:18:00Z">
              <w:rPr>
                <w:rFonts w:hint="eastAsia"/>
                <w:sz w:val="28"/>
                <w:szCs w:val="28"/>
                <w:rtl/>
              </w:rPr>
            </w:rPrChange>
          </w:rPr>
          <w:t>ב</w:t>
        </w:r>
      </w:ins>
      <w:ins w:id="1621" w:author="רינת אביטל" w:date="2022-05-11T23:01:00Z">
        <w:r w:rsidR="004B7D00" w:rsidRPr="00103DCA">
          <w:rPr>
            <w:rFonts w:ascii="Tahoma" w:hAnsi="Tahoma" w:cs="Tahoma" w:hint="eastAsia"/>
            <w:sz w:val="24"/>
            <w:szCs w:val="24"/>
            <w:rtl/>
            <w:rPrChange w:id="1622" w:author="רינת אביטל" w:date="2022-05-12T09:18:00Z">
              <w:rPr>
                <w:rFonts w:hint="eastAsia"/>
                <w:sz w:val="28"/>
                <w:szCs w:val="28"/>
                <w:rtl/>
              </w:rPr>
            </w:rPrChange>
          </w:rPr>
          <w:t>תשובותיו</w:t>
        </w:r>
        <w:r w:rsidR="004B7D00" w:rsidRPr="00103DCA">
          <w:rPr>
            <w:rFonts w:ascii="Tahoma" w:hAnsi="Tahoma" w:cs="Tahoma"/>
            <w:sz w:val="24"/>
            <w:szCs w:val="24"/>
            <w:rtl/>
            <w:rPrChange w:id="1623" w:author="רינת אביטל" w:date="2022-05-12T09:18:00Z">
              <w:rPr>
                <w:sz w:val="28"/>
                <w:szCs w:val="28"/>
                <w:rtl/>
              </w:rPr>
            </w:rPrChange>
          </w:rPr>
          <w:t xml:space="preserve"> </w:t>
        </w:r>
        <w:r w:rsidR="004B7D00" w:rsidRPr="00103DCA">
          <w:rPr>
            <w:rFonts w:ascii="Tahoma" w:hAnsi="Tahoma" w:cs="Tahoma" w:hint="eastAsia"/>
            <w:sz w:val="24"/>
            <w:szCs w:val="24"/>
            <w:rtl/>
            <w:rPrChange w:id="1624" w:author="רינת אביטל" w:date="2022-05-12T09:18:00Z">
              <w:rPr>
                <w:rFonts w:hint="eastAsia"/>
                <w:sz w:val="28"/>
                <w:szCs w:val="28"/>
                <w:rtl/>
              </w:rPr>
            </w:rPrChange>
          </w:rPr>
          <w:t>ובשרטוט</w:t>
        </w:r>
        <w:r w:rsidR="004B7D00" w:rsidRPr="00103DCA">
          <w:rPr>
            <w:rFonts w:ascii="Tahoma" w:hAnsi="Tahoma" w:cs="Tahoma"/>
            <w:sz w:val="24"/>
            <w:szCs w:val="24"/>
            <w:rtl/>
            <w:rPrChange w:id="1625" w:author="רינת אביטל" w:date="2022-05-12T09:18:00Z">
              <w:rPr>
                <w:sz w:val="28"/>
                <w:szCs w:val="28"/>
                <w:rtl/>
              </w:rPr>
            </w:rPrChange>
          </w:rPr>
          <w:t xml:space="preserve"> </w:t>
        </w:r>
        <w:r w:rsidR="004B7D00" w:rsidRPr="00103DCA">
          <w:rPr>
            <w:rFonts w:ascii="Tahoma" w:hAnsi="Tahoma" w:cs="Tahoma" w:hint="eastAsia"/>
            <w:sz w:val="24"/>
            <w:szCs w:val="24"/>
            <w:rtl/>
            <w:rPrChange w:id="1626" w:author="רינת אביטל" w:date="2022-05-12T09:18:00Z">
              <w:rPr>
                <w:rFonts w:hint="eastAsia"/>
                <w:sz w:val="28"/>
                <w:szCs w:val="28"/>
                <w:rtl/>
              </w:rPr>
            </w:rPrChange>
          </w:rPr>
          <w:t>הפונקציה</w:t>
        </w:r>
        <w:r w:rsidR="004B7D00" w:rsidRPr="00103DCA">
          <w:rPr>
            <w:rFonts w:ascii="Tahoma" w:hAnsi="Tahoma" w:cs="Tahoma"/>
            <w:sz w:val="24"/>
            <w:szCs w:val="24"/>
            <w:rtl/>
            <w:rPrChange w:id="1627" w:author="רינת אביטל" w:date="2022-05-12T09:18:00Z">
              <w:rPr>
                <w:sz w:val="28"/>
                <w:szCs w:val="28"/>
                <w:rtl/>
              </w:rPr>
            </w:rPrChange>
          </w:rPr>
          <w:t xml:space="preserve"> </w:t>
        </w:r>
        <w:r w:rsidR="004B7D00" w:rsidRPr="00103DCA">
          <w:rPr>
            <w:rFonts w:ascii="Tahoma" w:hAnsi="Tahoma" w:cs="Tahoma" w:hint="eastAsia"/>
            <w:sz w:val="24"/>
            <w:szCs w:val="24"/>
            <w:rtl/>
            <w:rPrChange w:id="1628" w:author="רינת אביטל" w:date="2022-05-12T09:18:00Z">
              <w:rPr>
                <w:rFonts w:hint="eastAsia"/>
                <w:sz w:val="28"/>
                <w:szCs w:val="28"/>
                <w:rtl/>
              </w:rPr>
            </w:rPrChange>
          </w:rPr>
          <w:t>הנתונה</w:t>
        </w:r>
        <w:r w:rsidR="004B7D00" w:rsidRPr="00103DCA">
          <w:rPr>
            <w:rFonts w:ascii="Tahoma" w:hAnsi="Tahoma" w:cs="Tahoma"/>
            <w:sz w:val="24"/>
            <w:szCs w:val="24"/>
            <w:rtl/>
            <w:rPrChange w:id="1629" w:author="רינת אביטל" w:date="2022-05-12T09:18:00Z">
              <w:rPr>
                <w:sz w:val="28"/>
                <w:szCs w:val="28"/>
                <w:rtl/>
              </w:rPr>
            </w:rPrChange>
          </w:rPr>
          <w:t xml:space="preserve"> </w:t>
        </w:r>
        <w:r w:rsidR="004B7D00" w:rsidRPr="00103DCA">
          <w:rPr>
            <w:rFonts w:ascii="Tahoma" w:hAnsi="Tahoma" w:cs="Tahoma" w:hint="eastAsia"/>
            <w:sz w:val="24"/>
            <w:szCs w:val="24"/>
            <w:rtl/>
            <w:rPrChange w:id="1630" w:author="רינת אביטל" w:date="2022-05-12T09:18:00Z">
              <w:rPr>
                <w:rFonts w:hint="eastAsia"/>
                <w:sz w:val="28"/>
                <w:szCs w:val="28"/>
                <w:rtl/>
              </w:rPr>
            </w:rPrChange>
          </w:rPr>
          <w:t>לו</w:t>
        </w:r>
        <w:r w:rsidR="004B7D00" w:rsidRPr="00103DCA">
          <w:rPr>
            <w:rFonts w:ascii="Tahoma" w:hAnsi="Tahoma" w:cs="Tahoma"/>
            <w:sz w:val="24"/>
            <w:szCs w:val="24"/>
            <w:rtl/>
            <w:rPrChange w:id="1631" w:author="רינת אביטל" w:date="2022-05-12T09:18:00Z">
              <w:rPr>
                <w:sz w:val="28"/>
                <w:szCs w:val="28"/>
                <w:rtl/>
              </w:rPr>
            </w:rPrChange>
          </w:rPr>
          <w:t xml:space="preserve"> </w:t>
        </w:r>
      </w:ins>
      <w:ins w:id="1632" w:author="רינת אביטל" w:date="2022-05-11T23:04:00Z">
        <w:r w:rsidR="004B7D00" w:rsidRPr="00103DCA">
          <w:rPr>
            <w:rFonts w:ascii="Tahoma" w:hAnsi="Tahoma" w:cs="Tahoma" w:hint="eastAsia"/>
            <w:sz w:val="24"/>
            <w:szCs w:val="24"/>
            <w:rtl/>
            <w:rPrChange w:id="1633" w:author="רינת אביטל" w:date="2022-05-12T09:18:00Z">
              <w:rPr>
                <w:rFonts w:hint="eastAsia"/>
                <w:sz w:val="28"/>
                <w:szCs w:val="28"/>
                <w:rtl/>
              </w:rPr>
            </w:rPrChange>
          </w:rPr>
          <w:t>ועתה</w:t>
        </w:r>
        <w:r w:rsidR="004B7D00" w:rsidRPr="00103DCA">
          <w:rPr>
            <w:rFonts w:ascii="Tahoma" w:hAnsi="Tahoma" w:cs="Tahoma"/>
            <w:sz w:val="24"/>
            <w:szCs w:val="24"/>
            <w:rtl/>
            <w:rPrChange w:id="1634" w:author="רינת אביטל" w:date="2022-05-12T09:18:00Z">
              <w:rPr>
                <w:sz w:val="28"/>
                <w:szCs w:val="28"/>
                <w:rtl/>
              </w:rPr>
            </w:rPrChange>
          </w:rPr>
          <w:t xml:space="preserve"> </w:t>
        </w:r>
        <w:r w:rsidR="004B7D00" w:rsidRPr="00103DCA">
          <w:rPr>
            <w:rFonts w:ascii="Tahoma" w:hAnsi="Tahoma" w:cs="Tahoma" w:hint="eastAsia"/>
            <w:sz w:val="24"/>
            <w:szCs w:val="24"/>
            <w:rtl/>
            <w:rPrChange w:id="1635" w:author="רינת אביטל" w:date="2022-05-12T09:18:00Z">
              <w:rPr>
                <w:rFonts w:hint="eastAsia"/>
                <w:sz w:val="28"/>
                <w:szCs w:val="28"/>
                <w:rtl/>
              </w:rPr>
            </w:rPrChange>
          </w:rPr>
          <w:t>תהיה</w:t>
        </w:r>
        <w:r w:rsidR="004B7D00" w:rsidRPr="00103DCA">
          <w:rPr>
            <w:rFonts w:ascii="Tahoma" w:hAnsi="Tahoma" w:cs="Tahoma"/>
            <w:sz w:val="24"/>
            <w:szCs w:val="24"/>
            <w:rtl/>
            <w:rPrChange w:id="1636" w:author="רינת אביטל" w:date="2022-05-12T09:18:00Z">
              <w:rPr>
                <w:sz w:val="28"/>
                <w:szCs w:val="28"/>
                <w:rtl/>
              </w:rPr>
            </w:rPrChange>
          </w:rPr>
          <w:t xml:space="preserve"> </w:t>
        </w:r>
        <w:r w:rsidR="004B7D00" w:rsidRPr="00103DCA">
          <w:rPr>
            <w:rFonts w:ascii="Tahoma" w:hAnsi="Tahoma" w:cs="Tahoma" w:hint="eastAsia"/>
            <w:sz w:val="24"/>
            <w:szCs w:val="24"/>
            <w:rtl/>
            <w:rPrChange w:id="1637" w:author="רינת אביטל" w:date="2022-05-12T09:18:00Z">
              <w:rPr>
                <w:rFonts w:hint="eastAsia"/>
                <w:sz w:val="28"/>
                <w:szCs w:val="28"/>
                <w:rtl/>
              </w:rPr>
            </w:rPrChange>
          </w:rPr>
          <w:t>לו</w:t>
        </w:r>
        <w:r w:rsidR="004B7D00" w:rsidRPr="00103DCA">
          <w:rPr>
            <w:rFonts w:ascii="Tahoma" w:hAnsi="Tahoma" w:cs="Tahoma"/>
            <w:sz w:val="24"/>
            <w:szCs w:val="24"/>
            <w:rtl/>
            <w:rPrChange w:id="1638" w:author="רינת אביטל" w:date="2022-05-12T09:18:00Z">
              <w:rPr>
                <w:sz w:val="28"/>
                <w:szCs w:val="28"/>
                <w:rtl/>
              </w:rPr>
            </w:rPrChange>
          </w:rPr>
          <w:t xml:space="preserve"> </w:t>
        </w:r>
        <w:r w:rsidR="004B7D00" w:rsidRPr="00103DCA">
          <w:rPr>
            <w:rFonts w:ascii="Tahoma" w:hAnsi="Tahoma" w:cs="Tahoma" w:hint="eastAsia"/>
            <w:sz w:val="24"/>
            <w:szCs w:val="24"/>
            <w:rtl/>
            <w:rPrChange w:id="1639" w:author="רינת אביטל" w:date="2022-05-12T09:18:00Z">
              <w:rPr>
                <w:rFonts w:hint="eastAsia"/>
                <w:sz w:val="28"/>
                <w:szCs w:val="28"/>
                <w:rtl/>
              </w:rPr>
            </w:rPrChange>
          </w:rPr>
          <w:t>אפשרות</w:t>
        </w:r>
        <w:r w:rsidR="004B7D00" w:rsidRPr="00103DCA">
          <w:rPr>
            <w:rFonts w:ascii="Tahoma" w:hAnsi="Tahoma" w:cs="Tahoma"/>
            <w:sz w:val="24"/>
            <w:szCs w:val="24"/>
            <w:rtl/>
            <w:rPrChange w:id="1640" w:author="רינת אביטל" w:date="2022-05-12T09:18:00Z">
              <w:rPr>
                <w:sz w:val="28"/>
                <w:szCs w:val="28"/>
                <w:rtl/>
              </w:rPr>
            </w:rPrChange>
          </w:rPr>
          <w:t xml:space="preserve"> </w:t>
        </w:r>
        <w:r w:rsidR="004B7D00" w:rsidRPr="00103DCA">
          <w:rPr>
            <w:rFonts w:ascii="Tahoma" w:hAnsi="Tahoma" w:cs="Tahoma" w:hint="eastAsia"/>
            <w:sz w:val="24"/>
            <w:szCs w:val="24"/>
            <w:rtl/>
            <w:rPrChange w:id="1641" w:author="רינת אביטל" w:date="2022-05-12T09:18:00Z">
              <w:rPr>
                <w:rFonts w:hint="eastAsia"/>
                <w:sz w:val="28"/>
                <w:szCs w:val="28"/>
                <w:rtl/>
              </w:rPr>
            </w:rPrChange>
          </w:rPr>
          <w:t>לבדו</w:t>
        </w:r>
      </w:ins>
      <w:ins w:id="1642" w:author="רינת אביטל" w:date="2022-05-11T23:05:00Z">
        <w:r w:rsidR="004B7D00" w:rsidRPr="00103DCA">
          <w:rPr>
            <w:rFonts w:ascii="Tahoma" w:hAnsi="Tahoma" w:cs="Tahoma" w:hint="eastAsia"/>
            <w:sz w:val="24"/>
            <w:szCs w:val="24"/>
            <w:rtl/>
            <w:rPrChange w:id="1643" w:author="רינת אביטל" w:date="2022-05-12T09:18:00Z">
              <w:rPr>
                <w:rFonts w:hint="eastAsia"/>
                <w:sz w:val="28"/>
                <w:szCs w:val="28"/>
                <w:rtl/>
              </w:rPr>
            </w:rPrChange>
          </w:rPr>
          <w:t>ק</w:t>
        </w:r>
        <w:r w:rsidR="004B7D00" w:rsidRPr="00103DCA">
          <w:rPr>
            <w:rFonts w:ascii="Tahoma" w:hAnsi="Tahoma" w:cs="Tahoma"/>
            <w:sz w:val="24"/>
            <w:szCs w:val="24"/>
            <w:rtl/>
            <w:rPrChange w:id="1644" w:author="רינת אביטל" w:date="2022-05-12T09:18:00Z">
              <w:rPr>
                <w:sz w:val="28"/>
                <w:szCs w:val="28"/>
                <w:rtl/>
              </w:rPr>
            </w:rPrChange>
          </w:rPr>
          <w:t xml:space="preserve"> </w:t>
        </w:r>
        <w:r w:rsidR="004B7D00" w:rsidRPr="00103DCA">
          <w:rPr>
            <w:rFonts w:ascii="Tahoma" w:hAnsi="Tahoma" w:cs="Tahoma" w:hint="eastAsia"/>
            <w:sz w:val="24"/>
            <w:szCs w:val="24"/>
            <w:rtl/>
            <w:rPrChange w:id="1645" w:author="רינת אביטל" w:date="2022-05-12T09:18:00Z">
              <w:rPr>
                <w:rFonts w:hint="eastAsia"/>
                <w:sz w:val="28"/>
                <w:szCs w:val="28"/>
                <w:rtl/>
              </w:rPr>
            </w:rPrChange>
          </w:rPr>
          <w:t>את</w:t>
        </w:r>
        <w:r w:rsidR="004B7D00" w:rsidRPr="00103DCA">
          <w:rPr>
            <w:rFonts w:ascii="Tahoma" w:hAnsi="Tahoma" w:cs="Tahoma"/>
            <w:sz w:val="24"/>
            <w:szCs w:val="24"/>
            <w:rtl/>
            <w:rPrChange w:id="1646" w:author="רינת אביטל" w:date="2022-05-12T09:18:00Z">
              <w:rPr>
                <w:sz w:val="28"/>
                <w:szCs w:val="28"/>
                <w:rtl/>
              </w:rPr>
            </w:rPrChange>
          </w:rPr>
          <w:t xml:space="preserve"> </w:t>
        </w:r>
        <w:r w:rsidR="004B7D00" w:rsidRPr="00103DCA">
          <w:rPr>
            <w:rFonts w:ascii="Tahoma" w:hAnsi="Tahoma" w:cs="Tahoma" w:hint="eastAsia"/>
            <w:sz w:val="24"/>
            <w:szCs w:val="24"/>
            <w:rtl/>
            <w:rPrChange w:id="1647" w:author="רינת אביטל" w:date="2022-05-12T09:18:00Z">
              <w:rPr>
                <w:rFonts w:hint="eastAsia"/>
                <w:sz w:val="28"/>
                <w:szCs w:val="28"/>
                <w:rtl/>
              </w:rPr>
            </w:rPrChange>
          </w:rPr>
          <w:t>עצמו</w:t>
        </w:r>
        <w:r w:rsidR="004B7D00" w:rsidRPr="00103DCA">
          <w:rPr>
            <w:rFonts w:ascii="Tahoma" w:hAnsi="Tahoma" w:cs="Tahoma"/>
            <w:sz w:val="24"/>
            <w:szCs w:val="24"/>
            <w:rtl/>
            <w:rPrChange w:id="1648" w:author="רינת אביטל" w:date="2022-05-12T09:18:00Z">
              <w:rPr>
                <w:sz w:val="28"/>
                <w:szCs w:val="28"/>
                <w:rtl/>
              </w:rPr>
            </w:rPrChange>
          </w:rPr>
          <w:t xml:space="preserve"> </w:t>
        </w:r>
        <w:r w:rsidR="004B7D00" w:rsidRPr="00103DCA">
          <w:rPr>
            <w:rFonts w:ascii="Tahoma" w:hAnsi="Tahoma" w:cs="Tahoma" w:hint="eastAsia"/>
            <w:sz w:val="24"/>
            <w:szCs w:val="24"/>
            <w:rtl/>
            <w:rPrChange w:id="1649" w:author="רינת אביטל" w:date="2022-05-12T09:18:00Z">
              <w:rPr>
                <w:rFonts w:hint="eastAsia"/>
                <w:sz w:val="28"/>
                <w:szCs w:val="28"/>
                <w:rtl/>
              </w:rPr>
            </w:rPrChange>
          </w:rPr>
          <w:t>ו</w:t>
        </w:r>
        <w:r w:rsidR="00C320F4" w:rsidRPr="00103DCA">
          <w:rPr>
            <w:rFonts w:ascii="Tahoma" w:hAnsi="Tahoma" w:cs="Tahoma" w:hint="eastAsia"/>
            <w:sz w:val="24"/>
            <w:szCs w:val="24"/>
            <w:rtl/>
            <w:rPrChange w:id="1650" w:author="רינת אביטל" w:date="2022-05-12T09:18:00Z">
              <w:rPr>
                <w:rFonts w:hint="eastAsia"/>
                <w:sz w:val="28"/>
                <w:szCs w:val="28"/>
                <w:rtl/>
              </w:rPr>
            </w:rPrChange>
          </w:rPr>
          <w:t>תרגל</w:t>
        </w:r>
        <w:r w:rsidR="00C320F4" w:rsidRPr="00103DCA">
          <w:rPr>
            <w:rFonts w:ascii="Tahoma" w:hAnsi="Tahoma" w:cs="Tahoma"/>
            <w:sz w:val="24"/>
            <w:szCs w:val="24"/>
            <w:rtl/>
            <w:rPrChange w:id="1651" w:author="רינת אביטל" w:date="2022-05-12T09:18:00Z">
              <w:rPr>
                <w:sz w:val="28"/>
                <w:szCs w:val="28"/>
                <w:rtl/>
              </w:rPr>
            </w:rPrChange>
          </w:rPr>
          <w:t xml:space="preserve"> </w:t>
        </w:r>
        <w:r w:rsidR="00C320F4" w:rsidRPr="00103DCA">
          <w:rPr>
            <w:rFonts w:ascii="Tahoma" w:hAnsi="Tahoma" w:cs="Tahoma" w:hint="eastAsia"/>
            <w:sz w:val="24"/>
            <w:szCs w:val="24"/>
            <w:rtl/>
            <w:rPrChange w:id="1652" w:author="רינת אביטל" w:date="2022-05-12T09:18:00Z">
              <w:rPr>
                <w:rFonts w:hint="eastAsia"/>
                <w:sz w:val="28"/>
                <w:szCs w:val="28"/>
                <w:rtl/>
              </w:rPr>
            </w:rPrChange>
          </w:rPr>
          <w:t>ביתר</w:t>
        </w:r>
        <w:r w:rsidR="00C320F4" w:rsidRPr="00103DCA">
          <w:rPr>
            <w:rFonts w:ascii="Tahoma" w:hAnsi="Tahoma" w:cs="Tahoma"/>
            <w:sz w:val="24"/>
            <w:szCs w:val="24"/>
            <w:rtl/>
            <w:rPrChange w:id="1653" w:author="רינת אביטל" w:date="2022-05-12T09:18:00Z">
              <w:rPr>
                <w:sz w:val="28"/>
                <w:szCs w:val="28"/>
                <w:rtl/>
              </w:rPr>
            </w:rPrChange>
          </w:rPr>
          <w:t xml:space="preserve"> </w:t>
        </w:r>
        <w:r w:rsidR="00C320F4" w:rsidRPr="00103DCA">
          <w:rPr>
            <w:rFonts w:ascii="Tahoma" w:hAnsi="Tahoma" w:cs="Tahoma" w:hint="eastAsia"/>
            <w:sz w:val="24"/>
            <w:szCs w:val="24"/>
            <w:rtl/>
            <w:rPrChange w:id="1654" w:author="רינת אביטל" w:date="2022-05-12T09:18:00Z">
              <w:rPr>
                <w:rFonts w:hint="eastAsia"/>
                <w:sz w:val="28"/>
                <w:szCs w:val="28"/>
                <w:rtl/>
              </w:rPr>
            </w:rPrChange>
          </w:rPr>
          <w:t>קלות</w:t>
        </w:r>
        <w:r w:rsidR="00C320F4" w:rsidRPr="00103DCA">
          <w:rPr>
            <w:rFonts w:ascii="Tahoma" w:hAnsi="Tahoma" w:cs="Tahoma"/>
            <w:sz w:val="24"/>
            <w:szCs w:val="24"/>
            <w:rtl/>
            <w:rPrChange w:id="1655" w:author="רינת אביטל" w:date="2022-05-12T09:18:00Z">
              <w:rPr>
                <w:sz w:val="28"/>
                <w:szCs w:val="28"/>
                <w:rtl/>
              </w:rPr>
            </w:rPrChange>
          </w:rPr>
          <w:t xml:space="preserve"> </w:t>
        </w:r>
        <w:r w:rsidR="00C320F4" w:rsidRPr="00103DCA">
          <w:rPr>
            <w:rFonts w:ascii="Tahoma" w:hAnsi="Tahoma" w:cs="Tahoma" w:hint="eastAsia"/>
            <w:sz w:val="24"/>
            <w:szCs w:val="24"/>
            <w:rtl/>
            <w:rPrChange w:id="1656" w:author="רינת אביטל" w:date="2022-05-12T09:18:00Z">
              <w:rPr>
                <w:rFonts w:hint="eastAsia"/>
                <w:sz w:val="28"/>
                <w:szCs w:val="28"/>
                <w:rtl/>
              </w:rPr>
            </w:rPrChange>
          </w:rPr>
          <w:t>ונוחות</w:t>
        </w:r>
        <w:r w:rsidR="00C320F4" w:rsidRPr="00103DCA">
          <w:rPr>
            <w:rFonts w:ascii="Tahoma" w:hAnsi="Tahoma" w:cs="Tahoma"/>
            <w:sz w:val="24"/>
            <w:szCs w:val="24"/>
            <w:rtl/>
            <w:rPrChange w:id="1657" w:author="רינת אביטל" w:date="2022-05-12T09:18:00Z">
              <w:rPr>
                <w:sz w:val="28"/>
                <w:szCs w:val="28"/>
                <w:rtl/>
              </w:rPr>
            </w:rPrChange>
          </w:rPr>
          <w:t xml:space="preserve"> </w:t>
        </w:r>
        <w:r w:rsidR="00C320F4" w:rsidRPr="00103DCA">
          <w:rPr>
            <w:rFonts w:ascii="Tahoma" w:hAnsi="Tahoma" w:cs="Tahoma" w:hint="eastAsia"/>
            <w:sz w:val="24"/>
            <w:szCs w:val="24"/>
            <w:rtl/>
            <w:rPrChange w:id="1658" w:author="רינת אביטל" w:date="2022-05-12T09:18:00Z">
              <w:rPr>
                <w:rFonts w:hint="eastAsia"/>
                <w:sz w:val="28"/>
                <w:szCs w:val="28"/>
                <w:rtl/>
              </w:rPr>
            </w:rPrChange>
          </w:rPr>
          <w:t>מרבית</w:t>
        </w:r>
        <w:r w:rsidR="00C320F4" w:rsidRPr="00103DCA">
          <w:rPr>
            <w:rFonts w:ascii="Tahoma" w:hAnsi="Tahoma" w:cs="Tahoma"/>
            <w:sz w:val="24"/>
            <w:szCs w:val="24"/>
            <w:rtl/>
            <w:rPrChange w:id="1659" w:author="רינת אביטל" w:date="2022-05-12T09:18:00Z">
              <w:rPr>
                <w:sz w:val="28"/>
                <w:szCs w:val="28"/>
                <w:rtl/>
              </w:rPr>
            </w:rPrChange>
          </w:rPr>
          <w:t xml:space="preserve"> </w:t>
        </w:r>
        <w:r w:rsidR="00C320F4" w:rsidRPr="00103DCA">
          <w:rPr>
            <w:rFonts w:ascii="Tahoma" w:hAnsi="Tahoma" w:cs="Tahoma" w:hint="eastAsia"/>
            <w:sz w:val="24"/>
            <w:szCs w:val="24"/>
            <w:rtl/>
            <w:rPrChange w:id="1660" w:author="רינת אביטל" w:date="2022-05-12T09:18:00Z">
              <w:rPr>
                <w:rFonts w:hint="eastAsia"/>
                <w:sz w:val="28"/>
                <w:szCs w:val="28"/>
                <w:rtl/>
              </w:rPr>
            </w:rPrChange>
          </w:rPr>
          <w:t>באתר</w:t>
        </w:r>
        <w:r w:rsidR="00C320F4" w:rsidRPr="00103DCA">
          <w:rPr>
            <w:rFonts w:ascii="Tahoma" w:hAnsi="Tahoma" w:cs="Tahoma"/>
            <w:sz w:val="24"/>
            <w:szCs w:val="24"/>
            <w:rtl/>
            <w:rPrChange w:id="1661" w:author="רינת אביטל" w:date="2022-05-12T09:18:00Z">
              <w:rPr>
                <w:sz w:val="28"/>
                <w:szCs w:val="28"/>
                <w:rtl/>
              </w:rPr>
            </w:rPrChange>
          </w:rPr>
          <w:t xml:space="preserve"> </w:t>
        </w:r>
        <w:r w:rsidR="00C320F4" w:rsidRPr="00103DCA">
          <w:rPr>
            <w:rFonts w:ascii="Tahoma" w:hAnsi="Tahoma" w:cs="Tahoma" w:hint="eastAsia"/>
            <w:sz w:val="24"/>
            <w:szCs w:val="24"/>
            <w:rtl/>
            <w:rPrChange w:id="1662" w:author="רינת אביטל" w:date="2022-05-12T09:18:00Z">
              <w:rPr>
                <w:rFonts w:hint="eastAsia"/>
                <w:sz w:val="28"/>
                <w:szCs w:val="28"/>
                <w:rtl/>
              </w:rPr>
            </w:rPrChange>
          </w:rPr>
          <w:t>שמשרטט</w:t>
        </w:r>
        <w:r w:rsidR="00C320F4" w:rsidRPr="00103DCA">
          <w:rPr>
            <w:rFonts w:ascii="Tahoma" w:hAnsi="Tahoma" w:cs="Tahoma"/>
            <w:sz w:val="24"/>
            <w:szCs w:val="24"/>
            <w:rtl/>
            <w:rPrChange w:id="1663" w:author="רינת אביטל" w:date="2022-05-12T09:18:00Z">
              <w:rPr>
                <w:sz w:val="28"/>
                <w:szCs w:val="28"/>
                <w:rtl/>
              </w:rPr>
            </w:rPrChange>
          </w:rPr>
          <w:t xml:space="preserve"> </w:t>
        </w:r>
        <w:r w:rsidR="00C320F4" w:rsidRPr="00103DCA">
          <w:rPr>
            <w:rFonts w:ascii="Tahoma" w:hAnsi="Tahoma" w:cs="Tahoma" w:hint="eastAsia"/>
            <w:sz w:val="24"/>
            <w:szCs w:val="24"/>
            <w:rtl/>
            <w:rPrChange w:id="1664" w:author="רינת אביטל" w:date="2022-05-12T09:18:00Z">
              <w:rPr>
                <w:rFonts w:hint="eastAsia"/>
                <w:sz w:val="28"/>
                <w:szCs w:val="28"/>
                <w:rtl/>
              </w:rPr>
            </w:rPrChange>
          </w:rPr>
          <w:t>את</w:t>
        </w:r>
        <w:r w:rsidR="00C320F4" w:rsidRPr="00103DCA">
          <w:rPr>
            <w:rFonts w:ascii="Tahoma" w:hAnsi="Tahoma" w:cs="Tahoma"/>
            <w:sz w:val="24"/>
            <w:szCs w:val="24"/>
            <w:rtl/>
            <w:rPrChange w:id="1665" w:author="רינת אביטל" w:date="2022-05-12T09:18:00Z">
              <w:rPr>
                <w:sz w:val="28"/>
                <w:szCs w:val="28"/>
                <w:rtl/>
              </w:rPr>
            </w:rPrChange>
          </w:rPr>
          <w:t xml:space="preserve"> </w:t>
        </w:r>
        <w:r w:rsidR="00C320F4" w:rsidRPr="00103DCA">
          <w:rPr>
            <w:rFonts w:ascii="Tahoma" w:hAnsi="Tahoma" w:cs="Tahoma" w:hint="eastAsia"/>
            <w:sz w:val="24"/>
            <w:szCs w:val="24"/>
            <w:rtl/>
            <w:rPrChange w:id="1666" w:author="רינת אביטל" w:date="2022-05-12T09:18:00Z">
              <w:rPr>
                <w:rFonts w:hint="eastAsia"/>
                <w:sz w:val="28"/>
                <w:szCs w:val="28"/>
                <w:rtl/>
              </w:rPr>
            </w:rPrChange>
          </w:rPr>
          <w:t>הפונק</w:t>
        </w:r>
      </w:ins>
      <w:ins w:id="1667" w:author="רינת אביטל" w:date="2022-05-11T23:06:00Z">
        <w:r w:rsidR="00C320F4" w:rsidRPr="00103DCA">
          <w:rPr>
            <w:rFonts w:ascii="Tahoma" w:hAnsi="Tahoma" w:cs="Tahoma" w:hint="eastAsia"/>
            <w:sz w:val="24"/>
            <w:szCs w:val="24"/>
            <w:rtl/>
            <w:rPrChange w:id="1668" w:author="רינת אביטל" w:date="2022-05-12T09:18:00Z">
              <w:rPr>
                <w:rFonts w:hint="eastAsia"/>
                <w:sz w:val="28"/>
                <w:szCs w:val="28"/>
                <w:rtl/>
              </w:rPr>
            </w:rPrChange>
          </w:rPr>
          <w:t>ציה</w:t>
        </w:r>
        <w:r w:rsidR="00C320F4" w:rsidRPr="00103DCA">
          <w:rPr>
            <w:rFonts w:ascii="Tahoma" w:hAnsi="Tahoma" w:cs="Tahoma"/>
            <w:sz w:val="24"/>
            <w:szCs w:val="24"/>
            <w:rtl/>
            <w:rPrChange w:id="1669" w:author="רינת אביטל" w:date="2022-05-12T09:18:00Z">
              <w:rPr>
                <w:sz w:val="28"/>
                <w:szCs w:val="28"/>
                <w:rtl/>
              </w:rPr>
            </w:rPrChange>
          </w:rPr>
          <w:t xml:space="preserve"> </w:t>
        </w:r>
        <w:r w:rsidR="00C320F4" w:rsidRPr="00103DCA">
          <w:rPr>
            <w:rFonts w:ascii="Tahoma" w:hAnsi="Tahoma" w:cs="Tahoma" w:hint="eastAsia"/>
            <w:sz w:val="24"/>
            <w:szCs w:val="24"/>
            <w:rtl/>
            <w:rPrChange w:id="1670" w:author="רינת אביטל" w:date="2022-05-12T09:18:00Z">
              <w:rPr>
                <w:rFonts w:hint="eastAsia"/>
                <w:sz w:val="28"/>
                <w:szCs w:val="28"/>
                <w:rtl/>
              </w:rPr>
            </w:rPrChange>
          </w:rPr>
          <w:t>ומציג</w:t>
        </w:r>
        <w:r w:rsidR="00C320F4" w:rsidRPr="00103DCA">
          <w:rPr>
            <w:rFonts w:ascii="Tahoma" w:hAnsi="Tahoma" w:cs="Tahoma"/>
            <w:sz w:val="24"/>
            <w:szCs w:val="24"/>
            <w:rtl/>
            <w:rPrChange w:id="1671" w:author="רינת אביטל" w:date="2022-05-12T09:18:00Z">
              <w:rPr>
                <w:sz w:val="28"/>
                <w:szCs w:val="28"/>
                <w:rtl/>
              </w:rPr>
            </w:rPrChange>
          </w:rPr>
          <w:t xml:space="preserve"> </w:t>
        </w:r>
        <w:r w:rsidR="00C320F4" w:rsidRPr="00103DCA">
          <w:rPr>
            <w:rFonts w:ascii="Tahoma" w:hAnsi="Tahoma" w:cs="Tahoma" w:hint="eastAsia"/>
            <w:sz w:val="24"/>
            <w:szCs w:val="24"/>
            <w:rtl/>
            <w:rPrChange w:id="1672" w:author="רינת אביטל" w:date="2022-05-12T09:18:00Z">
              <w:rPr>
                <w:rFonts w:hint="eastAsia"/>
                <w:sz w:val="28"/>
                <w:szCs w:val="28"/>
                <w:rtl/>
              </w:rPr>
            </w:rPrChange>
          </w:rPr>
          <w:t>נקודות</w:t>
        </w:r>
        <w:r w:rsidR="00C320F4" w:rsidRPr="00103DCA">
          <w:rPr>
            <w:rFonts w:ascii="Tahoma" w:hAnsi="Tahoma" w:cs="Tahoma"/>
            <w:sz w:val="24"/>
            <w:szCs w:val="24"/>
            <w:rtl/>
            <w:rPrChange w:id="1673" w:author="רינת אביטל" w:date="2022-05-12T09:18:00Z">
              <w:rPr>
                <w:sz w:val="28"/>
                <w:szCs w:val="28"/>
                <w:rtl/>
              </w:rPr>
            </w:rPrChange>
          </w:rPr>
          <w:t xml:space="preserve"> </w:t>
        </w:r>
        <w:r w:rsidR="00C320F4" w:rsidRPr="00103DCA">
          <w:rPr>
            <w:rFonts w:ascii="Tahoma" w:hAnsi="Tahoma" w:cs="Tahoma" w:hint="eastAsia"/>
            <w:sz w:val="24"/>
            <w:szCs w:val="24"/>
            <w:rtl/>
            <w:rPrChange w:id="1674" w:author="רינת אביטל" w:date="2022-05-12T09:18:00Z">
              <w:rPr>
                <w:rFonts w:hint="eastAsia"/>
                <w:sz w:val="28"/>
                <w:szCs w:val="28"/>
                <w:rtl/>
              </w:rPr>
            </w:rPrChange>
          </w:rPr>
          <w:t>מיוחדות</w:t>
        </w:r>
        <w:r w:rsidR="00C320F4" w:rsidRPr="00103DCA">
          <w:rPr>
            <w:rFonts w:ascii="Tahoma" w:hAnsi="Tahoma" w:cs="Tahoma"/>
            <w:sz w:val="24"/>
            <w:szCs w:val="24"/>
            <w:rtl/>
            <w:rPrChange w:id="1675" w:author="רינת אביטל" w:date="2022-05-12T09:18:00Z">
              <w:rPr>
                <w:sz w:val="28"/>
                <w:szCs w:val="28"/>
                <w:rtl/>
              </w:rPr>
            </w:rPrChange>
          </w:rPr>
          <w:t xml:space="preserve"> </w:t>
        </w:r>
        <w:r w:rsidR="00C320F4" w:rsidRPr="00103DCA">
          <w:rPr>
            <w:rFonts w:ascii="Tahoma" w:hAnsi="Tahoma" w:cs="Tahoma" w:hint="eastAsia"/>
            <w:sz w:val="24"/>
            <w:szCs w:val="24"/>
            <w:rtl/>
            <w:rPrChange w:id="1676" w:author="רינת אביטל" w:date="2022-05-12T09:18:00Z">
              <w:rPr>
                <w:rFonts w:hint="eastAsia"/>
                <w:sz w:val="28"/>
                <w:szCs w:val="28"/>
                <w:rtl/>
              </w:rPr>
            </w:rPrChange>
          </w:rPr>
          <w:t>נוסף</w:t>
        </w:r>
        <w:r w:rsidR="00C320F4" w:rsidRPr="00103DCA">
          <w:rPr>
            <w:rFonts w:ascii="Tahoma" w:hAnsi="Tahoma" w:cs="Tahoma"/>
            <w:sz w:val="24"/>
            <w:szCs w:val="24"/>
            <w:rtl/>
            <w:rPrChange w:id="1677" w:author="רינת אביטל" w:date="2022-05-12T09:18:00Z">
              <w:rPr>
                <w:sz w:val="28"/>
                <w:szCs w:val="28"/>
                <w:rtl/>
              </w:rPr>
            </w:rPrChange>
          </w:rPr>
          <w:t xml:space="preserve"> </w:t>
        </w:r>
        <w:r w:rsidR="00C320F4" w:rsidRPr="00103DCA">
          <w:rPr>
            <w:rFonts w:ascii="Tahoma" w:hAnsi="Tahoma" w:cs="Tahoma" w:hint="eastAsia"/>
            <w:sz w:val="24"/>
            <w:szCs w:val="24"/>
            <w:rtl/>
            <w:rPrChange w:id="1678" w:author="רינת אביטל" w:date="2022-05-12T09:18:00Z">
              <w:rPr>
                <w:rFonts w:hint="eastAsia"/>
                <w:sz w:val="28"/>
                <w:szCs w:val="28"/>
                <w:rtl/>
              </w:rPr>
            </w:rPrChange>
          </w:rPr>
          <w:t>על</w:t>
        </w:r>
        <w:r w:rsidR="00C320F4" w:rsidRPr="00103DCA">
          <w:rPr>
            <w:rFonts w:ascii="Tahoma" w:hAnsi="Tahoma" w:cs="Tahoma"/>
            <w:sz w:val="24"/>
            <w:szCs w:val="24"/>
            <w:rtl/>
            <w:rPrChange w:id="1679" w:author="רינת אביטל" w:date="2022-05-12T09:18:00Z">
              <w:rPr>
                <w:sz w:val="28"/>
                <w:szCs w:val="28"/>
                <w:rtl/>
              </w:rPr>
            </w:rPrChange>
          </w:rPr>
          <w:t xml:space="preserve"> </w:t>
        </w:r>
        <w:r w:rsidR="00C320F4" w:rsidRPr="00103DCA">
          <w:rPr>
            <w:rFonts w:ascii="Tahoma" w:hAnsi="Tahoma" w:cs="Tahoma" w:hint="eastAsia"/>
            <w:sz w:val="24"/>
            <w:szCs w:val="24"/>
            <w:rtl/>
            <w:rPrChange w:id="1680" w:author="רינת אביטל" w:date="2022-05-12T09:18:00Z">
              <w:rPr>
                <w:rFonts w:hint="eastAsia"/>
                <w:sz w:val="28"/>
                <w:szCs w:val="28"/>
                <w:rtl/>
              </w:rPr>
            </w:rPrChange>
          </w:rPr>
          <w:t>כך</w:t>
        </w:r>
        <w:r w:rsidR="00C320F4" w:rsidRPr="00103DCA">
          <w:rPr>
            <w:rFonts w:ascii="Tahoma" w:hAnsi="Tahoma" w:cs="Tahoma"/>
            <w:sz w:val="24"/>
            <w:szCs w:val="24"/>
            <w:rtl/>
            <w:rPrChange w:id="1681" w:author="רינת אביטל" w:date="2022-05-12T09:18:00Z">
              <w:rPr>
                <w:sz w:val="28"/>
                <w:szCs w:val="28"/>
                <w:rtl/>
              </w:rPr>
            </w:rPrChange>
          </w:rPr>
          <w:t xml:space="preserve"> </w:t>
        </w:r>
        <w:r w:rsidR="00C320F4" w:rsidRPr="00103DCA">
          <w:rPr>
            <w:rFonts w:ascii="Tahoma" w:hAnsi="Tahoma" w:cs="Tahoma" w:hint="eastAsia"/>
            <w:sz w:val="24"/>
            <w:szCs w:val="24"/>
            <w:rtl/>
            <w:rPrChange w:id="1682" w:author="רינת אביטל" w:date="2022-05-12T09:18:00Z">
              <w:rPr>
                <w:rFonts w:hint="eastAsia"/>
                <w:sz w:val="28"/>
                <w:szCs w:val="28"/>
                <w:rtl/>
              </w:rPr>
            </w:rPrChange>
          </w:rPr>
          <w:t>הסטודנט</w:t>
        </w:r>
        <w:r w:rsidR="00C320F4" w:rsidRPr="00103DCA">
          <w:rPr>
            <w:rFonts w:ascii="Tahoma" w:hAnsi="Tahoma" w:cs="Tahoma"/>
            <w:sz w:val="24"/>
            <w:szCs w:val="24"/>
            <w:rtl/>
            <w:rPrChange w:id="1683" w:author="רינת אביטל" w:date="2022-05-12T09:18:00Z">
              <w:rPr>
                <w:sz w:val="28"/>
                <w:szCs w:val="28"/>
                <w:rtl/>
              </w:rPr>
            </w:rPrChange>
          </w:rPr>
          <w:t xml:space="preserve"> </w:t>
        </w:r>
        <w:r w:rsidR="00C320F4" w:rsidRPr="00103DCA">
          <w:rPr>
            <w:rFonts w:ascii="Tahoma" w:hAnsi="Tahoma" w:cs="Tahoma" w:hint="eastAsia"/>
            <w:sz w:val="24"/>
            <w:szCs w:val="24"/>
            <w:rtl/>
            <w:rPrChange w:id="1684" w:author="רינת אביטל" w:date="2022-05-12T09:18:00Z">
              <w:rPr>
                <w:rFonts w:hint="eastAsia"/>
                <w:sz w:val="28"/>
                <w:szCs w:val="28"/>
                <w:rtl/>
              </w:rPr>
            </w:rPrChange>
          </w:rPr>
          <w:t>יוכל</w:t>
        </w:r>
        <w:r w:rsidR="00C320F4" w:rsidRPr="00103DCA">
          <w:rPr>
            <w:rFonts w:ascii="Tahoma" w:hAnsi="Tahoma" w:cs="Tahoma"/>
            <w:sz w:val="24"/>
            <w:szCs w:val="24"/>
            <w:rtl/>
            <w:rPrChange w:id="1685" w:author="רינת אביטל" w:date="2022-05-12T09:18:00Z">
              <w:rPr>
                <w:sz w:val="28"/>
                <w:szCs w:val="28"/>
                <w:rtl/>
              </w:rPr>
            </w:rPrChange>
          </w:rPr>
          <w:t xml:space="preserve"> </w:t>
        </w:r>
      </w:ins>
      <w:ins w:id="1686" w:author="רינת אביטל" w:date="2022-05-11T23:07:00Z">
        <w:r w:rsidR="00C320F4" w:rsidRPr="00103DCA">
          <w:rPr>
            <w:rFonts w:ascii="Tahoma" w:hAnsi="Tahoma" w:cs="Tahoma" w:hint="eastAsia"/>
            <w:sz w:val="24"/>
            <w:szCs w:val="24"/>
            <w:rtl/>
            <w:rPrChange w:id="1687" w:author="רינת אביטל" w:date="2022-05-12T09:18:00Z">
              <w:rPr>
                <w:rFonts w:hint="eastAsia"/>
                <w:sz w:val="28"/>
                <w:szCs w:val="28"/>
                <w:rtl/>
              </w:rPr>
            </w:rPrChange>
          </w:rPr>
          <w:t>לקבל</w:t>
        </w:r>
        <w:r w:rsidR="00C320F4" w:rsidRPr="00103DCA">
          <w:rPr>
            <w:rFonts w:ascii="Tahoma" w:hAnsi="Tahoma" w:cs="Tahoma"/>
            <w:sz w:val="24"/>
            <w:szCs w:val="24"/>
            <w:rtl/>
            <w:rPrChange w:id="1688" w:author="רינת אביטל" w:date="2022-05-12T09:18:00Z">
              <w:rPr>
                <w:sz w:val="28"/>
                <w:szCs w:val="28"/>
                <w:rtl/>
              </w:rPr>
            </w:rPrChange>
          </w:rPr>
          <w:t xml:space="preserve"> </w:t>
        </w:r>
        <w:r w:rsidR="00C320F4" w:rsidRPr="00103DCA">
          <w:rPr>
            <w:rFonts w:ascii="Tahoma" w:hAnsi="Tahoma" w:cs="Tahoma" w:hint="eastAsia"/>
            <w:sz w:val="24"/>
            <w:szCs w:val="24"/>
            <w:rtl/>
            <w:rPrChange w:id="1689" w:author="רינת אביטל" w:date="2022-05-12T09:18:00Z">
              <w:rPr>
                <w:rFonts w:hint="eastAsia"/>
                <w:sz w:val="28"/>
                <w:szCs w:val="28"/>
                <w:rtl/>
              </w:rPr>
            </w:rPrChange>
          </w:rPr>
          <w:t>את</w:t>
        </w:r>
        <w:r w:rsidR="00C320F4" w:rsidRPr="00103DCA">
          <w:rPr>
            <w:rFonts w:ascii="Tahoma" w:hAnsi="Tahoma" w:cs="Tahoma"/>
            <w:sz w:val="24"/>
            <w:szCs w:val="24"/>
            <w:rtl/>
            <w:rPrChange w:id="1690" w:author="רינת אביטל" w:date="2022-05-12T09:18:00Z">
              <w:rPr>
                <w:sz w:val="28"/>
                <w:szCs w:val="28"/>
                <w:rtl/>
              </w:rPr>
            </w:rPrChange>
          </w:rPr>
          <w:t xml:space="preserve"> </w:t>
        </w:r>
        <w:r w:rsidR="00C320F4" w:rsidRPr="00103DCA">
          <w:rPr>
            <w:rFonts w:ascii="Tahoma" w:hAnsi="Tahoma" w:cs="Tahoma" w:hint="eastAsia"/>
            <w:sz w:val="24"/>
            <w:szCs w:val="24"/>
            <w:rtl/>
            <w:rPrChange w:id="1691" w:author="רינת אביטל" w:date="2022-05-12T09:18:00Z">
              <w:rPr>
                <w:rFonts w:hint="eastAsia"/>
                <w:sz w:val="28"/>
                <w:szCs w:val="28"/>
                <w:rtl/>
              </w:rPr>
            </w:rPrChange>
          </w:rPr>
          <w:t>נגזרת</w:t>
        </w:r>
        <w:r w:rsidR="00C320F4" w:rsidRPr="00103DCA">
          <w:rPr>
            <w:rFonts w:ascii="Tahoma" w:hAnsi="Tahoma" w:cs="Tahoma"/>
            <w:sz w:val="24"/>
            <w:szCs w:val="24"/>
            <w:rtl/>
            <w:rPrChange w:id="1692" w:author="רינת אביטל" w:date="2022-05-12T09:18:00Z">
              <w:rPr>
                <w:sz w:val="28"/>
                <w:szCs w:val="28"/>
                <w:rtl/>
              </w:rPr>
            </w:rPrChange>
          </w:rPr>
          <w:t xml:space="preserve"> </w:t>
        </w:r>
        <w:r w:rsidR="00C320F4" w:rsidRPr="00103DCA">
          <w:rPr>
            <w:rFonts w:ascii="Tahoma" w:hAnsi="Tahoma" w:cs="Tahoma" w:hint="eastAsia"/>
            <w:sz w:val="24"/>
            <w:szCs w:val="24"/>
            <w:rtl/>
            <w:rPrChange w:id="1693" w:author="רינת אביטל" w:date="2022-05-12T09:18:00Z">
              <w:rPr>
                <w:rFonts w:hint="eastAsia"/>
                <w:sz w:val="28"/>
                <w:szCs w:val="28"/>
                <w:rtl/>
              </w:rPr>
            </w:rPrChange>
          </w:rPr>
          <w:t>הפונקציה</w:t>
        </w:r>
        <w:r w:rsidR="00C320F4" w:rsidRPr="00103DCA">
          <w:rPr>
            <w:rFonts w:ascii="Tahoma" w:hAnsi="Tahoma" w:cs="Tahoma"/>
            <w:sz w:val="24"/>
            <w:szCs w:val="24"/>
            <w:rtl/>
            <w:rPrChange w:id="1694" w:author="רינת אביטל" w:date="2022-05-12T09:18:00Z">
              <w:rPr>
                <w:sz w:val="28"/>
                <w:szCs w:val="28"/>
                <w:rtl/>
              </w:rPr>
            </w:rPrChange>
          </w:rPr>
          <w:t xml:space="preserve"> </w:t>
        </w:r>
        <w:r w:rsidR="00C320F4" w:rsidRPr="00103DCA">
          <w:rPr>
            <w:rFonts w:ascii="Tahoma" w:hAnsi="Tahoma" w:cs="Tahoma" w:hint="eastAsia"/>
            <w:sz w:val="24"/>
            <w:szCs w:val="24"/>
            <w:rtl/>
            <w:rPrChange w:id="1695" w:author="רינת אביטל" w:date="2022-05-12T09:18:00Z">
              <w:rPr>
                <w:rFonts w:hint="eastAsia"/>
                <w:sz w:val="28"/>
                <w:szCs w:val="28"/>
                <w:rtl/>
              </w:rPr>
            </w:rPrChange>
          </w:rPr>
          <w:t>שלו</w:t>
        </w:r>
      </w:ins>
      <w:ins w:id="1696" w:author="רינת אביטל" w:date="2022-05-11T23:08:00Z">
        <w:r w:rsidR="00C320F4" w:rsidRPr="00103DCA">
          <w:rPr>
            <w:rFonts w:ascii="Tahoma" w:hAnsi="Tahoma" w:cs="Tahoma"/>
            <w:sz w:val="24"/>
            <w:szCs w:val="24"/>
            <w:rtl/>
            <w:rPrChange w:id="1697" w:author="רינת אביטל" w:date="2022-05-12T09:18:00Z">
              <w:rPr>
                <w:sz w:val="28"/>
                <w:szCs w:val="28"/>
                <w:rtl/>
              </w:rPr>
            </w:rPrChange>
          </w:rPr>
          <w:t>.</w:t>
        </w:r>
      </w:ins>
      <w:ins w:id="1698" w:author="רינת אביטל" w:date="2022-05-12T09:00:00Z">
        <w:r w:rsidR="00325C80" w:rsidRPr="00103DCA">
          <w:rPr>
            <w:rFonts w:ascii="Tahoma" w:hAnsi="Tahoma" w:cs="Tahoma"/>
            <w:sz w:val="24"/>
            <w:szCs w:val="24"/>
            <w:rtl/>
            <w:rPrChange w:id="1699" w:author="רינת אביטל" w:date="2022-05-12T09:18:00Z">
              <w:rPr>
                <w:sz w:val="28"/>
                <w:szCs w:val="28"/>
                <w:rtl/>
              </w:rPr>
            </w:rPrChange>
          </w:rPr>
          <w:t xml:space="preserve"> </w:t>
        </w:r>
        <w:r w:rsidR="00325C80" w:rsidRPr="00103DCA">
          <w:rPr>
            <w:rFonts w:ascii="Tahoma" w:hAnsi="Tahoma" w:cs="Tahoma" w:hint="eastAsia"/>
            <w:sz w:val="24"/>
            <w:szCs w:val="24"/>
            <w:rtl/>
            <w:rPrChange w:id="1700" w:author="רינת אביטל" w:date="2022-05-12T09:18:00Z">
              <w:rPr>
                <w:rFonts w:hint="eastAsia"/>
                <w:sz w:val="28"/>
                <w:szCs w:val="28"/>
                <w:rtl/>
              </w:rPr>
            </w:rPrChange>
          </w:rPr>
          <w:t>וכן</w:t>
        </w:r>
        <w:r w:rsidR="00325C80" w:rsidRPr="00103DCA">
          <w:rPr>
            <w:rFonts w:ascii="Tahoma" w:hAnsi="Tahoma" w:cs="Tahoma"/>
            <w:sz w:val="24"/>
            <w:szCs w:val="24"/>
            <w:rtl/>
            <w:rPrChange w:id="1701" w:author="רינת אביטל" w:date="2022-05-12T09:18:00Z">
              <w:rPr>
                <w:sz w:val="28"/>
                <w:szCs w:val="28"/>
                <w:rtl/>
              </w:rPr>
            </w:rPrChange>
          </w:rPr>
          <w:t xml:space="preserve"> </w:t>
        </w:r>
      </w:ins>
      <w:ins w:id="1702" w:author="רינת אביטל" w:date="2022-05-12T08:59:00Z">
        <w:r w:rsidR="00325C80" w:rsidRPr="00103DCA">
          <w:rPr>
            <w:rFonts w:ascii="Tahoma" w:hAnsi="Tahoma" w:cs="Tahoma"/>
            <w:sz w:val="24"/>
            <w:szCs w:val="24"/>
            <w:rtl/>
            <w:rPrChange w:id="1703"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AF2044">
      <w:pPr>
        <w:spacing w:line="360" w:lineRule="auto"/>
        <w:rPr>
          <w:ins w:id="1704" w:author="רינת אביטל" w:date="2022-05-11T22:58:00Z"/>
          <w:rFonts w:ascii="Tahoma" w:hAnsi="Tahoma" w:cs="Tahoma"/>
          <w:sz w:val="24"/>
          <w:szCs w:val="24"/>
          <w:rtl/>
          <w:rPrChange w:id="1705" w:author="רינת אביטל" w:date="2022-05-12T09:18:00Z">
            <w:rPr>
              <w:ins w:id="1706" w:author="רינת אביטל" w:date="2022-05-11T22:58:00Z"/>
              <w:sz w:val="28"/>
              <w:szCs w:val="28"/>
              <w:rtl/>
            </w:rPr>
          </w:rPrChange>
        </w:rPr>
      </w:pPr>
      <w:ins w:id="1707" w:author="רינת אביטל" w:date="2022-05-11T23:08:00Z">
        <w:r w:rsidRPr="00103DCA">
          <w:rPr>
            <w:rFonts w:ascii="Tahoma" w:hAnsi="Tahoma" w:cs="Tahoma"/>
            <w:sz w:val="24"/>
            <w:szCs w:val="24"/>
            <w:rtl/>
            <w:rPrChange w:id="1708" w:author="רינת אביטל" w:date="2022-05-12T09:18:00Z">
              <w:rPr>
                <w:sz w:val="28"/>
                <w:szCs w:val="28"/>
                <w:rtl/>
              </w:rPr>
            </w:rPrChange>
          </w:rPr>
          <w:lastRenderedPageBreak/>
          <w:t xml:space="preserve"> </w:t>
        </w:r>
        <w:r w:rsidRPr="00103DCA">
          <w:rPr>
            <w:rFonts w:ascii="Tahoma" w:hAnsi="Tahoma" w:cs="Tahoma" w:hint="eastAsia"/>
            <w:sz w:val="24"/>
            <w:szCs w:val="24"/>
            <w:rtl/>
            <w:rPrChange w:id="1709" w:author="רינת אביטל" w:date="2022-05-12T09:18:00Z">
              <w:rPr>
                <w:rFonts w:hint="eastAsia"/>
                <w:sz w:val="28"/>
                <w:szCs w:val="28"/>
                <w:rtl/>
              </w:rPr>
            </w:rPrChange>
          </w:rPr>
          <w:t>החלטתי</w:t>
        </w:r>
        <w:r w:rsidRPr="00103DCA">
          <w:rPr>
            <w:rFonts w:ascii="Tahoma" w:hAnsi="Tahoma" w:cs="Tahoma"/>
            <w:sz w:val="24"/>
            <w:szCs w:val="24"/>
            <w:rtl/>
            <w:rPrChange w:id="1710" w:author="רינת אביטל" w:date="2022-05-12T09:18:00Z">
              <w:rPr>
                <w:sz w:val="28"/>
                <w:szCs w:val="28"/>
                <w:rtl/>
              </w:rPr>
            </w:rPrChange>
          </w:rPr>
          <w:t xml:space="preserve"> </w:t>
        </w:r>
        <w:r w:rsidRPr="00103DCA">
          <w:rPr>
            <w:rFonts w:ascii="Tahoma" w:hAnsi="Tahoma" w:cs="Tahoma" w:hint="eastAsia"/>
            <w:sz w:val="24"/>
            <w:szCs w:val="24"/>
            <w:rtl/>
            <w:rPrChange w:id="1711" w:author="רינת אביטל" w:date="2022-05-12T09:18:00Z">
              <w:rPr>
                <w:rFonts w:hint="eastAsia"/>
                <w:sz w:val="28"/>
                <w:szCs w:val="28"/>
                <w:rtl/>
              </w:rPr>
            </w:rPrChange>
          </w:rPr>
          <w:t>שאני</w:t>
        </w:r>
        <w:r w:rsidRPr="00103DCA">
          <w:rPr>
            <w:rFonts w:ascii="Tahoma" w:hAnsi="Tahoma" w:cs="Tahoma"/>
            <w:sz w:val="24"/>
            <w:szCs w:val="24"/>
            <w:rtl/>
            <w:rPrChange w:id="1712" w:author="רינת אביטל" w:date="2022-05-12T09:18:00Z">
              <w:rPr>
                <w:sz w:val="28"/>
                <w:szCs w:val="28"/>
                <w:rtl/>
              </w:rPr>
            </w:rPrChange>
          </w:rPr>
          <w:t xml:space="preserve"> </w:t>
        </w:r>
        <w:r w:rsidRPr="00103DCA">
          <w:rPr>
            <w:rFonts w:ascii="Tahoma" w:hAnsi="Tahoma" w:cs="Tahoma" w:hint="eastAsia"/>
            <w:sz w:val="24"/>
            <w:szCs w:val="24"/>
            <w:rtl/>
            <w:rPrChange w:id="1713" w:author="רינת אביטל" w:date="2022-05-12T09:18:00Z">
              <w:rPr>
                <w:rFonts w:hint="eastAsia"/>
                <w:sz w:val="28"/>
                <w:szCs w:val="28"/>
                <w:rtl/>
              </w:rPr>
            </w:rPrChange>
          </w:rPr>
          <w:t>מאוד</w:t>
        </w:r>
        <w:r w:rsidRPr="00103DCA">
          <w:rPr>
            <w:rFonts w:ascii="Tahoma" w:hAnsi="Tahoma" w:cs="Tahoma"/>
            <w:sz w:val="24"/>
            <w:szCs w:val="24"/>
            <w:rtl/>
            <w:rPrChange w:id="1714" w:author="רינת אביטל" w:date="2022-05-12T09:18:00Z">
              <w:rPr>
                <w:sz w:val="28"/>
                <w:szCs w:val="28"/>
                <w:rtl/>
              </w:rPr>
            </w:rPrChange>
          </w:rPr>
          <w:t xml:space="preserve"> </w:t>
        </w:r>
        <w:r w:rsidRPr="00103DCA">
          <w:rPr>
            <w:rFonts w:ascii="Tahoma" w:hAnsi="Tahoma" w:cs="Tahoma" w:hint="eastAsia"/>
            <w:sz w:val="24"/>
            <w:szCs w:val="24"/>
            <w:rtl/>
            <w:rPrChange w:id="1715" w:author="רינת אביטל" w:date="2022-05-12T09:18:00Z">
              <w:rPr>
                <w:rFonts w:hint="eastAsia"/>
                <w:sz w:val="28"/>
                <w:szCs w:val="28"/>
                <w:rtl/>
              </w:rPr>
            </w:rPrChange>
          </w:rPr>
          <w:t>רוצה</w:t>
        </w:r>
        <w:r w:rsidRPr="00103DCA">
          <w:rPr>
            <w:rFonts w:ascii="Tahoma" w:hAnsi="Tahoma" w:cs="Tahoma"/>
            <w:sz w:val="24"/>
            <w:szCs w:val="24"/>
            <w:rtl/>
            <w:rPrChange w:id="1716" w:author="רינת אביטל" w:date="2022-05-12T09:18:00Z">
              <w:rPr>
                <w:sz w:val="28"/>
                <w:szCs w:val="28"/>
                <w:rtl/>
              </w:rPr>
            </w:rPrChange>
          </w:rPr>
          <w:t xml:space="preserve"> </w:t>
        </w:r>
        <w:r w:rsidRPr="00103DCA">
          <w:rPr>
            <w:rFonts w:ascii="Tahoma" w:hAnsi="Tahoma" w:cs="Tahoma" w:hint="eastAsia"/>
            <w:sz w:val="24"/>
            <w:szCs w:val="24"/>
            <w:rtl/>
            <w:rPrChange w:id="1717" w:author="רינת אביטל" w:date="2022-05-12T09:18:00Z">
              <w:rPr>
                <w:rFonts w:hint="eastAsia"/>
                <w:sz w:val="28"/>
                <w:szCs w:val="28"/>
                <w:rtl/>
              </w:rPr>
            </w:rPrChange>
          </w:rPr>
          <w:t>לקחת</w:t>
        </w:r>
        <w:r w:rsidRPr="00103DCA">
          <w:rPr>
            <w:rFonts w:ascii="Tahoma" w:hAnsi="Tahoma" w:cs="Tahoma"/>
            <w:sz w:val="24"/>
            <w:szCs w:val="24"/>
            <w:rtl/>
            <w:rPrChange w:id="1718" w:author="רינת אביטל" w:date="2022-05-12T09:18:00Z">
              <w:rPr>
                <w:sz w:val="28"/>
                <w:szCs w:val="28"/>
                <w:rtl/>
              </w:rPr>
            </w:rPrChange>
          </w:rPr>
          <w:t xml:space="preserve"> </w:t>
        </w:r>
        <w:r w:rsidRPr="00103DCA">
          <w:rPr>
            <w:rFonts w:ascii="Tahoma" w:hAnsi="Tahoma" w:cs="Tahoma" w:hint="eastAsia"/>
            <w:sz w:val="24"/>
            <w:szCs w:val="24"/>
            <w:rtl/>
            <w:rPrChange w:id="1719" w:author="רינת אביטל" w:date="2022-05-12T09:18:00Z">
              <w:rPr>
                <w:rFonts w:hint="eastAsia"/>
                <w:sz w:val="28"/>
                <w:szCs w:val="28"/>
                <w:rtl/>
              </w:rPr>
            </w:rPrChange>
          </w:rPr>
          <w:t>דווקא</w:t>
        </w:r>
        <w:r w:rsidRPr="00103DCA">
          <w:rPr>
            <w:rFonts w:ascii="Tahoma" w:hAnsi="Tahoma" w:cs="Tahoma"/>
            <w:sz w:val="24"/>
            <w:szCs w:val="24"/>
            <w:rtl/>
            <w:rPrChange w:id="1720" w:author="רינת אביטל" w:date="2022-05-12T09:18:00Z">
              <w:rPr>
                <w:sz w:val="28"/>
                <w:szCs w:val="28"/>
                <w:rtl/>
              </w:rPr>
            </w:rPrChange>
          </w:rPr>
          <w:t xml:space="preserve"> </w:t>
        </w:r>
        <w:r w:rsidRPr="00103DCA">
          <w:rPr>
            <w:rFonts w:ascii="Tahoma" w:hAnsi="Tahoma" w:cs="Tahoma" w:hint="eastAsia"/>
            <w:sz w:val="24"/>
            <w:szCs w:val="24"/>
            <w:rtl/>
            <w:rPrChange w:id="1721" w:author="רינת אביטל" w:date="2022-05-12T09:18:00Z">
              <w:rPr>
                <w:rFonts w:hint="eastAsia"/>
                <w:sz w:val="28"/>
                <w:szCs w:val="28"/>
                <w:rtl/>
              </w:rPr>
            </w:rPrChange>
          </w:rPr>
          <w:t>את</w:t>
        </w:r>
        <w:r w:rsidRPr="00103DCA">
          <w:rPr>
            <w:rFonts w:ascii="Tahoma" w:hAnsi="Tahoma" w:cs="Tahoma"/>
            <w:sz w:val="24"/>
            <w:szCs w:val="24"/>
            <w:rtl/>
            <w:rPrChange w:id="1722" w:author="רינת אביטל" w:date="2022-05-12T09:18:00Z">
              <w:rPr>
                <w:sz w:val="28"/>
                <w:szCs w:val="28"/>
                <w:rtl/>
              </w:rPr>
            </w:rPrChange>
          </w:rPr>
          <w:t xml:space="preserve"> </w:t>
        </w:r>
        <w:r w:rsidRPr="00103DCA">
          <w:rPr>
            <w:rFonts w:ascii="Tahoma" w:hAnsi="Tahoma" w:cs="Tahoma" w:hint="eastAsia"/>
            <w:sz w:val="24"/>
            <w:szCs w:val="24"/>
            <w:rtl/>
            <w:rPrChange w:id="1723" w:author="רינת אביטל" w:date="2022-05-12T09:18:00Z">
              <w:rPr>
                <w:rFonts w:hint="eastAsia"/>
                <w:sz w:val="28"/>
                <w:szCs w:val="28"/>
                <w:rtl/>
              </w:rPr>
            </w:rPrChange>
          </w:rPr>
          <w:t>הנושא</w:t>
        </w:r>
        <w:r w:rsidRPr="00103DCA">
          <w:rPr>
            <w:rFonts w:ascii="Tahoma" w:hAnsi="Tahoma" w:cs="Tahoma"/>
            <w:sz w:val="24"/>
            <w:szCs w:val="24"/>
            <w:rtl/>
            <w:rPrChange w:id="1724" w:author="רינת אביטל" w:date="2022-05-12T09:18:00Z">
              <w:rPr>
                <w:sz w:val="28"/>
                <w:szCs w:val="28"/>
                <w:rtl/>
              </w:rPr>
            </w:rPrChange>
          </w:rPr>
          <w:t xml:space="preserve"> </w:t>
        </w:r>
        <w:r w:rsidRPr="00103DCA">
          <w:rPr>
            <w:rFonts w:ascii="Tahoma" w:hAnsi="Tahoma" w:cs="Tahoma" w:hint="eastAsia"/>
            <w:sz w:val="24"/>
            <w:szCs w:val="24"/>
            <w:rtl/>
            <w:rPrChange w:id="1725" w:author="רינת אביטל" w:date="2022-05-12T09:18:00Z">
              <w:rPr>
                <w:rFonts w:hint="eastAsia"/>
                <w:sz w:val="28"/>
                <w:szCs w:val="28"/>
                <w:rtl/>
              </w:rPr>
            </w:rPrChange>
          </w:rPr>
          <w:t>הזה</w:t>
        </w:r>
        <w:r w:rsidRPr="00103DCA">
          <w:rPr>
            <w:rFonts w:ascii="Tahoma" w:hAnsi="Tahoma" w:cs="Tahoma"/>
            <w:sz w:val="24"/>
            <w:szCs w:val="24"/>
            <w:rtl/>
            <w:rPrChange w:id="1726" w:author="רינת אביטל" w:date="2022-05-12T09:18:00Z">
              <w:rPr>
                <w:sz w:val="28"/>
                <w:szCs w:val="28"/>
                <w:rtl/>
              </w:rPr>
            </w:rPrChange>
          </w:rPr>
          <w:t xml:space="preserve"> </w:t>
        </w:r>
        <w:r w:rsidRPr="00103DCA">
          <w:rPr>
            <w:rFonts w:ascii="Tahoma" w:hAnsi="Tahoma" w:cs="Tahoma" w:hint="eastAsia"/>
            <w:sz w:val="24"/>
            <w:szCs w:val="24"/>
            <w:rtl/>
            <w:rPrChange w:id="1727" w:author="רינת אביטל" w:date="2022-05-12T09:18:00Z">
              <w:rPr>
                <w:rFonts w:hint="eastAsia"/>
                <w:sz w:val="28"/>
                <w:szCs w:val="28"/>
                <w:rtl/>
              </w:rPr>
            </w:rPrChange>
          </w:rPr>
          <w:t>כי</w:t>
        </w:r>
        <w:r w:rsidRPr="00103DCA">
          <w:rPr>
            <w:rFonts w:ascii="Tahoma" w:hAnsi="Tahoma" w:cs="Tahoma"/>
            <w:sz w:val="24"/>
            <w:szCs w:val="24"/>
            <w:rtl/>
            <w:rPrChange w:id="1728" w:author="רינת אביטל" w:date="2022-05-12T09:18:00Z">
              <w:rPr>
                <w:sz w:val="28"/>
                <w:szCs w:val="28"/>
                <w:rtl/>
              </w:rPr>
            </w:rPrChange>
          </w:rPr>
          <w:t xml:space="preserve"> </w:t>
        </w:r>
        <w:r w:rsidRPr="00103DCA">
          <w:rPr>
            <w:rFonts w:ascii="Tahoma" w:hAnsi="Tahoma" w:cs="Tahoma" w:hint="eastAsia"/>
            <w:sz w:val="24"/>
            <w:szCs w:val="24"/>
            <w:rtl/>
            <w:rPrChange w:id="1729" w:author="רינת אביטל" w:date="2022-05-12T09:18:00Z">
              <w:rPr>
                <w:rFonts w:hint="eastAsia"/>
                <w:sz w:val="28"/>
                <w:szCs w:val="28"/>
                <w:rtl/>
              </w:rPr>
            </w:rPrChange>
          </w:rPr>
          <w:t>אני</w:t>
        </w:r>
        <w:r w:rsidRPr="00103DCA">
          <w:rPr>
            <w:rFonts w:ascii="Tahoma" w:hAnsi="Tahoma" w:cs="Tahoma"/>
            <w:sz w:val="24"/>
            <w:szCs w:val="24"/>
            <w:rtl/>
            <w:rPrChange w:id="1730" w:author="רינת אביטל" w:date="2022-05-12T09:18:00Z">
              <w:rPr>
                <w:sz w:val="28"/>
                <w:szCs w:val="28"/>
                <w:rtl/>
              </w:rPr>
            </w:rPrChange>
          </w:rPr>
          <w:t xml:space="preserve"> </w:t>
        </w:r>
        <w:r w:rsidRPr="00103DCA">
          <w:rPr>
            <w:rFonts w:ascii="Tahoma" w:hAnsi="Tahoma" w:cs="Tahoma" w:hint="eastAsia"/>
            <w:sz w:val="24"/>
            <w:szCs w:val="24"/>
            <w:rtl/>
            <w:rPrChange w:id="1731" w:author="רינת אביטל" w:date="2022-05-12T09:18:00Z">
              <w:rPr>
                <w:rFonts w:hint="eastAsia"/>
                <w:sz w:val="28"/>
                <w:szCs w:val="28"/>
                <w:rtl/>
              </w:rPr>
            </w:rPrChange>
          </w:rPr>
          <w:t>רואה</w:t>
        </w:r>
        <w:r w:rsidRPr="00103DCA">
          <w:rPr>
            <w:rFonts w:ascii="Tahoma" w:hAnsi="Tahoma" w:cs="Tahoma"/>
            <w:sz w:val="24"/>
            <w:szCs w:val="24"/>
            <w:rtl/>
            <w:rPrChange w:id="1732" w:author="רינת אביטל" w:date="2022-05-12T09:18:00Z">
              <w:rPr>
                <w:sz w:val="28"/>
                <w:szCs w:val="28"/>
                <w:rtl/>
              </w:rPr>
            </w:rPrChange>
          </w:rPr>
          <w:t xml:space="preserve"> </w:t>
        </w:r>
      </w:ins>
      <w:ins w:id="1733" w:author="רינת אביטל" w:date="2022-05-11T23:09:00Z">
        <w:r w:rsidRPr="00103DCA">
          <w:rPr>
            <w:rFonts w:ascii="Tahoma" w:hAnsi="Tahoma" w:cs="Tahoma" w:hint="eastAsia"/>
            <w:sz w:val="24"/>
            <w:szCs w:val="24"/>
            <w:rtl/>
            <w:rPrChange w:id="1734" w:author="רינת אביטל" w:date="2022-05-12T09:18:00Z">
              <w:rPr>
                <w:rFonts w:hint="eastAsia"/>
                <w:sz w:val="28"/>
                <w:szCs w:val="28"/>
                <w:rtl/>
              </w:rPr>
            </w:rPrChange>
          </w:rPr>
          <w:t>את</w:t>
        </w:r>
        <w:r w:rsidRPr="00103DCA">
          <w:rPr>
            <w:rFonts w:ascii="Tahoma" w:hAnsi="Tahoma" w:cs="Tahoma"/>
            <w:sz w:val="24"/>
            <w:szCs w:val="24"/>
            <w:rtl/>
            <w:rPrChange w:id="1735" w:author="רינת אביטל" w:date="2022-05-12T09:18:00Z">
              <w:rPr>
                <w:sz w:val="28"/>
                <w:szCs w:val="28"/>
                <w:rtl/>
              </w:rPr>
            </w:rPrChange>
          </w:rPr>
          <w:t xml:space="preserve"> </w:t>
        </w:r>
      </w:ins>
      <w:ins w:id="1736" w:author="רינת אביטל" w:date="2022-05-11T23:08:00Z">
        <w:r w:rsidRPr="00103DCA">
          <w:rPr>
            <w:rFonts w:ascii="Tahoma" w:hAnsi="Tahoma" w:cs="Tahoma" w:hint="eastAsia"/>
            <w:sz w:val="24"/>
            <w:szCs w:val="24"/>
            <w:rtl/>
            <w:rPrChange w:id="1737" w:author="רינת אביטל" w:date="2022-05-12T09:18:00Z">
              <w:rPr>
                <w:rFonts w:hint="eastAsia"/>
                <w:sz w:val="28"/>
                <w:szCs w:val="28"/>
                <w:rtl/>
              </w:rPr>
            </w:rPrChange>
          </w:rPr>
          <w:t>חשיבות</w:t>
        </w:r>
      </w:ins>
      <w:ins w:id="1738" w:author="רינת אביטל" w:date="2022-05-11T23:09:00Z">
        <w:r w:rsidRPr="00103DCA">
          <w:rPr>
            <w:rFonts w:ascii="Tahoma" w:hAnsi="Tahoma" w:cs="Tahoma" w:hint="eastAsia"/>
            <w:sz w:val="24"/>
            <w:szCs w:val="24"/>
            <w:rtl/>
            <w:rPrChange w:id="1739" w:author="רינת אביטל" w:date="2022-05-12T09:18:00Z">
              <w:rPr>
                <w:rFonts w:hint="eastAsia"/>
                <w:sz w:val="28"/>
                <w:szCs w:val="28"/>
                <w:rtl/>
              </w:rPr>
            </w:rPrChange>
          </w:rPr>
          <w:t>ו</w:t>
        </w:r>
      </w:ins>
      <w:ins w:id="1740" w:author="רינת אביטל" w:date="2022-05-11T23:08:00Z">
        <w:r w:rsidRPr="00103DCA">
          <w:rPr>
            <w:rFonts w:ascii="Tahoma" w:hAnsi="Tahoma" w:cs="Tahoma"/>
            <w:sz w:val="24"/>
            <w:szCs w:val="24"/>
            <w:rtl/>
            <w:rPrChange w:id="1741" w:author="רינת אביטל" w:date="2022-05-12T09:18:00Z">
              <w:rPr>
                <w:sz w:val="28"/>
                <w:szCs w:val="28"/>
                <w:rtl/>
              </w:rPr>
            </w:rPrChange>
          </w:rPr>
          <w:t xml:space="preserve"> </w:t>
        </w:r>
      </w:ins>
      <w:ins w:id="1742" w:author="רינת אביטל" w:date="2022-05-11T23:09:00Z">
        <w:r w:rsidRPr="00103DCA">
          <w:rPr>
            <w:rFonts w:ascii="Tahoma" w:hAnsi="Tahoma" w:cs="Tahoma" w:hint="eastAsia"/>
            <w:sz w:val="24"/>
            <w:szCs w:val="24"/>
            <w:rtl/>
            <w:rPrChange w:id="1743" w:author="רינת אביטל" w:date="2022-05-12T09:18:00Z">
              <w:rPr>
                <w:rFonts w:hint="eastAsia"/>
                <w:sz w:val="28"/>
                <w:szCs w:val="28"/>
                <w:rtl/>
              </w:rPr>
            </w:rPrChange>
          </w:rPr>
          <w:t>הרבה</w:t>
        </w:r>
        <w:r w:rsidRPr="00103DCA">
          <w:rPr>
            <w:rFonts w:ascii="Tahoma" w:hAnsi="Tahoma" w:cs="Tahoma"/>
            <w:sz w:val="24"/>
            <w:szCs w:val="24"/>
            <w:rtl/>
            <w:rPrChange w:id="1744" w:author="רינת אביטל" w:date="2022-05-12T09:18:00Z">
              <w:rPr>
                <w:sz w:val="28"/>
                <w:szCs w:val="28"/>
                <w:rtl/>
              </w:rPr>
            </w:rPrChange>
          </w:rPr>
          <w:t xml:space="preserve"> </w:t>
        </w:r>
        <w:r w:rsidRPr="00103DCA">
          <w:rPr>
            <w:rFonts w:ascii="Tahoma" w:hAnsi="Tahoma" w:cs="Tahoma" w:hint="eastAsia"/>
            <w:sz w:val="24"/>
            <w:szCs w:val="24"/>
            <w:rtl/>
            <w:rPrChange w:id="1745" w:author="רינת אביטל" w:date="2022-05-12T09:18:00Z">
              <w:rPr>
                <w:rFonts w:hint="eastAsia"/>
                <w:sz w:val="28"/>
                <w:szCs w:val="28"/>
                <w:rtl/>
              </w:rPr>
            </w:rPrChange>
          </w:rPr>
          <w:t>ונחיצותו</w:t>
        </w:r>
        <w:r w:rsidRPr="00103DCA">
          <w:rPr>
            <w:rFonts w:ascii="Tahoma" w:hAnsi="Tahoma" w:cs="Tahoma"/>
            <w:sz w:val="24"/>
            <w:szCs w:val="24"/>
            <w:rtl/>
            <w:rPrChange w:id="1746" w:author="רינת אביטל" w:date="2022-05-12T09:18:00Z">
              <w:rPr>
                <w:sz w:val="28"/>
                <w:szCs w:val="28"/>
                <w:rtl/>
              </w:rPr>
            </w:rPrChange>
          </w:rPr>
          <w:t>.</w:t>
        </w:r>
      </w:ins>
    </w:p>
    <w:p w14:paraId="3DCA8611" w14:textId="0E1920FD" w:rsidR="009356D9" w:rsidRPr="00103DCA" w:rsidDel="00D7391A" w:rsidRDefault="009356D9" w:rsidP="00AF2044">
      <w:pPr>
        <w:spacing w:line="360" w:lineRule="auto"/>
        <w:rPr>
          <w:del w:id="1747" w:author="רינת אביטל" w:date="2022-05-11T22:58:00Z"/>
          <w:rFonts w:ascii="Tahoma" w:hAnsi="Tahoma" w:cs="Tahoma"/>
          <w:sz w:val="24"/>
          <w:szCs w:val="24"/>
          <w:rtl/>
          <w:rPrChange w:id="1748" w:author="רינת אביטל" w:date="2022-05-12T09:18:00Z">
            <w:rPr>
              <w:del w:id="1749" w:author="רינת אביטל" w:date="2022-05-11T22:58:00Z"/>
              <w:sz w:val="28"/>
              <w:szCs w:val="28"/>
              <w:rtl/>
            </w:rPr>
          </w:rPrChange>
        </w:rPr>
      </w:pPr>
      <w:del w:id="1750" w:author="רינת אביטל" w:date="2022-05-11T22:58:00Z">
        <w:r w:rsidRPr="00103DCA" w:rsidDel="00D7391A">
          <w:rPr>
            <w:rFonts w:ascii="Tahoma" w:hAnsi="Tahoma" w:cs="Tahoma" w:hint="eastAsia"/>
            <w:sz w:val="24"/>
            <w:szCs w:val="24"/>
            <w:rtl/>
            <w:rPrChange w:id="1751" w:author="רינת אביטל" w:date="2022-05-12T09:18:00Z">
              <w:rPr>
                <w:rFonts w:hint="eastAsia"/>
                <w:sz w:val="28"/>
                <w:szCs w:val="28"/>
                <w:rtl/>
              </w:rPr>
            </w:rPrChange>
          </w:rPr>
          <w:delText>איתור</w:delText>
        </w:r>
        <w:r w:rsidRPr="00103DCA" w:rsidDel="00D7391A">
          <w:rPr>
            <w:rFonts w:ascii="Tahoma" w:hAnsi="Tahoma" w:cs="Tahoma"/>
            <w:sz w:val="24"/>
            <w:szCs w:val="24"/>
            <w:rtl/>
            <w:rPrChange w:id="175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53" w:author="רינת אביטל" w:date="2022-05-12T09:18:00Z">
              <w:rPr>
                <w:rFonts w:hint="eastAsia"/>
                <w:sz w:val="28"/>
                <w:szCs w:val="28"/>
                <w:rtl/>
              </w:rPr>
            </w:rPrChange>
          </w:rPr>
          <w:delText>נעדרים</w:delText>
        </w:r>
        <w:r w:rsidRPr="00103DCA" w:rsidDel="00D7391A">
          <w:rPr>
            <w:rFonts w:ascii="Tahoma" w:hAnsi="Tahoma" w:cs="Tahoma"/>
            <w:sz w:val="24"/>
            <w:szCs w:val="24"/>
            <w:rtl/>
            <w:rPrChange w:id="175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55" w:author="רינת אביטל" w:date="2022-05-12T09:18:00Z">
              <w:rPr>
                <w:rFonts w:hint="eastAsia"/>
                <w:sz w:val="28"/>
                <w:szCs w:val="28"/>
                <w:rtl/>
              </w:rPr>
            </w:rPrChange>
          </w:rPr>
          <w:delText>הוא</w:delText>
        </w:r>
        <w:r w:rsidRPr="00103DCA" w:rsidDel="00D7391A">
          <w:rPr>
            <w:rFonts w:ascii="Tahoma" w:hAnsi="Tahoma" w:cs="Tahoma"/>
            <w:sz w:val="24"/>
            <w:szCs w:val="24"/>
            <w:rtl/>
            <w:rPrChange w:id="175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57" w:author="רינת אביטל" w:date="2022-05-12T09:18:00Z">
              <w:rPr>
                <w:rFonts w:hint="eastAsia"/>
                <w:sz w:val="28"/>
                <w:szCs w:val="28"/>
                <w:rtl/>
              </w:rPr>
            </w:rPrChange>
          </w:rPr>
          <w:delText>דבר</w:delText>
        </w:r>
        <w:r w:rsidRPr="00103DCA" w:rsidDel="00D7391A">
          <w:rPr>
            <w:rFonts w:ascii="Tahoma" w:hAnsi="Tahoma" w:cs="Tahoma"/>
            <w:sz w:val="24"/>
            <w:szCs w:val="24"/>
            <w:rtl/>
            <w:rPrChange w:id="175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59" w:author="רינת אביטל" w:date="2022-05-12T09:18:00Z">
              <w:rPr>
                <w:rFonts w:hint="eastAsia"/>
                <w:sz w:val="28"/>
                <w:szCs w:val="28"/>
                <w:rtl/>
              </w:rPr>
            </w:rPrChange>
          </w:rPr>
          <w:delText>שכמעט</w:delText>
        </w:r>
        <w:r w:rsidRPr="00103DCA" w:rsidDel="00D7391A">
          <w:rPr>
            <w:rFonts w:ascii="Tahoma" w:hAnsi="Tahoma" w:cs="Tahoma"/>
            <w:sz w:val="24"/>
            <w:szCs w:val="24"/>
            <w:rtl/>
            <w:rPrChange w:id="176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61" w:author="רינת אביטל" w:date="2022-05-12T09:18:00Z">
              <w:rPr>
                <w:rFonts w:hint="eastAsia"/>
                <w:sz w:val="28"/>
                <w:szCs w:val="28"/>
                <w:rtl/>
              </w:rPr>
            </w:rPrChange>
          </w:rPr>
          <w:delText>ולא</w:delText>
        </w:r>
        <w:r w:rsidRPr="00103DCA" w:rsidDel="00D7391A">
          <w:rPr>
            <w:rFonts w:ascii="Tahoma" w:hAnsi="Tahoma" w:cs="Tahoma"/>
            <w:sz w:val="24"/>
            <w:szCs w:val="24"/>
            <w:rtl/>
            <w:rPrChange w:id="176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63" w:author="רינת אביטל" w:date="2022-05-12T09:18:00Z">
              <w:rPr>
                <w:rFonts w:hint="eastAsia"/>
                <w:sz w:val="28"/>
                <w:szCs w:val="28"/>
                <w:rtl/>
              </w:rPr>
            </w:rPrChange>
          </w:rPr>
          <w:delText>קיים</w:delText>
        </w:r>
        <w:r w:rsidRPr="00103DCA" w:rsidDel="00D7391A">
          <w:rPr>
            <w:rFonts w:ascii="Tahoma" w:hAnsi="Tahoma" w:cs="Tahoma"/>
            <w:sz w:val="24"/>
            <w:szCs w:val="24"/>
            <w:rtl/>
            <w:rPrChange w:id="176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65" w:author="רינת אביטל" w:date="2022-05-12T09:18:00Z">
              <w:rPr>
                <w:rFonts w:hint="eastAsia"/>
                <w:sz w:val="28"/>
                <w:szCs w:val="28"/>
                <w:rtl/>
              </w:rPr>
            </w:rPrChange>
          </w:rPr>
          <w:delText>ויכול</w:delText>
        </w:r>
        <w:r w:rsidRPr="00103DCA" w:rsidDel="00D7391A">
          <w:rPr>
            <w:rFonts w:ascii="Tahoma" w:hAnsi="Tahoma" w:cs="Tahoma"/>
            <w:sz w:val="24"/>
            <w:szCs w:val="24"/>
            <w:rtl/>
            <w:rPrChange w:id="176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67" w:author="רינת אביטל" w:date="2022-05-12T09:18:00Z">
              <w:rPr>
                <w:rFonts w:hint="eastAsia"/>
                <w:sz w:val="28"/>
                <w:szCs w:val="28"/>
                <w:rtl/>
              </w:rPr>
            </w:rPrChange>
          </w:rPr>
          <w:delText>לתרום</w:delText>
        </w:r>
        <w:r w:rsidRPr="00103DCA" w:rsidDel="00D7391A">
          <w:rPr>
            <w:rFonts w:ascii="Tahoma" w:hAnsi="Tahoma" w:cs="Tahoma"/>
            <w:sz w:val="24"/>
            <w:szCs w:val="24"/>
            <w:rtl/>
            <w:rPrChange w:id="176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69"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77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71" w:author="רינת אביטל" w:date="2022-05-12T09:18:00Z">
              <w:rPr>
                <w:rFonts w:hint="eastAsia"/>
                <w:sz w:val="28"/>
                <w:szCs w:val="28"/>
                <w:rtl/>
              </w:rPr>
            </w:rPrChange>
          </w:rPr>
          <w:delText>לאנושות</w:delText>
        </w:r>
        <w:r w:rsidRPr="00103DCA" w:rsidDel="00D7391A">
          <w:rPr>
            <w:rFonts w:ascii="Tahoma" w:hAnsi="Tahoma" w:cs="Tahoma"/>
            <w:sz w:val="24"/>
            <w:szCs w:val="24"/>
            <w:rtl/>
            <w:rPrChange w:id="177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73" w:author="רינת אביטל" w:date="2022-05-12T09:18:00Z">
              <w:rPr>
                <w:rFonts w:hint="eastAsia"/>
                <w:sz w:val="28"/>
                <w:szCs w:val="28"/>
                <w:rtl/>
              </w:rPr>
            </w:rPrChange>
          </w:rPr>
          <w:delText>ברמה</w:delText>
        </w:r>
        <w:r w:rsidRPr="00103DCA" w:rsidDel="00D7391A">
          <w:rPr>
            <w:rFonts w:ascii="Tahoma" w:hAnsi="Tahoma" w:cs="Tahoma"/>
            <w:sz w:val="24"/>
            <w:szCs w:val="24"/>
            <w:rtl/>
            <w:rPrChange w:id="177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75" w:author="רינת אביטל" w:date="2022-05-12T09:18:00Z">
              <w:rPr>
                <w:rFonts w:hint="eastAsia"/>
                <w:sz w:val="28"/>
                <w:szCs w:val="28"/>
                <w:rtl/>
              </w:rPr>
            </w:rPrChange>
          </w:rPr>
          <w:delText>שיכול</w:delText>
        </w:r>
        <w:r w:rsidRPr="00103DCA" w:rsidDel="00D7391A">
          <w:rPr>
            <w:rFonts w:ascii="Tahoma" w:hAnsi="Tahoma" w:cs="Tahoma"/>
            <w:sz w:val="24"/>
            <w:szCs w:val="24"/>
            <w:rtl/>
            <w:rPrChange w:id="177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77" w:author="רינת אביטל" w:date="2022-05-12T09:18:00Z">
              <w:rPr>
                <w:rFonts w:hint="eastAsia"/>
                <w:sz w:val="28"/>
                <w:szCs w:val="28"/>
                <w:rtl/>
              </w:rPr>
            </w:rPrChange>
          </w:rPr>
          <w:delText>ממש</w:delText>
        </w:r>
        <w:r w:rsidRPr="00103DCA" w:rsidDel="00D7391A">
          <w:rPr>
            <w:rFonts w:ascii="Tahoma" w:hAnsi="Tahoma" w:cs="Tahoma"/>
            <w:sz w:val="24"/>
            <w:szCs w:val="24"/>
            <w:rtl/>
            <w:rPrChange w:id="177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79" w:author="רינת אביטל" w:date="2022-05-12T09:18:00Z">
              <w:rPr>
                <w:rFonts w:hint="eastAsia"/>
                <w:sz w:val="28"/>
                <w:szCs w:val="28"/>
                <w:rtl/>
              </w:rPr>
            </w:rPrChange>
          </w:rPr>
          <w:delText>להציל</w:delText>
        </w:r>
        <w:r w:rsidRPr="00103DCA" w:rsidDel="00D7391A">
          <w:rPr>
            <w:rFonts w:ascii="Tahoma" w:hAnsi="Tahoma" w:cs="Tahoma"/>
            <w:sz w:val="24"/>
            <w:szCs w:val="24"/>
            <w:rtl/>
            <w:rPrChange w:id="178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81" w:author="רינת אביטל" w:date="2022-05-12T09:18:00Z">
              <w:rPr>
                <w:rFonts w:hint="eastAsia"/>
                <w:sz w:val="28"/>
                <w:szCs w:val="28"/>
                <w:rtl/>
              </w:rPr>
            </w:rPrChange>
          </w:rPr>
          <w:delText>חיי</w:delText>
        </w:r>
        <w:r w:rsidRPr="00103DCA" w:rsidDel="00D7391A">
          <w:rPr>
            <w:rFonts w:ascii="Tahoma" w:hAnsi="Tahoma" w:cs="Tahoma"/>
            <w:sz w:val="24"/>
            <w:szCs w:val="24"/>
            <w:rtl/>
            <w:rPrChange w:id="178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83" w:author="רינת אביטל" w:date="2022-05-12T09:18:00Z">
              <w:rPr>
                <w:rFonts w:hint="eastAsia"/>
                <w:sz w:val="28"/>
                <w:szCs w:val="28"/>
                <w:rtl/>
              </w:rPr>
            </w:rPrChange>
          </w:rPr>
          <w:delText>אדם</w:delText>
        </w:r>
        <w:r w:rsidRPr="00103DCA" w:rsidDel="00D7391A">
          <w:rPr>
            <w:rFonts w:ascii="Tahoma" w:hAnsi="Tahoma" w:cs="Tahoma"/>
            <w:sz w:val="24"/>
            <w:szCs w:val="24"/>
            <w:rtl/>
            <w:rPrChange w:id="178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85" w:author="רינת אביטל" w:date="2022-05-12T09:18:00Z">
              <w:rPr>
                <w:rFonts w:hint="eastAsia"/>
                <w:sz w:val="28"/>
                <w:szCs w:val="28"/>
                <w:rtl/>
              </w:rPr>
            </w:rPrChange>
          </w:rPr>
          <w:delText>במקרי</w:delText>
        </w:r>
        <w:r w:rsidRPr="00103DCA" w:rsidDel="00D7391A">
          <w:rPr>
            <w:rFonts w:ascii="Tahoma" w:hAnsi="Tahoma" w:cs="Tahoma"/>
            <w:sz w:val="24"/>
            <w:szCs w:val="24"/>
            <w:rtl/>
            <w:rPrChange w:id="178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87" w:author="רינת אביטל" w:date="2022-05-12T09:18:00Z">
              <w:rPr>
                <w:rFonts w:hint="eastAsia"/>
                <w:sz w:val="28"/>
                <w:szCs w:val="28"/>
                <w:rtl/>
              </w:rPr>
            </w:rPrChange>
          </w:rPr>
          <w:delText>היעדרות</w:delText>
        </w:r>
        <w:r w:rsidRPr="00103DCA" w:rsidDel="00D7391A">
          <w:rPr>
            <w:rFonts w:ascii="Tahoma" w:hAnsi="Tahoma" w:cs="Tahoma"/>
            <w:sz w:val="24"/>
            <w:szCs w:val="24"/>
            <w:rtl/>
            <w:rPrChange w:id="178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89" w:author="רינת אביטל" w:date="2022-05-12T09:18:00Z">
              <w:rPr>
                <w:rFonts w:hint="eastAsia"/>
                <w:sz w:val="28"/>
                <w:szCs w:val="28"/>
                <w:rtl/>
              </w:rPr>
            </w:rPrChange>
          </w:rPr>
          <w:delText>של</w:delText>
        </w:r>
        <w:r w:rsidRPr="00103DCA" w:rsidDel="00D7391A">
          <w:rPr>
            <w:rFonts w:ascii="Tahoma" w:hAnsi="Tahoma" w:cs="Tahoma"/>
            <w:sz w:val="24"/>
            <w:szCs w:val="24"/>
            <w:rtl/>
            <w:rPrChange w:id="179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91" w:author="רינת אביטל" w:date="2022-05-12T09:18:00Z">
              <w:rPr>
                <w:rFonts w:hint="eastAsia"/>
                <w:sz w:val="28"/>
                <w:szCs w:val="28"/>
                <w:rtl/>
              </w:rPr>
            </w:rPrChange>
          </w:rPr>
          <w:delText>מבוגרים</w:delText>
        </w:r>
        <w:r w:rsidRPr="00103DCA" w:rsidDel="00D7391A">
          <w:rPr>
            <w:rFonts w:ascii="Tahoma" w:hAnsi="Tahoma" w:cs="Tahoma"/>
            <w:sz w:val="24"/>
            <w:szCs w:val="24"/>
            <w:rtl/>
            <w:rPrChange w:id="179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93" w:author="רינת אביטל" w:date="2022-05-12T09:18:00Z">
              <w:rPr>
                <w:rFonts w:hint="eastAsia"/>
                <w:sz w:val="28"/>
                <w:szCs w:val="28"/>
                <w:rtl/>
              </w:rPr>
            </w:rPrChange>
          </w:rPr>
          <w:delText>או</w:delText>
        </w:r>
        <w:r w:rsidRPr="00103DCA" w:rsidDel="00D7391A">
          <w:rPr>
            <w:rFonts w:ascii="Tahoma" w:hAnsi="Tahoma" w:cs="Tahoma"/>
            <w:sz w:val="24"/>
            <w:szCs w:val="24"/>
            <w:rtl/>
            <w:rPrChange w:id="179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95" w:author="רינת אביטל" w:date="2022-05-12T09:18:00Z">
              <w:rPr>
                <w:rFonts w:hint="eastAsia"/>
                <w:sz w:val="28"/>
                <w:szCs w:val="28"/>
                <w:rtl/>
              </w:rPr>
            </w:rPrChange>
          </w:rPr>
          <w:delText>ילדים</w:delText>
        </w:r>
        <w:r w:rsidRPr="00103DCA" w:rsidDel="00D7391A">
          <w:rPr>
            <w:rFonts w:ascii="Tahoma" w:hAnsi="Tahoma" w:cs="Tahoma"/>
            <w:sz w:val="24"/>
            <w:szCs w:val="24"/>
            <w:rtl/>
            <w:rPrChange w:id="179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97" w:author="רינת אביטל" w:date="2022-05-12T09:18:00Z">
              <w:rPr>
                <w:rFonts w:hint="eastAsia"/>
                <w:sz w:val="28"/>
                <w:szCs w:val="28"/>
                <w:rtl/>
              </w:rPr>
            </w:rPrChange>
          </w:rPr>
          <w:delText>קטנים</w:delText>
        </w:r>
        <w:r w:rsidRPr="00103DCA" w:rsidDel="00D7391A">
          <w:rPr>
            <w:rFonts w:ascii="Tahoma" w:hAnsi="Tahoma" w:cs="Tahoma"/>
            <w:sz w:val="24"/>
            <w:szCs w:val="24"/>
            <w:rtl/>
            <w:rPrChange w:id="179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99" w:author="רינת אביטל" w:date="2022-05-12T09:18:00Z">
              <w:rPr>
                <w:rFonts w:hint="eastAsia"/>
                <w:sz w:val="28"/>
                <w:szCs w:val="28"/>
                <w:rtl/>
              </w:rPr>
            </w:rPrChange>
          </w:rPr>
          <w:delText>החלטתי</w:delText>
        </w:r>
        <w:r w:rsidRPr="00103DCA" w:rsidDel="00D7391A">
          <w:rPr>
            <w:rFonts w:ascii="Tahoma" w:hAnsi="Tahoma" w:cs="Tahoma"/>
            <w:sz w:val="24"/>
            <w:szCs w:val="24"/>
            <w:rtl/>
            <w:rPrChange w:id="180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1" w:author="רינת אביטל" w:date="2022-05-12T09:18:00Z">
              <w:rPr>
                <w:rFonts w:hint="eastAsia"/>
                <w:sz w:val="28"/>
                <w:szCs w:val="28"/>
                <w:rtl/>
              </w:rPr>
            </w:rPrChange>
          </w:rPr>
          <w:delText>שאני</w:delText>
        </w:r>
        <w:r w:rsidRPr="00103DCA" w:rsidDel="00D7391A">
          <w:rPr>
            <w:rFonts w:ascii="Tahoma" w:hAnsi="Tahoma" w:cs="Tahoma"/>
            <w:sz w:val="24"/>
            <w:szCs w:val="24"/>
            <w:rtl/>
            <w:rPrChange w:id="180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3" w:author="רינת אביטל" w:date="2022-05-12T09:18:00Z">
              <w:rPr>
                <w:rFonts w:hint="eastAsia"/>
                <w:sz w:val="28"/>
                <w:szCs w:val="28"/>
                <w:rtl/>
              </w:rPr>
            </w:rPrChange>
          </w:rPr>
          <w:delText>מאוד</w:delText>
        </w:r>
        <w:r w:rsidRPr="00103DCA" w:rsidDel="00D7391A">
          <w:rPr>
            <w:rFonts w:ascii="Tahoma" w:hAnsi="Tahoma" w:cs="Tahoma"/>
            <w:sz w:val="24"/>
            <w:szCs w:val="24"/>
            <w:rtl/>
            <w:rPrChange w:id="180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5" w:author="רינת אביטל" w:date="2022-05-12T09:18:00Z">
              <w:rPr>
                <w:rFonts w:hint="eastAsia"/>
                <w:sz w:val="28"/>
                <w:szCs w:val="28"/>
                <w:rtl/>
              </w:rPr>
            </w:rPrChange>
          </w:rPr>
          <w:delText>רוצה</w:delText>
        </w:r>
        <w:r w:rsidRPr="00103DCA" w:rsidDel="00D7391A">
          <w:rPr>
            <w:rFonts w:ascii="Tahoma" w:hAnsi="Tahoma" w:cs="Tahoma"/>
            <w:sz w:val="24"/>
            <w:szCs w:val="24"/>
            <w:rtl/>
            <w:rPrChange w:id="180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7" w:author="רינת אביטל" w:date="2022-05-12T09:18:00Z">
              <w:rPr>
                <w:rFonts w:hint="eastAsia"/>
                <w:sz w:val="28"/>
                <w:szCs w:val="28"/>
                <w:rtl/>
              </w:rPr>
            </w:rPrChange>
          </w:rPr>
          <w:delText>לקחת</w:delText>
        </w:r>
        <w:r w:rsidRPr="00103DCA" w:rsidDel="00D7391A">
          <w:rPr>
            <w:rFonts w:ascii="Tahoma" w:hAnsi="Tahoma" w:cs="Tahoma"/>
            <w:sz w:val="24"/>
            <w:szCs w:val="24"/>
            <w:rtl/>
            <w:rPrChange w:id="180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9" w:author="רינת אביטל" w:date="2022-05-12T09:18:00Z">
              <w:rPr>
                <w:rFonts w:hint="eastAsia"/>
                <w:sz w:val="28"/>
                <w:szCs w:val="28"/>
                <w:rtl/>
              </w:rPr>
            </w:rPrChange>
          </w:rPr>
          <w:delText>דווקא</w:delText>
        </w:r>
        <w:r w:rsidRPr="00103DCA" w:rsidDel="00D7391A">
          <w:rPr>
            <w:rFonts w:ascii="Tahoma" w:hAnsi="Tahoma" w:cs="Tahoma"/>
            <w:sz w:val="24"/>
            <w:szCs w:val="24"/>
            <w:rtl/>
            <w:rPrChange w:id="181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1" w:author="רינת אביטל" w:date="2022-05-12T09:18:00Z">
              <w:rPr>
                <w:rFonts w:hint="eastAsia"/>
                <w:sz w:val="28"/>
                <w:szCs w:val="28"/>
                <w:rtl/>
              </w:rPr>
            </w:rPrChange>
          </w:rPr>
          <w:delText>את</w:delText>
        </w:r>
        <w:r w:rsidRPr="00103DCA" w:rsidDel="00D7391A">
          <w:rPr>
            <w:rFonts w:ascii="Tahoma" w:hAnsi="Tahoma" w:cs="Tahoma"/>
            <w:sz w:val="24"/>
            <w:szCs w:val="24"/>
            <w:rtl/>
            <w:rPrChange w:id="181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3" w:author="רינת אביטל" w:date="2022-05-12T09:18:00Z">
              <w:rPr>
                <w:rFonts w:hint="eastAsia"/>
                <w:sz w:val="28"/>
                <w:szCs w:val="28"/>
                <w:rtl/>
              </w:rPr>
            </w:rPrChange>
          </w:rPr>
          <w:delText>הנושא</w:delText>
        </w:r>
        <w:r w:rsidRPr="00103DCA" w:rsidDel="00D7391A">
          <w:rPr>
            <w:rFonts w:ascii="Tahoma" w:hAnsi="Tahoma" w:cs="Tahoma"/>
            <w:sz w:val="24"/>
            <w:szCs w:val="24"/>
            <w:rtl/>
            <w:rPrChange w:id="181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5" w:author="רינת אביטל" w:date="2022-05-12T09:18:00Z">
              <w:rPr>
                <w:rFonts w:hint="eastAsia"/>
                <w:sz w:val="28"/>
                <w:szCs w:val="28"/>
                <w:rtl/>
              </w:rPr>
            </w:rPrChange>
          </w:rPr>
          <w:delText>הזה</w:delText>
        </w:r>
        <w:r w:rsidRPr="00103DCA" w:rsidDel="00D7391A">
          <w:rPr>
            <w:rFonts w:ascii="Tahoma" w:hAnsi="Tahoma" w:cs="Tahoma"/>
            <w:sz w:val="24"/>
            <w:szCs w:val="24"/>
            <w:rtl/>
            <w:rPrChange w:id="181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7" w:author="רינת אביטל" w:date="2022-05-12T09:18:00Z">
              <w:rPr>
                <w:rFonts w:hint="eastAsia"/>
                <w:sz w:val="28"/>
                <w:szCs w:val="28"/>
                <w:rtl/>
              </w:rPr>
            </w:rPrChange>
          </w:rPr>
          <w:delText>כי</w:delText>
        </w:r>
        <w:r w:rsidRPr="00103DCA" w:rsidDel="00D7391A">
          <w:rPr>
            <w:rFonts w:ascii="Tahoma" w:hAnsi="Tahoma" w:cs="Tahoma"/>
            <w:sz w:val="24"/>
            <w:szCs w:val="24"/>
            <w:rtl/>
            <w:rPrChange w:id="181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9" w:author="רינת אביטל" w:date="2022-05-12T09:18:00Z">
              <w:rPr>
                <w:rFonts w:hint="eastAsia"/>
                <w:sz w:val="28"/>
                <w:szCs w:val="28"/>
                <w:rtl/>
              </w:rPr>
            </w:rPrChange>
          </w:rPr>
          <w:delText>אני</w:delText>
        </w:r>
        <w:r w:rsidRPr="00103DCA" w:rsidDel="00D7391A">
          <w:rPr>
            <w:rFonts w:ascii="Tahoma" w:hAnsi="Tahoma" w:cs="Tahoma"/>
            <w:sz w:val="24"/>
            <w:szCs w:val="24"/>
            <w:rtl/>
            <w:rPrChange w:id="182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1" w:author="רינת אביטל" w:date="2022-05-12T09:18:00Z">
              <w:rPr>
                <w:rFonts w:hint="eastAsia"/>
                <w:sz w:val="28"/>
                <w:szCs w:val="28"/>
                <w:rtl/>
              </w:rPr>
            </w:rPrChange>
          </w:rPr>
          <w:delText>רואה</w:delText>
        </w:r>
        <w:r w:rsidRPr="00103DCA" w:rsidDel="00D7391A">
          <w:rPr>
            <w:rFonts w:ascii="Tahoma" w:hAnsi="Tahoma" w:cs="Tahoma"/>
            <w:sz w:val="24"/>
            <w:szCs w:val="24"/>
            <w:rtl/>
            <w:rPrChange w:id="182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3" w:author="רינת אביטל" w:date="2022-05-12T09:18:00Z">
              <w:rPr>
                <w:rFonts w:hint="eastAsia"/>
                <w:sz w:val="28"/>
                <w:szCs w:val="28"/>
                <w:rtl/>
              </w:rPr>
            </w:rPrChange>
          </w:rPr>
          <w:delText>חשיבות</w:delText>
        </w:r>
        <w:r w:rsidRPr="00103DCA" w:rsidDel="00D7391A">
          <w:rPr>
            <w:rFonts w:ascii="Tahoma" w:hAnsi="Tahoma" w:cs="Tahoma"/>
            <w:sz w:val="24"/>
            <w:szCs w:val="24"/>
            <w:rtl/>
            <w:rPrChange w:id="182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5"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82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7" w:author="רינת אביטל" w:date="2022-05-12T09:18:00Z">
              <w:rPr>
                <w:rFonts w:hint="eastAsia"/>
                <w:sz w:val="28"/>
                <w:szCs w:val="28"/>
                <w:rtl/>
              </w:rPr>
            </w:rPrChange>
          </w:rPr>
          <w:delText>ונחיצותו</w:delText>
        </w:r>
        <w:r w:rsidRPr="00103DCA" w:rsidDel="00D7391A">
          <w:rPr>
            <w:rFonts w:ascii="Tahoma" w:hAnsi="Tahoma" w:cs="Tahoma"/>
            <w:sz w:val="24"/>
            <w:szCs w:val="24"/>
            <w:rtl/>
            <w:rPrChange w:id="1828" w:author="רינת אביטל" w:date="2022-05-12T09:18:00Z">
              <w:rPr>
                <w:sz w:val="28"/>
                <w:szCs w:val="28"/>
                <w:rtl/>
              </w:rPr>
            </w:rPrChange>
          </w:rPr>
          <w:delText xml:space="preserve">. </w:delText>
        </w:r>
      </w:del>
    </w:p>
    <w:p w14:paraId="1B968840" w14:textId="31D6B17C" w:rsidR="00782B32" w:rsidRPr="00103DCA" w:rsidRDefault="00782B32" w:rsidP="00AF2044">
      <w:pPr>
        <w:spacing w:line="360" w:lineRule="auto"/>
        <w:rPr>
          <w:rFonts w:ascii="Tahoma" w:hAnsi="Tahoma" w:cs="Tahoma"/>
          <w:sz w:val="24"/>
          <w:szCs w:val="24"/>
          <w:rtl/>
          <w:rPrChange w:id="1829" w:author="רינת אביטל" w:date="2022-05-12T09:18:00Z">
            <w:rPr>
              <w:sz w:val="28"/>
              <w:szCs w:val="28"/>
              <w:rtl/>
            </w:rPr>
          </w:rPrChange>
        </w:rPr>
      </w:pPr>
      <w:r w:rsidRPr="00103DCA">
        <w:rPr>
          <w:rFonts w:ascii="Tahoma" w:hAnsi="Tahoma" w:cs="Tahoma" w:hint="eastAsia"/>
          <w:sz w:val="24"/>
          <w:szCs w:val="24"/>
          <w:rtl/>
          <w:rPrChange w:id="1830" w:author="רינת אביטל" w:date="2022-05-12T09:18:00Z">
            <w:rPr>
              <w:rFonts w:hint="eastAsia"/>
              <w:sz w:val="28"/>
              <w:szCs w:val="28"/>
              <w:rtl/>
            </w:rPr>
          </w:rPrChange>
        </w:rPr>
        <w:t>הדבר</w:t>
      </w:r>
      <w:r w:rsidRPr="00103DCA">
        <w:rPr>
          <w:rFonts w:ascii="Tahoma" w:hAnsi="Tahoma" w:cs="Tahoma"/>
          <w:sz w:val="24"/>
          <w:szCs w:val="24"/>
          <w:rtl/>
          <w:rPrChange w:id="1831" w:author="רינת אביטל" w:date="2022-05-12T09:18:00Z">
            <w:rPr>
              <w:sz w:val="28"/>
              <w:szCs w:val="28"/>
              <w:rtl/>
            </w:rPr>
          </w:rPrChange>
        </w:rPr>
        <w:t xml:space="preserve"> </w:t>
      </w:r>
      <w:r w:rsidRPr="00103DCA">
        <w:rPr>
          <w:rFonts w:ascii="Tahoma" w:hAnsi="Tahoma" w:cs="Tahoma" w:hint="eastAsia"/>
          <w:sz w:val="24"/>
          <w:szCs w:val="24"/>
          <w:rtl/>
          <w:rPrChange w:id="1832" w:author="רינת אביטל" w:date="2022-05-12T09:18:00Z">
            <w:rPr>
              <w:rFonts w:hint="eastAsia"/>
              <w:sz w:val="28"/>
              <w:szCs w:val="28"/>
              <w:rtl/>
            </w:rPr>
          </w:rPrChange>
        </w:rPr>
        <w:t>שהכי</w:t>
      </w:r>
      <w:r w:rsidRPr="00103DCA">
        <w:rPr>
          <w:rFonts w:ascii="Tahoma" w:hAnsi="Tahoma" w:cs="Tahoma"/>
          <w:sz w:val="24"/>
          <w:szCs w:val="24"/>
          <w:rtl/>
          <w:rPrChange w:id="1833" w:author="רינת אביטל" w:date="2022-05-12T09:18:00Z">
            <w:rPr>
              <w:sz w:val="28"/>
              <w:szCs w:val="28"/>
              <w:rtl/>
            </w:rPr>
          </w:rPrChange>
        </w:rPr>
        <w:t xml:space="preserve"> </w:t>
      </w:r>
      <w:r w:rsidRPr="00103DCA">
        <w:rPr>
          <w:rFonts w:ascii="Tahoma" w:hAnsi="Tahoma" w:cs="Tahoma" w:hint="eastAsia"/>
          <w:sz w:val="24"/>
          <w:szCs w:val="24"/>
          <w:rtl/>
          <w:rPrChange w:id="1834" w:author="רינת אביטל" w:date="2022-05-12T09:18:00Z">
            <w:rPr>
              <w:rFonts w:hint="eastAsia"/>
              <w:sz w:val="28"/>
              <w:szCs w:val="28"/>
              <w:rtl/>
            </w:rPr>
          </w:rPrChange>
        </w:rPr>
        <w:t>חיזק</w:t>
      </w:r>
      <w:r w:rsidRPr="00103DCA">
        <w:rPr>
          <w:rFonts w:ascii="Tahoma" w:hAnsi="Tahoma" w:cs="Tahoma"/>
          <w:sz w:val="24"/>
          <w:szCs w:val="24"/>
          <w:rtl/>
          <w:rPrChange w:id="1835" w:author="רינת אביטל" w:date="2022-05-12T09:18:00Z">
            <w:rPr>
              <w:sz w:val="28"/>
              <w:szCs w:val="28"/>
              <w:rtl/>
            </w:rPr>
          </w:rPrChange>
        </w:rPr>
        <w:t xml:space="preserve"> </w:t>
      </w:r>
      <w:r w:rsidRPr="00103DCA">
        <w:rPr>
          <w:rFonts w:ascii="Tahoma" w:hAnsi="Tahoma" w:cs="Tahoma" w:hint="eastAsia"/>
          <w:sz w:val="24"/>
          <w:szCs w:val="24"/>
          <w:rtl/>
          <w:rPrChange w:id="1836" w:author="רינת אביטל" w:date="2022-05-12T09:18:00Z">
            <w:rPr>
              <w:rFonts w:hint="eastAsia"/>
              <w:sz w:val="28"/>
              <w:szCs w:val="28"/>
              <w:rtl/>
            </w:rPr>
          </w:rPrChange>
        </w:rPr>
        <w:t>בי</w:t>
      </w:r>
      <w:r w:rsidRPr="00103DCA">
        <w:rPr>
          <w:rFonts w:ascii="Tahoma" w:hAnsi="Tahoma" w:cs="Tahoma"/>
          <w:sz w:val="24"/>
          <w:szCs w:val="24"/>
          <w:rtl/>
          <w:rPrChange w:id="1837" w:author="רינת אביטל" w:date="2022-05-12T09:18:00Z">
            <w:rPr>
              <w:sz w:val="28"/>
              <w:szCs w:val="28"/>
              <w:rtl/>
            </w:rPr>
          </w:rPrChange>
        </w:rPr>
        <w:t xml:space="preserve"> </w:t>
      </w:r>
      <w:r w:rsidRPr="00103DCA">
        <w:rPr>
          <w:rFonts w:ascii="Tahoma" w:hAnsi="Tahoma" w:cs="Tahoma" w:hint="eastAsia"/>
          <w:sz w:val="24"/>
          <w:szCs w:val="24"/>
          <w:rtl/>
          <w:rPrChange w:id="1838" w:author="רינת אביטל" w:date="2022-05-12T09:18:00Z">
            <w:rPr>
              <w:rFonts w:hint="eastAsia"/>
              <w:sz w:val="28"/>
              <w:szCs w:val="28"/>
              <w:rtl/>
            </w:rPr>
          </w:rPrChange>
        </w:rPr>
        <w:t>את</w:t>
      </w:r>
      <w:r w:rsidRPr="00103DCA">
        <w:rPr>
          <w:rFonts w:ascii="Tahoma" w:hAnsi="Tahoma" w:cs="Tahoma"/>
          <w:sz w:val="24"/>
          <w:szCs w:val="24"/>
          <w:rtl/>
          <w:rPrChange w:id="1839" w:author="רינת אביטל" w:date="2022-05-12T09:18:00Z">
            <w:rPr>
              <w:sz w:val="28"/>
              <w:szCs w:val="28"/>
              <w:rtl/>
            </w:rPr>
          </w:rPrChange>
        </w:rPr>
        <w:t xml:space="preserve"> </w:t>
      </w:r>
      <w:r w:rsidRPr="00103DCA">
        <w:rPr>
          <w:rFonts w:ascii="Tahoma" w:hAnsi="Tahoma" w:cs="Tahoma" w:hint="eastAsia"/>
          <w:sz w:val="24"/>
          <w:szCs w:val="24"/>
          <w:rtl/>
          <w:rPrChange w:id="1840" w:author="רינת אביטל" w:date="2022-05-12T09:18:00Z">
            <w:rPr>
              <w:rFonts w:hint="eastAsia"/>
              <w:sz w:val="28"/>
              <w:szCs w:val="28"/>
              <w:rtl/>
            </w:rPr>
          </w:rPrChange>
        </w:rPr>
        <w:t>ההחלטה</w:t>
      </w:r>
      <w:r w:rsidRPr="00103DCA">
        <w:rPr>
          <w:rFonts w:ascii="Tahoma" w:hAnsi="Tahoma" w:cs="Tahoma"/>
          <w:sz w:val="24"/>
          <w:szCs w:val="24"/>
          <w:rtl/>
          <w:rPrChange w:id="1841" w:author="רינת אביטל" w:date="2022-05-12T09:18:00Z">
            <w:rPr>
              <w:sz w:val="28"/>
              <w:szCs w:val="28"/>
              <w:rtl/>
            </w:rPr>
          </w:rPrChange>
        </w:rPr>
        <w:t xml:space="preserve"> </w:t>
      </w:r>
      <w:r w:rsidRPr="00103DCA">
        <w:rPr>
          <w:rFonts w:ascii="Tahoma" w:hAnsi="Tahoma" w:cs="Tahoma" w:hint="eastAsia"/>
          <w:sz w:val="24"/>
          <w:szCs w:val="24"/>
          <w:rtl/>
          <w:rPrChange w:id="1842" w:author="רינת אביטל" w:date="2022-05-12T09:18:00Z">
            <w:rPr>
              <w:rFonts w:hint="eastAsia"/>
              <w:sz w:val="28"/>
              <w:szCs w:val="28"/>
              <w:rtl/>
            </w:rPr>
          </w:rPrChange>
        </w:rPr>
        <w:t>לבחור</w:t>
      </w:r>
      <w:r w:rsidRPr="00103DCA">
        <w:rPr>
          <w:rFonts w:ascii="Tahoma" w:hAnsi="Tahoma" w:cs="Tahoma"/>
          <w:sz w:val="24"/>
          <w:szCs w:val="24"/>
          <w:rtl/>
          <w:rPrChange w:id="1843" w:author="רינת אביטל" w:date="2022-05-12T09:18:00Z">
            <w:rPr>
              <w:sz w:val="28"/>
              <w:szCs w:val="28"/>
              <w:rtl/>
            </w:rPr>
          </w:rPrChange>
        </w:rPr>
        <w:t xml:space="preserve"> </w:t>
      </w:r>
      <w:r w:rsidRPr="00103DCA">
        <w:rPr>
          <w:rFonts w:ascii="Tahoma" w:hAnsi="Tahoma" w:cs="Tahoma" w:hint="eastAsia"/>
          <w:sz w:val="24"/>
          <w:szCs w:val="24"/>
          <w:rtl/>
          <w:rPrChange w:id="1844" w:author="רינת אביטל" w:date="2022-05-12T09:18:00Z">
            <w:rPr>
              <w:rFonts w:hint="eastAsia"/>
              <w:sz w:val="28"/>
              <w:szCs w:val="28"/>
              <w:rtl/>
            </w:rPr>
          </w:rPrChange>
        </w:rPr>
        <w:t>ברעיון</w:t>
      </w:r>
      <w:r w:rsidRPr="00103DCA">
        <w:rPr>
          <w:rFonts w:ascii="Tahoma" w:hAnsi="Tahoma" w:cs="Tahoma"/>
          <w:sz w:val="24"/>
          <w:szCs w:val="24"/>
          <w:rtl/>
          <w:rPrChange w:id="1845" w:author="רינת אביטל" w:date="2022-05-12T09:18:00Z">
            <w:rPr>
              <w:sz w:val="28"/>
              <w:szCs w:val="28"/>
              <w:rtl/>
            </w:rPr>
          </w:rPrChange>
        </w:rPr>
        <w:t xml:space="preserve"> </w:t>
      </w:r>
      <w:r w:rsidRPr="00103DCA">
        <w:rPr>
          <w:rFonts w:ascii="Tahoma" w:hAnsi="Tahoma" w:cs="Tahoma" w:hint="eastAsia"/>
          <w:sz w:val="24"/>
          <w:szCs w:val="24"/>
          <w:rtl/>
          <w:rPrChange w:id="1846" w:author="רינת אביטל" w:date="2022-05-12T09:18:00Z">
            <w:rPr>
              <w:rFonts w:hint="eastAsia"/>
              <w:sz w:val="28"/>
              <w:szCs w:val="28"/>
              <w:rtl/>
            </w:rPr>
          </w:rPrChange>
        </w:rPr>
        <w:t>של</w:t>
      </w:r>
      <w:r w:rsidRPr="00103DCA">
        <w:rPr>
          <w:rFonts w:ascii="Tahoma" w:hAnsi="Tahoma" w:cs="Tahoma"/>
          <w:sz w:val="24"/>
          <w:szCs w:val="24"/>
          <w:rtl/>
          <w:rPrChange w:id="1847" w:author="רינת אביטל" w:date="2022-05-12T09:18:00Z">
            <w:rPr>
              <w:sz w:val="28"/>
              <w:szCs w:val="28"/>
              <w:rtl/>
            </w:rPr>
          </w:rPrChange>
        </w:rPr>
        <w:t xml:space="preserve"> </w:t>
      </w:r>
      <w:del w:id="1848" w:author="רינת אביטל" w:date="2022-05-11T23:10:00Z">
        <w:r w:rsidRPr="00103DCA" w:rsidDel="007C5BAC">
          <w:rPr>
            <w:rFonts w:ascii="Tahoma" w:hAnsi="Tahoma" w:cs="Tahoma" w:hint="eastAsia"/>
            <w:sz w:val="24"/>
            <w:szCs w:val="24"/>
            <w:rtl/>
            <w:rPrChange w:id="1849" w:author="רינת אביטל" w:date="2022-05-12T09:18:00Z">
              <w:rPr>
                <w:rFonts w:hint="eastAsia"/>
                <w:sz w:val="28"/>
                <w:szCs w:val="28"/>
                <w:rtl/>
              </w:rPr>
            </w:rPrChange>
          </w:rPr>
          <w:delText>איתור</w:delText>
        </w:r>
        <w:r w:rsidRPr="00103DCA" w:rsidDel="007C5BAC">
          <w:rPr>
            <w:rFonts w:ascii="Tahoma" w:hAnsi="Tahoma" w:cs="Tahoma"/>
            <w:sz w:val="24"/>
            <w:szCs w:val="24"/>
            <w:rtl/>
            <w:rPrChange w:id="185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51" w:author="רינת אביטל" w:date="2022-05-12T09:18:00Z">
              <w:rPr>
                <w:rFonts w:hint="eastAsia"/>
                <w:sz w:val="28"/>
                <w:szCs w:val="28"/>
                <w:rtl/>
              </w:rPr>
            </w:rPrChange>
          </w:rPr>
          <w:delText>נעדרים</w:delText>
        </w:r>
      </w:del>
      <w:ins w:id="1852" w:author="רינת אביטל" w:date="2022-05-11T23:10:00Z">
        <w:r w:rsidR="007C5BAC" w:rsidRPr="00103DCA">
          <w:rPr>
            <w:rFonts w:ascii="Tahoma" w:hAnsi="Tahoma" w:cs="Tahoma" w:hint="eastAsia"/>
            <w:sz w:val="24"/>
            <w:szCs w:val="24"/>
            <w:rtl/>
            <w:rPrChange w:id="1853" w:author="רינת אביטל" w:date="2022-05-12T09:18:00Z">
              <w:rPr>
                <w:rFonts w:hint="eastAsia"/>
                <w:sz w:val="28"/>
                <w:szCs w:val="28"/>
                <w:rtl/>
              </w:rPr>
            </w:rPrChange>
          </w:rPr>
          <w:t>פתירת</w:t>
        </w:r>
        <w:r w:rsidR="007C5BAC" w:rsidRPr="00103DCA">
          <w:rPr>
            <w:rFonts w:ascii="Tahoma" w:hAnsi="Tahoma" w:cs="Tahoma"/>
            <w:sz w:val="24"/>
            <w:szCs w:val="24"/>
            <w:rtl/>
            <w:rPrChange w:id="1854" w:author="רינת אביטל" w:date="2022-05-12T09:18:00Z">
              <w:rPr>
                <w:sz w:val="28"/>
                <w:szCs w:val="28"/>
                <w:rtl/>
              </w:rPr>
            </w:rPrChange>
          </w:rPr>
          <w:t xml:space="preserve"> </w:t>
        </w:r>
        <w:r w:rsidR="007C5BAC" w:rsidRPr="00103DCA">
          <w:rPr>
            <w:rFonts w:ascii="Tahoma" w:hAnsi="Tahoma" w:cs="Tahoma" w:hint="eastAsia"/>
            <w:sz w:val="24"/>
            <w:szCs w:val="24"/>
            <w:rtl/>
            <w:rPrChange w:id="1855" w:author="רינת אביטל" w:date="2022-05-12T09:18:00Z">
              <w:rPr>
                <w:rFonts w:hint="eastAsia"/>
                <w:sz w:val="28"/>
                <w:szCs w:val="28"/>
                <w:rtl/>
              </w:rPr>
            </w:rPrChange>
          </w:rPr>
          <w:t>משוואות</w:t>
        </w:r>
        <w:r w:rsidR="007C5BAC" w:rsidRPr="00103DCA">
          <w:rPr>
            <w:rFonts w:ascii="Tahoma" w:hAnsi="Tahoma" w:cs="Tahoma"/>
            <w:sz w:val="24"/>
            <w:szCs w:val="24"/>
            <w:rtl/>
            <w:rPrChange w:id="1856" w:author="רינת אביטל" w:date="2022-05-12T09:18:00Z">
              <w:rPr>
                <w:sz w:val="28"/>
                <w:szCs w:val="28"/>
                <w:rtl/>
              </w:rPr>
            </w:rPrChange>
          </w:rPr>
          <w:t xml:space="preserve"> </w:t>
        </w:r>
        <w:r w:rsidR="007C5BAC" w:rsidRPr="00103DCA">
          <w:rPr>
            <w:rFonts w:ascii="Tahoma" w:hAnsi="Tahoma" w:cs="Tahoma" w:hint="eastAsia"/>
            <w:sz w:val="24"/>
            <w:szCs w:val="24"/>
            <w:rtl/>
            <w:rPrChange w:id="1857" w:author="רינת אביטל" w:date="2022-05-12T09:18:00Z">
              <w:rPr>
                <w:rFonts w:hint="eastAsia"/>
                <w:sz w:val="28"/>
                <w:szCs w:val="28"/>
                <w:rtl/>
              </w:rPr>
            </w:rPrChange>
          </w:rPr>
          <w:t>ושרטוטן</w:t>
        </w:r>
      </w:ins>
      <w:r w:rsidRPr="00103DCA">
        <w:rPr>
          <w:rFonts w:ascii="Tahoma" w:hAnsi="Tahoma" w:cs="Tahoma"/>
          <w:sz w:val="24"/>
          <w:szCs w:val="24"/>
          <w:rtl/>
          <w:rPrChange w:id="1858" w:author="רינת אביטל" w:date="2022-05-12T09:18:00Z">
            <w:rPr>
              <w:sz w:val="28"/>
              <w:szCs w:val="28"/>
              <w:rtl/>
            </w:rPr>
          </w:rPrChange>
        </w:rPr>
        <w:t xml:space="preserve"> </w:t>
      </w:r>
      <w:r w:rsidRPr="00103DCA">
        <w:rPr>
          <w:rFonts w:ascii="Tahoma" w:hAnsi="Tahoma" w:cs="Tahoma" w:hint="eastAsia"/>
          <w:sz w:val="24"/>
          <w:szCs w:val="24"/>
          <w:rtl/>
          <w:rPrChange w:id="1859" w:author="רינת אביטל" w:date="2022-05-12T09:18:00Z">
            <w:rPr>
              <w:rFonts w:hint="eastAsia"/>
              <w:sz w:val="28"/>
              <w:szCs w:val="28"/>
              <w:rtl/>
            </w:rPr>
          </w:rPrChange>
        </w:rPr>
        <w:t>כרעיון</w:t>
      </w:r>
      <w:r w:rsidRPr="00103DCA">
        <w:rPr>
          <w:rFonts w:ascii="Tahoma" w:hAnsi="Tahoma" w:cs="Tahoma"/>
          <w:sz w:val="24"/>
          <w:szCs w:val="24"/>
          <w:rtl/>
          <w:rPrChange w:id="1860" w:author="רינת אביטל" w:date="2022-05-12T09:18:00Z">
            <w:rPr>
              <w:sz w:val="28"/>
              <w:szCs w:val="28"/>
              <w:rtl/>
            </w:rPr>
          </w:rPrChange>
        </w:rPr>
        <w:t xml:space="preserve"> </w:t>
      </w:r>
      <w:r w:rsidRPr="00103DCA">
        <w:rPr>
          <w:rFonts w:ascii="Tahoma" w:hAnsi="Tahoma" w:cs="Tahoma" w:hint="eastAsia"/>
          <w:sz w:val="24"/>
          <w:szCs w:val="24"/>
          <w:rtl/>
          <w:rPrChange w:id="1861" w:author="רינת אביטל" w:date="2022-05-12T09:18:00Z">
            <w:rPr>
              <w:rFonts w:hint="eastAsia"/>
              <w:sz w:val="28"/>
              <w:szCs w:val="28"/>
              <w:rtl/>
            </w:rPr>
          </w:rPrChange>
        </w:rPr>
        <w:t>לפרויקט</w:t>
      </w:r>
      <w:r w:rsidRPr="00103DCA">
        <w:rPr>
          <w:rFonts w:ascii="Tahoma" w:hAnsi="Tahoma" w:cs="Tahoma"/>
          <w:sz w:val="24"/>
          <w:szCs w:val="24"/>
          <w:rtl/>
          <w:rPrChange w:id="1862" w:author="רינת אביטל" w:date="2022-05-12T09:18:00Z">
            <w:rPr>
              <w:sz w:val="28"/>
              <w:szCs w:val="28"/>
              <w:rtl/>
            </w:rPr>
          </w:rPrChange>
        </w:rPr>
        <w:t xml:space="preserve"> </w:t>
      </w:r>
      <w:r w:rsidRPr="00103DCA">
        <w:rPr>
          <w:rFonts w:ascii="Tahoma" w:hAnsi="Tahoma" w:cs="Tahoma" w:hint="eastAsia"/>
          <w:sz w:val="24"/>
          <w:szCs w:val="24"/>
          <w:rtl/>
          <w:rPrChange w:id="1863" w:author="רינת אביטל" w:date="2022-05-12T09:18:00Z">
            <w:rPr>
              <w:rFonts w:hint="eastAsia"/>
              <w:sz w:val="28"/>
              <w:szCs w:val="28"/>
              <w:rtl/>
            </w:rPr>
          </w:rPrChange>
        </w:rPr>
        <w:t>גמר</w:t>
      </w:r>
      <w:r w:rsidRPr="00103DCA">
        <w:rPr>
          <w:rFonts w:ascii="Tahoma" w:hAnsi="Tahoma" w:cs="Tahoma"/>
          <w:sz w:val="24"/>
          <w:szCs w:val="24"/>
          <w:rtl/>
          <w:rPrChange w:id="1864" w:author="רינת אביטל" w:date="2022-05-12T09:18:00Z">
            <w:rPr>
              <w:sz w:val="28"/>
              <w:szCs w:val="28"/>
              <w:rtl/>
            </w:rPr>
          </w:rPrChange>
        </w:rPr>
        <w:t xml:space="preserve"> </w:t>
      </w:r>
      <w:r w:rsidRPr="00103DCA">
        <w:rPr>
          <w:rFonts w:ascii="Tahoma" w:hAnsi="Tahoma" w:cs="Tahoma" w:hint="eastAsia"/>
          <w:sz w:val="24"/>
          <w:szCs w:val="24"/>
          <w:rtl/>
          <w:rPrChange w:id="1865" w:author="רינת אביטל" w:date="2022-05-12T09:18:00Z">
            <w:rPr>
              <w:rFonts w:hint="eastAsia"/>
              <w:sz w:val="28"/>
              <w:szCs w:val="28"/>
              <w:rtl/>
            </w:rPr>
          </w:rPrChange>
        </w:rPr>
        <w:t>הוא</w:t>
      </w:r>
      <w:r w:rsidRPr="00103DCA">
        <w:rPr>
          <w:rFonts w:ascii="Tahoma" w:hAnsi="Tahoma" w:cs="Tahoma"/>
          <w:sz w:val="24"/>
          <w:szCs w:val="24"/>
          <w:rtl/>
          <w:rPrChange w:id="1866" w:author="רינת אביטל" w:date="2022-05-12T09:18:00Z">
            <w:rPr>
              <w:sz w:val="28"/>
              <w:szCs w:val="28"/>
              <w:rtl/>
            </w:rPr>
          </w:rPrChange>
        </w:rPr>
        <w:t xml:space="preserve"> </w:t>
      </w:r>
      <w:ins w:id="1867" w:author="רינת אביטל" w:date="2022-05-11T23:11:00Z">
        <w:r w:rsidR="007C5BAC" w:rsidRPr="00103DCA">
          <w:rPr>
            <w:rFonts w:ascii="Tahoma" w:hAnsi="Tahoma" w:cs="Tahoma" w:hint="eastAsia"/>
            <w:sz w:val="24"/>
            <w:szCs w:val="24"/>
            <w:rtl/>
            <w:rPrChange w:id="1868" w:author="רינת אביטל" w:date="2022-05-12T09:18:00Z">
              <w:rPr>
                <w:rFonts w:hint="eastAsia"/>
                <w:sz w:val="28"/>
                <w:szCs w:val="28"/>
                <w:rtl/>
              </w:rPr>
            </w:rPrChange>
          </w:rPr>
          <w:t>מכיוון</w:t>
        </w:r>
        <w:r w:rsidR="007C5BAC" w:rsidRPr="00103DCA">
          <w:rPr>
            <w:rFonts w:ascii="Tahoma" w:hAnsi="Tahoma" w:cs="Tahoma"/>
            <w:sz w:val="24"/>
            <w:szCs w:val="24"/>
            <w:rtl/>
            <w:rPrChange w:id="1869" w:author="רינת אביטל" w:date="2022-05-12T09:18:00Z">
              <w:rPr>
                <w:sz w:val="28"/>
                <w:szCs w:val="28"/>
                <w:rtl/>
              </w:rPr>
            </w:rPrChange>
          </w:rPr>
          <w:t xml:space="preserve"> </w:t>
        </w:r>
      </w:ins>
      <w:ins w:id="1870" w:author="רינת אביטל" w:date="2022-05-11T23:12:00Z">
        <w:r w:rsidR="007C5BAC" w:rsidRPr="00103DCA">
          <w:rPr>
            <w:rFonts w:ascii="Tahoma" w:hAnsi="Tahoma" w:cs="Tahoma" w:hint="eastAsia"/>
            <w:sz w:val="24"/>
            <w:szCs w:val="24"/>
            <w:rtl/>
            <w:rPrChange w:id="1871" w:author="רינת אביטל" w:date="2022-05-12T09:18:00Z">
              <w:rPr>
                <w:rFonts w:hint="eastAsia"/>
                <w:sz w:val="28"/>
                <w:szCs w:val="28"/>
                <w:rtl/>
              </w:rPr>
            </w:rPrChange>
          </w:rPr>
          <w:t>שגם</w:t>
        </w:r>
        <w:r w:rsidR="007C5BAC" w:rsidRPr="00103DCA">
          <w:rPr>
            <w:rFonts w:ascii="Tahoma" w:hAnsi="Tahoma" w:cs="Tahoma"/>
            <w:sz w:val="24"/>
            <w:szCs w:val="24"/>
            <w:rtl/>
            <w:rPrChange w:id="1872" w:author="רינת אביטל" w:date="2022-05-12T09:18:00Z">
              <w:rPr>
                <w:sz w:val="28"/>
                <w:szCs w:val="28"/>
                <w:rtl/>
              </w:rPr>
            </w:rPrChange>
          </w:rPr>
          <w:t xml:space="preserve"> </w:t>
        </w:r>
        <w:r w:rsidR="007C5BAC" w:rsidRPr="00103DCA">
          <w:rPr>
            <w:rFonts w:ascii="Tahoma" w:hAnsi="Tahoma" w:cs="Tahoma" w:hint="eastAsia"/>
            <w:sz w:val="24"/>
            <w:szCs w:val="24"/>
            <w:rtl/>
            <w:rPrChange w:id="1873" w:author="רינת אביטל" w:date="2022-05-12T09:18:00Z">
              <w:rPr>
                <w:rFonts w:hint="eastAsia"/>
                <w:sz w:val="28"/>
                <w:szCs w:val="28"/>
                <w:rtl/>
              </w:rPr>
            </w:rPrChange>
          </w:rPr>
          <w:t>אני</w:t>
        </w:r>
        <w:r w:rsidR="007C5BAC" w:rsidRPr="00103DCA">
          <w:rPr>
            <w:rFonts w:ascii="Tahoma" w:hAnsi="Tahoma" w:cs="Tahoma"/>
            <w:sz w:val="24"/>
            <w:szCs w:val="24"/>
            <w:rtl/>
            <w:rPrChange w:id="1874" w:author="רינת אביטל" w:date="2022-05-12T09:18:00Z">
              <w:rPr>
                <w:sz w:val="28"/>
                <w:szCs w:val="28"/>
                <w:rtl/>
              </w:rPr>
            </w:rPrChange>
          </w:rPr>
          <w:t xml:space="preserve"> </w:t>
        </w:r>
        <w:r w:rsidR="007C5BAC" w:rsidRPr="00103DCA">
          <w:rPr>
            <w:rFonts w:ascii="Tahoma" w:hAnsi="Tahoma" w:cs="Tahoma" w:hint="eastAsia"/>
            <w:sz w:val="24"/>
            <w:szCs w:val="24"/>
            <w:rtl/>
            <w:rPrChange w:id="1875" w:author="רינת אביטל" w:date="2022-05-12T09:18:00Z">
              <w:rPr>
                <w:rFonts w:hint="eastAsia"/>
                <w:sz w:val="28"/>
                <w:szCs w:val="28"/>
                <w:rtl/>
              </w:rPr>
            </w:rPrChange>
          </w:rPr>
          <w:t>הייתי</w:t>
        </w:r>
        <w:r w:rsidR="007C5BAC" w:rsidRPr="00103DCA">
          <w:rPr>
            <w:rFonts w:ascii="Tahoma" w:hAnsi="Tahoma" w:cs="Tahoma"/>
            <w:sz w:val="24"/>
            <w:szCs w:val="24"/>
            <w:rtl/>
            <w:rPrChange w:id="1876" w:author="רינת אביטל" w:date="2022-05-12T09:18:00Z">
              <w:rPr>
                <w:sz w:val="28"/>
                <w:szCs w:val="28"/>
                <w:rtl/>
              </w:rPr>
            </w:rPrChange>
          </w:rPr>
          <w:t xml:space="preserve"> </w:t>
        </w:r>
        <w:r w:rsidR="007C5BAC" w:rsidRPr="00103DCA">
          <w:rPr>
            <w:rFonts w:ascii="Tahoma" w:hAnsi="Tahoma" w:cs="Tahoma" w:hint="eastAsia"/>
            <w:sz w:val="24"/>
            <w:szCs w:val="24"/>
            <w:rtl/>
            <w:rPrChange w:id="1877" w:author="רינת אביטל" w:date="2022-05-12T09:18:00Z">
              <w:rPr>
                <w:rFonts w:hint="eastAsia"/>
                <w:sz w:val="28"/>
                <w:szCs w:val="28"/>
                <w:rtl/>
              </w:rPr>
            </w:rPrChange>
          </w:rPr>
          <w:t>סטודנטית</w:t>
        </w:r>
        <w:r w:rsidR="007C5BAC" w:rsidRPr="00103DCA">
          <w:rPr>
            <w:rFonts w:ascii="Tahoma" w:hAnsi="Tahoma" w:cs="Tahoma"/>
            <w:sz w:val="24"/>
            <w:szCs w:val="24"/>
            <w:rtl/>
            <w:rPrChange w:id="1878" w:author="רינת אביטל" w:date="2022-05-12T09:18:00Z">
              <w:rPr>
                <w:sz w:val="28"/>
                <w:szCs w:val="28"/>
                <w:rtl/>
              </w:rPr>
            </w:rPrChange>
          </w:rPr>
          <w:t xml:space="preserve"> </w:t>
        </w:r>
        <w:r w:rsidR="007C5BAC" w:rsidRPr="00103DCA">
          <w:rPr>
            <w:rFonts w:ascii="Tahoma" w:hAnsi="Tahoma" w:cs="Tahoma" w:hint="eastAsia"/>
            <w:sz w:val="24"/>
            <w:szCs w:val="24"/>
            <w:rtl/>
            <w:rPrChange w:id="1879" w:author="רינת אביטל" w:date="2022-05-12T09:18:00Z">
              <w:rPr>
                <w:rFonts w:hint="eastAsia"/>
                <w:sz w:val="28"/>
                <w:szCs w:val="28"/>
                <w:rtl/>
              </w:rPr>
            </w:rPrChange>
          </w:rPr>
          <w:t>שלמדה</w:t>
        </w:r>
        <w:r w:rsidR="007C5BAC" w:rsidRPr="00103DCA">
          <w:rPr>
            <w:rFonts w:ascii="Tahoma" w:hAnsi="Tahoma" w:cs="Tahoma"/>
            <w:sz w:val="24"/>
            <w:szCs w:val="24"/>
            <w:rtl/>
            <w:rPrChange w:id="1880" w:author="רינת אביטל" w:date="2022-05-12T09:18:00Z">
              <w:rPr>
                <w:sz w:val="28"/>
                <w:szCs w:val="28"/>
                <w:rtl/>
              </w:rPr>
            </w:rPrChange>
          </w:rPr>
          <w:t xml:space="preserve"> </w:t>
        </w:r>
        <w:r w:rsidR="007C5BAC" w:rsidRPr="00103DCA">
          <w:rPr>
            <w:rFonts w:ascii="Tahoma" w:hAnsi="Tahoma" w:cs="Tahoma" w:hint="eastAsia"/>
            <w:sz w:val="24"/>
            <w:szCs w:val="24"/>
            <w:rtl/>
            <w:rPrChange w:id="1881" w:author="רינת אביטל" w:date="2022-05-12T09:18:00Z">
              <w:rPr>
                <w:rFonts w:hint="eastAsia"/>
                <w:sz w:val="28"/>
                <w:szCs w:val="28"/>
                <w:rtl/>
              </w:rPr>
            </w:rPrChange>
          </w:rPr>
          <w:t>על</w:t>
        </w:r>
        <w:r w:rsidR="007C5BAC" w:rsidRPr="00103DCA">
          <w:rPr>
            <w:rFonts w:ascii="Tahoma" w:hAnsi="Tahoma" w:cs="Tahoma"/>
            <w:sz w:val="24"/>
            <w:szCs w:val="24"/>
            <w:rtl/>
            <w:rPrChange w:id="1882" w:author="רינת אביטל" w:date="2022-05-12T09:18:00Z">
              <w:rPr>
                <w:sz w:val="28"/>
                <w:szCs w:val="28"/>
                <w:rtl/>
              </w:rPr>
            </w:rPrChange>
          </w:rPr>
          <w:t xml:space="preserve"> </w:t>
        </w:r>
        <w:r w:rsidR="007C5BAC" w:rsidRPr="00103DCA">
          <w:rPr>
            <w:rFonts w:ascii="Tahoma" w:hAnsi="Tahoma" w:cs="Tahoma" w:hint="eastAsia"/>
            <w:sz w:val="24"/>
            <w:szCs w:val="24"/>
            <w:rtl/>
            <w:rPrChange w:id="1883" w:author="רינת אביטל" w:date="2022-05-12T09:18:00Z">
              <w:rPr>
                <w:rFonts w:hint="eastAsia"/>
                <w:sz w:val="28"/>
                <w:szCs w:val="28"/>
                <w:rtl/>
              </w:rPr>
            </w:rPrChange>
          </w:rPr>
          <w:t>משוואות</w:t>
        </w:r>
        <w:r w:rsidR="007C5BAC" w:rsidRPr="00103DCA">
          <w:rPr>
            <w:rFonts w:ascii="Tahoma" w:hAnsi="Tahoma" w:cs="Tahoma"/>
            <w:sz w:val="24"/>
            <w:szCs w:val="24"/>
            <w:rtl/>
            <w:rPrChange w:id="1884" w:author="רינת אביטל" w:date="2022-05-12T09:18:00Z">
              <w:rPr>
                <w:sz w:val="28"/>
                <w:szCs w:val="28"/>
                <w:rtl/>
              </w:rPr>
            </w:rPrChange>
          </w:rPr>
          <w:t xml:space="preserve"> </w:t>
        </w:r>
        <w:r w:rsidR="007C5BAC" w:rsidRPr="00103DCA">
          <w:rPr>
            <w:rFonts w:ascii="Tahoma" w:hAnsi="Tahoma" w:cs="Tahoma" w:hint="eastAsia"/>
            <w:sz w:val="24"/>
            <w:szCs w:val="24"/>
            <w:rtl/>
            <w:rPrChange w:id="1885" w:author="רינת אביטל" w:date="2022-05-12T09:18:00Z">
              <w:rPr>
                <w:rFonts w:hint="eastAsia"/>
                <w:sz w:val="28"/>
                <w:szCs w:val="28"/>
                <w:rtl/>
              </w:rPr>
            </w:rPrChange>
          </w:rPr>
          <w:t>פונקציות</w:t>
        </w:r>
        <w:r w:rsidR="007C5BAC" w:rsidRPr="00103DCA">
          <w:rPr>
            <w:rFonts w:ascii="Tahoma" w:hAnsi="Tahoma" w:cs="Tahoma"/>
            <w:sz w:val="24"/>
            <w:szCs w:val="24"/>
            <w:rtl/>
            <w:rPrChange w:id="1886" w:author="רינת אביטל" w:date="2022-05-12T09:18:00Z">
              <w:rPr>
                <w:sz w:val="28"/>
                <w:szCs w:val="28"/>
                <w:rtl/>
              </w:rPr>
            </w:rPrChange>
          </w:rPr>
          <w:t xml:space="preserve"> </w:t>
        </w:r>
        <w:r w:rsidR="007C5BAC" w:rsidRPr="00103DCA">
          <w:rPr>
            <w:rFonts w:ascii="Tahoma" w:hAnsi="Tahoma" w:cs="Tahoma" w:hint="eastAsia"/>
            <w:sz w:val="24"/>
            <w:szCs w:val="24"/>
            <w:rtl/>
            <w:rPrChange w:id="1887" w:author="רינת אביטל" w:date="2022-05-12T09:18:00Z">
              <w:rPr>
                <w:rFonts w:hint="eastAsia"/>
                <w:sz w:val="28"/>
                <w:szCs w:val="28"/>
                <w:rtl/>
              </w:rPr>
            </w:rPrChange>
          </w:rPr>
          <w:t>ולא</w:t>
        </w:r>
        <w:r w:rsidR="007C5BAC" w:rsidRPr="00103DCA">
          <w:rPr>
            <w:rFonts w:ascii="Tahoma" w:hAnsi="Tahoma" w:cs="Tahoma"/>
            <w:sz w:val="24"/>
            <w:szCs w:val="24"/>
            <w:rtl/>
            <w:rPrChange w:id="1888" w:author="רינת אביטל" w:date="2022-05-12T09:18:00Z">
              <w:rPr>
                <w:sz w:val="28"/>
                <w:szCs w:val="28"/>
                <w:rtl/>
              </w:rPr>
            </w:rPrChange>
          </w:rPr>
          <w:t xml:space="preserve"> </w:t>
        </w:r>
        <w:r w:rsidR="007C5BAC" w:rsidRPr="00103DCA">
          <w:rPr>
            <w:rFonts w:ascii="Tahoma" w:hAnsi="Tahoma" w:cs="Tahoma" w:hint="eastAsia"/>
            <w:sz w:val="24"/>
            <w:szCs w:val="24"/>
            <w:rtl/>
            <w:rPrChange w:id="1889" w:author="רינת אביטל" w:date="2022-05-12T09:18:00Z">
              <w:rPr>
                <w:rFonts w:hint="eastAsia"/>
                <w:sz w:val="28"/>
                <w:szCs w:val="28"/>
                <w:rtl/>
              </w:rPr>
            </w:rPrChange>
          </w:rPr>
          <w:t>היה</w:t>
        </w:r>
        <w:r w:rsidR="007C5BAC" w:rsidRPr="00103DCA">
          <w:rPr>
            <w:rFonts w:ascii="Tahoma" w:hAnsi="Tahoma" w:cs="Tahoma"/>
            <w:sz w:val="24"/>
            <w:szCs w:val="24"/>
            <w:rtl/>
            <w:rPrChange w:id="1890" w:author="רינת אביטל" w:date="2022-05-12T09:18:00Z">
              <w:rPr>
                <w:sz w:val="28"/>
                <w:szCs w:val="28"/>
                <w:rtl/>
              </w:rPr>
            </w:rPrChange>
          </w:rPr>
          <w:t xml:space="preserve"> </w:t>
        </w:r>
        <w:r w:rsidR="007C5BAC" w:rsidRPr="00103DCA">
          <w:rPr>
            <w:rFonts w:ascii="Tahoma" w:hAnsi="Tahoma" w:cs="Tahoma" w:hint="eastAsia"/>
            <w:sz w:val="24"/>
            <w:szCs w:val="24"/>
            <w:rtl/>
            <w:rPrChange w:id="1891" w:author="רינת אביטל" w:date="2022-05-12T09:18:00Z">
              <w:rPr>
                <w:rFonts w:hint="eastAsia"/>
                <w:sz w:val="28"/>
                <w:szCs w:val="28"/>
                <w:rtl/>
              </w:rPr>
            </w:rPrChange>
          </w:rPr>
          <w:t>לי</w:t>
        </w:r>
        <w:r w:rsidR="007C5BAC" w:rsidRPr="00103DCA">
          <w:rPr>
            <w:rFonts w:ascii="Tahoma" w:hAnsi="Tahoma" w:cs="Tahoma"/>
            <w:sz w:val="24"/>
            <w:szCs w:val="24"/>
            <w:rtl/>
            <w:rPrChange w:id="1892" w:author="רינת אביטל" w:date="2022-05-12T09:18:00Z">
              <w:rPr>
                <w:sz w:val="28"/>
                <w:szCs w:val="28"/>
                <w:rtl/>
              </w:rPr>
            </w:rPrChange>
          </w:rPr>
          <w:t xml:space="preserve"> </w:t>
        </w:r>
      </w:ins>
      <w:ins w:id="1893" w:author="רינת אביטל" w:date="2022-05-11T23:13:00Z">
        <w:r w:rsidR="007C5BAC" w:rsidRPr="00103DCA">
          <w:rPr>
            <w:rFonts w:ascii="Tahoma" w:hAnsi="Tahoma" w:cs="Tahoma" w:hint="eastAsia"/>
            <w:sz w:val="24"/>
            <w:szCs w:val="24"/>
            <w:rtl/>
            <w:rPrChange w:id="1894" w:author="רינת אביטל" w:date="2022-05-12T09:18:00Z">
              <w:rPr>
                <w:rFonts w:hint="eastAsia"/>
                <w:sz w:val="28"/>
                <w:szCs w:val="28"/>
                <w:rtl/>
              </w:rPr>
            </w:rPrChange>
          </w:rPr>
          <w:t>אפשרות</w:t>
        </w:r>
        <w:r w:rsidR="007C5BAC" w:rsidRPr="00103DCA">
          <w:rPr>
            <w:rFonts w:ascii="Tahoma" w:hAnsi="Tahoma" w:cs="Tahoma"/>
            <w:sz w:val="24"/>
            <w:szCs w:val="24"/>
            <w:rtl/>
            <w:rPrChange w:id="1895" w:author="רינת אביטל" w:date="2022-05-12T09:18:00Z">
              <w:rPr>
                <w:sz w:val="28"/>
                <w:szCs w:val="28"/>
                <w:rtl/>
              </w:rPr>
            </w:rPrChange>
          </w:rPr>
          <w:t xml:space="preserve"> </w:t>
        </w:r>
        <w:r w:rsidR="007C5BAC" w:rsidRPr="00103DCA">
          <w:rPr>
            <w:rFonts w:ascii="Tahoma" w:hAnsi="Tahoma" w:cs="Tahoma" w:hint="eastAsia"/>
            <w:sz w:val="24"/>
            <w:szCs w:val="24"/>
            <w:rtl/>
            <w:rPrChange w:id="1896" w:author="רינת אביטל" w:date="2022-05-12T09:18:00Z">
              <w:rPr>
                <w:rFonts w:hint="eastAsia"/>
                <w:sz w:val="28"/>
                <w:szCs w:val="28"/>
                <w:rtl/>
              </w:rPr>
            </w:rPrChange>
          </w:rPr>
          <w:t>לבדוק</w:t>
        </w:r>
        <w:r w:rsidR="007C5BAC" w:rsidRPr="00103DCA">
          <w:rPr>
            <w:rFonts w:ascii="Tahoma" w:hAnsi="Tahoma" w:cs="Tahoma"/>
            <w:sz w:val="24"/>
            <w:szCs w:val="24"/>
            <w:rtl/>
            <w:rPrChange w:id="1897" w:author="רינת אביטל" w:date="2022-05-12T09:18:00Z">
              <w:rPr>
                <w:sz w:val="28"/>
                <w:szCs w:val="28"/>
                <w:rtl/>
              </w:rPr>
            </w:rPrChange>
          </w:rPr>
          <w:t xml:space="preserve"> </w:t>
        </w:r>
        <w:r w:rsidR="007C5BAC" w:rsidRPr="00103DCA">
          <w:rPr>
            <w:rFonts w:ascii="Tahoma" w:hAnsi="Tahoma" w:cs="Tahoma" w:hint="eastAsia"/>
            <w:sz w:val="24"/>
            <w:szCs w:val="24"/>
            <w:rtl/>
            <w:rPrChange w:id="1898" w:author="רינת אביטל" w:date="2022-05-12T09:18:00Z">
              <w:rPr>
                <w:rFonts w:hint="eastAsia"/>
                <w:sz w:val="28"/>
                <w:szCs w:val="28"/>
                <w:rtl/>
              </w:rPr>
            </w:rPrChange>
          </w:rPr>
          <w:t>את</w:t>
        </w:r>
        <w:r w:rsidR="007C5BAC" w:rsidRPr="00103DCA">
          <w:rPr>
            <w:rFonts w:ascii="Tahoma" w:hAnsi="Tahoma" w:cs="Tahoma"/>
            <w:sz w:val="24"/>
            <w:szCs w:val="24"/>
            <w:rtl/>
            <w:rPrChange w:id="1899" w:author="רינת אביטל" w:date="2022-05-12T09:18:00Z">
              <w:rPr>
                <w:sz w:val="28"/>
                <w:szCs w:val="28"/>
                <w:rtl/>
              </w:rPr>
            </w:rPrChange>
          </w:rPr>
          <w:t xml:space="preserve"> </w:t>
        </w:r>
        <w:r w:rsidR="007C5BAC" w:rsidRPr="00103DCA">
          <w:rPr>
            <w:rFonts w:ascii="Tahoma" w:hAnsi="Tahoma" w:cs="Tahoma" w:hint="eastAsia"/>
            <w:sz w:val="24"/>
            <w:szCs w:val="24"/>
            <w:rtl/>
            <w:rPrChange w:id="1900" w:author="רינת אביטל" w:date="2022-05-12T09:18:00Z">
              <w:rPr>
                <w:rFonts w:hint="eastAsia"/>
                <w:sz w:val="28"/>
                <w:szCs w:val="28"/>
                <w:rtl/>
              </w:rPr>
            </w:rPrChange>
          </w:rPr>
          <w:t>עצמי</w:t>
        </w:r>
        <w:r w:rsidR="007C5BAC" w:rsidRPr="00103DCA">
          <w:rPr>
            <w:rFonts w:ascii="Tahoma" w:hAnsi="Tahoma" w:cs="Tahoma"/>
            <w:sz w:val="24"/>
            <w:szCs w:val="24"/>
            <w:rtl/>
            <w:rPrChange w:id="1901" w:author="רינת אביטל" w:date="2022-05-12T09:18:00Z">
              <w:rPr>
                <w:sz w:val="28"/>
                <w:szCs w:val="28"/>
                <w:rtl/>
              </w:rPr>
            </w:rPrChange>
          </w:rPr>
          <w:t xml:space="preserve">, </w:t>
        </w:r>
        <w:r w:rsidR="007C5BAC" w:rsidRPr="00103DCA">
          <w:rPr>
            <w:rFonts w:ascii="Tahoma" w:hAnsi="Tahoma" w:cs="Tahoma" w:hint="eastAsia"/>
            <w:sz w:val="24"/>
            <w:szCs w:val="24"/>
            <w:rtl/>
            <w:rPrChange w:id="1902" w:author="רינת אביטל" w:date="2022-05-12T09:18:00Z">
              <w:rPr>
                <w:rFonts w:hint="eastAsia"/>
                <w:sz w:val="28"/>
                <w:szCs w:val="28"/>
                <w:rtl/>
              </w:rPr>
            </w:rPrChange>
          </w:rPr>
          <w:t>האם</w:t>
        </w:r>
        <w:r w:rsidR="007C5BAC" w:rsidRPr="00103DCA">
          <w:rPr>
            <w:rFonts w:ascii="Tahoma" w:hAnsi="Tahoma" w:cs="Tahoma"/>
            <w:sz w:val="24"/>
            <w:szCs w:val="24"/>
            <w:rtl/>
            <w:rPrChange w:id="1903" w:author="רינת אביטל" w:date="2022-05-12T09:18:00Z">
              <w:rPr>
                <w:sz w:val="28"/>
                <w:szCs w:val="28"/>
                <w:rtl/>
              </w:rPr>
            </w:rPrChange>
          </w:rPr>
          <w:t xml:space="preserve"> </w:t>
        </w:r>
        <w:r w:rsidR="007C5BAC" w:rsidRPr="00103DCA">
          <w:rPr>
            <w:rFonts w:ascii="Tahoma" w:hAnsi="Tahoma" w:cs="Tahoma" w:hint="eastAsia"/>
            <w:sz w:val="24"/>
            <w:szCs w:val="24"/>
            <w:rtl/>
            <w:rPrChange w:id="1904" w:author="רינת אביטל" w:date="2022-05-12T09:18:00Z">
              <w:rPr>
                <w:rFonts w:hint="eastAsia"/>
                <w:sz w:val="28"/>
                <w:szCs w:val="28"/>
                <w:rtl/>
              </w:rPr>
            </w:rPrChange>
          </w:rPr>
          <w:t>פתרתי</w:t>
        </w:r>
        <w:r w:rsidR="007C5BAC" w:rsidRPr="00103DCA">
          <w:rPr>
            <w:rFonts w:ascii="Tahoma" w:hAnsi="Tahoma" w:cs="Tahoma"/>
            <w:sz w:val="24"/>
            <w:szCs w:val="24"/>
            <w:rtl/>
            <w:rPrChange w:id="1905" w:author="רינת אביטל" w:date="2022-05-12T09:18:00Z">
              <w:rPr>
                <w:sz w:val="28"/>
                <w:szCs w:val="28"/>
                <w:rtl/>
              </w:rPr>
            </w:rPrChange>
          </w:rPr>
          <w:t xml:space="preserve"> </w:t>
        </w:r>
        <w:r w:rsidR="007C5BAC" w:rsidRPr="00103DCA">
          <w:rPr>
            <w:rFonts w:ascii="Tahoma" w:hAnsi="Tahoma" w:cs="Tahoma" w:hint="eastAsia"/>
            <w:sz w:val="24"/>
            <w:szCs w:val="24"/>
            <w:rtl/>
            <w:rPrChange w:id="1906" w:author="רינת אביטל" w:date="2022-05-12T09:18:00Z">
              <w:rPr>
                <w:rFonts w:hint="eastAsia"/>
                <w:sz w:val="28"/>
                <w:szCs w:val="28"/>
                <w:rtl/>
              </w:rPr>
            </w:rPrChange>
          </w:rPr>
          <w:t>ושרטטתי</w:t>
        </w:r>
        <w:r w:rsidR="007C5BAC" w:rsidRPr="00103DCA">
          <w:rPr>
            <w:rFonts w:ascii="Tahoma" w:hAnsi="Tahoma" w:cs="Tahoma"/>
            <w:sz w:val="24"/>
            <w:szCs w:val="24"/>
            <w:rtl/>
            <w:rPrChange w:id="1907" w:author="רינת אביטל" w:date="2022-05-12T09:18:00Z">
              <w:rPr>
                <w:sz w:val="28"/>
                <w:szCs w:val="28"/>
                <w:rtl/>
              </w:rPr>
            </w:rPrChange>
          </w:rPr>
          <w:t xml:space="preserve"> </w:t>
        </w:r>
        <w:r w:rsidR="007C5BAC" w:rsidRPr="00103DCA">
          <w:rPr>
            <w:rFonts w:ascii="Tahoma" w:hAnsi="Tahoma" w:cs="Tahoma" w:hint="eastAsia"/>
            <w:sz w:val="24"/>
            <w:szCs w:val="24"/>
            <w:rtl/>
            <w:rPrChange w:id="1908" w:author="רינת אביטל" w:date="2022-05-12T09:18:00Z">
              <w:rPr>
                <w:rFonts w:hint="eastAsia"/>
                <w:sz w:val="28"/>
                <w:szCs w:val="28"/>
                <w:rtl/>
              </w:rPr>
            </w:rPrChange>
          </w:rPr>
          <w:t>נכון</w:t>
        </w:r>
        <w:r w:rsidR="007C5BAC" w:rsidRPr="00103DCA">
          <w:rPr>
            <w:rFonts w:ascii="Tahoma" w:hAnsi="Tahoma" w:cs="Tahoma"/>
            <w:sz w:val="24"/>
            <w:szCs w:val="24"/>
            <w:rtl/>
            <w:rPrChange w:id="1909" w:author="רינת אביטל" w:date="2022-05-12T09:18:00Z">
              <w:rPr>
                <w:sz w:val="28"/>
                <w:szCs w:val="28"/>
                <w:rtl/>
              </w:rPr>
            </w:rPrChange>
          </w:rPr>
          <w:t xml:space="preserve"> </w:t>
        </w:r>
        <w:r w:rsidR="007C5BAC" w:rsidRPr="00103DCA">
          <w:rPr>
            <w:rFonts w:ascii="Tahoma" w:hAnsi="Tahoma" w:cs="Tahoma" w:hint="eastAsia"/>
            <w:sz w:val="24"/>
            <w:szCs w:val="24"/>
            <w:rtl/>
            <w:rPrChange w:id="1910" w:author="רינת אביטל" w:date="2022-05-12T09:18:00Z">
              <w:rPr>
                <w:rFonts w:hint="eastAsia"/>
                <w:sz w:val="28"/>
                <w:szCs w:val="28"/>
                <w:rtl/>
              </w:rPr>
            </w:rPrChange>
          </w:rPr>
          <w:t>וה</w:t>
        </w:r>
      </w:ins>
      <w:ins w:id="1911" w:author="רינת אביטל" w:date="2022-05-11T23:14:00Z">
        <w:r w:rsidR="007C5BAC" w:rsidRPr="00103DCA">
          <w:rPr>
            <w:rFonts w:ascii="Tahoma" w:hAnsi="Tahoma" w:cs="Tahoma" w:hint="eastAsia"/>
            <w:sz w:val="24"/>
            <w:szCs w:val="24"/>
            <w:rtl/>
            <w:rPrChange w:id="1912" w:author="רינת אביטל" w:date="2022-05-12T09:18:00Z">
              <w:rPr>
                <w:rFonts w:hint="eastAsia"/>
                <w:sz w:val="28"/>
                <w:szCs w:val="28"/>
                <w:rtl/>
              </w:rPr>
            </w:rPrChange>
          </w:rPr>
          <w:t>יה</w:t>
        </w:r>
        <w:r w:rsidR="007C5BAC" w:rsidRPr="00103DCA">
          <w:rPr>
            <w:rFonts w:ascii="Tahoma" w:hAnsi="Tahoma" w:cs="Tahoma"/>
            <w:sz w:val="24"/>
            <w:szCs w:val="24"/>
            <w:rtl/>
            <w:rPrChange w:id="1913" w:author="רינת אביטל" w:date="2022-05-12T09:18:00Z">
              <w:rPr>
                <w:sz w:val="28"/>
                <w:szCs w:val="28"/>
                <w:rtl/>
              </w:rPr>
            </w:rPrChange>
          </w:rPr>
          <w:t xml:space="preserve"> </w:t>
        </w:r>
        <w:r w:rsidR="007C5BAC" w:rsidRPr="00103DCA">
          <w:rPr>
            <w:rFonts w:ascii="Tahoma" w:hAnsi="Tahoma" w:cs="Tahoma" w:hint="eastAsia"/>
            <w:sz w:val="24"/>
            <w:szCs w:val="24"/>
            <w:rtl/>
            <w:rPrChange w:id="1914" w:author="רינת אביטל" w:date="2022-05-12T09:18:00Z">
              <w:rPr>
                <w:rFonts w:hint="eastAsia"/>
                <w:sz w:val="28"/>
                <w:szCs w:val="28"/>
                <w:rtl/>
              </w:rPr>
            </w:rPrChange>
          </w:rPr>
          <w:t>מאוד</w:t>
        </w:r>
        <w:r w:rsidR="007C5BAC" w:rsidRPr="00103DCA">
          <w:rPr>
            <w:rFonts w:ascii="Tahoma" w:hAnsi="Tahoma" w:cs="Tahoma"/>
            <w:sz w:val="24"/>
            <w:szCs w:val="24"/>
            <w:rtl/>
            <w:rPrChange w:id="1915" w:author="רינת אביטל" w:date="2022-05-12T09:18:00Z">
              <w:rPr>
                <w:sz w:val="28"/>
                <w:szCs w:val="28"/>
                <w:rtl/>
              </w:rPr>
            </w:rPrChange>
          </w:rPr>
          <w:t xml:space="preserve"> </w:t>
        </w:r>
        <w:r w:rsidR="007C5BAC" w:rsidRPr="00103DCA">
          <w:rPr>
            <w:rFonts w:ascii="Tahoma" w:hAnsi="Tahoma" w:cs="Tahoma" w:hint="eastAsia"/>
            <w:sz w:val="24"/>
            <w:szCs w:val="24"/>
            <w:rtl/>
            <w:rPrChange w:id="1916" w:author="רינת אביטל" w:date="2022-05-12T09:18:00Z">
              <w:rPr>
                <w:rFonts w:hint="eastAsia"/>
                <w:sz w:val="28"/>
                <w:szCs w:val="28"/>
                <w:rtl/>
              </w:rPr>
            </w:rPrChange>
          </w:rPr>
          <w:t>מקל</w:t>
        </w:r>
        <w:r w:rsidR="007C5BAC" w:rsidRPr="00103DCA">
          <w:rPr>
            <w:rFonts w:ascii="Tahoma" w:hAnsi="Tahoma" w:cs="Tahoma"/>
            <w:sz w:val="24"/>
            <w:szCs w:val="24"/>
            <w:rtl/>
            <w:rPrChange w:id="1917" w:author="רינת אביטל" w:date="2022-05-12T09:18:00Z">
              <w:rPr>
                <w:sz w:val="28"/>
                <w:szCs w:val="28"/>
                <w:rtl/>
              </w:rPr>
            </w:rPrChange>
          </w:rPr>
          <w:t xml:space="preserve"> </w:t>
        </w:r>
        <w:r w:rsidR="007C5BAC" w:rsidRPr="00103DCA">
          <w:rPr>
            <w:rFonts w:ascii="Tahoma" w:hAnsi="Tahoma" w:cs="Tahoma" w:hint="eastAsia"/>
            <w:sz w:val="24"/>
            <w:szCs w:val="24"/>
            <w:rtl/>
            <w:rPrChange w:id="1918" w:author="רינת אביטל" w:date="2022-05-12T09:18:00Z">
              <w:rPr>
                <w:rFonts w:hint="eastAsia"/>
                <w:sz w:val="28"/>
                <w:szCs w:val="28"/>
                <w:rtl/>
              </w:rPr>
            </w:rPrChange>
          </w:rPr>
          <w:t>עלי</w:t>
        </w:r>
        <w:r w:rsidR="007C5BAC" w:rsidRPr="00103DCA">
          <w:rPr>
            <w:rFonts w:ascii="Tahoma" w:hAnsi="Tahoma" w:cs="Tahoma"/>
            <w:sz w:val="24"/>
            <w:szCs w:val="24"/>
            <w:rtl/>
            <w:rPrChange w:id="1919" w:author="רינת אביטל" w:date="2022-05-12T09:18:00Z">
              <w:rPr>
                <w:sz w:val="28"/>
                <w:szCs w:val="28"/>
                <w:rtl/>
              </w:rPr>
            </w:rPrChange>
          </w:rPr>
          <w:t xml:space="preserve"> </w:t>
        </w:r>
        <w:r w:rsidR="007C5BAC" w:rsidRPr="00103DCA">
          <w:rPr>
            <w:rFonts w:ascii="Tahoma" w:hAnsi="Tahoma" w:cs="Tahoma" w:hint="eastAsia"/>
            <w:sz w:val="24"/>
            <w:szCs w:val="24"/>
            <w:rtl/>
            <w:rPrChange w:id="1920" w:author="רינת אביטל" w:date="2022-05-12T09:18:00Z">
              <w:rPr>
                <w:rFonts w:hint="eastAsia"/>
                <w:sz w:val="28"/>
                <w:szCs w:val="28"/>
                <w:rtl/>
              </w:rPr>
            </w:rPrChange>
          </w:rPr>
          <w:t>אם</w:t>
        </w:r>
        <w:r w:rsidR="007C5BAC" w:rsidRPr="00103DCA">
          <w:rPr>
            <w:rFonts w:ascii="Tahoma" w:hAnsi="Tahoma" w:cs="Tahoma"/>
            <w:sz w:val="24"/>
            <w:szCs w:val="24"/>
            <w:rtl/>
            <w:rPrChange w:id="1921" w:author="רינת אביטל" w:date="2022-05-12T09:18:00Z">
              <w:rPr>
                <w:sz w:val="28"/>
                <w:szCs w:val="28"/>
                <w:rtl/>
              </w:rPr>
            </w:rPrChange>
          </w:rPr>
          <w:t xml:space="preserve"> </w:t>
        </w:r>
        <w:r w:rsidR="007C5BAC" w:rsidRPr="00103DCA">
          <w:rPr>
            <w:rFonts w:ascii="Tahoma" w:hAnsi="Tahoma" w:cs="Tahoma" w:hint="eastAsia"/>
            <w:sz w:val="24"/>
            <w:szCs w:val="24"/>
            <w:rtl/>
            <w:rPrChange w:id="1922" w:author="רינת אביטל" w:date="2022-05-12T09:18:00Z">
              <w:rPr>
                <w:rFonts w:hint="eastAsia"/>
                <w:sz w:val="28"/>
                <w:szCs w:val="28"/>
                <w:rtl/>
              </w:rPr>
            </w:rPrChange>
          </w:rPr>
          <w:t>היה</w:t>
        </w:r>
        <w:r w:rsidR="007C5BAC" w:rsidRPr="00103DCA">
          <w:rPr>
            <w:rFonts w:ascii="Tahoma" w:hAnsi="Tahoma" w:cs="Tahoma"/>
            <w:sz w:val="24"/>
            <w:szCs w:val="24"/>
            <w:rtl/>
            <w:rPrChange w:id="1923" w:author="רינת אביטל" w:date="2022-05-12T09:18:00Z">
              <w:rPr>
                <w:sz w:val="28"/>
                <w:szCs w:val="28"/>
                <w:rtl/>
              </w:rPr>
            </w:rPrChange>
          </w:rPr>
          <w:t xml:space="preserve"> </w:t>
        </w:r>
        <w:r w:rsidR="007C5BAC" w:rsidRPr="00103DCA">
          <w:rPr>
            <w:rFonts w:ascii="Tahoma" w:hAnsi="Tahoma" w:cs="Tahoma" w:hint="eastAsia"/>
            <w:sz w:val="24"/>
            <w:szCs w:val="24"/>
            <w:rtl/>
            <w:rPrChange w:id="1924" w:author="רינת אביטל" w:date="2022-05-12T09:18:00Z">
              <w:rPr>
                <w:rFonts w:hint="eastAsia"/>
                <w:sz w:val="28"/>
                <w:szCs w:val="28"/>
                <w:rtl/>
              </w:rPr>
            </w:rPrChange>
          </w:rPr>
          <w:t>לי</w:t>
        </w:r>
        <w:r w:rsidR="007C5BAC" w:rsidRPr="00103DCA">
          <w:rPr>
            <w:rFonts w:ascii="Tahoma" w:hAnsi="Tahoma" w:cs="Tahoma"/>
            <w:sz w:val="24"/>
            <w:szCs w:val="24"/>
            <w:rtl/>
            <w:rPrChange w:id="1925" w:author="רינת אביטל" w:date="2022-05-12T09:18:00Z">
              <w:rPr>
                <w:sz w:val="28"/>
                <w:szCs w:val="28"/>
                <w:rtl/>
              </w:rPr>
            </w:rPrChange>
          </w:rPr>
          <w:t xml:space="preserve"> </w:t>
        </w:r>
        <w:r w:rsidR="007C5BAC" w:rsidRPr="00103DCA">
          <w:rPr>
            <w:rFonts w:ascii="Tahoma" w:hAnsi="Tahoma" w:cs="Tahoma" w:hint="eastAsia"/>
            <w:sz w:val="24"/>
            <w:szCs w:val="24"/>
            <w:rtl/>
            <w:rPrChange w:id="1926" w:author="רינת אביטל" w:date="2022-05-12T09:18:00Z">
              <w:rPr>
                <w:rFonts w:hint="eastAsia"/>
                <w:sz w:val="28"/>
                <w:szCs w:val="28"/>
                <w:rtl/>
              </w:rPr>
            </w:rPrChange>
          </w:rPr>
          <w:t>אתר</w:t>
        </w:r>
        <w:r w:rsidR="007C5BAC" w:rsidRPr="00103DCA">
          <w:rPr>
            <w:rFonts w:ascii="Tahoma" w:hAnsi="Tahoma" w:cs="Tahoma"/>
            <w:sz w:val="24"/>
            <w:szCs w:val="24"/>
            <w:rtl/>
            <w:rPrChange w:id="1927" w:author="רינת אביטל" w:date="2022-05-12T09:18:00Z">
              <w:rPr>
                <w:sz w:val="28"/>
                <w:szCs w:val="28"/>
                <w:rtl/>
              </w:rPr>
            </w:rPrChange>
          </w:rPr>
          <w:t xml:space="preserve"> </w:t>
        </w:r>
        <w:r w:rsidR="007C5BAC" w:rsidRPr="00103DCA">
          <w:rPr>
            <w:rFonts w:ascii="Tahoma" w:hAnsi="Tahoma" w:cs="Tahoma" w:hint="eastAsia"/>
            <w:sz w:val="24"/>
            <w:szCs w:val="24"/>
            <w:rtl/>
            <w:rPrChange w:id="1928" w:author="רינת אביטל" w:date="2022-05-12T09:18:00Z">
              <w:rPr>
                <w:rFonts w:hint="eastAsia"/>
                <w:sz w:val="28"/>
                <w:szCs w:val="28"/>
                <w:rtl/>
              </w:rPr>
            </w:rPrChange>
          </w:rPr>
          <w:t>שבו</w:t>
        </w:r>
        <w:r w:rsidR="007C5BAC" w:rsidRPr="00103DCA">
          <w:rPr>
            <w:rFonts w:ascii="Tahoma" w:hAnsi="Tahoma" w:cs="Tahoma"/>
            <w:sz w:val="24"/>
            <w:szCs w:val="24"/>
            <w:rtl/>
            <w:rPrChange w:id="1929" w:author="רינת אביטל" w:date="2022-05-12T09:18:00Z">
              <w:rPr>
                <w:sz w:val="28"/>
                <w:szCs w:val="28"/>
                <w:rtl/>
              </w:rPr>
            </w:rPrChange>
          </w:rPr>
          <w:t xml:space="preserve"> </w:t>
        </w:r>
        <w:r w:rsidR="007C5BAC" w:rsidRPr="00103DCA">
          <w:rPr>
            <w:rFonts w:ascii="Tahoma" w:hAnsi="Tahoma" w:cs="Tahoma" w:hint="eastAsia"/>
            <w:sz w:val="24"/>
            <w:szCs w:val="24"/>
            <w:rtl/>
            <w:rPrChange w:id="1930" w:author="רינת אביטל" w:date="2022-05-12T09:18:00Z">
              <w:rPr>
                <w:rFonts w:hint="eastAsia"/>
                <w:sz w:val="28"/>
                <w:szCs w:val="28"/>
                <w:rtl/>
              </w:rPr>
            </w:rPrChange>
          </w:rPr>
          <w:t>הייתי</w:t>
        </w:r>
        <w:r w:rsidR="007C5BAC" w:rsidRPr="00103DCA">
          <w:rPr>
            <w:rFonts w:ascii="Tahoma" w:hAnsi="Tahoma" w:cs="Tahoma"/>
            <w:sz w:val="24"/>
            <w:szCs w:val="24"/>
            <w:rtl/>
            <w:rPrChange w:id="1931" w:author="רינת אביטל" w:date="2022-05-12T09:18:00Z">
              <w:rPr>
                <w:sz w:val="28"/>
                <w:szCs w:val="28"/>
                <w:rtl/>
              </w:rPr>
            </w:rPrChange>
          </w:rPr>
          <w:t xml:space="preserve"> </w:t>
        </w:r>
        <w:r w:rsidR="007C5BAC" w:rsidRPr="00103DCA">
          <w:rPr>
            <w:rFonts w:ascii="Tahoma" w:hAnsi="Tahoma" w:cs="Tahoma" w:hint="eastAsia"/>
            <w:sz w:val="24"/>
            <w:szCs w:val="24"/>
            <w:rtl/>
            <w:rPrChange w:id="1932" w:author="רינת אביטל" w:date="2022-05-12T09:18:00Z">
              <w:rPr>
                <w:rFonts w:hint="eastAsia"/>
                <w:sz w:val="28"/>
                <w:szCs w:val="28"/>
                <w:rtl/>
              </w:rPr>
            </w:rPrChange>
          </w:rPr>
          <w:t>יכולה</w:t>
        </w:r>
        <w:r w:rsidR="007C5BAC" w:rsidRPr="00103DCA">
          <w:rPr>
            <w:rFonts w:ascii="Tahoma" w:hAnsi="Tahoma" w:cs="Tahoma"/>
            <w:sz w:val="24"/>
            <w:szCs w:val="24"/>
            <w:rtl/>
            <w:rPrChange w:id="1933" w:author="רינת אביטל" w:date="2022-05-12T09:18:00Z">
              <w:rPr>
                <w:sz w:val="28"/>
                <w:szCs w:val="28"/>
                <w:rtl/>
              </w:rPr>
            </w:rPrChange>
          </w:rPr>
          <w:t xml:space="preserve"> </w:t>
        </w:r>
        <w:r w:rsidR="007C5BAC" w:rsidRPr="00103DCA">
          <w:rPr>
            <w:rFonts w:ascii="Tahoma" w:hAnsi="Tahoma" w:cs="Tahoma" w:hint="eastAsia"/>
            <w:sz w:val="24"/>
            <w:szCs w:val="24"/>
            <w:rtl/>
            <w:rPrChange w:id="1934" w:author="רינת אביטל" w:date="2022-05-12T09:18:00Z">
              <w:rPr>
                <w:rFonts w:hint="eastAsia"/>
                <w:sz w:val="28"/>
                <w:szCs w:val="28"/>
                <w:rtl/>
              </w:rPr>
            </w:rPrChange>
          </w:rPr>
          <w:t>לבדוק</w:t>
        </w:r>
        <w:r w:rsidR="007C5BAC" w:rsidRPr="00103DCA">
          <w:rPr>
            <w:rFonts w:ascii="Tahoma" w:hAnsi="Tahoma" w:cs="Tahoma"/>
            <w:sz w:val="24"/>
            <w:szCs w:val="24"/>
            <w:rtl/>
            <w:rPrChange w:id="1935" w:author="רינת אביטל" w:date="2022-05-12T09:18:00Z">
              <w:rPr>
                <w:sz w:val="28"/>
                <w:szCs w:val="28"/>
                <w:rtl/>
              </w:rPr>
            </w:rPrChange>
          </w:rPr>
          <w:t xml:space="preserve"> </w:t>
        </w:r>
        <w:r w:rsidR="007C5BAC" w:rsidRPr="00103DCA">
          <w:rPr>
            <w:rFonts w:ascii="Tahoma" w:hAnsi="Tahoma" w:cs="Tahoma" w:hint="eastAsia"/>
            <w:sz w:val="24"/>
            <w:szCs w:val="24"/>
            <w:rtl/>
            <w:rPrChange w:id="1936" w:author="רינת אביטל" w:date="2022-05-12T09:18:00Z">
              <w:rPr>
                <w:rFonts w:hint="eastAsia"/>
                <w:sz w:val="28"/>
                <w:szCs w:val="28"/>
                <w:rtl/>
              </w:rPr>
            </w:rPrChange>
          </w:rPr>
          <w:t>את</w:t>
        </w:r>
        <w:r w:rsidR="007C5BAC" w:rsidRPr="00103DCA">
          <w:rPr>
            <w:rFonts w:ascii="Tahoma" w:hAnsi="Tahoma" w:cs="Tahoma"/>
            <w:sz w:val="24"/>
            <w:szCs w:val="24"/>
            <w:rtl/>
            <w:rPrChange w:id="1937" w:author="רינת אביטל" w:date="2022-05-12T09:18:00Z">
              <w:rPr>
                <w:sz w:val="28"/>
                <w:szCs w:val="28"/>
                <w:rtl/>
              </w:rPr>
            </w:rPrChange>
          </w:rPr>
          <w:t xml:space="preserve"> </w:t>
        </w:r>
        <w:r w:rsidR="007C5BAC" w:rsidRPr="00103DCA">
          <w:rPr>
            <w:rFonts w:ascii="Tahoma" w:hAnsi="Tahoma" w:cs="Tahoma" w:hint="eastAsia"/>
            <w:sz w:val="24"/>
            <w:szCs w:val="24"/>
            <w:rtl/>
            <w:rPrChange w:id="1938" w:author="רינת אביטל" w:date="2022-05-12T09:18:00Z">
              <w:rPr>
                <w:rFonts w:hint="eastAsia"/>
                <w:sz w:val="28"/>
                <w:szCs w:val="28"/>
                <w:rtl/>
              </w:rPr>
            </w:rPrChange>
          </w:rPr>
          <w:t>עצמי</w:t>
        </w:r>
        <w:r w:rsidR="007C5BAC" w:rsidRPr="00103DCA">
          <w:rPr>
            <w:rFonts w:ascii="Tahoma" w:hAnsi="Tahoma" w:cs="Tahoma"/>
            <w:sz w:val="24"/>
            <w:szCs w:val="24"/>
            <w:rtl/>
            <w:rPrChange w:id="1939" w:author="רינת אביטל" w:date="2022-05-12T09:18:00Z">
              <w:rPr>
                <w:sz w:val="28"/>
                <w:szCs w:val="28"/>
                <w:rtl/>
              </w:rPr>
            </w:rPrChange>
          </w:rPr>
          <w:t xml:space="preserve"> </w:t>
        </w:r>
        <w:r w:rsidR="007C5BAC" w:rsidRPr="00103DCA">
          <w:rPr>
            <w:rFonts w:ascii="Tahoma" w:hAnsi="Tahoma" w:cs="Tahoma" w:hint="eastAsia"/>
            <w:sz w:val="24"/>
            <w:szCs w:val="24"/>
            <w:rtl/>
            <w:rPrChange w:id="1940" w:author="רינת אביטל" w:date="2022-05-12T09:18:00Z">
              <w:rPr>
                <w:rFonts w:hint="eastAsia"/>
                <w:sz w:val="28"/>
                <w:szCs w:val="28"/>
                <w:rtl/>
              </w:rPr>
            </w:rPrChange>
          </w:rPr>
          <w:t>וללמוד</w:t>
        </w:r>
        <w:r w:rsidR="007C5BAC" w:rsidRPr="00103DCA">
          <w:rPr>
            <w:rFonts w:ascii="Tahoma" w:hAnsi="Tahoma" w:cs="Tahoma"/>
            <w:sz w:val="24"/>
            <w:szCs w:val="24"/>
            <w:rtl/>
            <w:rPrChange w:id="1941" w:author="רינת אביטל" w:date="2022-05-12T09:18:00Z">
              <w:rPr>
                <w:sz w:val="28"/>
                <w:szCs w:val="28"/>
                <w:rtl/>
              </w:rPr>
            </w:rPrChange>
          </w:rPr>
          <w:t xml:space="preserve"> </w:t>
        </w:r>
        <w:r w:rsidR="007C5BAC" w:rsidRPr="00103DCA">
          <w:rPr>
            <w:rFonts w:ascii="Tahoma" w:hAnsi="Tahoma" w:cs="Tahoma" w:hint="eastAsia"/>
            <w:sz w:val="24"/>
            <w:szCs w:val="24"/>
            <w:rtl/>
            <w:rPrChange w:id="1942" w:author="רינת אביטל" w:date="2022-05-12T09:18:00Z">
              <w:rPr>
                <w:rFonts w:hint="eastAsia"/>
                <w:sz w:val="28"/>
                <w:szCs w:val="28"/>
                <w:rtl/>
              </w:rPr>
            </w:rPrChange>
          </w:rPr>
          <w:t>דברים</w:t>
        </w:r>
        <w:r w:rsidR="007C5BAC" w:rsidRPr="00103DCA">
          <w:rPr>
            <w:rFonts w:ascii="Tahoma" w:hAnsi="Tahoma" w:cs="Tahoma"/>
            <w:sz w:val="24"/>
            <w:szCs w:val="24"/>
            <w:rtl/>
            <w:rPrChange w:id="1943" w:author="רינת אביטל" w:date="2022-05-12T09:18:00Z">
              <w:rPr>
                <w:sz w:val="28"/>
                <w:szCs w:val="28"/>
                <w:rtl/>
              </w:rPr>
            </w:rPrChange>
          </w:rPr>
          <w:t xml:space="preserve"> </w:t>
        </w:r>
        <w:r w:rsidR="007C5BAC" w:rsidRPr="00103DCA">
          <w:rPr>
            <w:rFonts w:ascii="Tahoma" w:hAnsi="Tahoma" w:cs="Tahoma" w:hint="eastAsia"/>
            <w:sz w:val="24"/>
            <w:szCs w:val="24"/>
            <w:rtl/>
            <w:rPrChange w:id="1944" w:author="רינת אביטל" w:date="2022-05-12T09:18:00Z">
              <w:rPr>
                <w:rFonts w:hint="eastAsia"/>
                <w:sz w:val="28"/>
                <w:szCs w:val="28"/>
                <w:rtl/>
              </w:rPr>
            </w:rPrChange>
          </w:rPr>
          <w:t>חדשים</w:t>
        </w:r>
      </w:ins>
      <w:ins w:id="1945" w:author="רינת אביטל" w:date="2022-05-11T23:15:00Z">
        <w:r w:rsidR="008F182D" w:rsidRPr="00103DCA">
          <w:rPr>
            <w:rFonts w:ascii="Tahoma" w:hAnsi="Tahoma" w:cs="Tahoma"/>
            <w:sz w:val="24"/>
            <w:szCs w:val="24"/>
            <w:rtl/>
            <w:rPrChange w:id="1946" w:author="רינת אביטל" w:date="2022-05-12T09:18:00Z">
              <w:rPr>
                <w:sz w:val="28"/>
                <w:szCs w:val="28"/>
                <w:rtl/>
              </w:rPr>
            </w:rPrChange>
          </w:rPr>
          <w:t xml:space="preserve"> </w:t>
        </w:r>
        <w:r w:rsidR="008F182D" w:rsidRPr="00103DCA">
          <w:rPr>
            <w:rFonts w:ascii="Tahoma" w:hAnsi="Tahoma" w:cs="Tahoma" w:hint="eastAsia"/>
            <w:sz w:val="24"/>
            <w:szCs w:val="24"/>
            <w:rtl/>
            <w:rPrChange w:id="1947" w:author="רינת אביטל" w:date="2022-05-12T09:18:00Z">
              <w:rPr>
                <w:rFonts w:hint="eastAsia"/>
                <w:sz w:val="28"/>
                <w:szCs w:val="28"/>
                <w:rtl/>
              </w:rPr>
            </w:rPrChange>
          </w:rPr>
          <w:t>אודות</w:t>
        </w:r>
        <w:r w:rsidR="008F182D" w:rsidRPr="00103DCA">
          <w:rPr>
            <w:rFonts w:ascii="Tahoma" w:hAnsi="Tahoma" w:cs="Tahoma"/>
            <w:sz w:val="24"/>
            <w:szCs w:val="24"/>
            <w:rtl/>
            <w:rPrChange w:id="1948" w:author="רינת אביטל" w:date="2022-05-12T09:18:00Z">
              <w:rPr>
                <w:sz w:val="28"/>
                <w:szCs w:val="28"/>
                <w:rtl/>
              </w:rPr>
            </w:rPrChange>
          </w:rPr>
          <w:t xml:space="preserve"> </w:t>
        </w:r>
        <w:r w:rsidR="008F182D" w:rsidRPr="00103DCA">
          <w:rPr>
            <w:rFonts w:ascii="Tahoma" w:hAnsi="Tahoma" w:cs="Tahoma" w:hint="eastAsia"/>
            <w:sz w:val="24"/>
            <w:szCs w:val="24"/>
            <w:rtl/>
            <w:rPrChange w:id="1949" w:author="רינת אביטל" w:date="2022-05-12T09:18:00Z">
              <w:rPr>
                <w:rFonts w:hint="eastAsia"/>
                <w:sz w:val="28"/>
                <w:szCs w:val="28"/>
                <w:rtl/>
              </w:rPr>
            </w:rPrChange>
          </w:rPr>
          <w:t>הפונ</w:t>
        </w:r>
      </w:ins>
      <w:ins w:id="1950" w:author="רינת אביטל" w:date="2022-05-11T23:16:00Z">
        <w:r w:rsidR="008F182D" w:rsidRPr="00103DCA">
          <w:rPr>
            <w:rFonts w:ascii="Tahoma" w:hAnsi="Tahoma" w:cs="Tahoma" w:hint="eastAsia"/>
            <w:sz w:val="24"/>
            <w:szCs w:val="24"/>
            <w:rtl/>
            <w:rPrChange w:id="1951" w:author="רינת אביטל" w:date="2022-05-12T09:18:00Z">
              <w:rPr>
                <w:rFonts w:hint="eastAsia"/>
                <w:sz w:val="28"/>
                <w:szCs w:val="28"/>
                <w:rtl/>
              </w:rPr>
            </w:rPrChange>
          </w:rPr>
          <w:t>קציות</w:t>
        </w:r>
        <w:r w:rsidR="008F182D" w:rsidRPr="00103DCA">
          <w:rPr>
            <w:rFonts w:ascii="Tahoma" w:hAnsi="Tahoma" w:cs="Tahoma"/>
            <w:sz w:val="24"/>
            <w:szCs w:val="24"/>
            <w:rtl/>
            <w:rPrChange w:id="1952" w:author="רינת אביטל" w:date="2022-05-12T09:18:00Z">
              <w:rPr>
                <w:sz w:val="28"/>
                <w:szCs w:val="28"/>
                <w:rtl/>
              </w:rPr>
            </w:rPrChange>
          </w:rPr>
          <w:t xml:space="preserve"> </w:t>
        </w:r>
        <w:r w:rsidR="008F182D" w:rsidRPr="00103DCA">
          <w:rPr>
            <w:rFonts w:ascii="Tahoma" w:hAnsi="Tahoma" w:cs="Tahoma" w:hint="eastAsia"/>
            <w:sz w:val="24"/>
            <w:szCs w:val="24"/>
            <w:rtl/>
            <w:rPrChange w:id="1953" w:author="רינת אביטל" w:date="2022-05-12T09:18:00Z">
              <w:rPr>
                <w:rFonts w:hint="eastAsia"/>
                <w:sz w:val="28"/>
                <w:szCs w:val="28"/>
                <w:rtl/>
              </w:rPr>
            </w:rPrChange>
          </w:rPr>
          <w:t>המעניינות</w:t>
        </w:r>
      </w:ins>
      <w:ins w:id="1954" w:author="רינת אביטל" w:date="2022-05-11T23:15:00Z">
        <w:r w:rsidR="008F182D" w:rsidRPr="00103DCA">
          <w:rPr>
            <w:rFonts w:ascii="Tahoma" w:hAnsi="Tahoma" w:cs="Tahoma"/>
            <w:sz w:val="24"/>
            <w:szCs w:val="24"/>
            <w:rtl/>
            <w:rPrChange w:id="1955" w:author="רינת אביטל" w:date="2022-05-12T09:18:00Z">
              <w:rPr>
                <w:sz w:val="28"/>
                <w:szCs w:val="28"/>
                <w:rtl/>
              </w:rPr>
            </w:rPrChange>
          </w:rPr>
          <w:t>.</w:t>
        </w:r>
      </w:ins>
      <w:ins w:id="1956" w:author="רינת אביטל" w:date="2022-05-11T23:13:00Z">
        <w:r w:rsidR="007C5BAC" w:rsidRPr="00103DCA">
          <w:rPr>
            <w:rFonts w:ascii="Tahoma" w:hAnsi="Tahoma" w:cs="Tahoma"/>
            <w:sz w:val="24"/>
            <w:szCs w:val="24"/>
            <w:rtl/>
            <w:rPrChange w:id="1957" w:author="רינת אביטל" w:date="2022-05-12T09:18:00Z">
              <w:rPr>
                <w:sz w:val="28"/>
                <w:szCs w:val="28"/>
                <w:rtl/>
              </w:rPr>
            </w:rPrChange>
          </w:rPr>
          <w:t xml:space="preserve"> </w:t>
        </w:r>
      </w:ins>
      <w:del w:id="1958" w:author="רינת אביטל" w:date="2022-05-11T23:11:00Z">
        <w:r w:rsidRPr="00103DCA" w:rsidDel="007C5BAC">
          <w:rPr>
            <w:rFonts w:ascii="Tahoma" w:hAnsi="Tahoma" w:cs="Tahoma" w:hint="eastAsia"/>
            <w:sz w:val="24"/>
            <w:szCs w:val="24"/>
            <w:rtl/>
            <w:rPrChange w:id="1959" w:author="רינת אביטל" w:date="2022-05-12T09:18:00Z">
              <w:rPr>
                <w:rFonts w:hint="eastAsia"/>
                <w:sz w:val="28"/>
                <w:szCs w:val="28"/>
                <w:rtl/>
              </w:rPr>
            </w:rPrChange>
          </w:rPr>
          <w:delText>הסיפור</w:delText>
        </w:r>
        <w:r w:rsidRPr="00103DCA" w:rsidDel="007C5BAC">
          <w:rPr>
            <w:rFonts w:ascii="Tahoma" w:hAnsi="Tahoma" w:cs="Tahoma"/>
            <w:sz w:val="24"/>
            <w:szCs w:val="24"/>
            <w:rtl/>
            <w:rPrChange w:id="196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61" w:author="רינת אביטל" w:date="2022-05-12T09:18:00Z">
              <w:rPr>
                <w:rFonts w:hint="eastAsia"/>
                <w:sz w:val="28"/>
                <w:szCs w:val="28"/>
                <w:rtl/>
              </w:rPr>
            </w:rPrChange>
          </w:rPr>
          <w:delText>הטרגי</w:delText>
        </w:r>
        <w:r w:rsidRPr="00103DCA" w:rsidDel="007C5BAC">
          <w:rPr>
            <w:rFonts w:ascii="Tahoma" w:hAnsi="Tahoma" w:cs="Tahoma"/>
            <w:sz w:val="24"/>
            <w:szCs w:val="24"/>
            <w:rtl/>
            <w:rPrChange w:id="196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63" w:author="רינת אביטל" w:date="2022-05-12T09:18:00Z">
              <w:rPr>
                <w:rFonts w:hint="eastAsia"/>
                <w:sz w:val="28"/>
                <w:szCs w:val="28"/>
                <w:rtl/>
              </w:rPr>
            </w:rPrChange>
          </w:rPr>
          <w:delText>שארע</w:delText>
        </w:r>
        <w:r w:rsidRPr="00103DCA" w:rsidDel="007C5BAC">
          <w:rPr>
            <w:rFonts w:ascii="Tahoma" w:hAnsi="Tahoma" w:cs="Tahoma"/>
            <w:sz w:val="24"/>
            <w:szCs w:val="24"/>
            <w:rtl/>
            <w:rPrChange w:id="196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65" w:author="רינת אביטל" w:date="2022-05-12T09:18:00Z">
              <w:rPr>
                <w:rFonts w:hint="eastAsia"/>
                <w:sz w:val="28"/>
                <w:szCs w:val="28"/>
                <w:rtl/>
              </w:rPr>
            </w:rPrChange>
          </w:rPr>
          <w:delText>במירון</w:delText>
        </w:r>
        <w:r w:rsidRPr="00103DCA" w:rsidDel="007C5BAC">
          <w:rPr>
            <w:rFonts w:ascii="Tahoma" w:hAnsi="Tahoma" w:cs="Tahoma"/>
            <w:sz w:val="24"/>
            <w:szCs w:val="24"/>
            <w:rtl/>
            <w:rPrChange w:id="196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67" w:author="רינת אביטל" w:date="2022-05-12T09:18:00Z">
              <w:rPr>
                <w:rFonts w:hint="eastAsia"/>
                <w:sz w:val="28"/>
                <w:szCs w:val="28"/>
                <w:rtl/>
              </w:rPr>
            </w:rPrChange>
          </w:rPr>
          <w:delText>שנה</w:delText>
        </w:r>
        <w:r w:rsidRPr="00103DCA" w:rsidDel="007C5BAC">
          <w:rPr>
            <w:rFonts w:ascii="Tahoma" w:hAnsi="Tahoma" w:cs="Tahoma"/>
            <w:sz w:val="24"/>
            <w:szCs w:val="24"/>
            <w:rtl/>
            <w:rPrChange w:id="196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69" w:author="רינת אביטל" w:date="2022-05-12T09:18:00Z">
              <w:rPr>
                <w:rFonts w:hint="eastAsia"/>
                <w:sz w:val="28"/>
                <w:szCs w:val="28"/>
                <w:rtl/>
              </w:rPr>
            </w:rPrChange>
          </w:rPr>
          <w:delText>שעברה</w:delText>
        </w:r>
        <w:r w:rsidRPr="00103DCA" w:rsidDel="007C5BAC">
          <w:rPr>
            <w:rFonts w:ascii="Tahoma" w:hAnsi="Tahoma" w:cs="Tahoma"/>
            <w:sz w:val="24"/>
            <w:szCs w:val="24"/>
            <w:rtl/>
            <w:rPrChange w:id="197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71" w:author="רינת אביטל" w:date="2022-05-12T09:18:00Z">
              <w:rPr>
                <w:rFonts w:hint="eastAsia"/>
                <w:sz w:val="28"/>
                <w:szCs w:val="28"/>
                <w:rtl/>
              </w:rPr>
            </w:rPrChange>
          </w:rPr>
          <w:delText>אני</w:delText>
        </w:r>
        <w:r w:rsidRPr="00103DCA" w:rsidDel="007C5BAC">
          <w:rPr>
            <w:rFonts w:ascii="Tahoma" w:hAnsi="Tahoma" w:cs="Tahoma"/>
            <w:sz w:val="24"/>
            <w:szCs w:val="24"/>
            <w:rtl/>
            <w:rPrChange w:id="197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73" w:author="רינת אביטל" w:date="2022-05-12T09:18:00Z">
              <w:rPr>
                <w:rFonts w:hint="eastAsia"/>
                <w:sz w:val="28"/>
                <w:szCs w:val="28"/>
                <w:rtl/>
              </w:rPr>
            </w:rPrChange>
          </w:rPr>
          <w:delText>חושבת</w:delText>
        </w:r>
        <w:r w:rsidRPr="00103DCA" w:rsidDel="007C5BAC">
          <w:rPr>
            <w:rFonts w:ascii="Tahoma" w:hAnsi="Tahoma" w:cs="Tahoma"/>
            <w:sz w:val="24"/>
            <w:szCs w:val="24"/>
            <w:rtl/>
            <w:rPrChange w:id="197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75" w:author="רינת אביטל" w:date="2022-05-12T09:18:00Z">
              <w:rPr>
                <w:rFonts w:hint="eastAsia"/>
                <w:sz w:val="28"/>
                <w:szCs w:val="28"/>
                <w:rtl/>
              </w:rPr>
            </w:rPrChange>
          </w:rPr>
          <w:delText>שאם</w:delText>
        </w:r>
        <w:r w:rsidRPr="00103DCA" w:rsidDel="007C5BAC">
          <w:rPr>
            <w:rFonts w:ascii="Tahoma" w:hAnsi="Tahoma" w:cs="Tahoma"/>
            <w:sz w:val="24"/>
            <w:szCs w:val="24"/>
            <w:rtl/>
            <w:rPrChange w:id="197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77"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978"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979"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98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81" w:author="רינת אביטל" w:date="2022-05-12T09:18:00Z">
              <w:rPr>
                <w:rFonts w:hint="eastAsia"/>
                <w:sz w:val="28"/>
                <w:szCs w:val="28"/>
                <w:rtl/>
              </w:rPr>
            </w:rPrChange>
          </w:rPr>
          <w:delText>קיימת</w:delText>
        </w:r>
        <w:r w:rsidRPr="00103DCA" w:rsidDel="007C5BAC">
          <w:rPr>
            <w:rFonts w:ascii="Tahoma" w:hAnsi="Tahoma" w:cs="Tahoma"/>
            <w:sz w:val="24"/>
            <w:szCs w:val="24"/>
            <w:rtl/>
            <w:rPrChange w:id="198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83" w:author="רינת אביטל" w:date="2022-05-12T09:18:00Z">
              <w:rPr>
                <w:rFonts w:hint="eastAsia"/>
                <w:sz w:val="28"/>
                <w:szCs w:val="28"/>
                <w:rtl/>
              </w:rPr>
            </w:rPrChange>
          </w:rPr>
          <w:delText>כזאת</w:delText>
        </w:r>
        <w:r w:rsidRPr="00103DCA" w:rsidDel="007C5BAC">
          <w:rPr>
            <w:rFonts w:ascii="Tahoma" w:hAnsi="Tahoma" w:cs="Tahoma"/>
            <w:sz w:val="24"/>
            <w:szCs w:val="24"/>
            <w:rtl/>
            <w:rPrChange w:id="198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85" w:author="רינת אביטל" w:date="2022-05-12T09:18:00Z">
              <w:rPr>
                <w:rFonts w:hint="eastAsia"/>
                <w:sz w:val="28"/>
                <w:szCs w:val="28"/>
                <w:rtl/>
              </w:rPr>
            </w:rPrChange>
          </w:rPr>
          <w:delText>אפליקציה</w:delText>
        </w:r>
        <w:r w:rsidRPr="00103DCA" w:rsidDel="007C5BAC">
          <w:rPr>
            <w:rFonts w:ascii="Tahoma" w:hAnsi="Tahoma" w:cs="Tahoma"/>
            <w:sz w:val="24"/>
            <w:szCs w:val="24"/>
            <w:rtl/>
            <w:rPrChange w:id="198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87"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988"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989"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99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91" w:author="רינת אביטל" w:date="2022-05-12T09:18:00Z">
              <w:rPr>
                <w:rFonts w:hint="eastAsia"/>
                <w:sz w:val="28"/>
                <w:szCs w:val="28"/>
                <w:rtl/>
              </w:rPr>
            </w:rPrChange>
          </w:rPr>
          <w:delText>נחסכת</w:delText>
        </w:r>
        <w:r w:rsidRPr="00103DCA" w:rsidDel="007C5BAC">
          <w:rPr>
            <w:rFonts w:ascii="Tahoma" w:hAnsi="Tahoma" w:cs="Tahoma"/>
            <w:sz w:val="24"/>
            <w:szCs w:val="24"/>
            <w:rtl/>
            <w:rPrChange w:id="199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93" w:author="רינת אביטל" w:date="2022-05-12T09:18:00Z">
              <w:rPr>
                <w:rFonts w:hint="eastAsia"/>
                <w:sz w:val="28"/>
                <w:szCs w:val="28"/>
                <w:rtl/>
              </w:rPr>
            </w:rPrChange>
          </w:rPr>
          <w:delText>המון</w:delText>
        </w:r>
        <w:r w:rsidRPr="00103DCA" w:rsidDel="007C5BAC">
          <w:rPr>
            <w:rFonts w:ascii="Tahoma" w:hAnsi="Tahoma" w:cs="Tahoma"/>
            <w:sz w:val="24"/>
            <w:szCs w:val="24"/>
            <w:rtl/>
            <w:rPrChange w:id="199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95" w:author="רינת אביטל" w:date="2022-05-12T09:18:00Z">
              <w:rPr>
                <w:rFonts w:hint="eastAsia"/>
                <w:sz w:val="28"/>
                <w:szCs w:val="28"/>
                <w:rtl/>
              </w:rPr>
            </w:rPrChange>
          </w:rPr>
          <w:delText>עוגמת</w:delText>
        </w:r>
        <w:r w:rsidRPr="00103DCA" w:rsidDel="007C5BAC">
          <w:rPr>
            <w:rFonts w:ascii="Tahoma" w:hAnsi="Tahoma" w:cs="Tahoma"/>
            <w:sz w:val="24"/>
            <w:szCs w:val="24"/>
            <w:rtl/>
            <w:rPrChange w:id="199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97" w:author="רינת אביטל" w:date="2022-05-12T09:18:00Z">
              <w:rPr>
                <w:rFonts w:hint="eastAsia"/>
                <w:sz w:val="28"/>
                <w:szCs w:val="28"/>
                <w:rtl/>
              </w:rPr>
            </w:rPrChange>
          </w:rPr>
          <w:delText>נפש</w:delText>
        </w:r>
        <w:r w:rsidRPr="00103DCA" w:rsidDel="007C5BAC">
          <w:rPr>
            <w:rFonts w:ascii="Tahoma" w:hAnsi="Tahoma" w:cs="Tahoma"/>
            <w:sz w:val="24"/>
            <w:szCs w:val="24"/>
            <w:rtl/>
            <w:rPrChange w:id="199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99" w:author="רינת אביטל" w:date="2022-05-12T09:18:00Z">
              <w:rPr>
                <w:rFonts w:hint="eastAsia"/>
                <w:sz w:val="28"/>
                <w:szCs w:val="28"/>
                <w:rtl/>
              </w:rPr>
            </w:rPrChange>
          </w:rPr>
          <w:delText>ולחץ</w:delText>
        </w:r>
        <w:r w:rsidRPr="00103DCA" w:rsidDel="007C5BAC">
          <w:rPr>
            <w:rFonts w:ascii="Tahoma" w:hAnsi="Tahoma" w:cs="Tahoma"/>
            <w:sz w:val="24"/>
            <w:szCs w:val="24"/>
            <w:rtl/>
            <w:rPrChange w:id="200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01" w:author="רינת אביטל" w:date="2022-05-12T09:18:00Z">
              <w:rPr>
                <w:rFonts w:hint="eastAsia"/>
                <w:sz w:val="28"/>
                <w:szCs w:val="28"/>
                <w:rtl/>
              </w:rPr>
            </w:rPrChange>
          </w:rPr>
          <w:delText>של</w:delText>
        </w:r>
        <w:r w:rsidRPr="00103DCA" w:rsidDel="007C5BAC">
          <w:rPr>
            <w:rFonts w:ascii="Tahoma" w:hAnsi="Tahoma" w:cs="Tahoma"/>
            <w:sz w:val="24"/>
            <w:szCs w:val="24"/>
            <w:rtl/>
            <w:rPrChange w:id="200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03" w:author="רינת אביטל" w:date="2022-05-12T09:18:00Z">
              <w:rPr>
                <w:rFonts w:hint="eastAsia"/>
                <w:sz w:val="28"/>
                <w:szCs w:val="28"/>
                <w:rtl/>
              </w:rPr>
            </w:rPrChange>
          </w:rPr>
          <w:delText>אימהות</w:delText>
        </w:r>
        <w:r w:rsidRPr="00103DCA" w:rsidDel="007C5BAC">
          <w:rPr>
            <w:rFonts w:ascii="Tahoma" w:hAnsi="Tahoma" w:cs="Tahoma"/>
            <w:sz w:val="24"/>
            <w:szCs w:val="24"/>
            <w:rtl/>
            <w:rPrChange w:id="200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05" w:author="רינת אביטל" w:date="2022-05-12T09:18:00Z">
              <w:rPr>
                <w:rFonts w:hint="eastAsia"/>
                <w:sz w:val="28"/>
                <w:szCs w:val="28"/>
                <w:rtl/>
              </w:rPr>
            </w:rPrChange>
          </w:rPr>
          <w:delText>דואגות</w:delText>
        </w:r>
        <w:r w:rsidRPr="00103DCA" w:rsidDel="007C5BAC">
          <w:rPr>
            <w:rFonts w:ascii="Tahoma" w:hAnsi="Tahoma" w:cs="Tahoma"/>
            <w:sz w:val="24"/>
            <w:szCs w:val="24"/>
            <w:rtl/>
            <w:rPrChange w:id="200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07" w:author="רינת אביטל" w:date="2022-05-12T09:18:00Z">
              <w:rPr>
                <w:rFonts w:hint="eastAsia"/>
                <w:sz w:val="28"/>
                <w:szCs w:val="28"/>
                <w:rtl/>
              </w:rPr>
            </w:rPrChange>
          </w:rPr>
          <w:delText>וקר</w:delText>
        </w:r>
        <w:r w:rsidR="008D1F86" w:rsidRPr="00103DCA" w:rsidDel="007C5BAC">
          <w:rPr>
            <w:rFonts w:ascii="Tahoma" w:hAnsi="Tahoma" w:cs="Tahoma" w:hint="eastAsia"/>
            <w:sz w:val="24"/>
            <w:szCs w:val="24"/>
            <w:rtl/>
            <w:rPrChange w:id="2008" w:author="רינת אביטל" w:date="2022-05-12T09:18:00Z">
              <w:rPr>
                <w:rFonts w:hint="eastAsia"/>
                <w:sz w:val="28"/>
                <w:szCs w:val="28"/>
                <w:rtl/>
              </w:rPr>
            </w:rPrChange>
          </w:rPr>
          <w:delText>ו</w:delText>
        </w:r>
        <w:r w:rsidRPr="00103DCA" w:rsidDel="007C5BAC">
          <w:rPr>
            <w:rFonts w:ascii="Tahoma" w:hAnsi="Tahoma" w:cs="Tahoma" w:hint="eastAsia"/>
            <w:sz w:val="24"/>
            <w:szCs w:val="24"/>
            <w:rtl/>
            <w:rPrChange w:id="2009" w:author="רינת אביטל" w:date="2022-05-12T09:18:00Z">
              <w:rPr>
                <w:rFonts w:hint="eastAsia"/>
                <w:sz w:val="28"/>
                <w:szCs w:val="28"/>
                <w:rtl/>
              </w:rPr>
            </w:rPrChange>
          </w:rPr>
          <w:delText>בי</w:delText>
        </w:r>
        <w:r w:rsidRPr="00103DCA" w:rsidDel="007C5BAC">
          <w:rPr>
            <w:rFonts w:ascii="Tahoma" w:hAnsi="Tahoma" w:cs="Tahoma"/>
            <w:sz w:val="24"/>
            <w:szCs w:val="24"/>
            <w:rtl/>
            <w:rPrChange w:id="201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11" w:author="רינת אביטל" w:date="2022-05-12T09:18:00Z">
              <w:rPr>
                <w:rFonts w:hint="eastAsia"/>
                <w:sz w:val="28"/>
                <w:szCs w:val="28"/>
                <w:rtl/>
              </w:rPr>
            </w:rPrChange>
          </w:rPr>
          <w:delText>משפחה</w:delText>
        </w:r>
        <w:r w:rsidRPr="00103DCA" w:rsidDel="007C5BAC">
          <w:rPr>
            <w:rFonts w:ascii="Tahoma" w:hAnsi="Tahoma" w:cs="Tahoma"/>
            <w:sz w:val="24"/>
            <w:szCs w:val="24"/>
            <w:rtl/>
            <w:rPrChange w:id="201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13" w:author="רינת אביטל" w:date="2022-05-12T09:18:00Z">
              <w:rPr>
                <w:rFonts w:hint="eastAsia"/>
                <w:sz w:val="28"/>
                <w:szCs w:val="28"/>
                <w:rtl/>
              </w:rPr>
            </w:rPrChange>
          </w:rPr>
          <w:delText>שחיפשו</w:delText>
        </w:r>
        <w:r w:rsidR="008D1F86" w:rsidRPr="00103DCA" w:rsidDel="007C5BAC">
          <w:rPr>
            <w:rFonts w:ascii="Tahoma" w:hAnsi="Tahoma" w:cs="Tahoma"/>
            <w:sz w:val="24"/>
            <w:szCs w:val="24"/>
            <w:rtl/>
            <w:rPrChange w:id="201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15" w:author="רינת אביטל" w:date="2022-05-12T09:18:00Z">
              <w:rPr>
                <w:rFonts w:hint="eastAsia"/>
                <w:sz w:val="28"/>
                <w:szCs w:val="28"/>
                <w:rtl/>
              </w:rPr>
            </w:rPrChange>
          </w:rPr>
          <w:delText>את</w:delText>
        </w:r>
        <w:r w:rsidR="008D1F86" w:rsidRPr="00103DCA" w:rsidDel="007C5BAC">
          <w:rPr>
            <w:rFonts w:ascii="Tahoma" w:hAnsi="Tahoma" w:cs="Tahoma"/>
            <w:sz w:val="24"/>
            <w:szCs w:val="24"/>
            <w:rtl/>
            <w:rPrChange w:id="201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17" w:author="רינת אביטל" w:date="2022-05-12T09:18:00Z">
              <w:rPr>
                <w:rFonts w:hint="eastAsia"/>
                <w:sz w:val="28"/>
                <w:szCs w:val="28"/>
                <w:rtl/>
              </w:rPr>
            </w:rPrChange>
          </w:rPr>
          <w:delText>בני</w:delText>
        </w:r>
        <w:r w:rsidR="008D1F86" w:rsidRPr="00103DCA" w:rsidDel="007C5BAC">
          <w:rPr>
            <w:rFonts w:ascii="Tahoma" w:hAnsi="Tahoma" w:cs="Tahoma"/>
            <w:sz w:val="24"/>
            <w:szCs w:val="24"/>
            <w:rtl/>
            <w:rPrChange w:id="201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19" w:author="רינת אביטל" w:date="2022-05-12T09:18:00Z">
              <w:rPr>
                <w:rFonts w:hint="eastAsia"/>
                <w:sz w:val="28"/>
                <w:szCs w:val="28"/>
                <w:rtl/>
              </w:rPr>
            </w:rPrChange>
          </w:rPr>
          <w:delText>משפחתם</w:delText>
        </w:r>
        <w:r w:rsidR="008D1F86" w:rsidRPr="00103DCA" w:rsidDel="007C5BAC">
          <w:rPr>
            <w:rFonts w:ascii="Tahoma" w:hAnsi="Tahoma" w:cs="Tahoma"/>
            <w:sz w:val="24"/>
            <w:szCs w:val="24"/>
            <w:rtl/>
            <w:rPrChange w:id="202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21" w:author="רינת אביטל" w:date="2022-05-12T09:18:00Z">
              <w:rPr>
                <w:rFonts w:hint="eastAsia"/>
                <w:sz w:val="28"/>
                <w:szCs w:val="28"/>
                <w:rtl/>
              </w:rPr>
            </w:rPrChange>
          </w:rPr>
          <w:delText>ואפילו</w:delText>
        </w:r>
        <w:r w:rsidR="008D1F86" w:rsidRPr="00103DCA" w:rsidDel="007C5BAC">
          <w:rPr>
            <w:rFonts w:ascii="Tahoma" w:hAnsi="Tahoma" w:cs="Tahoma"/>
            <w:sz w:val="24"/>
            <w:szCs w:val="24"/>
            <w:rtl/>
            <w:rPrChange w:id="202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23" w:author="רינת אביטל" w:date="2022-05-12T09:18:00Z">
              <w:rPr>
                <w:rFonts w:hint="eastAsia"/>
                <w:sz w:val="28"/>
                <w:szCs w:val="28"/>
                <w:rtl/>
              </w:rPr>
            </w:rPrChange>
          </w:rPr>
          <w:delText>הגיע</w:delText>
        </w:r>
        <w:r w:rsidR="008D1F86" w:rsidRPr="00103DCA" w:rsidDel="007C5BAC">
          <w:rPr>
            <w:rFonts w:ascii="Tahoma" w:hAnsi="Tahoma" w:cs="Tahoma"/>
            <w:sz w:val="24"/>
            <w:szCs w:val="24"/>
            <w:rtl/>
            <w:rPrChange w:id="202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25" w:author="רינת אביטל" w:date="2022-05-12T09:18:00Z">
              <w:rPr>
                <w:rFonts w:hint="eastAsia"/>
                <w:sz w:val="28"/>
                <w:szCs w:val="28"/>
                <w:rtl/>
              </w:rPr>
            </w:rPrChange>
          </w:rPr>
          <w:delText>מצב</w:delText>
        </w:r>
        <w:r w:rsidR="008D1F86" w:rsidRPr="00103DCA" w:rsidDel="007C5BAC">
          <w:rPr>
            <w:rFonts w:ascii="Tahoma" w:hAnsi="Tahoma" w:cs="Tahoma"/>
            <w:sz w:val="24"/>
            <w:szCs w:val="24"/>
            <w:rtl/>
            <w:rPrChange w:id="202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27" w:author="רינת אביטל" w:date="2022-05-12T09:18:00Z">
              <w:rPr>
                <w:rFonts w:hint="eastAsia"/>
                <w:sz w:val="28"/>
                <w:szCs w:val="28"/>
                <w:rtl/>
              </w:rPr>
            </w:rPrChange>
          </w:rPr>
          <w:delText>של</w:delText>
        </w:r>
        <w:r w:rsidR="008D1F86" w:rsidRPr="00103DCA" w:rsidDel="007C5BAC">
          <w:rPr>
            <w:rFonts w:ascii="Tahoma" w:hAnsi="Tahoma" w:cs="Tahoma"/>
            <w:sz w:val="24"/>
            <w:szCs w:val="24"/>
            <w:rtl/>
            <w:rPrChange w:id="202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29" w:author="רינת אביטל" w:date="2022-05-12T09:18:00Z">
              <w:rPr>
                <w:rFonts w:hint="eastAsia"/>
                <w:sz w:val="28"/>
                <w:szCs w:val="28"/>
                <w:rtl/>
              </w:rPr>
            </w:rPrChange>
          </w:rPr>
          <w:delText>אימהות</w:delText>
        </w:r>
        <w:r w:rsidR="008D1F86" w:rsidRPr="00103DCA" w:rsidDel="007C5BAC">
          <w:rPr>
            <w:rFonts w:ascii="Tahoma" w:hAnsi="Tahoma" w:cs="Tahoma"/>
            <w:sz w:val="24"/>
            <w:szCs w:val="24"/>
            <w:rtl/>
            <w:rPrChange w:id="203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31" w:author="רינת אביטל" w:date="2022-05-12T09:18:00Z">
              <w:rPr>
                <w:rFonts w:hint="eastAsia"/>
                <w:sz w:val="28"/>
                <w:szCs w:val="28"/>
                <w:rtl/>
              </w:rPr>
            </w:rPrChange>
          </w:rPr>
          <w:delText>שהיו</w:delText>
        </w:r>
        <w:r w:rsidR="008D1F86" w:rsidRPr="00103DCA" w:rsidDel="007C5BAC">
          <w:rPr>
            <w:rFonts w:ascii="Tahoma" w:hAnsi="Tahoma" w:cs="Tahoma"/>
            <w:sz w:val="24"/>
            <w:szCs w:val="24"/>
            <w:rtl/>
            <w:rPrChange w:id="203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33" w:author="רינת אביטל" w:date="2022-05-12T09:18:00Z">
              <w:rPr>
                <w:rFonts w:hint="eastAsia"/>
                <w:sz w:val="28"/>
                <w:szCs w:val="28"/>
                <w:rtl/>
              </w:rPr>
            </w:rPrChange>
          </w:rPr>
          <w:delText>בטוחות</w:delText>
        </w:r>
        <w:r w:rsidR="008D1F86" w:rsidRPr="00103DCA" w:rsidDel="007C5BAC">
          <w:rPr>
            <w:rFonts w:ascii="Tahoma" w:hAnsi="Tahoma" w:cs="Tahoma"/>
            <w:sz w:val="24"/>
            <w:szCs w:val="24"/>
            <w:rtl/>
            <w:rPrChange w:id="203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35" w:author="רינת אביטל" w:date="2022-05-12T09:18:00Z">
              <w:rPr>
                <w:rFonts w:hint="eastAsia"/>
                <w:sz w:val="28"/>
                <w:szCs w:val="28"/>
                <w:rtl/>
              </w:rPr>
            </w:rPrChange>
          </w:rPr>
          <w:delText>שילדיהם</w:delText>
        </w:r>
        <w:r w:rsidR="008D1F86" w:rsidRPr="00103DCA" w:rsidDel="007C5BAC">
          <w:rPr>
            <w:rFonts w:ascii="Tahoma" w:hAnsi="Tahoma" w:cs="Tahoma"/>
            <w:sz w:val="24"/>
            <w:szCs w:val="24"/>
            <w:rtl/>
            <w:rPrChange w:id="203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37" w:author="רינת אביטל" w:date="2022-05-12T09:18:00Z">
              <w:rPr>
                <w:rFonts w:hint="eastAsia"/>
                <w:sz w:val="28"/>
                <w:szCs w:val="28"/>
                <w:rtl/>
              </w:rPr>
            </w:rPrChange>
          </w:rPr>
          <w:delText>בין</w:delText>
        </w:r>
        <w:r w:rsidR="008D1F86" w:rsidRPr="00103DCA" w:rsidDel="007C5BAC">
          <w:rPr>
            <w:rFonts w:ascii="Tahoma" w:hAnsi="Tahoma" w:cs="Tahoma"/>
            <w:sz w:val="24"/>
            <w:szCs w:val="24"/>
            <w:rtl/>
            <w:rPrChange w:id="203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39" w:author="רינת אביטל" w:date="2022-05-12T09:18:00Z">
              <w:rPr>
                <w:rFonts w:hint="eastAsia"/>
                <w:sz w:val="28"/>
                <w:szCs w:val="28"/>
                <w:rtl/>
              </w:rPr>
            </w:rPrChange>
          </w:rPr>
          <w:delText>ההרוגים</w:delText>
        </w:r>
        <w:r w:rsidR="008D1F86" w:rsidRPr="00103DCA" w:rsidDel="007C5BAC">
          <w:rPr>
            <w:rFonts w:ascii="Tahoma" w:hAnsi="Tahoma" w:cs="Tahoma"/>
            <w:sz w:val="24"/>
            <w:szCs w:val="24"/>
            <w:rtl/>
            <w:rPrChange w:id="2040" w:author="רינת אביטל" w:date="2022-05-12T09:18:00Z">
              <w:rPr>
                <w:sz w:val="28"/>
                <w:szCs w:val="28"/>
                <w:rtl/>
              </w:rPr>
            </w:rPrChange>
          </w:rPr>
          <w:delText xml:space="preserve"> </w:delText>
        </w:r>
      </w:del>
      <w:del w:id="2041" w:author="רינת אביטל" w:date="2022-05-11T23:15:00Z">
        <w:r w:rsidR="008D1F86" w:rsidRPr="00103DCA" w:rsidDel="007C5BAC">
          <w:rPr>
            <w:rFonts w:ascii="Tahoma" w:hAnsi="Tahoma" w:cs="Tahoma" w:hint="eastAsia"/>
            <w:sz w:val="24"/>
            <w:szCs w:val="24"/>
            <w:rtl/>
            <w:rPrChange w:id="2042" w:author="רינת אביטל" w:date="2022-05-12T09:18:00Z">
              <w:rPr>
                <w:rFonts w:hint="eastAsia"/>
                <w:sz w:val="28"/>
                <w:szCs w:val="28"/>
                <w:rtl/>
              </w:rPr>
            </w:rPrChange>
          </w:rPr>
          <w:delText>ואפליקציה</w:delText>
        </w:r>
        <w:r w:rsidR="008D1F86" w:rsidRPr="00103DCA" w:rsidDel="007C5BAC">
          <w:rPr>
            <w:rFonts w:ascii="Tahoma" w:hAnsi="Tahoma" w:cs="Tahoma"/>
            <w:sz w:val="24"/>
            <w:szCs w:val="24"/>
            <w:rtl/>
            <w:rPrChange w:id="2043" w:author="רינת אביטל" w:date="2022-05-12T09:18:00Z">
              <w:rPr>
                <w:sz w:val="28"/>
                <w:szCs w:val="28"/>
                <w:rtl/>
              </w:rPr>
            </w:rPrChange>
          </w:rPr>
          <w:delText xml:space="preserve"> </w:delText>
        </w:r>
      </w:del>
      <w:del w:id="2044" w:author="רינת אביטל" w:date="2022-05-11T23:16:00Z">
        <w:r w:rsidR="008D1F86" w:rsidRPr="00103DCA" w:rsidDel="008F182D">
          <w:rPr>
            <w:rFonts w:ascii="Tahoma" w:hAnsi="Tahoma" w:cs="Tahoma" w:hint="eastAsia"/>
            <w:sz w:val="24"/>
            <w:szCs w:val="24"/>
            <w:rtl/>
            <w:rPrChange w:id="2045" w:author="רינת אביטל" w:date="2022-05-12T09:18:00Z">
              <w:rPr>
                <w:rFonts w:hint="eastAsia"/>
                <w:sz w:val="28"/>
                <w:szCs w:val="28"/>
                <w:rtl/>
              </w:rPr>
            </w:rPrChange>
          </w:rPr>
          <w:delText>מעין</w:delText>
        </w:r>
        <w:r w:rsidR="008D1F86" w:rsidRPr="00103DCA" w:rsidDel="008F182D">
          <w:rPr>
            <w:rFonts w:ascii="Tahoma" w:hAnsi="Tahoma" w:cs="Tahoma"/>
            <w:sz w:val="24"/>
            <w:szCs w:val="24"/>
            <w:rtl/>
            <w:rPrChange w:id="2046"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47" w:author="רינת אביטל" w:date="2022-05-12T09:18:00Z">
              <w:rPr>
                <w:rFonts w:hint="eastAsia"/>
                <w:sz w:val="28"/>
                <w:szCs w:val="28"/>
                <w:rtl/>
              </w:rPr>
            </w:rPrChange>
          </w:rPr>
          <w:delText>ז</w:delText>
        </w:r>
      </w:del>
      <w:del w:id="2048" w:author="רינת אביטל" w:date="2022-05-11T23:15:00Z">
        <w:r w:rsidR="008D1F86" w:rsidRPr="00103DCA" w:rsidDel="007C5BAC">
          <w:rPr>
            <w:rFonts w:ascii="Tahoma" w:hAnsi="Tahoma" w:cs="Tahoma" w:hint="eastAsia"/>
            <w:sz w:val="24"/>
            <w:szCs w:val="24"/>
            <w:rtl/>
            <w:rPrChange w:id="2049" w:author="רינת אביטל" w:date="2022-05-12T09:18:00Z">
              <w:rPr>
                <w:rFonts w:hint="eastAsia"/>
                <w:sz w:val="28"/>
                <w:szCs w:val="28"/>
                <w:rtl/>
              </w:rPr>
            </w:rPrChange>
          </w:rPr>
          <w:delText>ו</w:delText>
        </w:r>
      </w:del>
      <w:del w:id="2050" w:author="רינת אביטל" w:date="2022-05-11T23:16:00Z">
        <w:r w:rsidR="008D1F86" w:rsidRPr="00103DCA" w:rsidDel="008F182D">
          <w:rPr>
            <w:rFonts w:ascii="Tahoma" w:hAnsi="Tahoma" w:cs="Tahoma"/>
            <w:sz w:val="24"/>
            <w:szCs w:val="24"/>
            <w:rtl/>
            <w:rPrChange w:id="205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52" w:author="רינת אביטל" w:date="2022-05-12T09:18:00Z">
              <w:rPr>
                <w:rFonts w:hint="eastAsia"/>
                <w:sz w:val="28"/>
                <w:szCs w:val="28"/>
                <w:rtl/>
              </w:rPr>
            </w:rPrChange>
          </w:rPr>
          <w:delText>יכלה</w:delText>
        </w:r>
        <w:r w:rsidR="008D1F86" w:rsidRPr="00103DCA" w:rsidDel="008F182D">
          <w:rPr>
            <w:rFonts w:ascii="Tahoma" w:hAnsi="Tahoma" w:cs="Tahoma"/>
            <w:sz w:val="24"/>
            <w:szCs w:val="24"/>
            <w:rtl/>
            <w:rPrChange w:id="205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54" w:author="רינת אביטל" w:date="2022-05-12T09:18:00Z">
              <w:rPr>
                <w:rFonts w:hint="eastAsia"/>
                <w:sz w:val="28"/>
                <w:szCs w:val="28"/>
                <w:rtl/>
              </w:rPr>
            </w:rPrChange>
          </w:rPr>
          <w:delText>להוריד</w:delText>
        </w:r>
        <w:r w:rsidR="008D1F86" w:rsidRPr="00103DCA" w:rsidDel="008F182D">
          <w:rPr>
            <w:rFonts w:ascii="Tahoma" w:hAnsi="Tahoma" w:cs="Tahoma"/>
            <w:sz w:val="24"/>
            <w:szCs w:val="24"/>
            <w:rtl/>
            <w:rPrChange w:id="205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56" w:author="רינת אביטל" w:date="2022-05-12T09:18:00Z">
              <w:rPr>
                <w:rFonts w:hint="eastAsia"/>
                <w:sz w:val="28"/>
                <w:szCs w:val="28"/>
                <w:rtl/>
              </w:rPr>
            </w:rPrChange>
          </w:rPr>
          <w:delText>במעט</w:delText>
        </w:r>
        <w:r w:rsidR="008D1F86" w:rsidRPr="00103DCA" w:rsidDel="008F182D">
          <w:rPr>
            <w:rFonts w:ascii="Tahoma" w:hAnsi="Tahoma" w:cs="Tahoma"/>
            <w:sz w:val="24"/>
            <w:szCs w:val="24"/>
            <w:rtl/>
            <w:rPrChange w:id="205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58" w:author="רינת אביטל" w:date="2022-05-12T09:18:00Z">
              <w:rPr>
                <w:rFonts w:hint="eastAsia"/>
                <w:sz w:val="28"/>
                <w:szCs w:val="28"/>
                <w:rtl/>
              </w:rPr>
            </w:rPrChange>
          </w:rPr>
          <w:delText>את</w:delText>
        </w:r>
        <w:r w:rsidR="008D1F86" w:rsidRPr="00103DCA" w:rsidDel="008F182D">
          <w:rPr>
            <w:rFonts w:ascii="Tahoma" w:hAnsi="Tahoma" w:cs="Tahoma"/>
            <w:sz w:val="24"/>
            <w:szCs w:val="24"/>
            <w:rtl/>
            <w:rPrChange w:id="2059"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60" w:author="רינת אביטל" w:date="2022-05-12T09:18:00Z">
              <w:rPr>
                <w:rFonts w:hint="eastAsia"/>
                <w:sz w:val="28"/>
                <w:szCs w:val="28"/>
                <w:rtl/>
              </w:rPr>
            </w:rPrChange>
          </w:rPr>
          <w:delText>הדאגה</w:delText>
        </w:r>
        <w:r w:rsidR="008D1F86" w:rsidRPr="00103DCA" w:rsidDel="008F182D">
          <w:rPr>
            <w:rFonts w:ascii="Tahoma" w:hAnsi="Tahoma" w:cs="Tahoma"/>
            <w:sz w:val="24"/>
            <w:szCs w:val="24"/>
            <w:rtl/>
            <w:rPrChange w:id="206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62" w:author="רינת אביטל" w:date="2022-05-12T09:18:00Z">
              <w:rPr>
                <w:rFonts w:hint="eastAsia"/>
                <w:sz w:val="28"/>
                <w:szCs w:val="28"/>
                <w:rtl/>
              </w:rPr>
            </w:rPrChange>
          </w:rPr>
          <w:delText>העצומה</w:delText>
        </w:r>
        <w:r w:rsidR="008D1F86" w:rsidRPr="00103DCA" w:rsidDel="008F182D">
          <w:rPr>
            <w:rFonts w:ascii="Tahoma" w:hAnsi="Tahoma" w:cs="Tahoma"/>
            <w:sz w:val="24"/>
            <w:szCs w:val="24"/>
            <w:rtl/>
            <w:rPrChange w:id="206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64" w:author="רינת אביטל" w:date="2022-05-12T09:18:00Z">
              <w:rPr>
                <w:rFonts w:hint="eastAsia"/>
                <w:sz w:val="28"/>
                <w:szCs w:val="28"/>
                <w:rtl/>
              </w:rPr>
            </w:rPrChange>
          </w:rPr>
          <w:delText>של</w:delText>
        </w:r>
        <w:r w:rsidR="008D1F86" w:rsidRPr="00103DCA" w:rsidDel="008F182D">
          <w:rPr>
            <w:rFonts w:ascii="Tahoma" w:hAnsi="Tahoma" w:cs="Tahoma"/>
            <w:sz w:val="24"/>
            <w:szCs w:val="24"/>
            <w:rtl/>
            <w:rPrChange w:id="206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66" w:author="רינת אביטל" w:date="2022-05-12T09:18:00Z">
              <w:rPr>
                <w:rFonts w:hint="eastAsia"/>
                <w:sz w:val="28"/>
                <w:szCs w:val="28"/>
                <w:rtl/>
              </w:rPr>
            </w:rPrChange>
          </w:rPr>
          <w:delText>אלפי</w:delText>
        </w:r>
        <w:r w:rsidR="008D1F86" w:rsidRPr="00103DCA" w:rsidDel="008F182D">
          <w:rPr>
            <w:rFonts w:ascii="Tahoma" w:hAnsi="Tahoma" w:cs="Tahoma"/>
            <w:sz w:val="24"/>
            <w:szCs w:val="24"/>
            <w:rtl/>
            <w:rPrChange w:id="206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068" w:author="רינת אביטל" w:date="2022-05-12T09:18:00Z">
              <w:rPr>
                <w:rFonts w:hint="eastAsia"/>
                <w:sz w:val="28"/>
                <w:szCs w:val="28"/>
                <w:rtl/>
              </w:rPr>
            </w:rPrChange>
          </w:rPr>
          <w:delText>אנשים</w:delText>
        </w:r>
        <w:r w:rsidR="008D1F86" w:rsidRPr="00103DCA" w:rsidDel="008F182D">
          <w:rPr>
            <w:rFonts w:ascii="Tahoma" w:hAnsi="Tahoma" w:cs="Tahoma"/>
            <w:sz w:val="24"/>
            <w:szCs w:val="24"/>
            <w:rtl/>
            <w:rPrChange w:id="2069" w:author="רינת אביטל" w:date="2022-05-12T09:18:00Z">
              <w:rPr>
                <w:sz w:val="28"/>
                <w:szCs w:val="28"/>
                <w:rtl/>
              </w:rPr>
            </w:rPrChange>
          </w:rPr>
          <w:delText>.</w:delText>
        </w:r>
      </w:del>
    </w:p>
    <w:p w14:paraId="4CD677ED" w14:textId="607AB6B7" w:rsidR="008D1F86" w:rsidRPr="00103DCA" w:rsidRDefault="00E70291" w:rsidP="00AF2044">
      <w:pPr>
        <w:spacing w:line="360" w:lineRule="auto"/>
        <w:rPr>
          <w:rFonts w:ascii="Tahoma" w:hAnsi="Tahoma" w:cs="Tahoma"/>
          <w:sz w:val="24"/>
          <w:szCs w:val="24"/>
          <w:rtl/>
          <w:rPrChange w:id="2070" w:author="רינת אביטל" w:date="2022-05-12T09:18:00Z">
            <w:rPr>
              <w:sz w:val="28"/>
              <w:szCs w:val="28"/>
              <w:rtl/>
            </w:rPr>
          </w:rPrChange>
        </w:rPr>
      </w:pPr>
      <w:ins w:id="2071" w:author="רינת אביטל" w:date="2022-05-11T23:37:00Z">
        <w:r w:rsidRPr="00103DCA">
          <w:rPr>
            <w:rFonts w:ascii="Tahoma" w:hAnsi="Tahoma" w:cs="Tahoma" w:hint="eastAsia"/>
            <w:sz w:val="24"/>
            <w:szCs w:val="24"/>
            <w:rtl/>
            <w:rPrChange w:id="2072" w:author="רינת אביטל" w:date="2022-05-12T09:18:00Z">
              <w:rPr>
                <w:rFonts w:hint="eastAsia"/>
                <w:sz w:val="28"/>
                <w:szCs w:val="28"/>
                <w:rtl/>
              </w:rPr>
            </w:rPrChange>
          </w:rPr>
          <w:t>האתר</w:t>
        </w:r>
        <w:r w:rsidRPr="00103DCA">
          <w:rPr>
            <w:rFonts w:ascii="Tahoma" w:hAnsi="Tahoma" w:cs="Tahoma"/>
            <w:sz w:val="24"/>
            <w:szCs w:val="24"/>
            <w:rtl/>
            <w:rPrChange w:id="2073" w:author="רינת אביטל" w:date="2022-05-12T09:18:00Z">
              <w:rPr>
                <w:sz w:val="28"/>
                <w:szCs w:val="28"/>
                <w:rtl/>
              </w:rPr>
            </w:rPrChange>
          </w:rPr>
          <w:t xml:space="preserve"> </w:t>
        </w:r>
      </w:ins>
      <w:ins w:id="2074" w:author="רינת אביטל" w:date="2022-05-11T23:38:00Z">
        <w:r w:rsidRPr="00103DCA">
          <w:rPr>
            <w:rFonts w:ascii="Tahoma" w:hAnsi="Tahoma" w:cs="Tahoma" w:hint="eastAsia"/>
            <w:sz w:val="24"/>
            <w:szCs w:val="24"/>
            <w:rtl/>
            <w:rPrChange w:id="2075" w:author="רינת אביטל" w:date="2022-05-12T09:18:00Z">
              <w:rPr>
                <w:rFonts w:hint="eastAsia"/>
                <w:sz w:val="28"/>
                <w:szCs w:val="28"/>
                <w:rtl/>
              </w:rPr>
            </w:rPrChange>
          </w:rPr>
          <w:t>מתאים</w:t>
        </w:r>
        <w:r w:rsidRPr="00103DCA">
          <w:rPr>
            <w:rFonts w:ascii="Tahoma" w:hAnsi="Tahoma" w:cs="Tahoma"/>
            <w:sz w:val="24"/>
            <w:szCs w:val="24"/>
            <w:rtl/>
            <w:rPrChange w:id="2076" w:author="רינת אביטל" w:date="2022-05-12T09:18:00Z">
              <w:rPr>
                <w:sz w:val="28"/>
                <w:szCs w:val="28"/>
                <w:rtl/>
              </w:rPr>
            </w:rPrChange>
          </w:rPr>
          <w:t xml:space="preserve"> </w:t>
        </w:r>
        <w:r w:rsidRPr="00103DCA">
          <w:rPr>
            <w:rFonts w:ascii="Tahoma" w:hAnsi="Tahoma" w:cs="Tahoma" w:hint="eastAsia"/>
            <w:sz w:val="24"/>
            <w:szCs w:val="24"/>
            <w:rtl/>
            <w:rPrChange w:id="2077" w:author="רינת אביטל" w:date="2022-05-12T09:18:00Z">
              <w:rPr>
                <w:rFonts w:hint="eastAsia"/>
                <w:sz w:val="28"/>
                <w:szCs w:val="28"/>
                <w:rtl/>
              </w:rPr>
            </w:rPrChange>
          </w:rPr>
          <w:t>גם</w:t>
        </w:r>
        <w:r w:rsidRPr="00103DCA">
          <w:rPr>
            <w:rFonts w:ascii="Tahoma" w:hAnsi="Tahoma" w:cs="Tahoma"/>
            <w:sz w:val="24"/>
            <w:szCs w:val="24"/>
            <w:rtl/>
            <w:rPrChange w:id="2078" w:author="רינת אביטל" w:date="2022-05-12T09:18:00Z">
              <w:rPr>
                <w:sz w:val="28"/>
                <w:szCs w:val="28"/>
                <w:rtl/>
              </w:rPr>
            </w:rPrChange>
          </w:rPr>
          <w:t xml:space="preserve"> </w:t>
        </w:r>
        <w:r w:rsidRPr="00103DCA">
          <w:rPr>
            <w:rFonts w:ascii="Tahoma" w:hAnsi="Tahoma" w:cs="Tahoma" w:hint="eastAsia"/>
            <w:sz w:val="24"/>
            <w:szCs w:val="24"/>
            <w:rtl/>
            <w:rPrChange w:id="2079" w:author="רינת אביטל" w:date="2022-05-12T09:18:00Z">
              <w:rPr>
                <w:rFonts w:hint="eastAsia"/>
                <w:sz w:val="28"/>
                <w:szCs w:val="28"/>
                <w:rtl/>
              </w:rPr>
            </w:rPrChange>
          </w:rPr>
          <w:t>לכל</w:t>
        </w:r>
        <w:r w:rsidRPr="00103DCA">
          <w:rPr>
            <w:rFonts w:ascii="Tahoma" w:hAnsi="Tahoma" w:cs="Tahoma"/>
            <w:sz w:val="24"/>
            <w:szCs w:val="24"/>
            <w:rtl/>
            <w:rPrChange w:id="2080" w:author="רינת אביטל" w:date="2022-05-12T09:18:00Z">
              <w:rPr>
                <w:sz w:val="28"/>
                <w:szCs w:val="28"/>
                <w:rtl/>
              </w:rPr>
            </w:rPrChange>
          </w:rPr>
          <w:t xml:space="preserve"> </w:t>
        </w:r>
        <w:r w:rsidRPr="00103DCA">
          <w:rPr>
            <w:rFonts w:ascii="Tahoma" w:hAnsi="Tahoma" w:cs="Tahoma" w:hint="eastAsia"/>
            <w:sz w:val="24"/>
            <w:szCs w:val="24"/>
            <w:rtl/>
            <w:rPrChange w:id="2081" w:author="רינת אביטל" w:date="2022-05-12T09:18:00Z">
              <w:rPr>
                <w:rFonts w:hint="eastAsia"/>
                <w:sz w:val="28"/>
                <w:szCs w:val="28"/>
                <w:rtl/>
              </w:rPr>
            </w:rPrChange>
          </w:rPr>
          <w:t>הקהל</w:t>
        </w:r>
        <w:r w:rsidRPr="00103DCA">
          <w:rPr>
            <w:rFonts w:ascii="Tahoma" w:hAnsi="Tahoma" w:cs="Tahoma"/>
            <w:sz w:val="24"/>
            <w:szCs w:val="24"/>
            <w:rtl/>
            <w:rPrChange w:id="2082" w:author="רינת אביטל" w:date="2022-05-12T09:18:00Z">
              <w:rPr>
                <w:sz w:val="28"/>
                <w:szCs w:val="28"/>
                <w:rtl/>
              </w:rPr>
            </w:rPrChange>
          </w:rPr>
          <w:t xml:space="preserve"> </w:t>
        </w:r>
        <w:r w:rsidRPr="00103DCA">
          <w:rPr>
            <w:rFonts w:ascii="Tahoma" w:hAnsi="Tahoma" w:cs="Tahoma" w:hint="eastAsia"/>
            <w:sz w:val="24"/>
            <w:szCs w:val="24"/>
            <w:rtl/>
            <w:rPrChange w:id="2083" w:author="רינת אביטל" w:date="2022-05-12T09:18:00Z">
              <w:rPr>
                <w:rFonts w:hint="eastAsia"/>
                <w:sz w:val="28"/>
                <w:szCs w:val="28"/>
                <w:rtl/>
              </w:rPr>
            </w:rPrChange>
          </w:rPr>
          <w:t>שמתעניין</w:t>
        </w:r>
        <w:r w:rsidRPr="00103DCA">
          <w:rPr>
            <w:rFonts w:ascii="Tahoma" w:hAnsi="Tahoma" w:cs="Tahoma"/>
            <w:sz w:val="24"/>
            <w:szCs w:val="24"/>
            <w:rtl/>
            <w:rPrChange w:id="2084" w:author="רינת אביטל" w:date="2022-05-12T09:18:00Z">
              <w:rPr>
                <w:sz w:val="28"/>
                <w:szCs w:val="28"/>
                <w:rtl/>
              </w:rPr>
            </w:rPrChange>
          </w:rPr>
          <w:t xml:space="preserve"> </w:t>
        </w:r>
        <w:r w:rsidRPr="00103DCA">
          <w:rPr>
            <w:rFonts w:ascii="Tahoma" w:hAnsi="Tahoma" w:cs="Tahoma" w:hint="eastAsia"/>
            <w:sz w:val="24"/>
            <w:szCs w:val="24"/>
            <w:rtl/>
            <w:rPrChange w:id="2085" w:author="רינת אביטל" w:date="2022-05-12T09:18:00Z">
              <w:rPr>
                <w:rFonts w:hint="eastAsia"/>
                <w:sz w:val="28"/>
                <w:szCs w:val="28"/>
                <w:rtl/>
              </w:rPr>
            </w:rPrChange>
          </w:rPr>
          <w:t>במתמטיקה</w:t>
        </w:r>
        <w:r w:rsidRPr="00103DCA">
          <w:rPr>
            <w:rFonts w:ascii="Tahoma" w:hAnsi="Tahoma" w:cs="Tahoma"/>
            <w:sz w:val="24"/>
            <w:szCs w:val="24"/>
            <w:rtl/>
            <w:rPrChange w:id="2086" w:author="רינת אביטל" w:date="2022-05-12T09:18:00Z">
              <w:rPr>
                <w:sz w:val="28"/>
                <w:szCs w:val="28"/>
                <w:rtl/>
              </w:rPr>
            </w:rPrChange>
          </w:rPr>
          <w:t xml:space="preserve"> </w:t>
        </w:r>
      </w:ins>
      <w:ins w:id="2087" w:author="רינת אביטל" w:date="2022-05-11T23:39:00Z">
        <w:r w:rsidRPr="00103DCA">
          <w:rPr>
            <w:rFonts w:ascii="Tahoma" w:hAnsi="Tahoma" w:cs="Tahoma" w:hint="eastAsia"/>
            <w:sz w:val="24"/>
            <w:szCs w:val="24"/>
            <w:rtl/>
            <w:rPrChange w:id="2088" w:author="רינת אביטל" w:date="2022-05-12T09:18:00Z">
              <w:rPr>
                <w:rFonts w:hint="eastAsia"/>
                <w:sz w:val="28"/>
                <w:szCs w:val="28"/>
                <w:rtl/>
              </w:rPr>
            </w:rPrChange>
          </w:rPr>
          <w:t>שנהנה</w:t>
        </w:r>
        <w:r w:rsidRPr="00103DCA">
          <w:rPr>
            <w:rFonts w:ascii="Tahoma" w:hAnsi="Tahoma" w:cs="Tahoma"/>
            <w:sz w:val="24"/>
            <w:szCs w:val="24"/>
            <w:rtl/>
            <w:rPrChange w:id="2089" w:author="רינת אביטל" w:date="2022-05-12T09:18:00Z">
              <w:rPr>
                <w:sz w:val="28"/>
                <w:szCs w:val="28"/>
                <w:rtl/>
              </w:rPr>
            </w:rPrChange>
          </w:rPr>
          <w:t xml:space="preserve"> </w:t>
        </w:r>
        <w:r w:rsidRPr="00103DCA">
          <w:rPr>
            <w:rFonts w:ascii="Tahoma" w:hAnsi="Tahoma" w:cs="Tahoma" w:hint="eastAsia"/>
            <w:sz w:val="24"/>
            <w:szCs w:val="24"/>
            <w:rtl/>
            <w:rPrChange w:id="2090" w:author="רינת אביטל" w:date="2022-05-12T09:18:00Z">
              <w:rPr>
                <w:rFonts w:hint="eastAsia"/>
                <w:sz w:val="28"/>
                <w:szCs w:val="28"/>
                <w:rtl/>
              </w:rPr>
            </w:rPrChange>
          </w:rPr>
          <w:t>לראות</w:t>
        </w:r>
        <w:r w:rsidRPr="00103DCA">
          <w:rPr>
            <w:rFonts w:ascii="Tahoma" w:hAnsi="Tahoma" w:cs="Tahoma"/>
            <w:sz w:val="24"/>
            <w:szCs w:val="24"/>
            <w:rtl/>
            <w:rPrChange w:id="2091" w:author="רינת אביטל" w:date="2022-05-12T09:18:00Z">
              <w:rPr>
                <w:sz w:val="28"/>
                <w:szCs w:val="28"/>
                <w:rtl/>
              </w:rPr>
            </w:rPrChange>
          </w:rPr>
          <w:t xml:space="preserve"> </w:t>
        </w:r>
        <w:r w:rsidRPr="00103DCA">
          <w:rPr>
            <w:rFonts w:ascii="Tahoma" w:hAnsi="Tahoma" w:cs="Tahoma" w:hint="eastAsia"/>
            <w:sz w:val="24"/>
            <w:szCs w:val="24"/>
            <w:rtl/>
            <w:rPrChange w:id="2092" w:author="רינת אביטל" w:date="2022-05-12T09:18:00Z">
              <w:rPr>
                <w:rFonts w:hint="eastAsia"/>
                <w:sz w:val="28"/>
                <w:szCs w:val="28"/>
                <w:rtl/>
              </w:rPr>
            </w:rPrChange>
          </w:rPr>
          <w:t>איך</w:t>
        </w:r>
        <w:r w:rsidRPr="00103DCA">
          <w:rPr>
            <w:rFonts w:ascii="Tahoma" w:hAnsi="Tahoma" w:cs="Tahoma"/>
            <w:sz w:val="24"/>
            <w:szCs w:val="24"/>
            <w:rtl/>
            <w:rPrChange w:id="2093" w:author="רינת אביטל" w:date="2022-05-12T09:18:00Z">
              <w:rPr>
                <w:sz w:val="28"/>
                <w:szCs w:val="28"/>
                <w:rtl/>
              </w:rPr>
            </w:rPrChange>
          </w:rPr>
          <w:t xml:space="preserve"> </w:t>
        </w:r>
        <w:r w:rsidRPr="00103DCA">
          <w:rPr>
            <w:rFonts w:ascii="Tahoma" w:hAnsi="Tahoma" w:cs="Tahoma" w:hint="eastAsia"/>
            <w:sz w:val="24"/>
            <w:szCs w:val="24"/>
            <w:rtl/>
            <w:rPrChange w:id="2094" w:author="רינת אביטל" w:date="2022-05-12T09:18:00Z">
              <w:rPr>
                <w:rFonts w:hint="eastAsia"/>
                <w:sz w:val="28"/>
                <w:szCs w:val="28"/>
                <w:rtl/>
              </w:rPr>
            </w:rPrChange>
          </w:rPr>
          <w:t>פונקציות</w:t>
        </w:r>
        <w:r w:rsidRPr="00103DCA">
          <w:rPr>
            <w:rFonts w:ascii="Tahoma" w:hAnsi="Tahoma" w:cs="Tahoma"/>
            <w:sz w:val="24"/>
            <w:szCs w:val="24"/>
            <w:rtl/>
            <w:rPrChange w:id="2095" w:author="רינת אביטל" w:date="2022-05-12T09:18:00Z">
              <w:rPr>
                <w:sz w:val="28"/>
                <w:szCs w:val="28"/>
                <w:rtl/>
              </w:rPr>
            </w:rPrChange>
          </w:rPr>
          <w:t xml:space="preserve"> </w:t>
        </w:r>
        <w:r w:rsidRPr="00103DCA">
          <w:rPr>
            <w:rFonts w:ascii="Tahoma" w:hAnsi="Tahoma" w:cs="Tahoma" w:hint="eastAsia"/>
            <w:sz w:val="24"/>
            <w:szCs w:val="24"/>
            <w:rtl/>
            <w:rPrChange w:id="2096" w:author="רינת אביטל" w:date="2022-05-12T09:18:00Z">
              <w:rPr>
                <w:rFonts w:hint="eastAsia"/>
                <w:sz w:val="28"/>
                <w:szCs w:val="28"/>
                <w:rtl/>
              </w:rPr>
            </w:rPrChange>
          </w:rPr>
          <w:t>נראות</w:t>
        </w:r>
      </w:ins>
      <w:ins w:id="2097" w:author="רינת אביטל" w:date="2022-05-11T23:40:00Z">
        <w:r w:rsidRPr="00103DCA">
          <w:rPr>
            <w:rFonts w:ascii="Tahoma" w:hAnsi="Tahoma" w:cs="Tahoma"/>
            <w:sz w:val="24"/>
            <w:szCs w:val="24"/>
            <w:rtl/>
            <w:rPrChange w:id="2098" w:author="רינת אביטל" w:date="2022-05-12T09:18:00Z">
              <w:rPr>
                <w:sz w:val="28"/>
                <w:szCs w:val="28"/>
                <w:rtl/>
              </w:rPr>
            </w:rPrChange>
          </w:rPr>
          <w:t xml:space="preserve"> </w:t>
        </w:r>
        <w:r w:rsidRPr="00103DCA">
          <w:rPr>
            <w:rFonts w:ascii="Tahoma" w:hAnsi="Tahoma" w:cs="Tahoma" w:hint="eastAsia"/>
            <w:sz w:val="24"/>
            <w:szCs w:val="24"/>
            <w:rtl/>
            <w:rPrChange w:id="2099" w:author="רינת אביטל" w:date="2022-05-12T09:18:00Z">
              <w:rPr>
                <w:rFonts w:hint="eastAsia"/>
                <w:sz w:val="28"/>
                <w:szCs w:val="28"/>
                <w:rtl/>
              </w:rPr>
            </w:rPrChange>
          </w:rPr>
          <w:t>ואת</w:t>
        </w:r>
        <w:r w:rsidRPr="00103DCA">
          <w:rPr>
            <w:rFonts w:ascii="Tahoma" w:hAnsi="Tahoma" w:cs="Tahoma"/>
            <w:sz w:val="24"/>
            <w:szCs w:val="24"/>
            <w:rtl/>
            <w:rPrChange w:id="2100" w:author="רינת אביטל" w:date="2022-05-12T09:18:00Z">
              <w:rPr>
                <w:sz w:val="28"/>
                <w:szCs w:val="28"/>
                <w:rtl/>
              </w:rPr>
            </w:rPrChange>
          </w:rPr>
          <w:t xml:space="preserve"> </w:t>
        </w:r>
        <w:r w:rsidRPr="00103DCA">
          <w:rPr>
            <w:rFonts w:ascii="Tahoma" w:hAnsi="Tahoma" w:cs="Tahoma" w:hint="eastAsia"/>
            <w:sz w:val="24"/>
            <w:szCs w:val="24"/>
            <w:rtl/>
            <w:rPrChange w:id="2101" w:author="רינת אביטל" w:date="2022-05-12T09:18:00Z">
              <w:rPr>
                <w:rFonts w:hint="eastAsia"/>
                <w:sz w:val="28"/>
                <w:szCs w:val="28"/>
                <w:rtl/>
              </w:rPr>
            </w:rPrChange>
          </w:rPr>
          <w:t>הנגזרת</w:t>
        </w:r>
        <w:r w:rsidRPr="00103DCA">
          <w:rPr>
            <w:rFonts w:ascii="Tahoma" w:hAnsi="Tahoma" w:cs="Tahoma"/>
            <w:sz w:val="24"/>
            <w:szCs w:val="24"/>
            <w:rtl/>
            <w:rPrChange w:id="2102" w:author="רינת אביטל" w:date="2022-05-12T09:18:00Z">
              <w:rPr>
                <w:sz w:val="28"/>
                <w:szCs w:val="28"/>
                <w:rtl/>
              </w:rPr>
            </w:rPrChange>
          </w:rPr>
          <w:t>.</w:t>
        </w:r>
      </w:ins>
      <w:del w:id="2103" w:author="רינת אביטל" w:date="2022-05-11T23:37:00Z">
        <w:r w:rsidR="008D1F86" w:rsidRPr="00103DCA" w:rsidDel="00E70291">
          <w:rPr>
            <w:rFonts w:ascii="Tahoma" w:hAnsi="Tahoma" w:cs="Tahoma" w:hint="eastAsia"/>
            <w:sz w:val="24"/>
            <w:szCs w:val="24"/>
            <w:rtl/>
            <w:rPrChange w:id="2104" w:author="רינת אביטל" w:date="2022-05-12T09:18:00Z">
              <w:rPr>
                <w:rFonts w:hint="eastAsia"/>
                <w:sz w:val="28"/>
                <w:szCs w:val="28"/>
                <w:rtl/>
              </w:rPr>
            </w:rPrChange>
          </w:rPr>
          <w:delText>גם</w:delText>
        </w:r>
        <w:r w:rsidR="008D1F86" w:rsidRPr="00103DCA" w:rsidDel="00E70291">
          <w:rPr>
            <w:rFonts w:ascii="Tahoma" w:hAnsi="Tahoma" w:cs="Tahoma"/>
            <w:sz w:val="24"/>
            <w:szCs w:val="24"/>
            <w:rtl/>
            <w:rPrChange w:id="210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06" w:author="רינת אביטל" w:date="2022-05-12T09:18:00Z">
              <w:rPr>
                <w:rFonts w:hint="eastAsia"/>
                <w:sz w:val="28"/>
                <w:szCs w:val="28"/>
                <w:rtl/>
              </w:rPr>
            </w:rPrChange>
          </w:rPr>
          <w:delText>ביום</w:delText>
        </w:r>
        <w:r w:rsidR="008D1F86" w:rsidRPr="00103DCA" w:rsidDel="00E70291">
          <w:rPr>
            <w:rFonts w:ascii="Tahoma" w:hAnsi="Tahoma" w:cs="Tahoma"/>
            <w:sz w:val="24"/>
            <w:szCs w:val="24"/>
            <w:rtl/>
            <w:rPrChange w:id="210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08" w:author="רינת אביטל" w:date="2022-05-12T09:18:00Z">
              <w:rPr>
                <w:rFonts w:hint="eastAsia"/>
                <w:sz w:val="28"/>
                <w:szCs w:val="28"/>
                <w:rtl/>
              </w:rPr>
            </w:rPrChange>
          </w:rPr>
          <w:delText>יום</w:delText>
        </w:r>
        <w:r w:rsidR="008D1F86" w:rsidRPr="00103DCA" w:rsidDel="00E70291">
          <w:rPr>
            <w:rFonts w:ascii="Tahoma" w:hAnsi="Tahoma" w:cs="Tahoma"/>
            <w:sz w:val="24"/>
            <w:szCs w:val="24"/>
            <w:rtl/>
            <w:rPrChange w:id="210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10" w:author="רינת אביטל" w:date="2022-05-12T09:18:00Z">
              <w:rPr>
                <w:rFonts w:hint="eastAsia"/>
                <w:sz w:val="28"/>
                <w:szCs w:val="28"/>
                <w:rtl/>
              </w:rPr>
            </w:rPrChange>
          </w:rPr>
          <w:delText>לאו</w:delText>
        </w:r>
        <w:r w:rsidR="008D1F86" w:rsidRPr="00103DCA" w:rsidDel="00E70291">
          <w:rPr>
            <w:rFonts w:ascii="Tahoma" w:hAnsi="Tahoma" w:cs="Tahoma"/>
            <w:sz w:val="24"/>
            <w:szCs w:val="24"/>
            <w:rtl/>
            <w:rPrChange w:id="211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12" w:author="רינת אביטל" w:date="2022-05-12T09:18:00Z">
              <w:rPr>
                <w:rFonts w:hint="eastAsia"/>
                <w:sz w:val="28"/>
                <w:szCs w:val="28"/>
                <w:rtl/>
              </w:rPr>
            </w:rPrChange>
          </w:rPr>
          <w:delText>דווקא</w:delText>
        </w:r>
        <w:r w:rsidR="008D1F86" w:rsidRPr="00103DCA" w:rsidDel="00E70291">
          <w:rPr>
            <w:rFonts w:ascii="Tahoma" w:hAnsi="Tahoma" w:cs="Tahoma"/>
            <w:sz w:val="24"/>
            <w:szCs w:val="24"/>
            <w:rtl/>
            <w:rPrChange w:id="211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14" w:author="רינת אביטל" w:date="2022-05-12T09:18:00Z">
              <w:rPr>
                <w:rFonts w:hint="eastAsia"/>
                <w:sz w:val="28"/>
                <w:szCs w:val="28"/>
                <w:rtl/>
              </w:rPr>
            </w:rPrChange>
          </w:rPr>
          <w:delText>באירועים</w:delText>
        </w:r>
        <w:r w:rsidR="008D1F86" w:rsidRPr="00103DCA" w:rsidDel="00E70291">
          <w:rPr>
            <w:rFonts w:ascii="Tahoma" w:hAnsi="Tahoma" w:cs="Tahoma"/>
            <w:sz w:val="24"/>
            <w:szCs w:val="24"/>
            <w:rtl/>
            <w:rPrChange w:id="211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16" w:author="רינת אביטל" w:date="2022-05-12T09:18:00Z">
              <w:rPr>
                <w:rFonts w:hint="eastAsia"/>
                <w:sz w:val="28"/>
                <w:szCs w:val="28"/>
                <w:rtl/>
              </w:rPr>
            </w:rPrChange>
          </w:rPr>
          <w:delText>המוניים</w:delText>
        </w:r>
        <w:r w:rsidR="008D1F86" w:rsidRPr="00103DCA" w:rsidDel="00E70291">
          <w:rPr>
            <w:rFonts w:ascii="Tahoma" w:hAnsi="Tahoma" w:cs="Tahoma"/>
            <w:sz w:val="24"/>
            <w:szCs w:val="24"/>
            <w:rtl/>
            <w:rPrChange w:id="211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18" w:author="רינת אביטל" w:date="2022-05-12T09:18:00Z">
              <w:rPr>
                <w:rFonts w:hint="eastAsia"/>
                <w:sz w:val="28"/>
                <w:szCs w:val="28"/>
                <w:rtl/>
              </w:rPr>
            </w:rPrChange>
          </w:rPr>
          <w:delText>וחריגים</w:delText>
        </w:r>
        <w:r w:rsidR="008D1F86" w:rsidRPr="00103DCA" w:rsidDel="00E70291">
          <w:rPr>
            <w:rFonts w:ascii="Tahoma" w:hAnsi="Tahoma" w:cs="Tahoma"/>
            <w:sz w:val="24"/>
            <w:szCs w:val="24"/>
            <w:rtl/>
            <w:rPrChange w:id="211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20" w:author="רינת אביטל" w:date="2022-05-12T09:18:00Z">
              <w:rPr>
                <w:rFonts w:hint="eastAsia"/>
                <w:sz w:val="28"/>
                <w:szCs w:val="28"/>
                <w:rtl/>
              </w:rPr>
            </w:rPrChange>
          </w:rPr>
          <w:delText>אפליקציה</w:delText>
        </w:r>
        <w:r w:rsidR="008D1F86" w:rsidRPr="00103DCA" w:rsidDel="00E70291">
          <w:rPr>
            <w:rFonts w:ascii="Tahoma" w:hAnsi="Tahoma" w:cs="Tahoma"/>
            <w:sz w:val="24"/>
            <w:szCs w:val="24"/>
            <w:rtl/>
            <w:rPrChange w:id="212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22" w:author="רינת אביטל" w:date="2022-05-12T09:18:00Z">
              <w:rPr>
                <w:rFonts w:hint="eastAsia"/>
                <w:sz w:val="28"/>
                <w:szCs w:val="28"/>
                <w:rtl/>
              </w:rPr>
            </w:rPrChange>
          </w:rPr>
          <w:delText>זו</w:delText>
        </w:r>
        <w:r w:rsidR="008D1F86" w:rsidRPr="00103DCA" w:rsidDel="00E70291">
          <w:rPr>
            <w:rFonts w:ascii="Tahoma" w:hAnsi="Tahoma" w:cs="Tahoma"/>
            <w:sz w:val="24"/>
            <w:szCs w:val="24"/>
            <w:rtl/>
            <w:rPrChange w:id="212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24" w:author="רינת אביטל" w:date="2022-05-12T09:18:00Z">
              <w:rPr>
                <w:rFonts w:hint="eastAsia"/>
                <w:sz w:val="28"/>
                <w:szCs w:val="28"/>
                <w:rtl/>
              </w:rPr>
            </w:rPrChange>
          </w:rPr>
          <w:delText>יכולה</w:delText>
        </w:r>
        <w:r w:rsidR="008D1F86" w:rsidRPr="00103DCA" w:rsidDel="00E70291">
          <w:rPr>
            <w:rFonts w:ascii="Tahoma" w:hAnsi="Tahoma" w:cs="Tahoma"/>
            <w:sz w:val="24"/>
            <w:szCs w:val="24"/>
            <w:rtl/>
            <w:rPrChange w:id="212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26" w:author="רינת אביטל" w:date="2022-05-12T09:18:00Z">
              <w:rPr>
                <w:rFonts w:hint="eastAsia"/>
                <w:sz w:val="28"/>
                <w:szCs w:val="28"/>
                <w:rtl/>
              </w:rPr>
            </w:rPrChange>
          </w:rPr>
          <w:delText>להציל</w:delText>
        </w:r>
        <w:r w:rsidR="008D1F86" w:rsidRPr="00103DCA" w:rsidDel="00E70291">
          <w:rPr>
            <w:rFonts w:ascii="Tahoma" w:hAnsi="Tahoma" w:cs="Tahoma"/>
            <w:sz w:val="24"/>
            <w:szCs w:val="24"/>
            <w:rtl/>
            <w:rPrChange w:id="212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28" w:author="רינת אביטל" w:date="2022-05-12T09:18:00Z">
              <w:rPr>
                <w:rFonts w:hint="eastAsia"/>
                <w:sz w:val="28"/>
                <w:szCs w:val="28"/>
                <w:rtl/>
              </w:rPr>
            </w:rPrChange>
          </w:rPr>
          <w:delText>חיים</w:delText>
        </w:r>
        <w:r w:rsidR="008D1F86" w:rsidRPr="00103DCA" w:rsidDel="00E70291">
          <w:rPr>
            <w:rFonts w:ascii="Tahoma" w:hAnsi="Tahoma" w:cs="Tahoma"/>
            <w:sz w:val="24"/>
            <w:szCs w:val="24"/>
            <w:rtl/>
            <w:rPrChange w:id="212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30" w:author="רינת אביטל" w:date="2022-05-12T09:18:00Z">
              <w:rPr>
                <w:rFonts w:hint="eastAsia"/>
                <w:sz w:val="28"/>
                <w:szCs w:val="28"/>
                <w:rtl/>
              </w:rPr>
            </w:rPrChange>
          </w:rPr>
          <w:delText>סיפורים</w:delText>
        </w:r>
        <w:r w:rsidR="008D1F86" w:rsidRPr="00103DCA" w:rsidDel="00E70291">
          <w:rPr>
            <w:rFonts w:ascii="Tahoma" w:hAnsi="Tahoma" w:cs="Tahoma"/>
            <w:sz w:val="24"/>
            <w:szCs w:val="24"/>
            <w:rtl/>
            <w:rPrChange w:id="213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32" w:author="רינת אביטל" w:date="2022-05-12T09:18:00Z">
              <w:rPr>
                <w:rFonts w:hint="eastAsia"/>
                <w:sz w:val="28"/>
                <w:szCs w:val="28"/>
                <w:rtl/>
              </w:rPr>
            </w:rPrChange>
          </w:rPr>
          <w:delText>על</w:delText>
        </w:r>
        <w:r w:rsidR="008D1F86" w:rsidRPr="00103DCA" w:rsidDel="00E70291">
          <w:rPr>
            <w:rFonts w:ascii="Tahoma" w:hAnsi="Tahoma" w:cs="Tahoma"/>
            <w:sz w:val="24"/>
            <w:szCs w:val="24"/>
            <w:rtl/>
            <w:rPrChange w:id="213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34" w:author="רינת אביטל" w:date="2022-05-12T09:18:00Z">
              <w:rPr>
                <w:rFonts w:hint="eastAsia"/>
                <w:sz w:val="28"/>
                <w:szCs w:val="28"/>
                <w:rtl/>
              </w:rPr>
            </w:rPrChange>
          </w:rPr>
          <w:delText>מבוגרים</w:delText>
        </w:r>
        <w:r w:rsidR="008D1F86" w:rsidRPr="00103DCA" w:rsidDel="00E70291">
          <w:rPr>
            <w:rFonts w:ascii="Tahoma" w:hAnsi="Tahoma" w:cs="Tahoma"/>
            <w:sz w:val="24"/>
            <w:szCs w:val="24"/>
            <w:rtl/>
            <w:rPrChange w:id="213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36" w:author="רינת אביטל" w:date="2022-05-12T09:18:00Z">
              <w:rPr>
                <w:rFonts w:hint="eastAsia"/>
                <w:sz w:val="28"/>
                <w:szCs w:val="28"/>
                <w:rtl/>
              </w:rPr>
            </w:rPrChange>
          </w:rPr>
          <w:delText>חסרי</w:delText>
        </w:r>
        <w:r w:rsidR="008D1F86" w:rsidRPr="00103DCA" w:rsidDel="00E70291">
          <w:rPr>
            <w:rFonts w:ascii="Tahoma" w:hAnsi="Tahoma" w:cs="Tahoma"/>
            <w:sz w:val="24"/>
            <w:szCs w:val="24"/>
            <w:rtl/>
            <w:rPrChange w:id="213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38" w:author="רינת אביטל" w:date="2022-05-12T09:18:00Z">
              <w:rPr>
                <w:rFonts w:hint="eastAsia"/>
                <w:sz w:val="28"/>
                <w:szCs w:val="28"/>
                <w:rtl/>
              </w:rPr>
            </w:rPrChange>
          </w:rPr>
          <w:delText>ישע</w:delText>
        </w:r>
        <w:r w:rsidR="008D1F86" w:rsidRPr="00103DCA" w:rsidDel="00E70291">
          <w:rPr>
            <w:rFonts w:ascii="Tahoma" w:hAnsi="Tahoma" w:cs="Tahoma"/>
            <w:sz w:val="24"/>
            <w:szCs w:val="24"/>
            <w:rtl/>
            <w:rPrChange w:id="213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40" w:author="רינת אביטל" w:date="2022-05-12T09:18:00Z">
              <w:rPr>
                <w:rFonts w:hint="eastAsia"/>
                <w:sz w:val="28"/>
                <w:szCs w:val="28"/>
                <w:rtl/>
              </w:rPr>
            </w:rPrChange>
          </w:rPr>
          <w:delText>נעדרים</w:delText>
        </w:r>
        <w:r w:rsidR="008D1F86" w:rsidRPr="00103DCA" w:rsidDel="00E70291">
          <w:rPr>
            <w:rFonts w:ascii="Tahoma" w:hAnsi="Tahoma" w:cs="Tahoma"/>
            <w:sz w:val="24"/>
            <w:szCs w:val="24"/>
            <w:rtl/>
            <w:rPrChange w:id="214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42" w:author="רינת אביטל" w:date="2022-05-12T09:18:00Z">
              <w:rPr>
                <w:rFonts w:hint="eastAsia"/>
                <w:sz w:val="28"/>
                <w:szCs w:val="28"/>
                <w:rtl/>
              </w:rPr>
            </w:rPrChange>
          </w:rPr>
          <w:delText>וילדים</w:delText>
        </w:r>
        <w:r w:rsidR="008D1F86" w:rsidRPr="00103DCA" w:rsidDel="00E70291">
          <w:rPr>
            <w:rFonts w:ascii="Tahoma" w:hAnsi="Tahoma" w:cs="Tahoma"/>
            <w:sz w:val="24"/>
            <w:szCs w:val="24"/>
            <w:rtl/>
            <w:rPrChange w:id="214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44" w:author="רינת אביטל" w:date="2022-05-12T09:18:00Z">
              <w:rPr>
                <w:rFonts w:hint="eastAsia"/>
                <w:sz w:val="28"/>
                <w:szCs w:val="28"/>
                <w:rtl/>
              </w:rPr>
            </w:rPrChange>
          </w:rPr>
          <w:delText>קטנים</w:delText>
        </w:r>
        <w:r w:rsidR="008D1F86" w:rsidRPr="00103DCA" w:rsidDel="00E70291">
          <w:rPr>
            <w:rFonts w:ascii="Tahoma" w:hAnsi="Tahoma" w:cs="Tahoma"/>
            <w:sz w:val="24"/>
            <w:szCs w:val="24"/>
            <w:rtl/>
            <w:rPrChange w:id="214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46" w:author="רינת אביטל" w:date="2022-05-12T09:18:00Z">
              <w:rPr>
                <w:rFonts w:hint="eastAsia"/>
                <w:sz w:val="28"/>
                <w:szCs w:val="28"/>
                <w:rtl/>
              </w:rPr>
            </w:rPrChange>
          </w:rPr>
          <w:delText>שהולכים</w:delText>
        </w:r>
        <w:r w:rsidR="008D1F86" w:rsidRPr="00103DCA" w:rsidDel="00E70291">
          <w:rPr>
            <w:rFonts w:ascii="Tahoma" w:hAnsi="Tahoma" w:cs="Tahoma"/>
            <w:sz w:val="24"/>
            <w:szCs w:val="24"/>
            <w:rtl/>
            <w:rPrChange w:id="214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48" w:author="רינת אביטל" w:date="2022-05-12T09:18:00Z">
              <w:rPr>
                <w:rFonts w:hint="eastAsia"/>
                <w:sz w:val="28"/>
                <w:szCs w:val="28"/>
                <w:rtl/>
              </w:rPr>
            </w:rPrChange>
          </w:rPr>
          <w:delText>לאיבוד</w:delText>
        </w:r>
        <w:r w:rsidR="008D1F86" w:rsidRPr="00103DCA" w:rsidDel="00E70291">
          <w:rPr>
            <w:rFonts w:ascii="Tahoma" w:hAnsi="Tahoma" w:cs="Tahoma"/>
            <w:sz w:val="24"/>
            <w:szCs w:val="24"/>
            <w:rtl/>
            <w:rPrChange w:id="214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50" w:author="רינת אביטל" w:date="2022-05-12T09:18:00Z">
              <w:rPr>
                <w:rFonts w:hint="eastAsia"/>
                <w:sz w:val="28"/>
                <w:szCs w:val="28"/>
                <w:rtl/>
              </w:rPr>
            </w:rPrChange>
          </w:rPr>
          <w:delText>מתרחשים</w:delText>
        </w:r>
        <w:r w:rsidR="008D1F86" w:rsidRPr="00103DCA" w:rsidDel="00E70291">
          <w:rPr>
            <w:rFonts w:ascii="Tahoma" w:hAnsi="Tahoma" w:cs="Tahoma"/>
            <w:sz w:val="24"/>
            <w:szCs w:val="24"/>
            <w:rtl/>
            <w:rPrChange w:id="215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52" w:author="רינת אביטל" w:date="2022-05-12T09:18:00Z">
              <w:rPr>
                <w:rFonts w:hint="eastAsia"/>
                <w:sz w:val="28"/>
                <w:szCs w:val="28"/>
                <w:rtl/>
              </w:rPr>
            </w:rPrChange>
          </w:rPr>
          <w:delText>לצערנו</w:delText>
        </w:r>
        <w:r w:rsidR="008D1F86" w:rsidRPr="00103DCA" w:rsidDel="00E70291">
          <w:rPr>
            <w:rFonts w:ascii="Tahoma" w:hAnsi="Tahoma" w:cs="Tahoma"/>
            <w:sz w:val="24"/>
            <w:szCs w:val="24"/>
            <w:rtl/>
            <w:rPrChange w:id="215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54" w:author="רינת אביטל" w:date="2022-05-12T09:18:00Z">
              <w:rPr>
                <w:rFonts w:hint="eastAsia"/>
                <w:sz w:val="28"/>
                <w:szCs w:val="28"/>
                <w:rtl/>
              </w:rPr>
            </w:rPrChange>
          </w:rPr>
          <w:delText>בכל</w:delText>
        </w:r>
        <w:r w:rsidR="008D1F86" w:rsidRPr="00103DCA" w:rsidDel="00E70291">
          <w:rPr>
            <w:rFonts w:ascii="Tahoma" w:hAnsi="Tahoma" w:cs="Tahoma"/>
            <w:sz w:val="24"/>
            <w:szCs w:val="24"/>
            <w:rtl/>
            <w:rPrChange w:id="215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56" w:author="רינת אביטל" w:date="2022-05-12T09:18:00Z">
              <w:rPr>
                <w:rFonts w:hint="eastAsia"/>
                <w:sz w:val="28"/>
                <w:szCs w:val="28"/>
                <w:rtl/>
              </w:rPr>
            </w:rPrChange>
          </w:rPr>
          <w:delText>יום</w:delText>
        </w:r>
        <w:r w:rsidR="000C0D8B" w:rsidRPr="00103DCA" w:rsidDel="00E70291">
          <w:rPr>
            <w:rFonts w:ascii="Tahoma" w:hAnsi="Tahoma" w:cs="Tahoma"/>
            <w:sz w:val="24"/>
            <w:szCs w:val="24"/>
            <w:rtl/>
            <w:rPrChange w:id="215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58" w:author="רינת אביטל" w:date="2022-05-12T09:18:00Z">
              <w:rPr>
                <w:rFonts w:hint="eastAsia"/>
                <w:sz w:val="28"/>
                <w:szCs w:val="28"/>
                <w:rtl/>
              </w:rPr>
            </w:rPrChange>
          </w:rPr>
          <w:delText>ולכן</w:delText>
        </w:r>
        <w:r w:rsidR="000C0D8B" w:rsidRPr="00103DCA" w:rsidDel="00E70291">
          <w:rPr>
            <w:rFonts w:ascii="Tahoma" w:hAnsi="Tahoma" w:cs="Tahoma"/>
            <w:sz w:val="24"/>
            <w:szCs w:val="24"/>
            <w:rtl/>
            <w:rPrChange w:id="215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60"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16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62"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16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64" w:author="רינת אביטל" w:date="2022-05-12T09:18:00Z">
              <w:rPr>
                <w:rFonts w:hint="eastAsia"/>
                <w:sz w:val="28"/>
                <w:szCs w:val="28"/>
                <w:rtl/>
              </w:rPr>
            </w:rPrChange>
          </w:rPr>
          <w:delText>היא</w:delText>
        </w:r>
        <w:r w:rsidR="000C0D8B" w:rsidRPr="00103DCA" w:rsidDel="00E70291">
          <w:rPr>
            <w:rFonts w:ascii="Tahoma" w:hAnsi="Tahoma" w:cs="Tahoma"/>
            <w:sz w:val="24"/>
            <w:szCs w:val="24"/>
            <w:rtl/>
            <w:rPrChange w:id="216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66" w:author="רינת אביטל" w:date="2022-05-12T09:18:00Z">
              <w:rPr>
                <w:rFonts w:hint="eastAsia"/>
                <w:sz w:val="28"/>
                <w:szCs w:val="28"/>
                <w:rtl/>
              </w:rPr>
            </w:rPrChange>
          </w:rPr>
          <w:delText>דבר</w:delText>
        </w:r>
        <w:r w:rsidR="000C0D8B" w:rsidRPr="00103DCA" w:rsidDel="00E70291">
          <w:rPr>
            <w:rFonts w:ascii="Tahoma" w:hAnsi="Tahoma" w:cs="Tahoma"/>
            <w:sz w:val="24"/>
            <w:szCs w:val="24"/>
            <w:rtl/>
            <w:rPrChange w:id="216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68" w:author="רינת אביטל" w:date="2022-05-12T09:18:00Z">
              <w:rPr>
                <w:rFonts w:hint="eastAsia"/>
                <w:sz w:val="28"/>
                <w:szCs w:val="28"/>
                <w:rtl/>
              </w:rPr>
            </w:rPrChange>
          </w:rPr>
          <w:delText>נחוץ</w:delText>
        </w:r>
        <w:r w:rsidR="000C0D8B" w:rsidRPr="00103DCA" w:rsidDel="00E70291">
          <w:rPr>
            <w:rFonts w:ascii="Tahoma" w:hAnsi="Tahoma" w:cs="Tahoma"/>
            <w:sz w:val="24"/>
            <w:szCs w:val="24"/>
            <w:rtl/>
            <w:rPrChange w:id="216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70" w:author="רינת אביטל" w:date="2022-05-12T09:18:00Z">
              <w:rPr>
                <w:rFonts w:hint="eastAsia"/>
                <w:sz w:val="28"/>
                <w:szCs w:val="28"/>
                <w:rtl/>
              </w:rPr>
            </w:rPrChange>
          </w:rPr>
          <w:delText>והכרחי</w:delText>
        </w:r>
        <w:r w:rsidR="000C0D8B" w:rsidRPr="00103DCA" w:rsidDel="00E70291">
          <w:rPr>
            <w:rFonts w:ascii="Tahoma" w:hAnsi="Tahoma" w:cs="Tahoma"/>
            <w:sz w:val="24"/>
            <w:szCs w:val="24"/>
            <w:rtl/>
            <w:rPrChange w:id="217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72" w:author="רינת אביטל" w:date="2022-05-12T09:18:00Z">
              <w:rPr>
                <w:rFonts w:hint="eastAsia"/>
                <w:sz w:val="28"/>
                <w:szCs w:val="28"/>
                <w:rtl/>
              </w:rPr>
            </w:rPrChange>
          </w:rPr>
          <w:delText>לאחר</w:delText>
        </w:r>
        <w:r w:rsidR="000C0D8B" w:rsidRPr="00103DCA" w:rsidDel="00E70291">
          <w:rPr>
            <w:rFonts w:ascii="Tahoma" w:hAnsi="Tahoma" w:cs="Tahoma"/>
            <w:sz w:val="24"/>
            <w:szCs w:val="24"/>
            <w:rtl/>
            <w:rPrChange w:id="217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74" w:author="רינת אביטל" w:date="2022-05-12T09:18:00Z">
              <w:rPr>
                <w:rFonts w:hint="eastAsia"/>
                <w:sz w:val="28"/>
                <w:szCs w:val="28"/>
                <w:rtl/>
              </w:rPr>
            </w:rPrChange>
          </w:rPr>
          <w:delText>שתפותח</w:delText>
        </w:r>
        <w:r w:rsidR="000C0D8B" w:rsidRPr="00103DCA" w:rsidDel="00E70291">
          <w:rPr>
            <w:rFonts w:ascii="Tahoma" w:hAnsi="Tahoma" w:cs="Tahoma"/>
            <w:sz w:val="24"/>
            <w:szCs w:val="24"/>
            <w:rtl/>
            <w:rPrChange w:id="217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76"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17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78"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17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80" w:author="רינת אביטל" w:date="2022-05-12T09:18:00Z">
              <w:rPr>
                <w:rFonts w:hint="eastAsia"/>
                <w:sz w:val="28"/>
                <w:szCs w:val="28"/>
                <w:rtl/>
              </w:rPr>
            </w:rPrChange>
          </w:rPr>
          <w:delText>מקרים</w:delText>
        </w:r>
        <w:r w:rsidR="000C0D8B" w:rsidRPr="00103DCA" w:rsidDel="00E70291">
          <w:rPr>
            <w:rFonts w:ascii="Tahoma" w:hAnsi="Tahoma" w:cs="Tahoma"/>
            <w:sz w:val="24"/>
            <w:szCs w:val="24"/>
            <w:rtl/>
            <w:rPrChange w:id="218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82" w:author="רינת אביטל" w:date="2022-05-12T09:18:00Z">
              <w:rPr>
                <w:rFonts w:hint="eastAsia"/>
                <w:sz w:val="28"/>
                <w:szCs w:val="28"/>
                <w:rtl/>
              </w:rPr>
            </w:rPrChange>
          </w:rPr>
          <w:delText>רבים</w:delText>
        </w:r>
        <w:r w:rsidR="000C0D8B" w:rsidRPr="00103DCA" w:rsidDel="00E70291">
          <w:rPr>
            <w:rFonts w:ascii="Tahoma" w:hAnsi="Tahoma" w:cs="Tahoma"/>
            <w:sz w:val="24"/>
            <w:szCs w:val="24"/>
            <w:rtl/>
            <w:rPrChange w:id="218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84" w:author="רינת אביטל" w:date="2022-05-12T09:18:00Z">
              <w:rPr>
                <w:rFonts w:hint="eastAsia"/>
                <w:sz w:val="28"/>
                <w:szCs w:val="28"/>
                <w:rtl/>
              </w:rPr>
            </w:rPrChange>
          </w:rPr>
          <w:delText>של</w:delText>
        </w:r>
        <w:r w:rsidR="000C0D8B" w:rsidRPr="00103DCA" w:rsidDel="00E70291">
          <w:rPr>
            <w:rFonts w:ascii="Tahoma" w:hAnsi="Tahoma" w:cs="Tahoma"/>
            <w:sz w:val="24"/>
            <w:szCs w:val="24"/>
            <w:rtl/>
            <w:rPrChange w:id="218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86" w:author="רינת אביטל" w:date="2022-05-12T09:18:00Z">
              <w:rPr>
                <w:rFonts w:hint="eastAsia"/>
                <w:sz w:val="28"/>
                <w:szCs w:val="28"/>
                <w:rtl/>
              </w:rPr>
            </w:rPrChange>
          </w:rPr>
          <w:delText>היעדרות</w:delText>
        </w:r>
        <w:r w:rsidR="000C0D8B" w:rsidRPr="00103DCA" w:rsidDel="00E70291">
          <w:rPr>
            <w:rFonts w:ascii="Tahoma" w:hAnsi="Tahoma" w:cs="Tahoma"/>
            <w:sz w:val="24"/>
            <w:szCs w:val="24"/>
            <w:rtl/>
            <w:rPrChange w:id="218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88" w:author="רינת אביטל" w:date="2022-05-12T09:18:00Z">
              <w:rPr>
                <w:rFonts w:hint="eastAsia"/>
                <w:sz w:val="28"/>
                <w:szCs w:val="28"/>
                <w:rtl/>
              </w:rPr>
            </w:rPrChange>
          </w:rPr>
          <w:delText>יפתרו</w:delText>
        </w:r>
        <w:r w:rsidR="000C0D8B" w:rsidRPr="00103DCA" w:rsidDel="00E70291">
          <w:rPr>
            <w:rFonts w:ascii="Tahoma" w:hAnsi="Tahoma" w:cs="Tahoma"/>
            <w:sz w:val="24"/>
            <w:szCs w:val="24"/>
            <w:rtl/>
            <w:rPrChange w:id="218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90" w:author="רינת אביטל" w:date="2022-05-12T09:18:00Z">
              <w:rPr>
                <w:rFonts w:hint="eastAsia"/>
                <w:sz w:val="28"/>
                <w:szCs w:val="28"/>
                <w:rtl/>
              </w:rPr>
            </w:rPrChange>
          </w:rPr>
          <w:delText>במהירות</w:delText>
        </w:r>
        <w:r w:rsidR="000C0D8B" w:rsidRPr="00103DCA" w:rsidDel="00E70291">
          <w:rPr>
            <w:rFonts w:ascii="Tahoma" w:hAnsi="Tahoma" w:cs="Tahoma"/>
            <w:sz w:val="24"/>
            <w:szCs w:val="24"/>
            <w:rtl/>
            <w:rPrChange w:id="219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92" w:author="רינת אביטל" w:date="2022-05-12T09:18:00Z">
              <w:rPr>
                <w:rFonts w:hint="eastAsia"/>
                <w:sz w:val="28"/>
                <w:szCs w:val="28"/>
                <w:rtl/>
              </w:rPr>
            </w:rPrChange>
          </w:rPr>
          <w:delText>ולא</w:delText>
        </w:r>
        <w:r w:rsidR="000C0D8B" w:rsidRPr="00103DCA" w:rsidDel="00E70291">
          <w:rPr>
            <w:rFonts w:ascii="Tahoma" w:hAnsi="Tahoma" w:cs="Tahoma"/>
            <w:sz w:val="24"/>
            <w:szCs w:val="24"/>
            <w:rtl/>
            <w:rPrChange w:id="219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94" w:author="רינת אביטל" w:date="2022-05-12T09:18:00Z">
              <w:rPr>
                <w:rFonts w:hint="eastAsia"/>
                <w:sz w:val="28"/>
                <w:szCs w:val="28"/>
                <w:rtl/>
              </w:rPr>
            </w:rPrChange>
          </w:rPr>
          <w:delText>יצטרכו</w:delText>
        </w:r>
        <w:r w:rsidR="000C0D8B" w:rsidRPr="00103DCA" w:rsidDel="00E70291">
          <w:rPr>
            <w:rFonts w:ascii="Tahoma" w:hAnsi="Tahoma" w:cs="Tahoma"/>
            <w:sz w:val="24"/>
            <w:szCs w:val="24"/>
            <w:rtl/>
            <w:rPrChange w:id="219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96" w:author="רינת אביטל" w:date="2022-05-12T09:18:00Z">
              <w:rPr>
                <w:rFonts w:hint="eastAsia"/>
                <w:sz w:val="28"/>
                <w:szCs w:val="28"/>
                <w:rtl/>
              </w:rPr>
            </w:rPrChange>
          </w:rPr>
          <w:delText>להמתין</w:delText>
        </w:r>
        <w:r w:rsidR="000C0D8B" w:rsidRPr="00103DCA" w:rsidDel="00E70291">
          <w:rPr>
            <w:rFonts w:ascii="Tahoma" w:hAnsi="Tahoma" w:cs="Tahoma"/>
            <w:sz w:val="24"/>
            <w:szCs w:val="24"/>
            <w:rtl/>
            <w:rPrChange w:id="219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98" w:author="רינת אביטל" w:date="2022-05-12T09:18:00Z">
              <w:rPr>
                <w:rFonts w:hint="eastAsia"/>
                <w:sz w:val="28"/>
                <w:szCs w:val="28"/>
                <w:rtl/>
              </w:rPr>
            </w:rPrChange>
          </w:rPr>
          <w:delText>ימים</w:delText>
        </w:r>
        <w:r w:rsidR="000C0D8B" w:rsidRPr="00103DCA" w:rsidDel="00E70291">
          <w:rPr>
            <w:rFonts w:ascii="Tahoma" w:hAnsi="Tahoma" w:cs="Tahoma"/>
            <w:sz w:val="24"/>
            <w:szCs w:val="24"/>
            <w:rtl/>
            <w:rPrChange w:id="219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00" w:author="רינת אביטל" w:date="2022-05-12T09:18:00Z">
              <w:rPr>
                <w:rFonts w:hint="eastAsia"/>
                <w:sz w:val="28"/>
                <w:szCs w:val="28"/>
                <w:rtl/>
              </w:rPr>
            </w:rPrChange>
          </w:rPr>
          <w:delText>שלמים</w:delText>
        </w:r>
        <w:r w:rsidR="000C0D8B" w:rsidRPr="00103DCA" w:rsidDel="00E70291">
          <w:rPr>
            <w:rFonts w:ascii="Tahoma" w:hAnsi="Tahoma" w:cs="Tahoma"/>
            <w:sz w:val="24"/>
            <w:szCs w:val="24"/>
            <w:rtl/>
            <w:rPrChange w:id="220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02" w:author="רינת אביטל" w:date="2022-05-12T09:18:00Z">
              <w:rPr>
                <w:rFonts w:hint="eastAsia"/>
                <w:sz w:val="28"/>
                <w:szCs w:val="28"/>
                <w:rtl/>
              </w:rPr>
            </w:rPrChange>
          </w:rPr>
          <w:delText>עד</w:delText>
        </w:r>
        <w:r w:rsidR="000C0D8B" w:rsidRPr="00103DCA" w:rsidDel="00E70291">
          <w:rPr>
            <w:rFonts w:ascii="Tahoma" w:hAnsi="Tahoma" w:cs="Tahoma"/>
            <w:sz w:val="24"/>
            <w:szCs w:val="24"/>
            <w:rtl/>
            <w:rPrChange w:id="220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04" w:author="רינת אביטל" w:date="2022-05-12T09:18:00Z">
              <w:rPr>
                <w:rFonts w:hint="eastAsia"/>
                <w:sz w:val="28"/>
                <w:szCs w:val="28"/>
                <w:rtl/>
              </w:rPr>
            </w:rPrChange>
          </w:rPr>
          <w:delText>שהמשט</w:delText>
        </w:r>
        <w:r w:rsidR="00677D68" w:rsidRPr="00103DCA" w:rsidDel="00E70291">
          <w:rPr>
            <w:rFonts w:ascii="Tahoma" w:hAnsi="Tahoma" w:cs="Tahoma" w:hint="eastAsia"/>
            <w:sz w:val="24"/>
            <w:szCs w:val="24"/>
            <w:rtl/>
            <w:rPrChange w:id="2205" w:author="רינת אביטל" w:date="2022-05-12T09:18:00Z">
              <w:rPr>
                <w:rFonts w:hint="eastAsia"/>
                <w:sz w:val="28"/>
                <w:szCs w:val="28"/>
                <w:rtl/>
              </w:rPr>
            </w:rPrChange>
          </w:rPr>
          <w:delText>ר</w:delText>
        </w:r>
        <w:r w:rsidR="000C0D8B" w:rsidRPr="00103DCA" w:rsidDel="00E70291">
          <w:rPr>
            <w:rFonts w:ascii="Tahoma" w:hAnsi="Tahoma" w:cs="Tahoma" w:hint="eastAsia"/>
            <w:sz w:val="24"/>
            <w:szCs w:val="24"/>
            <w:rtl/>
            <w:rPrChange w:id="2206" w:author="רינת אביטל" w:date="2022-05-12T09:18:00Z">
              <w:rPr>
                <w:rFonts w:hint="eastAsia"/>
                <w:sz w:val="28"/>
                <w:szCs w:val="28"/>
                <w:rtl/>
              </w:rPr>
            </w:rPrChange>
          </w:rPr>
          <w:delText>ה</w:delText>
        </w:r>
        <w:r w:rsidR="000C0D8B" w:rsidRPr="00103DCA" w:rsidDel="00E70291">
          <w:rPr>
            <w:rFonts w:ascii="Tahoma" w:hAnsi="Tahoma" w:cs="Tahoma"/>
            <w:sz w:val="24"/>
            <w:szCs w:val="24"/>
            <w:rtl/>
            <w:rPrChange w:id="220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08" w:author="רינת אביטל" w:date="2022-05-12T09:18:00Z">
              <w:rPr>
                <w:rFonts w:hint="eastAsia"/>
                <w:sz w:val="28"/>
                <w:szCs w:val="28"/>
                <w:rtl/>
              </w:rPr>
            </w:rPrChange>
          </w:rPr>
          <w:delText>תעזור</w:delText>
        </w:r>
        <w:r w:rsidR="000C0D8B" w:rsidRPr="00103DCA" w:rsidDel="00E70291">
          <w:rPr>
            <w:rFonts w:ascii="Tahoma" w:hAnsi="Tahoma" w:cs="Tahoma"/>
            <w:sz w:val="24"/>
            <w:szCs w:val="24"/>
            <w:rtl/>
            <w:rPrChange w:id="220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0" w:author="רינת אביטל" w:date="2022-05-12T09:18:00Z">
              <w:rPr>
                <w:rFonts w:hint="eastAsia"/>
                <w:sz w:val="28"/>
                <w:szCs w:val="28"/>
                <w:rtl/>
              </w:rPr>
            </w:rPrChange>
          </w:rPr>
          <w:delText>בעניין</w:delText>
        </w:r>
        <w:r w:rsidR="000C0D8B" w:rsidRPr="00103DCA" w:rsidDel="00E70291">
          <w:rPr>
            <w:rFonts w:ascii="Tahoma" w:hAnsi="Tahoma" w:cs="Tahoma"/>
            <w:sz w:val="24"/>
            <w:szCs w:val="24"/>
            <w:rtl/>
            <w:rPrChange w:id="221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2" w:author="רינת אביטל" w:date="2022-05-12T09:18:00Z">
              <w:rPr>
                <w:rFonts w:hint="eastAsia"/>
                <w:sz w:val="28"/>
                <w:szCs w:val="28"/>
                <w:rtl/>
              </w:rPr>
            </w:rPrChange>
          </w:rPr>
          <w:delText>וימצא</w:delText>
        </w:r>
        <w:r w:rsidR="000C0D8B" w:rsidRPr="00103DCA" w:rsidDel="00E70291">
          <w:rPr>
            <w:rFonts w:ascii="Tahoma" w:hAnsi="Tahoma" w:cs="Tahoma"/>
            <w:sz w:val="24"/>
            <w:szCs w:val="24"/>
            <w:rtl/>
            <w:rPrChange w:id="221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4" w:author="רינת אביטל" w:date="2022-05-12T09:18:00Z">
              <w:rPr>
                <w:rFonts w:hint="eastAsia"/>
                <w:sz w:val="28"/>
                <w:szCs w:val="28"/>
                <w:rtl/>
              </w:rPr>
            </w:rPrChange>
          </w:rPr>
          <w:delText>הנעדר</w:delText>
        </w:r>
        <w:r w:rsidR="000C0D8B" w:rsidRPr="00103DCA" w:rsidDel="00E70291">
          <w:rPr>
            <w:rFonts w:ascii="Tahoma" w:hAnsi="Tahoma" w:cs="Tahoma"/>
            <w:sz w:val="24"/>
            <w:szCs w:val="24"/>
            <w:rtl/>
            <w:rPrChange w:id="2215" w:author="רינת אביטל" w:date="2022-05-12T09:18:00Z">
              <w:rPr>
                <w:sz w:val="28"/>
                <w:szCs w:val="28"/>
                <w:rtl/>
              </w:rPr>
            </w:rPrChange>
          </w:rPr>
          <w:delText>.</w:delText>
        </w:r>
      </w:del>
    </w:p>
    <w:p w14:paraId="5561F79F" w14:textId="4DC1DBCF" w:rsidR="000C0D8B" w:rsidRPr="00103DCA" w:rsidRDefault="000C0D8B" w:rsidP="00AF2044">
      <w:pPr>
        <w:spacing w:line="360" w:lineRule="auto"/>
        <w:rPr>
          <w:rFonts w:ascii="Tahoma" w:hAnsi="Tahoma" w:cs="Tahoma"/>
          <w:sz w:val="24"/>
          <w:szCs w:val="24"/>
          <w:rtl/>
          <w:rPrChange w:id="2216" w:author="רינת אביטל" w:date="2022-05-12T09:18:00Z">
            <w:rPr>
              <w:sz w:val="28"/>
              <w:szCs w:val="28"/>
              <w:rtl/>
            </w:rPr>
          </w:rPrChange>
        </w:rPr>
      </w:pPr>
      <w:r w:rsidRPr="00103DCA">
        <w:rPr>
          <w:rFonts w:ascii="Tahoma" w:hAnsi="Tahoma" w:cs="Tahoma" w:hint="eastAsia"/>
          <w:sz w:val="24"/>
          <w:szCs w:val="24"/>
          <w:rtl/>
          <w:rPrChange w:id="2217" w:author="רינת אביטל" w:date="2022-05-12T09:18:00Z">
            <w:rPr>
              <w:rFonts w:hint="eastAsia"/>
              <w:sz w:val="28"/>
              <w:szCs w:val="28"/>
              <w:rtl/>
            </w:rPr>
          </w:rPrChange>
        </w:rPr>
        <w:t>השם</w:t>
      </w:r>
      <w:r w:rsidRPr="00103DCA">
        <w:rPr>
          <w:rFonts w:ascii="Tahoma" w:hAnsi="Tahoma" w:cs="Tahoma"/>
          <w:sz w:val="24"/>
          <w:szCs w:val="24"/>
          <w:rtl/>
          <w:rPrChange w:id="2218" w:author="רינת אביטל" w:date="2022-05-12T09:18:00Z">
            <w:rPr>
              <w:sz w:val="28"/>
              <w:szCs w:val="28"/>
              <w:rtl/>
            </w:rPr>
          </w:rPrChange>
        </w:rPr>
        <w:t xml:space="preserve"> </w:t>
      </w:r>
      <w:r w:rsidRPr="00103DCA">
        <w:rPr>
          <w:rFonts w:ascii="Tahoma" w:hAnsi="Tahoma" w:cs="Tahoma" w:hint="eastAsia"/>
          <w:sz w:val="24"/>
          <w:szCs w:val="24"/>
          <w:rtl/>
          <w:rPrChange w:id="2219" w:author="רינת אביטל" w:date="2022-05-12T09:18:00Z">
            <w:rPr>
              <w:rFonts w:hint="eastAsia"/>
              <w:sz w:val="28"/>
              <w:szCs w:val="28"/>
              <w:rtl/>
            </w:rPr>
          </w:rPrChange>
        </w:rPr>
        <w:t>שבחרתי</w:t>
      </w:r>
      <w:r w:rsidRPr="00103DCA">
        <w:rPr>
          <w:rFonts w:ascii="Tahoma" w:hAnsi="Tahoma" w:cs="Tahoma"/>
          <w:sz w:val="24"/>
          <w:szCs w:val="24"/>
          <w:rtl/>
          <w:rPrChange w:id="2220" w:author="רינת אביטל" w:date="2022-05-12T09:18:00Z">
            <w:rPr>
              <w:sz w:val="28"/>
              <w:szCs w:val="28"/>
              <w:rtl/>
            </w:rPr>
          </w:rPrChange>
        </w:rPr>
        <w:t xml:space="preserve"> </w:t>
      </w:r>
      <w:r w:rsidRPr="00103DCA">
        <w:rPr>
          <w:rFonts w:ascii="Tahoma" w:hAnsi="Tahoma" w:cs="Tahoma" w:hint="eastAsia"/>
          <w:sz w:val="24"/>
          <w:szCs w:val="24"/>
          <w:rtl/>
          <w:rPrChange w:id="2221" w:author="רינת אביטל" w:date="2022-05-12T09:18:00Z">
            <w:rPr>
              <w:rFonts w:hint="eastAsia"/>
              <w:sz w:val="28"/>
              <w:szCs w:val="28"/>
              <w:rtl/>
            </w:rPr>
          </w:rPrChange>
        </w:rPr>
        <w:t>לפרויקט</w:t>
      </w:r>
      <w:r w:rsidRPr="00103DCA">
        <w:rPr>
          <w:rFonts w:ascii="Tahoma" w:hAnsi="Tahoma" w:cs="Tahoma"/>
          <w:sz w:val="24"/>
          <w:szCs w:val="24"/>
          <w:rtl/>
          <w:rPrChange w:id="2222" w:author="רינת אביטל" w:date="2022-05-12T09:18:00Z">
            <w:rPr>
              <w:sz w:val="28"/>
              <w:szCs w:val="28"/>
              <w:rtl/>
            </w:rPr>
          </w:rPrChange>
        </w:rPr>
        <w:t xml:space="preserve"> </w:t>
      </w:r>
      <w:r w:rsidRPr="00103DCA">
        <w:rPr>
          <w:rFonts w:ascii="Tahoma" w:hAnsi="Tahoma" w:cs="Tahoma" w:hint="eastAsia"/>
          <w:sz w:val="24"/>
          <w:szCs w:val="24"/>
          <w:rtl/>
          <w:rPrChange w:id="2223" w:author="רינת אביטל" w:date="2022-05-12T09:18:00Z">
            <w:rPr>
              <w:rFonts w:hint="eastAsia"/>
              <w:sz w:val="28"/>
              <w:szCs w:val="28"/>
              <w:rtl/>
            </w:rPr>
          </w:rPrChange>
        </w:rPr>
        <w:t>הינו</w:t>
      </w:r>
      <w:r w:rsidRPr="00103DCA">
        <w:rPr>
          <w:rFonts w:ascii="Tahoma" w:hAnsi="Tahoma" w:cs="Tahoma"/>
          <w:sz w:val="24"/>
          <w:szCs w:val="24"/>
          <w:rtl/>
          <w:rPrChange w:id="2224" w:author="רינת אביטל" w:date="2022-05-12T09:18:00Z">
            <w:rPr>
              <w:sz w:val="28"/>
              <w:szCs w:val="28"/>
              <w:rtl/>
            </w:rPr>
          </w:rPrChange>
        </w:rPr>
        <w:t xml:space="preserve"> </w:t>
      </w:r>
      <w:r w:rsidR="009930E2" w:rsidRPr="00103DCA">
        <w:rPr>
          <w:rFonts w:ascii="Tahoma" w:hAnsi="Tahoma" w:cs="Tahoma"/>
          <w:sz w:val="24"/>
          <w:szCs w:val="24"/>
          <w:rPrChange w:id="2225" w:author="רינת אביטל" w:date="2022-05-12T09:18:00Z">
            <w:rPr>
              <w:sz w:val="28"/>
              <w:szCs w:val="28"/>
            </w:rPr>
          </w:rPrChange>
        </w:rPr>
        <w:t xml:space="preserve"> </w:t>
      </w:r>
      <w:r w:rsidR="006252B1">
        <w:rPr>
          <w:rFonts w:ascii="Tahoma" w:hAnsi="Tahoma" w:cs="Tahoma"/>
          <w:sz w:val="24"/>
          <w:szCs w:val="24"/>
        </w:rPr>
        <w:t>"</w:t>
      </w:r>
      <w:r w:rsidR="001E386B">
        <w:rPr>
          <w:rFonts w:ascii="Tahoma" w:hAnsi="Tahoma" w:cs="Tahoma"/>
          <w:sz w:val="24"/>
          <w:szCs w:val="24"/>
        </w:rPr>
        <w:t>visual function</w:t>
      </w:r>
      <w:r w:rsidR="006252B1">
        <w:rPr>
          <w:rFonts w:ascii="Tahoma" w:hAnsi="Tahoma" w:cs="Tahoma"/>
          <w:sz w:val="24"/>
          <w:szCs w:val="24"/>
        </w:rPr>
        <w:t>"</w:t>
      </w:r>
      <w:r w:rsidRPr="00103DCA">
        <w:rPr>
          <w:rFonts w:ascii="Tahoma" w:hAnsi="Tahoma" w:cs="Tahoma"/>
          <w:sz w:val="24"/>
          <w:szCs w:val="24"/>
          <w:rtl/>
          <w:rPrChange w:id="2226" w:author="רינת אביטל" w:date="2022-05-12T09:18:00Z">
            <w:rPr>
              <w:sz w:val="28"/>
              <w:szCs w:val="28"/>
              <w:rtl/>
            </w:rPr>
          </w:rPrChange>
        </w:rPr>
        <w:t xml:space="preserve">- </w:t>
      </w:r>
      <w:r w:rsidR="001E386B">
        <w:rPr>
          <w:rFonts w:ascii="Tahoma" w:hAnsi="Tahoma" w:cs="Tahoma" w:hint="cs"/>
          <w:sz w:val="24"/>
          <w:szCs w:val="24"/>
          <w:rtl/>
        </w:rPr>
        <w:t>משמעותה פונקציה ויזואלית, שרטוט כל פונקציה שמזינים למערכת.</w:t>
      </w:r>
    </w:p>
    <w:p w14:paraId="7480EF93" w14:textId="291D3C63" w:rsidR="009930E2" w:rsidRPr="00103DCA" w:rsidRDefault="009A7905" w:rsidP="00AF2044">
      <w:pPr>
        <w:spacing w:line="360" w:lineRule="auto"/>
        <w:rPr>
          <w:rFonts w:ascii="Tahoma" w:hAnsi="Tahoma" w:cs="Tahoma"/>
          <w:sz w:val="24"/>
          <w:szCs w:val="24"/>
          <w:rtl/>
          <w:rPrChange w:id="2227" w:author="רינת אביטל" w:date="2022-05-12T09:18:00Z">
            <w:rPr>
              <w:sz w:val="28"/>
              <w:szCs w:val="28"/>
              <w:rtl/>
            </w:rPr>
          </w:rPrChange>
        </w:rPr>
      </w:pPr>
      <w:r w:rsidRPr="00103DCA">
        <w:rPr>
          <w:rFonts w:ascii="Tahoma" w:hAnsi="Tahoma" w:cs="Tahoma" w:hint="eastAsia"/>
          <w:sz w:val="24"/>
          <w:szCs w:val="24"/>
          <w:rtl/>
          <w:rPrChange w:id="2228" w:author="רינת אביטל" w:date="2022-05-12T09:18:00Z">
            <w:rPr>
              <w:rFonts w:hint="eastAsia"/>
              <w:sz w:val="28"/>
              <w:szCs w:val="28"/>
              <w:rtl/>
            </w:rPr>
          </w:rPrChange>
        </w:rPr>
        <w:t>לסיכום</w:t>
      </w:r>
      <w:r w:rsidRPr="00103DCA">
        <w:rPr>
          <w:rFonts w:ascii="Tahoma" w:hAnsi="Tahoma" w:cs="Tahoma"/>
          <w:sz w:val="24"/>
          <w:szCs w:val="24"/>
          <w:rtl/>
          <w:rPrChange w:id="2229" w:author="רינת אביטל" w:date="2022-05-12T09:18:00Z">
            <w:rPr>
              <w:sz w:val="28"/>
              <w:szCs w:val="28"/>
              <w:rtl/>
            </w:rPr>
          </w:rPrChange>
        </w:rPr>
        <w:t xml:space="preserve"> </w:t>
      </w:r>
      <w:r w:rsidRPr="00103DCA">
        <w:rPr>
          <w:rFonts w:ascii="Tahoma" w:hAnsi="Tahoma" w:cs="Tahoma" w:hint="eastAsia"/>
          <w:sz w:val="24"/>
          <w:szCs w:val="24"/>
          <w:rtl/>
          <w:rPrChange w:id="2230" w:author="רינת אביטל" w:date="2022-05-12T09:18:00Z">
            <w:rPr>
              <w:rFonts w:hint="eastAsia"/>
              <w:sz w:val="28"/>
              <w:szCs w:val="28"/>
              <w:rtl/>
            </w:rPr>
          </w:rPrChange>
        </w:rPr>
        <w:t>אני</w:t>
      </w:r>
      <w:r w:rsidRPr="00103DCA">
        <w:rPr>
          <w:rFonts w:ascii="Tahoma" w:hAnsi="Tahoma" w:cs="Tahoma"/>
          <w:sz w:val="24"/>
          <w:szCs w:val="24"/>
          <w:rtl/>
          <w:rPrChange w:id="2231" w:author="רינת אביטל" w:date="2022-05-12T09:18:00Z">
            <w:rPr>
              <w:sz w:val="28"/>
              <w:szCs w:val="28"/>
              <w:rtl/>
            </w:rPr>
          </w:rPrChange>
        </w:rPr>
        <w:t xml:space="preserve"> </w:t>
      </w:r>
      <w:r w:rsidRPr="00103DCA">
        <w:rPr>
          <w:rFonts w:ascii="Tahoma" w:hAnsi="Tahoma" w:cs="Tahoma" w:hint="eastAsia"/>
          <w:sz w:val="24"/>
          <w:szCs w:val="24"/>
          <w:rtl/>
          <w:rPrChange w:id="2232" w:author="רינת אביטל" w:date="2022-05-12T09:18:00Z">
            <w:rPr>
              <w:rFonts w:hint="eastAsia"/>
              <w:sz w:val="28"/>
              <w:szCs w:val="28"/>
              <w:rtl/>
            </w:rPr>
          </w:rPrChange>
        </w:rPr>
        <w:t>מאוד</w:t>
      </w:r>
      <w:r w:rsidRPr="00103DCA">
        <w:rPr>
          <w:rFonts w:ascii="Tahoma" w:hAnsi="Tahoma" w:cs="Tahoma"/>
          <w:sz w:val="24"/>
          <w:szCs w:val="24"/>
          <w:rtl/>
          <w:rPrChange w:id="2233" w:author="רינת אביטל" w:date="2022-05-12T09:18:00Z">
            <w:rPr>
              <w:sz w:val="28"/>
              <w:szCs w:val="28"/>
              <w:rtl/>
            </w:rPr>
          </w:rPrChange>
        </w:rPr>
        <w:t xml:space="preserve"> </w:t>
      </w:r>
      <w:r w:rsidRPr="00103DCA">
        <w:rPr>
          <w:rFonts w:ascii="Tahoma" w:hAnsi="Tahoma" w:cs="Tahoma" w:hint="eastAsia"/>
          <w:sz w:val="24"/>
          <w:szCs w:val="24"/>
          <w:rtl/>
          <w:rPrChange w:id="2234" w:author="רינת אביטל" w:date="2022-05-12T09:18:00Z">
            <w:rPr>
              <w:rFonts w:hint="eastAsia"/>
              <w:sz w:val="28"/>
              <w:szCs w:val="28"/>
              <w:rtl/>
            </w:rPr>
          </w:rPrChange>
        </w:rPr>
        <w:t>מקווה</w:t>
      </w:r>
      <w:r w:rsidRPr="00103DCA">
        <w:rPr>
          <w:rFonts w:ascii="Tahoma" w:hAnsi="Tahoma" w:cs="Tahoma"/>
          <w:sz w:val="24"/>
          <w:szCs w:val="24"/>
          <w:rtl/>
          <w:rPrChange w:id="2235" w:author="רינת אביטל" w:date="2022-05-12T09:18:00Z">
            <w:rPr>
              <w:sz w:val="28"/>
              <w:szCs w:val="28"/>
              <w:rtl/>
            </w:rPr>
          </w:rPrChange>
        </w:rPr>
        <w:t xml:space="preserve"> </w:t>
      </w:r>
      <w:r w:rsidRPr="00103DCA">
        <w:rPr>
          <w:rFonts w:ascii="Tahoma" w:hAnsi="Tahoma" w:cs="Tahoma" w:hint="eastAsia"/>
          <w:sz w:val="24"/>
          <w:szCs w:val="24"/>
          <w:rtl/>
          <w:rPrChange w:id="2236" w:author="רינת אביטל" w:date="2022-05-12T09:18:00Z">
            <w:rPr>
              <w:rFonts w:hint="eastAsia"/>
              <w:sz w:val="28"/>
              <w:szCs w:val="28"/>
              <w:rtl/>
            </w:rPr>
          </w:rPrChange>
        </w:rPr>
        <w:t>שהפרויקט</w:t>
      </w:r>
      <w:r w:rsidRPr="00103DCA">
        <w:rPr>
          <w:rFonts w:ascii="Tahoma" w:hAnsi="Tahoma" w:cs="Tahoma"/>
          <w:sz w:val="24"/>
          <w:szCs w:val="24"/>
          <w:rtl/>
          <w:rPrChange w:id="2237" w:author="רינת אביטל" w:date="2022-05-12T09:18:00Z">
            <w:rPr>
              <w:sz w:val="28"/>
              <w:szCs w:val="28"/>
              <w:rtl/>
            </w:rPr>
          </w:rPrChange>
        </w:rPr>
        <w:t xml:space="preserve"> </w:t>
      </w:r>
      <w:r w:rsidRPr="00103DCA">
        <w:rPr>
          <w:rFonts w:ascii="Tahoma" w:hAnsi="Tahoma" w:cs="Tahoma" w:hint="eastAsia"/>
          <w:sz w:val="24"/>
          <w:szCs w:val="24"/>
          <w:rtl/>
          <w:rPrChange w:id="2238" w:author="רינת אביטל" w:date="2022-05-12T09:18:00Z">
            <w:rPr>
              <w:rFonts w:hint="eastAsia"/>
              <w:sz w:val="28"/>
              <w:szCs w:val="28"/>
              <w:rtl/>
            </w:rPr>
          </w:rPrChange>
        </w:rPr>
        <w:t>יועיל</w:t>
      </w:r>
      <w:r w:rsidRPr="00103DCA">
        <w:rPr>
          <w:rFonts w:ascii="Tahoma" w:hAnsi="Tahoma" w:cs="Tahoma"/>
          <w:sz w:val="24"/>
          <w:szCs w:val="24"/>
          <w:rtl/>
          <w:rPrChange w:id="2239" w:author="רינת אביטל" w:date="2022-05-12T09:18:00Z">
            <w:rPr>
              <w:sz w:val="28"/>
              <w:szCs w:val="28"/>
              <w:rtl/>
            </w:rPr>
          </w:rPrChange>
        </w:rPr>
        <w:t xml:space="preserve"> </w:t>
      </w:r>
      <w:r w:rsidRPr="00103DCA">
        <w:rPr>
          <w:rFonts w:ascii="Tahoma" w:hAnsi="Tahoma" w:cs="Tahoma" w:hint="eastAsia"/>
          <w:sz w:val="24"/>
          <w:szCs w:val="24"/>
          <w:rtl/>
          <w:rPrChange w:id="2240" w:author="רינת אביטל" w:date="2022-05-12T09:18:00Z">
            <w:rPr>
              <w:rFonts w:hint="eastAsia"/>
              <w:sz w:val="28"/>
              <w:szCs w:val="28"/>
              <w:rtl/>
            </w:rPr>
          </w:rPrChange>
        </w:rPr>
        <w:t>ויעזור</w:t>
      </w:r>
      <w:r w:rsidRPr="00103DCA">
        <w:rPr>
          <w:rFonts w:ascii="Tahoma" w:hAnsi="Tahoma" w:cs="Tahoma"/>
          <w:sz w:val="24"/>
          <w:szCs w:val="24"/>
          <w:rtl/>
          <w:rPrChange w:id="2241" w:author="רינת אביטל" w:date="2022-05-12T09:18:00Z">
            <w:rPr>
              <w:sz w:val="28"/>
              <w:szCs w:val="28"/>
              <w:rtl/>
            </w:rPr>
          </w:rPrChange>
        </w:rPr>
        <w:t xml:space="preserve"> </w:t>
      </w:r>
      <w:r w:rsidRPr="00103DCA">
        <w:rPr>
          <w:rFonts w:ascii="Tahoma" w:hAnsi="Tahoma" w:cs="Tahoma" w:hint="eastAsia"/>
          <w:sz w:val="24"/>
          <w:szCs w:val="24"/>
          <w:rtl/>
          <w:rPrChange w:id="2242" w:author="רינת אביטל" w:date="2022-05-12T09:18:00Z">
            <w:rPr>
              <w:rFonts w:hint="eastAsia"/>
              <w:sz w:val="28"/>
              <w:szCs w:val="28"/>
              <w:rtl/>
            </w:rPr>
          </w:rPrChange>
        </w:rPr>
        <w:t>לשיפור</w:t>
      </w:r>
      <w:r w:rsidRPr="00103DCA">
        <w:rPr>
          <w:rFonts w:ascii="Tahoma" w:hAnsi="Tahoma" w:cs="Tahoma"/>
          <w:sz w:val="24"/>
          <w:szCs w:val="24"/>
          <w:rtl/>
          <w:rPrChange w:id="2243" w:author="רינת אביטל" w:date="2022-05-12T09:18:00Z">
            <w:rPr>
              <w:sz w:val="28"/>
              <w:szCs w:val="28"/>
              <w:rtl/>
            </w:rPr>
          </w:rPrChange>
        </w:rPr>
        <w:t xml:space="preserve"> </w:t>
      </w:r>
      <w:del w:id="2244" w:author="רינת אביטל" w:date="2022-05-11T23:40:00Z">
        <w:r w:rsidRPr="00103DCA" w:rsidDel="00E70291">
          <w:rPr>
            <w:rFonts w:ascii="Tahoma" w:hAnsi="Tahoma" w:cs="Tahoma" w:hint="eastAsia"/>
            <w:sz w:val="24"/>
            <w:szCs w:val="24"/>
            <w:rtl/>
            <w:rPrChange w:id="2245" w:author="רינת אביטל" w:date="2022-05-12T09:18:00Z">
              <w:rPr>
                <w:rFonts w:hint="eastAsia"/>
                <w:sz w:val="28"/>
                <w:szCs w:val="28"/>
                <w:rtl/>
              </w:rPr>
            </w:rPrChange>
          </w:rPr>
          <w:delText>האנושות</w:delText>
        </w:r>
      </w:del>
      <w:ins w:id="2246" w:author="רינת אביטל" w:date="2022-05-11T23:40:00Z">
        <w:r w:rsidR="00E70291" w:rsidRPr="00103DCA">
          <w:rPr>
            <w:rFonts w:ascii="Tahoma" w:hAnsi="Tahoma" w:cs="Tahoma" w:hint="eastAsia"/>
            <w:sz w:val="24"/>
            <w:szCs w:val="24"/>
            <w:rtl/>
            <w:rPrChange w:id="2247" w:author="רינת אביטל" w:date="2022-05-12T09:18:00Z">
              <w:rPr>
                <w:rFonts w:hint="eastAsia"/>
                <w:sz w:val="28"/>
                <w:szCs w:val="28"/>
                <w:rtl/>
              </w:rPr>
            </w:rPrChange>
          </w:rPr>
          <w:t>נוחות</w:t>
        </w:r>
        <w:r w:rsidR="00E70291" w:rsidRPr="00103DCA">
          <w:rPr>
            <w:rFonts w:ascii="Tahoma" w:hAnsi="Tahoma" w:cs="Tahoma"/>
            <w:sz w:val="24"/>
            <w:szCs w:val="24"/>
            <w:rtl/>
            <w:rPrChange w:id="2248" w:author="רינת אביטל" w:date="2022-05-12T09:18:00Z">
              <w:rPr>
                <w:sz w:val="28"/>
                <w:szCs w:val="28"/>
                <w:rtl/>
              </w:rPr>
            </w:rPrChange>
          </w:rPr>
          <w:t xml:space="preserve"> </w:t>
        </w:r>
        <w:r w:rsidR="00E70291" w:rsidRPr="00103DCA">
          <w:rPr>
            <w:rFonts w:ascii="Tahoma" w:hAnsi="Tahoma" w:cs="Tahoma" w:hint="eastAsia"/>
            <w:sz w:val="24"/>
            <w:szCs w:val="24"/>
            <w:rtl/>
            <w:rPrChange w:id="2249" w:author="רינת אביטל" w:date="2022-05-12T09:18:00Z">
              <w:rPr>
                <w:rFonts w:hint="eastAsia"/>
                <w:sz w:val="28"/>
                <w:szCs w:val="28"/>
                <w:rtl/>
              </w:rPr>
            </w:rPrChange>
          </w:rPr>
          <w:t>הסטודנטים</w:t>
        </w:r>
      </w:ins>
      <w:r w:rsidRPr="00103DCA">
        <w:rPr>
          <w:rFonts w:ascii="Tahoma" w:hAnsi="Tahoma" w:cs="Tahoma"/>
          <w:sz w:val="24"/>
          <w:szCs w:val="24"/>
          <w:rtl/>
          <w:rPrChange w:id="2250" w:author="רינת אביטל" w:date="2022-05-12T09:18:00Z">
            <w:rPr>
              <w:sz w:val="28"/>
              <w:szCs w:val="28"/>
              <w:rtl/>
            </w:rPr>
          </w:rPrChange>
        </w:rPr>
        <w:t xml:space="preserve">, </w:t>
      </w:r>
      <w:r w:rsidRPr="00103DCA">
        <w:rPr>
          <w:rFonts w:ascii="Tahoma" w:hAnsi="Tahoma" w:cs="Tahoma" w:hint="eastAsia"/>
          <w:sz w:val="24"/>
          <w:szCs w:val="24"/>
          <w:rtl/>
          <w:rPrChange w:id="2251" w:author="רינת אביטל" w:date="2022-05-12T09:18:00Z">
            <w:rPr>
              <w:rFonts w:hint="eastAsia"/>
              <w:sz w:val="28"/>
              <w:szCs w:val="28"/>
              <w:rtl/>
            </w:rPr>
          </w:rPrChange>
        </w:rPr>
        <w:t>אני</w:t>
      </w:r>
      <w:r w:rsidRPr="00103DCA">
        <w:rPr>
          <w:rFonts w:ascii="Tahoma" w:hAnsi="Tahoma" w:cs="Tahoma"/>
          <w:sz w:val="24"/>
          <w:szCs w:val="24"/>
          <w:rtl/>
          <w:rPrChange w:id="2252" w:author="רינת אביטל" w:date="2022-05-12T09:18:00Z">
            <w:rPr>
              <w:sz w:val="28"/>
              <w:szCs w:val="28"/>
              <w:rtl/>
            </w:rPr>
          </w:rPrChange>
        </w:rPr>
        <w:t xml:space="preserve"> </w:t>
      </w:r>
      <w:r w:rsidRPr="00103DCA">
        <w:rPr>
          <w:rFonts w:ascii="Tahoma" w:hAnsi="Tahoma" w:cs="Tahoma" w:hint="eastAsia"/>
          <w:sz w:val="24"/>
          <w:szCs w:val="24"/>
          <w:rtl/>
          <w:rPrChange w:id="2253" w:author="רינת אביטל" w:date="2022-05-12T09:18:00Z">
            <w:rPr>
              <w:rFonts w:hint="eastAsia"/>
              <w:sz w:val="28"/>
              <w:szCs w:val="28"/>
              <w:rtl/>
            </w:rPr>
          </w:rPrChange>
        </w:rPr>
        <w:t>חולמת</w:t>
      </w:r>
      <w:r w:rsidRPr="00103DCA">
        <w:rPr>
          <w:rFonts w:ascii="Tahoma" w:hAnsi="Tahoma" w:cs="Tahoma"/>
          <w:sz w:val="24"/>
          <w:szCs w:val="24"/>
          <w:rtl/>
          <w:rPrChange w:id="2254" w:author="רינת אביטל" w:date="2022-05-12T09:18:00Z">
            <w:rPr>
              <w:sz w:val="28"/>
              <w:szCs w:val="28"/>
              <w:rtl/>
            </w:rPr>
          </w:rPrChange>
        </w:rPr>
        <w:t xml:space="preserve"> </w:t>
      </w:r>
      <w:del w:id="2255" w:author="רינת אביטל" w:date="2022-05-11T23:41:00Z">
        <w:r w:rsidRPr="00103DCA" w:rsidDel="00E70291">
          <w:rPr>
            <w:rFonts w:ascii="Tahoma" w:hAnsi="Tahoma" w:cs="Tahoma" w:hint="eastAsia"/>
            <w:sz w:val="24"/>
            <w:szCs w:val="24"/>
            <w:rtl/>
            <w:rPrChange w:id="2256" w:author="רינת אביטל" w:date="2022-05-12T09:18:00Z">
              <w:rPr>
                <w:rFonts w:hint="eastAsia"/>
                <w:sz w:val="28"/>
                <w:szCs w:val="28"/>
                <w:rtl/>
              </w:rPr>
            </w:rPrChange>
          </w:rPr>
          <w:delText>שאנשים</w:delText>
        </w:r>
        <w:r w:rsidRPr="00103DCA" w:rsidDel="00E70291">
          <w:rPr>
            <w:rFonts w:ascii="Tahoma" w:hAnsi="Tahoma" w:cs="Tahoma"/>
            <w:sz w:val="24"/>
            <w:szCs w:val="24"/>
            <w:rtl/>
            <w:rPrChange w:id="2257" w:author="רינת אביטל" w:date="2022-05-12T09:18:00Z">
              <w:rPr>
                <w:sz w:val="28"/>
                <w:szCs w:val="28"/>
                <w:rtl/>
              </w:rPr>
            </w:rPrChange>
          </w:rPr>
          <w:delText xml:space="preserve"> </w:delText>
        </w:r>
      </w:del>
      <w:ins w:id="2258" w:author="רינת אביטל" w:date="2022-05-11T23:41:00Z">
        <w:r w:rsidR="00E70291" w:rsidRPr="00103DCA">
          <w:rPr>
            <w:rFonts w:ascii="Tahoma" w:hAnsi="Tahoma" w:cs="Tahoma" w:hint="eastAsia"/>
            <w:sz w:val="24"/>
            <w:szCs w:val="24"/>
            <w:rtl/>
            <w:rPrChange w:id="2259" w:author="רינת אביטל" w:date="2022-05-12T09:18:00Z">
              <w:rPr>
                <w:rFonts w:hint="eastAsia"/>
                <w:sz w:val="28"/>
                <w:szCs w:val="28"/>
                <w:rtl/>
              </w:rPr>
            </w:rPrChange>
          </w:rPr>
          <w:t>שסטודנטים</w:t>
        </w:r>
        <w:r w:rsidR="00E70291" w:rsidRPr="00103DCA">
          <w:rPr>
            <w:rFonts w:ascii="Tahoma" w:hAnsi="Tahoma" w:cs="Tahoma"/>
            <w:sz w:val="24"/>
            <w:szCs w:val="24"/>
            <w:rtl/>
            <w:rPrChange w:id="2260" w:author="רינת אביטל" w:date="2022-05-12T09:18:00Z">
              <w:rPr>
                <w:sz w:val="28"/>
                <w:szCs w:val="28"/>
                <w:rtl/>
              </w:rPr>
            </w:rPrChange>
          </w:rPr>
          <w:t xml:space="preserve"> </w:t>
        </w:r>
      </w:ins>
      <w:r w:rsidRPr="00103DCA">
        <w:rPr>
          <w:rFonts w:ascii="Tahoma" w:hAnsi="Tahoma" w:cs="Tahoma" w:hint="eastAsia"/>
          <w:sz w:val="24"/>
          <w:szCs w:val="24"/>
          <w:rtl/>
          <w:rPrChange w:id="2261" w:author="רינת אביטל" w:date="2022-05-12T09:18:00Z">
            <w:rPr>
              <w:rFonts w:hint="eastAsia"/>
              <w:sz w:val="28"/>
              <w:szCs w:val="28"/>
              <w:rtl/>
            </w:rPr>
          </w:rPrChange>
        </w:rPr>
        <w:t>באמת</w:t>
      </w:r>
      <w:r w:rsidRPr="00103DCA">
        <w:rPr>
          <w:rFonts w:ascii="Tahoma" w:hAnsi="Tahoma" w:cs="Tahoma"/>
          <w:sz w:val="24"/>
          <w:szCs w:val="24"/>
          <w:rtl/>
          <w:rPrChange w:id="2262" w:author="רינת אביטל" w:date="2022-05-12T09:18:00Z">
            <w:rPr>
              <w:sz w:val="28"/>
              <w:szCs w:val="28"/>
              <w:rtl/>
            </w:rPr>
          </w:rPrChange>
        </w:rPr>
        <w:t xml:space="preserve"> </w:t>
      </w:r>
      <w:r w:rsidRPr="00103DCA">
        <w:rPr>
          <w:rFonts w:ascii="Tahoma" w:hAnsi="Tahoma" w:cs="Tahoma" w:hint="eastAsia"/>
          <w:sz w:val="24"/>
          <w:szCs w:val="24"/>
          <w:rtl/>
          <w:rPrChange w:id="2263" w:author="רינת אביטל" w:date="2022-05-12T09:18:00Z">
            <w:rPr>
              <w:rFonts w:hint="eastAsia"/>
              <w:sz w:val="28"/>
              <w:szCs w:val="28"/>
              <w:rtl/>
            </w:rPr>
          </w:rPrChange>
        </w:rPr>
        <w:t>יוכלו</w:t>
      </w:r>
      <w:r w:rsidRPr="00103DCA">
        <w:rPr>
          <w:rFonts w:ascii="Tahoma" w:hAnsi="Tahoma" w:cs="Tahoma"/>
          <w:sz w:val="24"/>
          <w:szCs w:val="24"/>
          <w:rtl/>
          <w:rPrChange w:id="2264" w:author="רינת אביטל" w:date="2022-05-12T09:18:00Z">
            <w:rPr>
              <w:sz w:val="28"/>
              <w:szCs w:val="28"/>
              <w:rtl/>
            </w:rPr>
          </w:rPrChange>
        </w:rPr>
        <w:t xml:space="preserve"> </w:t>
      </w:r>
      <w:r w:rsidRPr="00103DCA">
        <w:rPr>
          <w:rFonts w:ascii="Tahoma" w:hAnsi="Tahoma" w:cs="Tahoma" w:hint="eastAsia"/>
          <w:sz w:val="24"/>
          <w:szCs w:val="24"/>
          <w:rtl/>
          <w:rPrChange w:id="2265" w:author="רינת אביטל" w:date="2022-05-12T09:18:00Z">
            <w:rPr>
              <w:rFonts w:hint="eastAsia"/>
              <w:sz w:val="28"/>
              <w:szCs w:val="28"/>
              <w:rtl/>
            </w:rPr>
          </w:rPrChange>
        </w:rPr>
        <w:t>להשתמש</w:t>
      </w:r>
      <w:r w:rsidRPr="00103DCA">
        <w:rPr>
          <w:rFonts w:ascii="Tahoma" w:hAnsi="Tahoma" w:cs="Tahoma"/>
          <w:sz w:val="24"/>
          <w:szCs w:val="24"/>
          <w:rtl/>
          <w:rPrChange w:id="2266" w:author="רינת אביטל" w:date="2022-05-12T09:18:00Z">
            <w:rPr>
              <w:sz w:val="28"/>
              <w:szCs w:val="28"/>
              <w:rtl/>
            </w:rPr>
          </w:rPrChange>
        </w:rPr>
        <w:t xml:space="preserve"> </w:t>
      </w:r>
      <w:del w:id="2267" w:author="רינת אביטל" w:date="2022-05-11T23:41:00Z">
        <w:r w:rsidRPr="00103DCA" w:rsidDel="00E70291">
          <w:rPr>
            <w:rFonts w:ascii="Tahoma" w:hAnsi="Tahoma" w:cs="Tahoma" w:hint="eastAsia"/>
            <w:sz w:val="24"/>
            <w:szCs w:val="24"/>
            <w:rtl/>
            <w:rPrChange w:id="2268" w:author="רינת אביטל" w:date="2022-05-12T09:18:00Z">
              <w:rPr>
                <w:rFonts w:hint="eastAsia"/>
                <w:sz w:val="28"/>
                <w:szCs w:val="28"/>
                <w:rtl/>
              </w:rPr>
            </w:rPrChange>
          </w:rPr>
          <w:delText>באפליקציה</w:delText>
        </w:r>
        <w:r w:rsidRPr="00103DCA" w:rsidDel="00E70291">
          <w:rPr>
            <w:rFonts w:ascii="Tahoma" w:hAnsi="Tahoma" w:cs="Tahoma"/>
            <w:sz w:val="24"/>
            <w:szCs w:val="24"/>
            <w:rtl/>
            <w:rPrChange w:id="2269" w:author="רינת אביטל" w:date="2022-05-12T09:18:00Z">
              <w:rPr>
                <w:sz w:val="28"/>
                <w:szCs w:val="28"/>
                <w:rtl/>
              </w:rPr>
            </w:rPrChange>
          </w:rPr>
          <w:delText xml:space="preserve"> </w:delText>
        </w:r>
      </w:del>
      <w:ins w:id="2270" w:author="רינת אביטל" w:date="2022-05-11T23:41:00Z">
        <w:r w:rsidR="00E70291" w:rsidRPr="00103DCA">
          <w:rPr>
            <w:rFonts w:ascii="Tahoma" w:hAnsi="Tahoma" w:cs="Tahoma" w:hint="eastAsia"/>
            <w:sz w:val="24"/>
            <w:szCs w:val="24"/>
            <w:rtl/>
            <w:rPrChange w:id="2271" w:author="רינת אביטל" w:date="2022-05-12T09:18:00Z">
              <w:rPr>
                <w:rFonts w:hint="eastAsia"/>
                <w:sz w:val="28"/>
                <w:szCs w:val="28"/>
                <w:rtl/>
              </w:rPr>
            </w:rPrChange>
          </w:rPr>
          <w:t>באתר</w:t>
        </w:r>
        <w:r w:rsidR="00E70291" w:rsidRPr="00103DCA">
          <w:rPr>
            <w:rFonts w:ascii="Tahoma" w:hAnsi="Tahoma" w:cs="Tahoma"/>
            <w:sz w:val="24"/>
            <w:szCs w:val="24"/>
            <w:rtl/>
            <w:rPrChange w:id="2272" w:author="רינת אביטל" w:date="2022-05-12T09:18:00Z">
              <w:rPr>
                <w:sz w:val="28"/>
                <w:szCs w:val="28"/>
                <w:rtl/>
              </w:rPr>
            </w:rPrChange>
          </w:rPr>
          <w:t xml:space="preserve"> </w:t>
        </w:r>
      </w:ins>
      <w:del w:id="2273" w:author="רינת אביטל" w:date="2022-05-11T23:41:00Z">
        <w:r w:rsidRPr="00103DCA" w:rsidDel="00E70291">
          <w:rPr>
            <w:rFonts w:ascii="Tahoma" w:hAnsi="Tahoma" w:cs="Tahoma" w:hint="eastAsia"/>
            <w:sz w:val="24"/>
            <w:szCs w:val="24"/>
            <w:rtl/>
            <w:rPrChange w:id="2274" w:author="רינת אביטל" w:date="2022-05-12T09:18:00Z">
              <w:rPr>
                <w:rFonts w:hint="eastAsia"/>
                <w:sz w:val="28"/>
                <w:szCs w:val="28"/>
                <w:rtl/>
              </w:rPr>
            </w:rPrChange>
          </w:rPr>
          <w:delText>והיא</w:delText>
        </w:r>
        <w:r w:rsidRPr="00103DCA" w:rsidDel="00E70291">
          <w:rPr>
            <w:rFonts w:ascii="Tahoma" w:hAnsi="Tahoma" w:cs="Tahoma"/>
            <w:sz w:val="24"/>
            <w:szCs w:val="24"/>
            <w:rtl/>
            <w:rPrChange w:id="2275" w:author="רינת אביטל" w:date="2022-05-12T09:18:00Z">
              <w:rPr>
                <w:sz w:val="28"/>
                <w:szCs w:val="28"/>
                <w:rtl/>
              </w:rPr>
            </w:rPrChange>
          </w:rPr>
          <w:delText xml:space="preserve"> </w:delText>
        </w:r>
      </w:del>
      <w:ins w:id="2276" w:author="רינת אביטל" w:date="2022-05-11T23:41:00Z">
        <w:r w:rsidR="00E70291" w:rsidRPr="00103DCA">
          <w:rPr>
            <w:rFonts w:ascii="Tahoma" w:hAnsi="Tahoma" w:cs="Tahoma" w:hint="eastAsia"/>
            <w:sz w:val="24"/>
            <w:szCs w:val="24"/>
            <w:rtl/>
            <w:rPrChange w:id="2277" w:author="רינת אביטל" w:date="2022-05-12T09:18:00Z">
              <w:rPr>
                <w:rFonts w:hint="eastAsia"/>
                <w:sz w:val="28"/>
                <w:szCs w:val="28"/>
                <w:rtl/>
              </w:rPr>
            </w:rPrChange>
          </w:rPr>
          <w:t>והוא</w:t>
        </w:r>
        <w:r w:rsidR="00E70291" w:rsidRPr="00103DCA">
          <w:rPr>
            <w:rFonts w:ascii="Tahoma" w:hAnsi="Tahoma" w:cs="Tahoma"/>
            <w:sz w:val="24"/>
            <w:szCs w:val="24"/>
            <w:rtl/>
            <w:rPrChange w:id="2278" w:author="רינת אביטל" w:date="2022-05-12T09:18:00Z">
              <w:rPr>
                <w:sz w:val="28"/>
                <w:szCs w:val="28"/>
                <w:rtl/>
              </w:rPr>
            </w:rPrChange>
          </w:rPr>
          <w:t xml:space="preserve"> </w:t>
        </w:r>
      </w:ins>
      <w:r w:rsidRPr="00103DCA">
        <w:rPr>
          <w:rFonts w:ascii="Tahoma" w:hAnsi="Tahoma" w:cs="Tahoma" w:hint="eastAsia"/>
          <w:sz w:val="24"/>
          <w:szCs w:val="24"/>
          <w:rtl/>
          <w:rPrChange w:id="2279" w:author="רינת אביטל" w:date="2022-05-12T09:18:00Z">
            <w:rPr>
              <w:rFonts w:hint="eastAsia"/>
              <w:sz w:val="28"/>
              <w:szCs w:val="28"/>
              <w:rtl/>
            </w:rPr>
          </w:rPrChange>
        </w:rPr>
        <w:t>באמת</w:t>
      </w:r>
      <w:r w:rsidRPr="00103DCA">
        <w:rPr>
          <w:rFonts w:ascii="Tahoma" w:hAnsi="Tahoma" w:cs="Tahoma"/>
          <w:sz w:val="24"/>
          <w:szCs w:val="24"/>
          <w:rtl/>
          <w:rPrChange w:id="2280" w:author="רינת אביטל" w:date="2022-05-12T09:18:00Z">
            <w:rPr>
              <w:sz w:val="28"/>
              <w:szCs w:val="28"/>
              <w:rtl/>
            </w:rPr>
          </w:rPrChange>
        </w:rPr>
        <w:t xml:space="preserve"> </w:t>
      </w:r>
      <w:del w:id="2281" w:author="רינת אביטל" w:date="2022-05-11T23:41:00Z">
        <w:r w:rsidRPr="00103DCA" w:rsidDel="00E70291">
          <w:rPr>
            <w:rFonts w:ascii="Tahoma" w:hAnsi="Tahoma" w:cs="Tahoma" w:hint="eastAsia"/>
            <w:sz w:val="24"/>
            <w:szCs w:val="24"/>
            <w:rtl/>
            <w:rPrChange w:id="2282" w:author="רינת אביטל" w:date="2022-05-12T09:18:00Z">
              <w:rPr>
                <w:rFonts w:hint="eastAsia"/>
                <w:sz w:val="28"/>
                <w:szCs w:val="28"/>
                <w:rtl/>
              </w:rPr>
            </w:rPrChange>
          </w:rPr>
          <w:delText>תהיה</w:delText>
        </w:r>
        <w:r w:rsidRPr="00103DCA" w:rsidDel="00E70291">
          <w:rPr>
            <w:rFonts w:ascii="Tahoma" w:hAnsi="Tahoma" w:cs="Tahoma"/>
            <w:sz w:val="24"/>
            <w:szCs w:val="24"/>
            <w:rtl/>
            <w:rPrChange w:id="2283"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284" w:author="רינת אביטל" w:date="2022-05-12T09:18:00Z">
              <w:rPr>
                <w:rFonts w:hint="eastAsia"/>
                <w:sz w:val="28"/>
                <w:szCs w:val="28"/>
                <w:rtl/>
              </w:rPr>
            </w:rPrChange>
          </w:rPr>
          <w:delText>יעילה</w:delText>
        </w:r>
        <w:r w:rsidRPr="00103DCA" w:rsidDel="00E70291">
          <w:rPr>
            <w:rFonts w:ascii="Tahoma" w:hAnsi="Tahoma" w:cs="Tahoma"/>
            <w:sz w:val="24"/>
            <w:szCs w:val="24"/>
            <w:rtl/>
            <w:rPrChange w:id="2285"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286" w:author="רינת אביטל" w:date="2022-05-12T09:18:00Z">
              <w:rPr>
                <w:rFonts w:hint="eastAsia"/>
                <w:sz w:val="28"/>
                <w:szCs w:val="28"/>
                <w:rtl/>
              </w:rPr>
            </w:rPrChange>
          </w:rPr>
          <w:delText>ושימושית</w:delText>
        </w:r>
      </w:del>
      <w:ins w:id="2287" w:author="רינת אביטל" w:date="2022-05-11T23:41:00Z">
        <w:r w:rsidR="00E70291" w:rsidRPr="00103DCA">
          <w:rPr>
            <w:rFonts w:ascii="Tahoma" w:hAnsi="Tahoma" w:cs="Tahoma" w:hint="eastAsia"/>
            <w:sz w:val="24"/>
            <w:szCs w:val="24"/>
            <w:rtl/>
            <w:rPrChange w:id="2288" w:author="רינת אביטל" w:date="2022-05-12T09:18:00Z">
              <w:rPr>
                <w:rFonts w:hint="eastAsia"/>
                <w:sz w:val="28"/>
                <w:szCs w:val="28"/>
                <w:rtl/>
              </w:rPr>
            </w:rPrChange>
          </w:rPr>
          <w:t>יהיה</w:t>
        </w:r>
        <w:r w:rsidR="00E70291" w:rsidRPr="00103DCA">
          <w:rPr>
            <w:rFonts w:ascii="Tahoma" w:hAnsi="Tahoma" w:cs="Tahoma"/>
            <w:sz w:val="24"/>
            <w:szCs w:val="24"/>
            <w:rtl/>
            <w:rPrChange w:id="2289" w:author="רינת אביטל" w:date="2022-05-12T09:18:00Z">
              <w:rPr>
                <w:sz w:val="28"/>
                <w:szCs w:val="28"/>
                <w:rtl/>
              </w:rPr>
            </w:rPrChange>
          </w:rPr>
          <w:t xml:space="preserve"> </w:t>
        </w:r>
        <w:r w:rsidR="00E70291" w:rsidRPr="00103DCA">
          <w:rPr>
            <w:rFonts w:ascii="Tahoma" w:hAnsi="Tahoma" w:cs="Tahoma" w:hint="eastAsia"/>
            <w:sz w:val="24"/>
            <w:szCs w:val="24"/>
            <w:rtl/>
            <w:rPrChange w:id="2290" w:author="רינת אביטל" w:date="2022-05-12T09:18:00Z">
              <w:rPr>
                <w:rFonts w:hint="eastAsia"/>
                <w:sz w:val="28"/>
                <w:szCs w:val="28"/>
                <w:rtl/>
              </w:rPr>
            </w:rPrChange>
          </w:rPr>
          <w:t>יעיל</w:t>
        </w:r>
        <w:r w:rsidR="00E70291" w:rsidRPr="00103DCA">
          <w:rPr>
            <w:rFonts w:ascii="Tahoma" w:hAnsi="Tahoma" w:cs="Tahoma"/>
            <w:sz w:val="24"/>
            <w:szCs w:val="24"/>
            <w:rtl/>
            <w:rPrChange w:id="2291" w:author="רינת אביטל" w:date="2022-05-12T09:18:00Z">
              <w:rPr>
                <w:sz w:val="28"/>
                <w:szCs w:val="28"/>
                <w:rtl/>
              </w:rPr>
            </w:rPrChange>
          </w:rPr>
          <w:t xml:space="preserve"> </w:t>
        </w:r>
        <w:r w:rsidR="00E70291" w:rsidRPr="00103DCA">
          <w:rPr>
            <w:rFonts w:ascii="Tahoma" w:hAnsi="Tahoma" w:cs="Tahoma" w:hint="eastAsia"/>
            <w:sz w:val="24"/>
            <w:szCs w:val="24"/>
            <w:rtl/>
            <w:rPrChange w:id="2292" w:author="רינת אביטל" w:date="2022-05-12T09:18:00Z">
              <w:rPr>
                <w:rFonts w:hint="eastAsia"/>
                <w:sz w:val="28"/>
                <w:szCs w:val="28"/>
                <w:rtl/>
              </w:rPr>
            </w:rPrChange>
          </w:rPr>
          <w:t>ושימושי</w:t>
        </w:r>
      </w:ins>
      <w:r w:rsidRPr="00103DCA">
        <w:rPr>
          <w:rFonts w:ascii="Tahoma" w:hAnsi="Tahoma" w:cs="Tahoma"/>
          <w:sz w:val="24"/>
          <w:szCs w:val="24"/>
          <w:rtl/>
          <w:rPrChange w:id="2293" w:author="רינת אביטל" w:date="2022-05-12T09:18:00Z">
            <w:rPr>
              <w:sz w:val="28"/>
              <w:szCs w:val="28"/>
              <w:rtl/>
            </w:rPr>
          </w:rPrChange>
        </w:rPr>
        <w:t xml:space="preserve">. </w:t>
      </w:r>
      <w:r w:rsidRPr="00103DCA">
        <w:rPr>
          <w:rFonts w:ascii="Tahoma" w:hAnsi="Tahoma" w:cs="Tahoma" w:hint="eastAsia"/>
          <w:sz w:val="24"/>
          <w:szCs w:val="24"/>
          <w:rtl/>
          <w:rPrChange w:id="2294" w:author="רינת אביטל" w:date="2022-05-12T09:18:00Z">
            <w:rPr>
              <w:rFonts w:hint="eastAsia"/>
              <w:sz w:val="28"/>
              <w:szCs w:val="28"/>
              <w:rtl/>
            </w:rPr>
          </w:rPrChange>
        </w:rPr>
        <w:t>בנוסף</w:t>
      </w:r>
      <w:r w:rsidRPr="00103DCA">
        <w:rPr>
          <w:rFonts w:ascii="Tahoma" w:hAnsi="Tahoma" w:cs="Tahoma"/>
          <w:sz w:val="24"/>
          <w:szCs w:val="24"/>
          <w:rtl/>
          <w:rPrChange w:id="2295" w:author="רינת אביטל" w:date="2022-05-12T09:18:00Z">
            <w:rPr>
              <w:sz w:val="28"/>
              <w:szCs w:val="28"/>
              <w:rtl/>
            </w:rPr>
          </w:rPrChange>
        </w:rPr>
        <w:t xml:space="preserve"> </w:t>
      </w:r>
      <w:r w:rsidRPr="00103DCA">
        <w:rPr>
          <w:rFonts w:ascii="Tahoma" w:hAnsi="Tahoma" w:cs="Tahoma" w:hint="eastAsia"/>
          <w:sz w:val="24"/>
          <w:szCs w:val="24"/>
          <w:rtl/>
          <w:rPrChange w:id="2296" w:author="רינת אביטל" w:date="2022-05-12T09:18:00Z">
            <w:rPr>
              <w:rFonts w:hint="eastAsia"/>
              <w:sz w:val="28"/>
              <w:szCs w:val="28"/>
              <w:rtl/>
            </w:rPr>
          </w:rPrChange>
        </w:rPr>
        <w:t>הקוד</w:t>
      </w:r>
      <w:r w:rsidRPr="00103DCA">
        <w:rPr>
          <w:rFonts w:ascii="Tahoma" w:hAnsi="Tahoma" w:cs="Tahoma"/>
          <w:sz w:val="24"/>
          <w:szCs w:val="24"/>
          <w:rtl/>
          <w:rPrChange w:id="2297" w:author="רינת אביטל" w:date="2022-05-12T09:18:00Z">
            <w:rPr>
              <w:sz w:val="28"/>
              <w:szCs w:val="28"/>
              <w:rtl/>
            </w:rPr>
          </w:rPrChange>
        </w:rPr>
        <w:t xml:space="preserve"> </w:t>
      </w:r>
      <w:r w:rsidRPr="00103DCA">
        <w:rPr>
          <w:rFonts w:ascii="Tahoma" w:hAnsi="Tahoma" w:cs="Tahoma" w:hint="eastAsia"/>
          <w:sz w:val="24"/>
          <w:szCs w:val="24"/>
          <w:rtl/>
          <w:rPrChange w:id="2298" w:author="רינת אביטל" w:date="2022-05-12T09:18:00Z">
            <w:rPr>
              <w:rFonts w:hint="eastAsia"/>
              <w:sz w:val="28"/>
              <w:szCs w:val="28"/>
              <w:rtl/>
            </w:rPr>
          </w:rPrChange>
        </w:rPr>
        <w:t>יהיה</w:t>
      </w:r>
      <w:r w:rsidRPr="00103DCA">
        <w:rPr>
          <w:rFonts w:ascii="Tahoma" w:hAnsi="Tahoma" w:cs="Tahoma"/>
          <w:sz w:val="24"/>
          <w:szCs w:val="24"/>
          <w:rtl/>
          <w:rPrChange w:id="2299" w:author="רינת אביטל" w:date="2022-05-12T09:18:00Z">
            <w:rPr>
              <w:sz w:val="28"/>
              <w:szCs w:val="28"/>
              <w:rtl/>
            </w:rPr>
          </w:rPrChange>
        </w:rPr>
        <w:t xml:space="preserve"> </w:t>
      </w:r>
      <w:r w:rsidRPr="00103DCA">
        <w:rPr>
          <w:rFonts w:ascii="Tahoma" w:hAnsi="Tahoma" w:cs="Tahoma" w:hint="eastAsia"/>
          <w:sz w:val="24"/>
          <w:szCs w:val="24"/>
          <w:rtl/>
          <w:rPrChange w:id="2300" w:author="רינת אביטל" w:date="2022-05-12T09:18:00Z">
            <w:rPr>
              <w:rFonts w:hint="eastAsia"/>
              <w:sz w:val="28"/>
              <w:szCs w:val="28"/>
              <w:rtl/>
            </w:rPr>
          </w:rPrChange>
        </w:rPr>
        <w:t>קוד</w:t>
      </w:r>
      <w:r w:rsidRPr="00103DCA">
        <w:rPr>
          <w:rFonts w:ascii="Tahoma" w:hAnsi="Tahoma" w:cs="Tahoma"/>
          <w:sz w:val="24"/>
          <w:szCs w:val="24"/>
          <w:rtl/>
          <w:rPrChange w:id="2301" w:author="רינת אביטל" w:date="2022-05-12T09:18:00Z">
            <w:rPr>
              <w:sz w:val="28"/>
              <w:szCs w:val="28"/>
              <w:rtl/>
            </w:rPr>
          </w:rPrChange>
        </w:rPr>
        <w:t xml:space="preserve"> </w:t>
      </w:r>
      <w:r w:rsidRPr="00103DCA">
        <w:rPr>
          <w:rFonts w:ascii="Tahoma" w:hAnsi="Tahoma" w:cs="Tahoma" w:hint="eastAsia"/>
          <w:sz w:val="24"/>
          <w:szCs w:val="24"/>
          <w:rtl/>
          <w:rPrChange w:id="2302" w:author="רינת אביטל" w:date="2022-05-12T09:18:00Z">
            <w:rPr>
              <w:rFonts w:hint="eastAsia"/>
              <w:sz w:val="28"/>
              <w:szCs w:val="28"/>
              <w:rtl/>
            </w:rPr>
          </w:rPrChange>
        </w:rPr>
        <w:t>פתוח</w:t>
      </w:r>
      <w:r w:rsidRPr="00103DCA">
        <w:rPr>
          <w:rFonts w:ascii="Tahoma" w:hAnsi="Tahoma" w:cs="Tahoma"/>
          <w:sz w:val="24"/>
          <w:szCs w:val="24"/>
          <w:rtl/>
          <w:rPrChange w:id="2303" w:author="רינת אביטל" w:date="2022-05-12T09:18:00Z">
            <w:rPr>
              <w:sz w:val="28"/>
              <w:szCs w:val="28"/>
              <w:rtl/>
            </w:rPr>
          </w:rPrChange>
        </w:rPr>
        <w:t xml:space="preserve"> </w:t>
      </w:r>
      <w:r w:rsidRPr="00103DCA">
        <w:rPr>
          <w:rFonts w:ascii="Tahoma" w:hAnsi="Tahoma" w:cs="Tahoma" w:hint="eastAsia"/>
          <w:sz w:val="24"/>
          <w:szCs w:val="24"/>
          <w:rtl/>
          <w:rPrChange w:id="2304" w:author="רינת אביטל" w:date="2022-05-12T09:18:00Z">
            <w:rPr>
              <w:rFonts w:hint="eastAsia"/>
              <w:sz w:val="28"/>
              <w:szCs w:val="28"/>
              <w:rtl/>
            </w:rPr>
          </w:rPrChange>
        </w:rPr>
        <w:t>ואנשים</w:t>
      </w:r>
      <w:ins w:id="2305" w:author="רינת אביטל" w:date="2022-05-12T09:00:00Z">
        <w:r w:rsidR="00325C80" w:rsidRPr="00103DCA">
          <w:rPr>
            <w:rFonts w:ascii="Tahoma" w:hAnsi="Tahoma" w:cs="Tahoma"/>
            <w:sz w:val="24"/>
            <w:szCs w:val="24"/>
            <w:rtl/>
            <w:rPrChange w:id="2306" w:author="רינת אביטל" w:date="2022-05-12T09:18:00Z">
              <w:rPr>
                <w:sz w:val="28"/>
                <w:szCs w:val="28"/>
                <w:rtl/>
              </w:rPr>
            </w:rPrChange>
          </w:rPr>
          <w:t xml:space="preserve"> </w:t>
        </w:r>
        <w:r w:rsidR="00325C80" w:rsidRPr="00103DCA">
          <w:rPr>
            <w:rFonts w:ascii="Tahoma" w:hAnsi="Tahoma" w:cs="Tahoma" w:hint="eastAsia"/>
            <w:sz w:val="24"/>
            <w:szCs w:val="24"/>
            <w:rtl/>
            <w:rPrChange w:id="2307" w:author="רינת אביטל" w:date="2022-05-12T09:18:00Z">
              <w:rPr>
                <w:rFonts w:hint="eastAsia"/>
                <w:sz w:val="28"/>
                <w:szCs w:val="28"/>
                <w:rtl/>
              </w:rPr>
            </w:rPrChange>
          </w:rPr>
          <w:t>ומרצים</w:t>
        </w:r>
      </w:ins>
      <w:r w:rsidRPr="00103DCA">
        <w:rPr>
          <w:rFonts w:ascii="Tahoma" w:hAnsi="Tahoma" w:cs="Tahoma"/>
          <w:sz w:val="24"/>
          <w:szCs w:val="24"/>
          <w:rtl/>
          <w:rPrChange w:id="2308" w:author="רינת אביטל" w:date="2022-05-12T09:18:00Z">
            <w:rPr>
              <w:sz w:val="28"/>
              <w:szCs w:val="28"/>
              <w:rtl/>
            </w:rPr>
          </w:rPrChange>
        </w:rPr>
        <w:t xml:space="preserve"> </w:t>
      </w:r>
      <w:r w:rsidRPr="00103DCA">
        <w:rPr>
          <w:rFonts w:ascii="Tahoma" w:hAnsi="Tahoma" w:cs="Tahoma" w:hint="eastAsia"/>
          <w:sz w:val="24"/>
          <w:szCs w:val="24"/>
          <w:rtl/>
          <w:rPrChange w:id="2309" w:author="רינת אביטל" w:date="2022-05-12T09:18:00Z">
            <w:rPr>
              <w:rFonts w:hint="eastAsia"/>
              <w:sz w:val="28"/>
              <w:szCs w:val="28"/>
              <w:rtl/>
            </w:rPr>
          </w:rPrChange>
        </w:rPr>
        <w:t>רבים</w:t>
      </w:r>
      <w:r w:rsidRPr="00103DCA">
        <w:rPr>
          <w:rFonts w:ascii="Tahoma" w:hAnsi="Tahoma" w:cs="Tahoma"/>
          <w:sz w:val="24"/>
          <w:szCs w:val="24"/>
          <w:rtl/>
          <w:rPrChange w:id="2310" w:author="רינת אביטל" w:date="2022-05-12T09:18:00Z">
            <w:rPr>
              <w:sz w:val="28"/>
              <w:szCs w:val="28"/>
              <w:rtl/>
            </w:rPr>
          </w:rPrChange>
        </w:rPr>
        <w:t xml:space="preserve"> </w:t>
      </w:r>
      <w:r w:rsidRPr="00103DCA">
        <w:rPr>
          <w:rFonts w:ascii="Tahoma" w:hAnsi="Tahoma" w:cs="Tahoma" w:hint="eastAsia"/>
          <w:sz w:val="24"/>
          <w:szCs w:val="24"/>
          <w:rtl/>
          <w:rPrChange w:id="2311" w:author="רינת אביטל" w:date="2022-05-12T09:18:00Z">
            <w:rPr>
              <w:rFonts w:hint="eastAsia"/>
              <w:sz w:val="28"/>
              <w:szCs w:val="28"/>
              <w:rtl/>
            </w:rPr>
          </w:rPrChange>
        </w:rPr>
        <w:t>יוכלו</w:t>
      </w:r>
      <w:r w:rsidRPr="00103DCA">
        <w:rPr>
          <w:rFonts w:ascii="Tahoma" w:hAnsi="Tahoma" w:cs="Tahoma"/>
          <w:sz w:val="24"/>
          <w:szCs w:val="24"/>
          <w:rtl/>
          <w:rPrChange w:id="2312" w:author="רינת אביטל" w:date="2022-05-12T09:18:00Z">
            <w:rPr>
              <w:sz w:val="28"/>
              <w:szCs w:val="28"/>
              <w:rtl/>
            </w:rPr>
          </w:rPrChange>
        </w:rPr>
        <w:t xml:space="preserve"> </w:t>
      </w:r>
      <w:r w:rsidRPr="00103DCA">
        <w:rPr>
          <w:rFonts w:ascii="Tahoma" w:hAnsi="Tahoma" w:cs="Tahoma" w:hint="eastAsia"/>
          <w:sz w:val="24"/>
          <w:szCs w:val="24"/>
          <w:rtl/>
          <w:rPrChange w:id="2313" w:author="רינת אביטל" w:date="2022-05-12T09:18:00Z">
            <w:rPr>
              <w:rFonts w:hint="eastAsia"/>
              <w:sz w:val="28"/>
              <w:szCs w:val="28"/>
              <w:rtl/>
            </w:rPr>
          </w:rPrChange>
        </w:rPr>
        <w:t>להיעזר</w:t>
      </w:r>
      <w:r w:rsidRPr="00103DCA">
        <w:rPr>
          <w:rFonts w:ascii="Tahoma" w:hAnsi="Tahoma" w:cs="Tahoma"/>
          <w:sz w:val="24"/>
          <w:szCs w:val="24"/>
          <w:rtl/>
          <w:rPrChange w:id="2314" w:author="רינת אביטל" w:date="2022-05-12T09:18:00Z">
            <w:rPr>
              <w:sz w:val="28"/>
              <w:szCs w:val="28"/>
              <w:rtl/>
            </w:rPr>
          </w:rPrChange>
        </w:rPr>
        <w:t xml:space="preserve"> </w:t>
      </w:r>
      <w:r w:rsidRPr="00103DCA">
        <w:rPr>
          <w:rFonts w:ascii="Tahoma" w:hAnsi="Tahoma" w:cs="Tahoma" w:hint="eastAsia"/>
          <w:sz w:val="24"/>
          <w:szCs w:val="24"/>
          <w:rtl/>
          <w:rPrChange w:id="2315" w:author="רינת אביטל" w:date="2022-05-12T09:18:00Z">
            <w:rPr>
              <w:rFonts w:hint="eastAsia"/>
              <w:sz w:val="28"/>
              <w:szCs w:val="28"/>
              <w:rtl/>
            </w:rPr>
          </w:rPrChange>
        </w:rPr>
        <w:t>בקוד</w:t>
      </w:r>
      <w:r w:rsidRPr="00103DCA">
        <w:rPr>
          <w:rFonts w:ascii="Tahoma" w:hAnsi="Tahoma" w:cs="Tahoma"/>
          <w:sz w:val="24"/>
          <w:szCs w:val="24"/>
          <w:rtl/>
          <w:rPrChange w:id="2316" w:author="רינת אביטל" w:date="2022-05-12T09:18:00Z">
            <w:rPr>
              <w:sz w:val="28"/>
              <w:szCs w:val="28"/>
              <w:rtl/>
            </w:rPr>
          </w:rPrChange>
        </w:rPr>
        <w:t xml:space="preserve"> </w:t>
      </w:r>
      <w:r w:rsidRPr="00103DCA">
        <w:rPr>
          <w:rFonts w:ascii="Tahoma" w:hAnsi="Tahoma" w:cs="Tahoma" w:hint="eastAsia"/>
          <w:sz w:val="24"/>
          <w:szCs w:val="24"/>
          <w:rtl/>
          <w:rPrChange w:id="2317" w:author="רינת אביטל" w:date="2022-05-12T09:18:00Z">
            <w:rPr>
              <w:rFonts w:hint="eastAsia"/>
              <w:sz w:val="28"/>
              <w:szCs w:val="28"/>
              <w:rtl/>
            </w:rPr>
          </w:rPrChange>
        </w:rPr>
        <w:t>ולהשתמש</w:t>
      </w:r>
      <w:r w:rsidRPr="00103DCA">
        <w:rPr>
          <w:rFonts w:ascii="Tahoma" w:hAnsi="Tahoma" w:cs="Tahoma"/>
          <w:sz w:val="24"/>
          <w:szCs w:val="24"/>
          <w:rtl/>
          <w:rPrChange w:id="2318" w:author="רינת אביטל" w:date="2022-05-12T09:18:00Z">
            <w:rPr>
              <w:sz w:val="28"/>
              <w:szCs w:val="28"/>
              <w:rtl/>
            </w:rPr>
          </w:rPrChange>
        </w:rPr>
        <w:t xml:space="preserve"> </w:t>
      </w:r>
      <w:r w:rsidRPr="00103DCA">
        <w:rPr>
          <w:rFonts w:ascii="Tahoma" w:hAnsi="Tahoma" w:cs="Tahoma" w:hint="eastAsia"/>
          <w:sz w:val="24"/>
          <w:szCs w:val="24"/>
          <w:rtl/>
          <w:rPrChange w:id="2319" w:author="רינת אביטל" w:date="2022-05-12T09:18:00Z">
            <w:rPr>
              <w:rFonts w:hint="eastAsia"/>
              <w:sz w:val="28"/>
              <w:szCs w:val="28"/>
              <w:rtl/>
            </w:rPr>
          </w:rPrChange>
        </w:rPr>
        <w:t>בו</w:t>
      </w:r>
      <w:r w:rsidRPr="00103DCA">
        <w:rPr>
          <w:rFonts w:ascii="Tahoma" w:hAnsi="Tahoma" w:cs="Tahoma"/>
          <w:sz w:val="24"/>
          <w:szCs w:val="24"/>
          <w:rtl/>
          <w:rPrChange w:id="2320" w:author="רינת אביטל" w:date="2022-05-12T09:18:00Z">
            <w:rPr>
              <w:sz w:val="28"/>
              <w:szCs w:val="28"/>
              <w:rtl/>
            </w:rPr>
          </w:rPrChange>
        </w:rPr>
        <w:t xml:space="preserve"> </w:t>
      </w:r>
      <w:r w:rsidRPr="00103DCA">
        <w:rPr>
          <w:rFonts w:ascii="Tahoma" w:hAnsi="Tahoma" w:cs="Tahoma" w:hint="eastAsia"/>
          <w:sz w:val="24"/>
          <w:szCs w:val="24"/>
          <w:rtl/>
          <w:rPrChange w:id="2321" w:author="רינת אביטל" w:date="2022-05-12T09:18:00Z">
            <w:rPr>
              <w:rFonts w:hint="eastAsia"/>
              <w:sz w:val="28"/>
              <w:szCs w:val="28"/>
              <w:rtl/>
            </w:rPr>
          </w:rPrChange>
        </w:rPr>
        <w:t>לצרכיהם</w:t>
      </w:r>
      <w:r w:rsidRPr="00103DCA">
        <w:rPr>
          <w:rFonts w:ascii="Tahoma" w:hAnsi="Tahoma" w:cs="Tahoma"/>
          <w:sz w:val="24"/>
          <w:szCs w:val="24"/>
          <w:rtl/>
          <w:rPrChange w:id="2322" w:author="רינת אביטל" w:date="2022-05-12T09:18:00Z">
            <w:rPr>
              <w:sz w:val="28"/>
              <w:szCs w:val="28"/>
              <w:rtl/>
            </w:rPr>
          </w:rPrChange>
        </w:rPr>
        <w:t xml:space="preserve"> </w:t>
      </w:r>
      <w:r w:rsidRPr="00103DCA">
        <w:rPr>
          <w:rFonts w:ascii="Tahoma" w:hAnsi="Tahoma" w:cs="Tahoma" w:hint="eastAsia"/>
          <w:sz w:val="24"/>
          <w:szCs w:val="24"/>
          <w:rtl/>
          <w:rPrChange w:id="2323" w:author="רינת אביטל" w:date="2022-05-12T09:18:00Z">
            <w:rPr>
              <w:rFonts w:hint="eastAsia"/>
              <w:sz w:val="28"/>
              <w:szCs w:val="28"/>
              <w:rtl/>
            </w:rPr>
          </w:rPrChange>
        </w:rPr>
        <w:t>הפרטיים</w:t>
      </w:r>
      <w:r w:rsidRPr="00103DCA">
        <w:rPr>
          <w:rFonts w:ascii="Tahoma" w:hAnsi="Tahoma" w:cs="Tahoma"/>
          <w:sz w:val="24"/>
          <w:szCs w:val="24"/>
          <w:rtl/>
          <w:rPrChange w:id="2324" w:author="רינת אביטל" w:date="2022-05-12T09:18:00Z">
            <w:rPr>
              <w:sz w:val="28"/>
              <w:szCs w:val="28"/>
              <w:rtl/>
            </w:rPr>
          </w:rPrChange>
        </w:rPr>
        <w:t>.</w:t>
      </w:r>
    </w:p>
    <w:p w14:paraId="7BC6421A" w14:textId="77777777" w:rsidR="00AE5D34" w:rsidRPr="00103DCA" w:rsidRDefault="00AE5D34" w:rsidP="00AF2044">
      <w:pPr>
        <w:spacing w:line="360" w:lineRule="auto"/>
        <w:rPr>
          <w:rFonts w:ascii="Tahoma" w:hAnsi="Tahoma" w:cs="Tahoma"/>
          <w:sz w:val="24"/>
          <w:szCs w:val="24"/>
          <w:rtl/>
          <w:rPrChange w:id="2325" w:author="רינת אביטל" w:date="2022-05-12T09:18:00Z">
            <w:rPr>
              <w:sz w:val="28"/>
              <w:szCs w:val="28"/>
              <w:rtl/>
            </w:rPr>
          </w:rPrChange>
        </w:rPr>
      </w:pPr>
    </w:p>
    <w:p w14:paraId="0C57D918" w14:textId="05B41C8C" w:rsidR="00C03D48" w:rsidRDefault="00C03D48" w:rsidP="00AF2044">
      <w:pPr>
        <w:spacing w:line="360" w:lineRule="auto"/>
        <w:rPr>
          <w:rFonts w:ascii="Tahoma" w:hAnsi="Tahoma" w:cs="Tahoma"/>
          <w:sz w:val="24"/>
          <w:szCs w:val="24"/>
          <w:rtl/>
        </w:rPr>
      </w:pPr>
    </w:p>
    <w:p w14:paraId="69B7E57F" w14:textId="74DB12AD" w:rsidR="000E2E5D" w:rsidRDefault="000E2E5D" w:rsidP="00AF2044">
      <w:pPr>
        <w:spacing w:line="360" w:lineRule="auto"/>
        <w:rPr>
          <w:rFonts w:ascii="Tahoma" w:hAnsi="Tahoma" w:cs="Tahoma"/>
          <w:sz w:val="24"/>
          <w:szCs w:val="24"/>
          <w:rtl/>
        </w:rPr>
      </w:pPr>
    </w:p>
    <w:p w14:paraId="13686525" w14:textId="40140FB1" w:rsidR="000E2E5D" w:rsidRDefault="000E2E5D" w:rsidP="00C03D48">
      <w:pPr>
        <w:rPr>
          <w:rFonts w:ascii="Tahoma" w:hAnsi="Tahoma" w:cs="Tahoma"/>
          <w:sz w:val="24"/>
          <w:szCs w:val="24"/>
          <w:rtl/>
        </w:rPr>
      </w:pPr>
    </w:p>
    <w:p w14:paraId="5CAABEAF" w14:textId="72871CB3" w:rsidR="000E2E5D" w:rsidRDefault="000E2E5D" w:rsidP="00C03D48">
      <w:pPr>
        <w:rPr>
          <w:rFonts w:ascii="Tahoma" w:hAnsi="Tahoma" w:cs="Tahoma"/>
          <w:sz w:val="24"/>
          <w:szCs w:val="24"/>
          <w:rtl/>
        </w:rPr>
      </w:pPr>
    </w:p>
    <w:p w14:paraId="4464EBAC" w14:textId="31EA897A" w:rsidR="000E2E5D" w:rsidRDefault="000E2E5D" w:rsidP="00C03D48">
      <w:pPr>
        <w:rPr>
          <w:rFonts w:ascii="Tahoma" w:hAnsi="Tahoma" w:cs="Tahoma"/>
          <w:sz w:val="24"/>
          <w:szCs w:val="24"/>
          <w:rtl/>
        </w:rPr>
      </w:pPr>
    </w:p>
    <w:p w14:paraId="0DA8E0B8" w14:textId="30C2DF38" w:rsidR="000E2E5D" w:rsidRDefault="000E2E5D" w:rsidP="00C03D48">
      <w:pPr>
        <w:rPr>
          <w:rFonts w:ascii="Tahoma" w:hAnsi="Tahoma" w:cs="Tahoma"/>
          <w:sz w:val="24"/>
          <w:szCs w:val="24"/>
          <w:rtl/>
        </w:rPr>
      </w:pPr>
    </w:p>
    <w:p w14:paraId="3EFA2AA1" w14:textId="489F76AC" w:rsidR="000E2E5D" w:rsidRDefault="000E2E5D" w:rsidP="00C03D48">
      <w:pPr>
        <w:rPr>
          <w:rFonts w:ascii="Tahoma" w:hAnsi="Tahoma" w:cs="Tahoma"/>
          <w:sz w:val="24"/>
          <w:szCs w:val="24"/>
          <w:rtl/>
        </w:rPr>
      </w:pPr>
    </w:p>
    <w:p w14:paraId="28987722" w14:textId="11118766" w:rsidR="000E2E5D" w:rsidRDefault="000E2E5D" w:rsidP="00C03D48">
      <w:pPr>
        <w:rPr>
          <w:rFonts w:ascii="Tahoma" w:hAnsi="Tahoma" w:cs="Tahoma"/>
          <w:sz w:val="24"/>
          <w:szCs w:val="24"/>
          <w:rtl/>
        </w:rPr>
      </w:pPr>
    </w:p>
    <w:p w14:paraId="688418D6" w14:textId="3079C25D" w:rsidR="000E2E5D" w:rsidRDefault="000E2E5D" w:rsidP="00C03D48">
      <w:pPr>
        <w:rPr>
          <w:rFonts w:ascii="Tahoma" w:hAnsi="Tahoma" w:cs="Tahoma"/>
          <w:sz w:val="24"/>
          <w:szCs w:val="24"/>
          <w:rtl/>
        </w:rPr>
      </w:pPr>
    </w:p>
    <w:p w14:paraId="4A22262D" w14:textId="4EA6971A" w:rsidR="000E2E5D" w:rsidRDefault="000E2E5D" w:rsidP="00C03D48">
      <w:pPr>
        <w:rPr>
          <w:rFonts w:ascii="Tahoma" w:hAnsi="Tahoma" w:cs="Tahoma"/>
          <w:sz w:val="24"/>
          <w:szCs w:val="24"/>
          <w:rtl/>
        </w:rPr>
      </w:pPr>
    </w:p>
    <w:p w14:paraId="67FF9915" w14:textId="633A6813" w:rsidR="000E2E5D" w:rsidRDefault="000E2E5D" w:rsidP="00C03D48">
      <w:pPr>
        <w:rPr>
          <w:rFonts w:ascii="Tahoma" w:hAnsi="Tahoma" w:cs="Tahoma"/>
          <w:sz w:val="24"/>
          <w:szCs w:val="24"/>
          <w:rtl/>
        </w:rPr>
      </w:pPr>
    </w:p>
    <w:p w14:paraId="4DA3A794" w14:textId="77777777" w:rsidR="000E2E5D" w:rsidRPr="00103DCA" w:rsidDel="00325C80" w:rsidRDefault="000E2E5D" w:rsidP="00C03D48">
      <w:pPr>
        <w:rPr>
          <w:del w:id="2326" w:author="רינת אביטל" w:date="2022-05-12T09:00:00Z"/>
          <w:rFonts w:ascii="Tahoma" w:hAnsi="Tahoma" w:cs="Tahoma"/>
          <w:sz w:val="24"/>
          <w:szCs w:val="24"/>
          <w:rtl/>
          <w:rPrChange w:id="2327" w:author="רינת אביטל" w:date="2022-05-12T09:18:00Z">
            <w:rPr>
              <w:del w:id="2328" w:author="רינת אביטל" w:date="2022-05-12T09:00:00Z"/>
              <w:sz w:val="28"/>
              <w:szCs w:val="28"/>
              <w:rtl/>
            </w:rPr>
          </w:rPrChange>
        </w:rPr>
      </w:pPr>
    </w:p>
    <w:p w14:paraId="69323337" w14:textId="6F863390" w:rsidR="00C03D48" w:rsidRPr="00103DCA" w:rsidDel="00325C80" w:rsidRDefault="00C03D48" w:rsidP="00C03D48">
      <w:pPr>
        <w:rPr>
          <w:del w:id="2329" w:author="רינת אביטל" w:date="2022-05-12T09:00:00Z"/>
          <w:rFonts w:ascii="Tahoma" w:hAnsi="Tahoma" w:cs="Tahoma"/>
          <w:sz w:val="24"/>
          <w:szCs w:val="24"/>
          <w:rtl/>
          <w:rPrChange w:id="2330" w:author="רינת אביטל" w:date="2022-05-12T09:18:00Z">
            <w:rPr>
              <w:del w:id="2331" w:author="רינת אביטל" w:date="2022-05-12T09:00:00Z"/>
              <w:sz w:val="28"/>
              <w:szCs w:val="28"/>
              <w:rtl/>
            </w:rPr>
          </w:rPrChange>
        </w:rPr>
      </w:pPr>
    </w:p>
    <w:p w14:paraId="0A7518D2" w14:textId="5D4D07C5" w:rsidR="00C03D48" w:rsidRPr="00103DCA" w:rsidDel="00325C80" w:rsidRDefault="00C03D48" w:rsidP="00C03D48">
      <w:pPr>
        <w:rPr>
          <w:del w:id="2332" w:author="רינת אביטל" w:date="2022-05-12T09:00:00Z"/>
          <w:rFonts w:ascii="Tahoma" w:hAnsi="Tahoma" w:cs="Tahoma"/>
          <w:sz w:val="24"/>
          <w:szCs w:val="24"/>
          <w:rtl/>
          <w:rPrChange w:id="2333" w:author="רינת אביטל" w:date="2022-05-12T09:18:00Z">
            <w:rPr>
              <w:del w:id="2334" w:author="רינת אביטל" w:date="2022-05-12T09:00:00Z"/>
              <w:sz w:val="28"/>
              <w:szCs w:val="28"/>
              <w:rtl/>
            </w:rPr>
          </w:rPrChange>
        </w:rPr>
      </w:pPr>
    </w:p>
    <w:p w14:paraId="6F2FE861" w14:textId="2BEC7A07" w:rsidR="00C03D48" w:rsidRPr="00103DCA" w:rsidDel="00325C80" w:rsidRDefault="00C03D48" w:rsidP="00C03D48">
      <w:pPr>
        <w:rPr>
          <w:del w:id="2335" w:author="רינת אביטל" w:date="2022-05-12T09:00:00Z"/>
          <w:rFonts w:ascii="Tahoma" w:hAnsi="Tahoma" w:cs="Tahoma"/>
          <w:sz w:val="24"/>
          <w:szCs w:val="24"/>
          <w:rtl/>
          <w:rPrChange w:id="2336" w:author="רינת אביטל" w:date="2022-05-12T09:18:00Z">
            <w:rPr>
              <w:del w:id="2337"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2338" w:author="רינת אביטל" w:date="2022-05-12T09:18:00Z">
            <w:rPr>
              <w:sz w:val="28"/>
              <w:szCs w:val="28"/>
            </w:rPr>
          </w:rPrChange>
        </w:rPr>
      </w:pPr>
    </w:p>
    <w:p w14:paraId="283F84D8" w14:textId="0C77474E" w:rsidR="00CA0C9B"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2339" w:name="_Toc103039596"/>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340" w:author="רינת אביטל" w:date="2022-05-12T09:18:00Z">
            <w:rPr>
              <w:rFonts w:hint="eastAsia"/>
              <w:b/>
              <w:bCs/>
              <w:color w:val="89D7C3"/>
              <w:sz w:val="44"/>
              <w:szCs w:val="44"/>
              <w:rtl/>
            </w:rPr>
          </w:rPrChange>
        </w:rPr>
        <w:lastRenderedPageBreak/>
        <w:t>תהליך</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341"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342" w:author="רינת אביטל" w:date="2022-05-12T09:18:00Z">
            <w:rPr>
              <w:rFonts w:hint="eastAsia"/>
              <w:b/>
              <w:bCs/>
              <w:color w:val="89D7C3"/>
              <w:sz w:val="44"/>
              <w:szCs w:val="44"/>
              <w:rtl/>
            </w:rPr>
          </w:rPrChange>
        </w:rPr>
        <w:t>המחקר</w:t>
      </w:r>
      <w:bookmarkEnd w:id="2339"/>
    </w:p>
    <w:p w14:paraId="3FD21BCB" w14:textId="7E3ADBDD" w:rsidR="00AC1B42"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343" w:author="רינת אביטל" w:date="2022-05-12T09:18:00Z">
            <w:rPr>
              <w:rFonts w:hint="eastAsia"/>
              <w:sz w:val="28"/>
              <w:szCs w:val="28"/>
              <w:rtl/>
            </w:rPr>
          </w:rPrChange>
        </w:rPr>
        <w:t>כשהתחלתי</w:t>
      </w:r>
      <w:r w:rsidRPr="00103DCA">
        <w:rPr>
          <w:rFonts w:ascii="Tahoma" w:hAnsi="Tahoma" w:cs="Tahoma"/>
          <w:sz w:val="24"/>
          <w:szCs w:val="24"/>
          <w:rtl/>
          <w:rPrChange w:id="2344" w:author="רינת אביטל" w:date="2022-05-12T09:18:00Z">
            <w:rPr>
              <w:sz w:val="28"/>
              <w:szCs w:val="28"/>
              <w:rtl/>
            </w:rPr>
          </w:rPrChange>
        </w:rPr>
        <w:t xml:space="preserve"> </w:t>
      </w:r>
      <w:r w:rsidRPr="00103DCA">
        <w:rPr>
          <w:rFonts w:ascii="Tahoma" w:hAnsi="Tahoma" w:cs="Tahoma" w:hint="eastAsia"/>
          <w:sz w:val="24"/>
          <w:szCs w:val="24"/>
          <w:rtl/>
          <w:rPrChange w:id="2345" w:author="רינת אביטל" w:date="2022-05-12T09:18:00Z">
            <w:rPr>
              <w:rFonts w:hint="eastAsia"/>
              <w:sz w:val="28"/>
              <w:szCs w:val="28"/>
              <w:rtl/>
            </w:rPr>
          </w:rPrChange>
        </w:rPr>
        <w:t>לפתח</w:t>
      </w:r>
      <w:r w:rsidRPr="00103DCA">
        <w:rPr>
          <w:rFonts w:ascii="Tahoma" w:hAnsi="Tahoma" w:cs="Tahoma"/>
          <w:sz w:val="24"/>
          <w:szCs w:val="24"/>
          <w:rtl/>
          <w:rPrChange w:id="2346" w:author="רינת אביטל" w:date="2022-05-12T09:18:00Z">
            <w:rPr>
              <w:sz w:val="28"/>
              <w:szCs w:val="28"/>
              <w:rtl/>
            </w:rPr>
          </w:rPrChange>
        </w:rPr>
        <w:t xml:space="preserve"> </w:t>
      </w:r>
      <w:r w:rsidRPr="00103DCA">
        <w:rPr>
          <w:rFonts w:ascii="Tahoma" w:hAnsi="Tahoma" w:cs="Tahoma" w:hint="eastAsia"/>
          <w:sz w:val="24"/>
          <w:szCs w:val="24"/>
          <w:rtl/>
          <w:rPrChange w:id="2347" w:author="רינת אביטל" w:date="2022-05-12T09:18:00Z">
            <w:rPr>
              <w:rFonts w:hint="eastAsia"/>
              <w:sz w:val="28"/>
              <w:szCs w:val="28"/>
              <w:rtl/>
            </w:rPr>
          </w:rPrChange>
        </w:rPr>
        <w:t>את</w:t>
      </w:r>
      <w:r w:rsidRPr="00103DCA">
        <w:rPr>
          <w:rFonts w:ascii="Tahoma" w:hAnsi="Tahoma" w:cs="Tahoma"/>
          <w:sz w:val="24"/>
          <w:szCs w:val="24"/>
          <w:rtl/>
          <w:rPrChange w:id="2348" w:author="רינת אביטל" w:date="2022-05-12T09:18:00Z">
            <w:rPr>
              <w:sz w:val="28"/>
              <w:szCs w:val="28"/>
              <w:rtl/>
            </w:rPr>
          </w:rPrChange>
        </w:rPr>
        <w:t xml:space="preserve"> </w:t>
      </w:r>
      <w:r w:rsidRPr="00103DCA">
        <w:rPr>
          <w:rFonts w:ascii="Tahoma" w:hAnsi="Tahoma" w:cs="Tahoma" w:hint="eastAsia"/>
          <w:sz w:val="24"/>
          <w:szCs w:val="24"/>
          <w:rtl/>
          <w:rPrChange w:id="2349" w:author="רינת אביטל" w:date="2022-05-12T09:18:00Z">
            <w:rPr>
              <w:rFonts w:hint="eastAsia"/>
              <w:sz w:val="28"/>
              <w:szCs w:val="28"/>
              <w:rtl/>
            </w:rPr>
          </w:rPrChange>
        </w:rPr>
        <w:t>הפרויקט</w:t>
      </w:r>
      <w:r w:rsidRPr="00103DCA">
        <w:rPr>
          <w:rFonts w:ascii="Tahoma" w:hAnsi="Tahoma" w:cs="Tahoma"/>
          <w:sz w:val="24"/>
          <w:szCs w:val="24"/>
          <w:rtl/>
          <w:rPrChange w:id="2350" w:author="רינת אביטל" w:date="2022-05-12T09:18:00Z">
            <w:rPr>
              <w:sz w:val="28"/>
              <w:szCs w:val="28"/>
              <w:rtl/>
            </w:rPr>
          </w:rPrChange>
        </w:rPr>
        <w:t xml:space="preserve"> </w:t>
      </w:r>
      <w:r w:rsidRPr="00103DCA">
        <w:rPr>
          <w:rFonts w:ascii="Tahoma" w:hAnsi="Tahoma" w:cs="Tahoma" w:hint="eastAsia"/>
          <w:sz w:val="24"/>
          <w:szCs w:val="24"/>
          <w:rtl/>
          <w:rPrChange w:id="2351" w:author="רינת אביטל" w:date="2022-05-12T09:18:00Z">
            <w:rPr>
              <w:rFonts w:hint="eastAsia"/>
              <w:sz w:val="28"/>
              <w:szCs w:val="28"/>
              <w:rtl/>
            </w:rPr>
          </w:rPrChange>
        </w:rPr>
        <w:t>דבר</w:t>
      </w:r>
      <w:r w:rsidRPr="00103DCA">
        <w:rPr>
          <w:rFonts w:ascii="Tahoma" w:hAnsi="Tahoma" w:cs="Tahoma"/>
          <w:sz w:val="24"/>
          <w:szCs w:val="24"/>
          <w:rtl/>
          <w:rPrChange w:id="2352" w:author="רינת אביטל" w:date="2022-05-12T09:18:00Z">
            <w:rPr>
              <w:sz w:val="28"/>
              <w:szCs w:val="28"/>
              <w:rtl/>
            </w:rPr>
          </w:rPrChange>
        </w:rPr>
        <w:t xml:space="preserve"> </w:t>
      </w:r>
      <w:r w:rsidRPr="00103DCA">
        <w:rPr>
          <w:rFonts w:ascii="Tahoma" w:hAnsi="Tahoma" w:cs="Tahoma" w:hint="eastAsia"/>
          <w:sz w:val="24"/>
          <w:szCs w:val="24"/>
          <w:rtl/>
          <w:rPrChange w:id="2353" w:author="רינת אביטל" w:date="2022-05-12T09:18:00Z">
            <w:rPr>
              <w:rFonts w:hint="eastAsia"/>
              <w:sz w:val="28"/>
              <w:szCs w:val="28"/>
              <w:rtl/>
            </w:rPr>
          </w:rPrChange>
        </w:rPr>
        <w:t>ראשון</w:t>
      </w:r>
      <w:r w:rsidRPr="00103DCA">
        <w:rPr>
          <w:rFonts w:ascii="Tahoma" w:hAnsi="Tahoma" w:cs="Tahoma"/>
          <w:sz w:val="24"/>
          <w:szCs w:val="24"/>
          <w:rtl/>
          <w:rPrChange w:id="2354" w:author="רינת אביטל" w:date="2022-05-12T09:18:00Z">
            <w:rPr>
              <w:sz w:val="28"/>
              <w:szCs w:val="28"/>
              <w:rtl/>
            </w:rPr>
          </w:rPrChange>
        </w:rPr>
        <w:t xml:space="preserve"> </w:t>
      </w:r>
      <w:r w:rsidRPr="00103DCA">
        <w:rPr>
          <w:rFonts w:ascii="Tahoma" w:hAnsi="Tahoma" w:cs="Tahoma" w:hint="eastAsia"/>
          <w:sz w:val="24"/>
          <w:szCs w:val="24"/>
          <w:rtl/>
          <w:rPrChange w:id="2355" w:author="רינת אביטל" w:date="2022-05-12T09:18:00Z">
            <w:rPr>
              <w:rFonts w:hint="eastAsia"/>
              <w:sz w:val="28"/>
              <w:szCs w:val="28"/>
              <w:rtl/>
            </w:rPr>
          </w:rPrChange>
        </w:rPr>
        <w:t>הלכתי</w:t>
      </w:r>
      <w:r w:rsidRPr="00103DCA">
        <w:rPr>
          <w:rFonts w:ascii="Tahoma" w:hAnsi="Tahoma" w:cs="Tahoma"/>
          <w:sz w:val="24"/>
          <w:szCs w:val="24"/>
          <w:rtl/>
          <w:rPrChange w:id="2356" w:author="רינת אביטל" w:date="2022-05-12T09:18:00Z">
            <w:rPr>
              <w:sz w:val="28"/>
              <w:szCs w:val="28"/>
              <w:rtl/>
            </w:rPr>
          </w:rPrChange>
        </w:rPr>
        <w:t xml:space="preserve"> </w:t>
      </w:r>
      <w:r w:rsidRPr="00103DCA">
        <w:rPr>
          <w:rFonts w:ascii="Tahoma" w:hAnsi="Tahoma" w:cs="Tahoma" w:hint="eastAsia"/>
          <w:sz w:val="24"/>
          <w:szCs w:val="24"/>
          <w:rtl/>
          <w:rPrChange w:id="2357" w:author="רינת אביטל" w:date="2022-05-12T09:18:00Z">
            <w:rPr>
              <w:rFonts w:hint="eastAsia"/>
              <w:sz w:val="28"/>
              <w:szCs w:val="28"/>
              <w:rtl/>
            </w:rPr>
          </w:rPrChange>
        </w:rPr>
        <w:t>לחפש</w:t>
      </w:r>
      <w:r w:rsidRPr="00103DCA">
        <w:rPr>
          <w:rFonts w:ascii="Tahoma" w:hAnsi="Tahoma" w:cs="Tahoma"/>
          <w:sz w:val="24"/>
          <w:szCs w:val="24"/>
          <w:rtl/>
          <w:rPrChange w:id="2358" w:author="רינת אביטל" w:date="2022-05-12T09:18:00Z">
            <w:rPr>
              <w:sz w:val="28"/>
              <w:szCs w:val="28"/>
              <w:rtl/>
            </w:rPr>
          </w:rPrChange>
        </w:rPr>
        <w:t xml:space="preserve"> </w:t>
      </w:r>
      <w:r w:rsidRPr="00103DCA">
        <w:rPr>
          <w:rFonts w:ascii="Tahoma" w:hAnsi="Tahoma" w:cs="Tahoma" w:hint="eastAsia"/>
          <w:sz w:val="24"/>
          <w:szCs w:val="24"/>
          <w:rtl/>
          <w:rPrChange w:id="2359" w:author="רינת אביטל" w:date="2022-05-12T09:18:00Z">
            <w:rPr>
              <w:rFonts w:hint="eastAsia"/>
              <w:sz w:val="28"/>
              <w:szCs w:val="28"/>
              <w:rtl/>
            </w:rPr>
          </w:rPrChange>
        </w:rPr>
        <w:t>חומרים</w:t>
      </w:r>
      <w:r w:rsidRPr="00103DCA">
        <w:rPr>
          <w:rFonts w:ascii="Tahoma" w:hAnsi="Tahoma" w:cs="Tahoma"/>
          <w:sz w:val="24"/>
          <w:szCs w:val="24"/>
          <w:rtl/>
          <w:rPrChange w:id="2360" w:author="רינת אביטל" w:date="2022-05-12T09:18:00Z">
            <w:rPr>
              <w:sz w:val="28"/>
              <w:szCs w:val="28"/>
              <w:rtl/>
            </w:rPr>
          </w:rPrChange>
        </w:rPr>
        <w:t xml:space="preserve"> </w:t>
      </w:r>
      <w:r w:rsidRPr="00103DCA">
        <w:rPr>
          <w:rFonts w:ascii="Tahoma" w:hAnsi="Tahoma" w:cs="Tahoma" w:hint="eastAsia"/>
          <w:sz w:val="24"/>
          <w:szCs w:val="24"/>
          <w:rtl/>
          <w:rPrChange w:id="2361" w:author="רינת אביטל" w:date="2022-05-12T09:18:00Z">
            <w:rPr>
              <w:rFonts w:hint="eastAsia"/>
              <w:sz w:val="28"/>
              <w:szCs w:val="28"/>
              <w:rtl/>
            </w:rPr>
          </w:rPrChange>
        </w:rPr>
        <w:t>קראתי</w:t>
      </w:r>
      <w:r w:rsidRPr="00103DCA">
        <w:rPr>
          <w:rFonts w:ascii="Tahoma" w:hAnsi="Tahoma" w:cs="Tahoma"/>
          <w:sz w:val="24"/>
          <w:szCs w:val="24"/>
          <w:rtl/>
          <w:rPrChange w:id="2362" w:author="רינת אביטל" w:date="2022-05-12T09:18:00Z">
            <w:rPr>
              <w:sz w:val="28"/>
              <w:szCs w:val="28"/>
              <w:rtl/>
            </w:rPr>
          </w:rPrChange>
        </w:rPr>
        <w:t xml:space="preserve"> </w:t>
      </w:r>
      <w:r w:rsidRPr="00103DCA">
        <w:rPr>
          <w:rFonts w:ascii="Tahoma" w:hAnsi="Tahoma" w:cs="Tahoma" w:hint="eastAsia"/>
          <w:sz w:val="24"/>
          <w:szCs w:val="24"/>
          <w:rtl/>
          <w:rPrChange w:id="2363" w:author="רינת אביטל" w:date="2022-05-12T09:18:00Z">
            <w:rPr>
              <w:rFonts w:hint="eastAsia"/>
              <w:sz w:val="28"/>
              <w:szCs w:val="28"/>
              <w:rtl/>
            </w:rPr>
          </w:rPrChange>
        </w:rPr>
        <w:t>הרבה</w:t>
      </w:r>
      <w:r w:rsidRPr="00103DCA">
        <w:rPr>
          <w:rFonts w:ascii="Tahoma" w:hAnsi="Tahoma" w:cs="Tahoma"/>
          <w:sz w:val="24"/>
          <w:szCs w:val="24"/>
          <w:rtl/>
          <w:rPrChange w:id="2364" w:author="רינת אביטל" w:date="2022-05-12T09:18:00Z">
            <w:rPr>
              <w:sz w:val="28"/>
              <w:szCs w:val="28"/>
              <w:rtl/>
            </w:rPr>
          </w:rPrChange>
        </w:rPr>
        <w:t xml:space="preserve"> </w:t>
      </w:r>
      <w:r w:rsidRPr="00103DCA">
        <w:rPr>
          <w:rFonts w:ascii="Tahoma" w:hAnsi="Tahoma" w:cs="Tahoma" w:hint="eastAsia"/>
          <w:sz w:val="24"/>
          <w:szCs w:val="24"/>
          <w:rtl/>
          <w:rPrChange w:id="2365" w:author="רינת אביטל" w:date="2022-05-12T09:18:00Z">
            <w:rPr>
              <w:rFonts w:hint="eastAsia"/>
              <w:sz w:val="28"/>
              <w:szCs w:val="28"/>
              <w:rtl/>
            </w:rPr>
          </w:rPrChange>
        </w:rPr>
        <w:t>מאמרים</w:t>
      </w:r>
      <w:r w:rsidRPr="00103DCA">
        <w:rPr>
          <w:rFonts w:ascii="Tahoma" w:hAnsi="Tahoma" w:cs="Tahoma"/>
          <w:sz w:val="24"/>
          <w:szCs w:val="24"/>
          <w:rtl/>
          <w:rPrChange w:id="2366" w:author="רינת אביטל" w:date="2022-05-12T09:18:00Z">
            <w:rPr>
              <w:sz w:val="28"/>
              <w:szCs w:val="28"/>
              <w:rtl/>
            </w:rPr>
          </w:rPrChange>
        </w:rPr>
        <w:t xml:space="preserve"> </w:t>
      </w:r>
      <w:r w:rsidRPr="00103DCA">
        <w:rPr>
          <w:rFonts w:ascii="Tahoma" w:hAnsi="Tahoma" w:cs="Tahoma" w:hint="eastAsia"/>
          <w:sz w:val="24"/>
          <w:szCs w:val="24"/>
          <w:rtl/>
          <w:rPrChange w:id="2367" w:author="רינת אביטל" w:date="2022-05-12T09:18:00Z">
            <w:rPr>
              <w:rFonts w:hint="eastAsia"/>
              <w:sz w:val="28"/>
              <w:szCs w:val="28"/>
              <w:rtl/>
            </w:rPr>
          </w:rPrChange>
        </w:rPr>
        <w:t>בנושאים</w:t>
      </w:r>
      <w:r w:rsidRPr="00103DCA">
        <w:rPr>
          <w:rFonts w:ascii="Tahoma" w:hAnsi="Tahoma" w:cs="Tahoma"/>
          <w:sz w:val="24"/>
          <w:szCs w:val="24"/>
          <w:rtl/>
          <w:rPrChange w:id="2368" w:author="רינת אביטל" w:date="2022-05-12T09:18:00Z">
            <w:rPr>
              <w:sz w:val="28"/>
              <w:szCs w:val="28"/>
              <w:rtl/>
            </w:rPr>
          </w:rPrChange>
        </w:rPr>
        <w:t xml:space="preserve"> </w:t>
      </w:r>
      <w:r w:rsidRPr="00103DCA">
        <w:rPr>
          <w:rFonts w:ascii="Tahoma" w:hAnsi="Tahoma" w:cs="Tahoma" w:hint="eastAsia"/>
          <w:sz w:val="24"/>
          <w:szCs w:val="24"/>
          <w:rtl/>
          <w:rPrChange w:id="2369" w:author="רינת אביטל" w:date="2022-05-12T09:18:00Z">
            <w:rPr>
              <w:rFonts w:hint="eastAsia"/>
              <w:sz w:val="28"/>
              <w:szCs w:val="28"/>
              <w:rtl/>
            </w:rPr>
          </w:rPrChange>
        </w:rPr>
        <w:t>שקשורים</w:t>
      </w:r>
      <w:r w:rsidRPr="00103DCA">
        <w:rPr>
          <w:rFonts w:ascii="Tahoma" w:hAnsi="Tahoma" w:cs="Tahoma"/>
          <w:sz w:val="24"/>
          <w:szCs w:val="24"/>
          <w:rtl/>
          <w:rPrChange w:id="2370" w:author="רינת אביטל" w:date="2022-05-12T09:18:00Z">
            <w:rPr>
              <w:sz w:val="28"/>
              <w:szCs w:val="28"/>
              <w:rtl/>
            </w:rPr>
          </w:rPrChange>
        </w:rPr>
        <w:t xml:space="preserve"> </w:t>
      </w:r>
      <w:r w:rsidRPr="00103DCA">
        <w:rPr>
          <w:rFonts w:ascii="Tahoma" w:hAnsi="Tahoma" w:cs="Tahoma" w:hint="eastAsia"/>
          <w:sz w:val="24"/>
          <w:szCs w:val="24"/>
          <w:rtl/>
          <w:rPrChange w:id="2371" w:author="רינת אביטל" w:date="2022-05-12T09:18:00Z">
            <w:rPr>
              <w:rFonts w:hint="eastAsia"/>
              <w:sz w:val="28"/>
              <w:szCs w:val="28"/>
              <w:rtl/>
            </w:rPr>
          </w:rPrChange>
        </w:rPr>
        <w:t>לפרויקט</w:t>
      </w:r>
      <w:r w:rsidRPr="00103DCA">
        <w:rPr>
          <w:rFonts w:ascii="Tahoma" w:hAnsi="Tahoma" w:cs="Tahoma"/>
          <w:sz w:val="24"/>
          <w:szCs w:val="24"/>
          <w:rtl/>
          <w:rPrChange w:id="2372" w:author="רינת אביטל" w:date="2022-05-12T09:18:00Z">
            <w:rPr>
              <w:sz w:val="28"/>
              <w:szCs w:val="28"/>
              <w:rtl/>
            </w:rPr>
          </w:rPrChange>
        </w:rPr>
        <w:t xml:space="preserve">. </w:t>
      </w:r>
      <w:r>
        <w:rPr>
          <w:rFonts w:ascii="Tahoma" w:hAnsi="Tahoma" w:cs="Tahoma" w:hint="cs"/>
          <w:sz w:val="24"/>
          <w:szCs w:val="24"/>
          <w:rtl/>
        </w:rPr>
        <w:t xml:space="preserve">בדקתי אלגוריתמים שקשורים בנושא פתירת משוואות אך לא </w:t>
      </w:r>
      <w:r w:rsidR="00F016AC">
        <w:rPr>
          <w:rFonts w:ascii="Tahoma" w:hAnsi="Tahoma" w:cs="Tahoma" w:hint="cs"/>
          <w:sz w:val="24"/>
          <w:szCs w:val="24"/>
          <w:rtl/>
        </w:rPr>
        <w:t xml:space="preserve">מצאתי אלגוריתם העונה לדרישות שלי - פירוק משוואה לאיברים. לכן החלטתי לכתוב את האלגוריתם בעצמי </w:t>
      </w:r>
      <w:r w:rsidR="00F016AC">
        <w:rPr>
          <w:rFonts w:ascii="Tahoma" w:hAnsi="Tahoma" w:cs="Tahoma"/>
          <w:sz w:val="24"/>
          <w:szCs w:val="24"/>
          <w:rtl/>
        </w:rPr>
        <w:t>–</w:t>
      </w:r>
      <w:r w:rsidR="00F016AC">
        <w:rPr>
          <w:rFonts w:ascii="Tahoma" w:hAnsi="Tahoma" w:cs="Tahoma" w:hint="cs"/>
          <w:sz w:val="24"/>
          <w:szCs w:val="24"/>
          <w:rtl/>
        </w:rPr>
        <w:t xml:space="preserve"> פירוק משוואה לאיברים.</w:t>
      </w:r>
      <w:r>
        <w:rPr>
          <w:rFonts w:ascii="Tahoma" w:hAnsi="Tahoma" w:cs="Tahoma" w:hint="cs"/>
          <w:sz w:val="24"/>
          <w:szCs w:val="24"/>
          <w:rtl/>
        </w:rPr>
        <w:t xml:space="preserve"> </w:t>
      </w:r>
    </w:p>
    <w:p w14:paraId="3311B462" w14:textId="388C0442" w:rsidR="00AC1B42" w:rsidRDefault="00AC1B42" w:rsidP="001169EB">
      <w:pPr>
        <w:spacing w:line="360" w:lineRule="auto"/>
        <w:rPr>
          <w:rFonts w:ascii="Tahoma" w:hAnsi="Tahoma" w:cs="Tahoma"/>
          <w:sz w:val="24"/>
          <w:szCs w:val="24"/>
          <w:rtl/>
        </w:rPr>
      </w:pPr>
      <w:r>
        <w:rPr>
          <w:rFonts w:ascii="Tahoma" w:hAnsi="Tahoma" w:cs="Tahoma" w:hint="cs"/>
          <w:sz w:val="24"/>
          <w:szCs w:val="24"/>
          <w:rtl/>
        </w:rPr>
        <w:t xml:space="preserve">בנוסף חקרתי רבות אודות שרטוט המשוואה אחרי הפרוק. חיפשתי ספריה </w:t>
      </w:r>
      <w:proofErr w:type="spellStart"/>
      <w:r>
        <w:rPr>
          <w:rFonts w:ascii="Tahoma" w:hAnsi="Tahoma" w:cs="Tahoma" w:hint="cs"/>
          <w:sz w:val="24"/>
          <w:szCs w:val="24"/>
          <w:rtl/>
        </w:rPr>
        <w:t>באנגולר</w:t>
      </w:r>
      <w:proofErr w:type="spellEnd"/>
      <w:r>
        <w:rPr>
          <w:rFonts w:ascii="Tahoma" w:hAnsi="Tahoma" w:cs="Tahoma" w:hint="cs"/>
          <w:sz w:val="24"/>
          <w:szCs w:val="24"/>
          <w:rtl/>
        </w:rPr>
        <w:t xml:space="preserve"> שתוכל לסייע לי בשרטוט המשוואה</w:t>
      </w:r>
      <w:r w:rsidR="000D6F07">
        <w:rPr>
          <w:rFonts w:ascii="Tahoma" w:hAnsi="Tahoma" w:cs="Tahoma" w:hint="cs"/>
          <w:sz w:val="24"/>
          <w:szCs w:val="24"/>
          <w:rtl/>
        </w:rPr>
        <w:t>.</w:t>
      </w:r>
    </w:p>
    <w:p w14:paraId="1EA7319A" w14:textId="70852B11" w:rsidR="006252B1"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373" w:author="רינת אביטל" w:date="2022-05-12T09:18:00Z">
            <w:rPr>
              <w:rFonts w:hint="eastAsia"/>
              <w:sz w:val="28"/>
              <w:szCs w:val="28"/>
              <w:rtl/>
            </w:rPr>
          </w:rPrChange>
        </w:rPr>
        <w:t>בהמשך</w:t>
      </w:r>
      <w:r w:rsidRPr="00103DCA">
        <w:rPr>
          <w:rFonts w:ascii="Tahoma" w:hAnsi="Tahoma" w:cs="Tahoma"/>
          <w:sz w:val="24"/>
          <w:szCs w:val="24"/>
          <w:rtl/>
          <w:rPrChange w:id="2374" w:author="רינת אביטל" w:date="2022-05-12T09:18:00Z">
            <w:rPr>
              <w:sz w:val="28"/>
              <w:szCs w:val="28"/>
              <w:rtl/>
            </w:rPr>
          </w:rPrChange>
        </w:rPr>
        <w:t xml:space="preserve"> </w:t>
      </w:r>
      <w:r w:rsidRPr="00103DCA">
        <w:rPr>
          <w:rFonts w:ascii="Tahoma" w:hAnsi="Tahoma" w:cs="Tahoma" w:hint="eastAsia"/>
          <w:sz w:val="24"/>
          <w:szCs w:val="24"/>
          <w:rtl/>
          <w:rPrChange w:id="2375" w:author="רינת אביטל" w:date="2022-05-12T09:18:00Z">
            <w:rPr>
              <w:rFonts w:hint="eastAsia"/>
              <w:sz w:val="28"/>
              <w:szCs w:val="28"/>
              <w:rtl/>
            </w:rPr>
          </w:rPrChange>
        </w:rPr>
        <w:t>שראיתי</w:t>
      </w:r>
      <w:r w:rsidRPr="00103DCA">
        <w:rPr>
          <w:rFonts w:ascii="Tahoma" w:hAnsi="Tahoma" w:cs="Tahoma"/>
          <w:sz w:val="24"/>
          <w:szCs w:val="24"/>
          <w:rtl/>
          <w:rPrChange w:id="2376" w:author="רינת אביטל" w:date="2022-05-12T09:18:00Z">
            <w:rPr>
              <w:sz w:val="28"/>
              <w:szCs w:val="28"/>
              <w:rtl/>
            </w:rPr>
          </w:rPrChange>
        </w:rPr>
        <w:t xml:space="preserve"> </w:t>
      </w:r>
      <w:r w:rsidRPr="00103DCA">
        <w:rPr>
          <w:rFonts w:ascii="Tahoma" w:hAnsi="Tahoma" w:cs="Tahoma" w:hint="eastAsia"/>
          <w:sz w:val="24"/>
          <w:szCs w:val="24"/>
          <w:rtl/>
          <w:rPrChange w:id="2377" w:author="רינת אביטל" w:date="2022-05-12T09:18:00Z">
            <w:rPr>
              <w:rFonts w:hint="eastAsia"/>
              <w:sz w:val="28"/>
              <w:szCs w:val="28"/>
              <w:rtl/>
            </w:rPr>
          </w:rPrChange>
        </w:rPr>
        <w:t>שאני</w:t>
      </w:r>
      <w:r w:rsidRPr="00103DCA">
        <w:rPr>
          <w:rFonts w:ascii="Tahoma" w:hAnsi="Tahoma" w:cs="Tahoma"/>
          <w:sz w:val="24"/>
          <w:szCs w:val="24"/>
          <w:rtl/>
          <w:rPrChange w:id="2378" w:author="רינת אביטל" w:date="2022-05-12T09:18:00Z">
            <w:rPr>
              <w:sz w:val="28"/>
              <w:szCs w:val="28"/>
              <w:rtl/>
            </w:rPr>
          </w:rPrChange>
        </w:rPr>
        <w:t xml:space="preserve"> </w:t>
      </w:r>
      <w:r w:rsidRPr="00103DCA">
        <w:rPr>
          <w:rFonts w:ascii="Tahoma" w:hAnsi="Tahoma" w:cs="Tahoma" w:hint="eastAsia"/>
          <w:sz w:val="24"/>
          <w:szCs w:val="24"/>
          <w:rtl/>
          <w:rPrChange w:id="2379" w:author="רינת אביטל" w:date="2022-05-12T09:18:00Z">
            <w:rPr>
              <w:rFonts w:hint="eastAsia"/>
              <w:sz w:val="28"/>
              <w:szCs w:val="28"/>
              <w:rtl/>
            </w:rPr>
          </w:rPrChange>
        </w:rPr>
        <w:t>יודעת</w:t>
      </w:r>
      <w:r w:rsidRPr="00103DCA">
        <w:rPr>
          <w:rFonts w:ascii="Tahoma" w:hAnsi="Tahoma" w:cs="Tahoma"/>
          <w:sz w:val="24"/>
          <w:szCs w:val="24"/>
          <w:rtl/>
          <w:rPrChange w:id="2380" w:author="רינת אביטל" w:date="2022-05-12T09:18:00Z">
            <w:rPr>
              <w:sz w:val="28"/>
              <w:szCs w:val="28"/>
              <w:rtl/>
            </w:rPr>
          </w:rPrChange>
        </w:rPr>
        <w:t xml:space="preserve"> </w:t>
      </w:r>
      <w:r w:rsidRPr="00103DCA">
        <w:rPr>
          <w:rFonts w:ascii="Tahoma" w:hAnsi="Tahoma" w:cs="Tahoma" w:hint="eastAsia"/>
          <w:sz w:val="24"/>
          <w:szCs w:val="24"/>
          <w:rtl/>
          <w:rPrChange w:id="2381" w:author="רינת אביטל" w:date="2022-05-12T09:18:00Z">
            <w:rPr>
              <w:rFonts w:hint="eastAsia"/>
              <w:sz w:val="28"/>
              <w:szCs w:val="28"/>
              <w:rtl/>
            </w:rPr>
          </w:rPrChange>
        </w:rPr>
        <w:t>הרבה</w:t>
      </w:r>
      <w:r w:rsidRPr="00103DCA">
        <w:rPr>
          <w:rFonts w:ascii="Tahoma" w:hAnsi="Tahoma" w:cs="Tahoma"/>
          <w:sz w:val="24"/>
          <w:szCs w:val="24"/>
          <w:rtl/>
          <w:rPrChange w:id="2382" w:author="רינת אביטל" w:date="2022-05-12T09:18:00Z">
            <w:rPr>
              <w:sz w:val="28"/>
              <w:szCs w:val="28"/>
              <w:rtl/>
            </w:rPr>
          </w:rPrChange>
        </w:rPr>
        <w:t xml:space="preserve"> </w:t>
      </w:r>
      <w:r w:rsidRPr="00103DCA">
        <w:rPr>
          <w:rFonts w:ascii="Tahoma" w:hAnsi="Tahoma" w:cs="Tahoma" w:hint="eastAsia"/>
          <w:sz w:val="24"/>
          <w:szCs w:val="24"/>
          <w:rtl/>
          <w:rPrChange w:id="2383" w:author="רינת אביטל" w:date="2022-05-12T09:18:00Z">
            <w:rPr>
              <w:rFonts w:hint="eastAsia"/>
              <w:sz w:val="28"/>
              <w:szCs w:val="28"/>
              <w:rtl/>
            </w:rPr>
          </w:rPrChange>
        </w:rPr>
        <w:t>על</w:t>
      </w:r>
      <w:r w:rsidRPr="00103DCA">
        <w:rPr>
          <w:rFonts w:ascii="Tahoma" w:hAnsi="Tahoma" w:cs="Tahoma"/>
          <w:sz w:val="24"/>
          <w:szCs w:val="24"/>
          <w:rtl/>
          <w:rPrChange w:id="2384" w:author="רינת אביטל" w:date="2022-05-12T09:18:00Z">
            <w:rPr>
              <w:sz w:val="28"/>
              <w:szCs w:val="28"/>
              <w:rtl/>
            </w:rPr>
          </w:rPrChange>
        </w:rPr>
        <w:t xml:space="preserve"> </w:t>
      </w:r>
      <w:r w:rsidRPr="00103DCA">
        <w:rPr>
          <w:rFonts w:ascii="Tahoma" w:hAnsi="Tahoma" w:cs="Tahoma" w:hint="eastAsia"/>
          <w:sz w:val="24"/>
          <w:szCs w:val="24"/>
          <w:rtl/>
          <w:rPrChange w:id="2385" w:author="רינת אביטל" w:date="2022-05-12T09:18:00Z">
            <w:rPr>
              <w:rFonts w:hint="eastAsia"/>
              <w:sz w:val="28"/>
              <w:szCs w:val="28"/>
              <w:rtl/>
            </w:rPr>
          </w:rPrChange>
        </w:rPr>
        <w:t>הנושא</w:t>
      </w:r>
      <w:r w:rsidRPr="00103DCA">
        <w:rPr>
          <w:rFonts w:ascii="Tahoma" w:hAnsi="Tahoma" w:cs="Tahoma"/>
          <w:sz w:val="24"/>
          <w:szCs w:val="24"/>
          <w:rtl/>
          <w:rPrChange w:id="2386" w:author="רינת אביטל" w:date="2022-05-12T09:18:00Z">
            <w:rPr>
              <w:sz w:val="28"/>
              <w:szCs w:val="28"/>
              <w:rtl/>
            </w:rPr>
          </w:rPrChange>
        </w:rPr>
        <w:t xml:space="preserve"> </w:t>
      </w:r>
      <w:r w:rsidRPr="00103DCA">
        <w:rPr>
          <w:rFonts w:ascii="Tahoma" w:hAnsi="Tahoma" w:cs="Tahoma" w:hint="eastAsia"/>
          <w:sz w:val="24"/>
          <w:szCs w:val="24"/>
          <w:rtl/>
          <w:rPrChange w:id="2387" w:author="רינת אביטל" w:date="2022-05-12T09:18:00Z">
            <w:rPr>
              <w:rFonts w:hint="eastAsia"/>
              <w:sz w:val="28"/>
              <w:szCs w:val="28"/>
              <w:rtl/>
            </w:rPr>
          </w:rPrChange>
        </w:rPr>
        <w:t>התחלתי</w:t>
      </w:r>
      <w:r w:rsidRPr="00103DCA">
        <w:rPr>
          <w:rFonts w:ascii="Tahoma" w:hAnsi="Tahoma" w:cs="Tahoma"/>
          <w:sz w:val="24"/>
          <w:szCs w:val="24"/>
          <w:rtl/>
          <w:rPrChange w:id="2388" w:author="רינת אביטל" w:date="2022-05-12T09:18:00Z">
            <w:rPr>
              <w:sz w:val="28"/>
              <w:szCs w:val="28"/>
              <w:rtl/>
            </w:rPr>
          </w:rPrChange>
        </w:rPr>
        <w:t xml:space="preserve"> </w:t>
      </w:r>
      <w:r w:rsidRPr="00103DCA">
        <w:rPr>
          <w:rFonts w:ascii="Tahoma" w:hAnsi="Tahoma" w:cs="Tahoma" w:hint="eastAsia"/>
          <w:sz w:val="24"/>
          <w:szCs w:val="24"/>
          <w:rtl/>
          <w:rPrChange w:id="2389" w:author="רינת אביטל" w:date="2022-05-12T09:18:00Z">
            <w:rPr>
              <w:rFonts w:hint="eastAsia"/>
              <w:sz w:val="28"/>
              <w:szCs w:val="28"/>
              <w:rtl/>
            </w:rPr>
          </w:rPrChange>
        </w:rPr>
        <w:t>לעבוד</w:t>
      </w:r>
      <w:r w:rsidRPr="00103DCA">
        <w:rPr>
          <w:rFonts w:ascii="Tahoma" w:hAnsi="Tahoma" w:cs="Tahoma"/>
          <w:sz w:val="24"/>
          <w:szCs w:val="24"/>
          <w:rtl/>
          <w:rPrChange w:id="2390" w:author="רינת אביטל" w:date="2022-05-12T09:18:00Z">
            <w:rPr>
              <w:sz w:val="28"/>
              <w:szCs w:val="28"/>
              <w:rtl/>
            </w:rPr>
          </w:rPrChange>
        </w:rPr>
        <w:t xml:space="preserve"> </w:t>
      </w:r>
      <w:r w:rsidRPr="00103DCA">
        <w:rPr>
          <w:rFonts w:ascii="Tahoma" w:hAnsi="Tahoma" w:cs="Tahoma" w:hint="eastAsia"/>
          <w:sz w:val="24"/>
          <w:szCs w:val="24"/>
          <w:rtl/>
          <w:rPrChange w:id="2391" w:author="רינת אביטל" w:date="2022-05-12T09:18:00Z">
            <w:rPr>
              <w:rFonts w:hint="eastAsia"/>
              <w:sz w:val="28"/>
              <w:szCs w:val="28"/>
              <w:rtl/>
            </w:rPr>
          </w:rPrChange>
        </w:rPr>
        <w:t>על</w:t>
      </w:r>
      <w:r w:rsidRPr="00103DCA">
        <w:rPr>
          <w:rFonts w:ascii="Tahoma" w:hAnsi="Tahoma" w:cs="Tahoma"/>
          <w:sz w:val="24"/>
          <w:szCs w:val="24"/>
          <w:rtl/>
          <w:rPrChange w:id="2392" w:author="רינת אביטל" w:date="2022-05-12T09:18:00Z">
            <w:rPr>
              <w:sz w:val="28"/>
              <w:szCs w:val="28"/>
              <w:rtl/>
            </w:rPr>
          </w:rPrChange>
        </w:rPr>
        <w:t xml:space="preserve"> </w:t>
      </w:r>
      <w:r w:rsidRPr="00103DCA">
        <w:rPr>
          <w:rFonts w:ascii="Tahoma" w:hAnsi="Tahoma" w:cs="Tahoma" w:hint="eastAsia"/>
          <w:sz w:val="24"/>
          <w:szCs w:val="24"/>
          <w:rtl/>
          <w:rPrChange w:id="2393" w:author="רינת אביטל" w:date="2022-05-12T09:18:00Z">
            <w:rPr>
              <w:rFonts w:hint="eastAsia"/>
              <w:sz w:val="28"/>
              <w:szCs w:val="28"/>
              <w:rtl/>
            </w:rPr>
          </w:rPrChange>
        </w:rPr>
        <w:t>הפרויקט</w:t>
      </w:r>
      <w:r w:rsidRPr="00103DCA">
        <w:rPr>
          <w:rFonts w:ascii="Tahoma" w:hAnsi="Tahoma" w:cs="Tahoma"/>
          <w:sz w:val="24"/>
          <w:szCs w:val="24"/>
          <w:rtl/>
          <w:rPrChange w:id="2394" w:author="רינת אביטל" w:date="2022-05-12T09:18:00Z">
            <w:rPr>
              <w:sz w:val="28"/>
              <w:szCs w:val="28"/>
              <w:rtl/>
            </w:rPr>
          </w:rPrChange>
        </w:rPr>
        <w:t xml:space="preserve"> </w:t>
      </w:r>
      <w:r w:rsidRPr="00103DCA">
        <w:rPr>
          <w:rFonts w:ascii="Tahoma" w:hAnsi="Tahoma" w:cs="Tahoma" w:hint="eastAsia"/>
          <w:sz w:val="24"/>
          <w:szCs w:val="24"/>
          <w:rtl/>
          <w:rPrChange w:id="2395" w:author="רינת אביטל" w:date="2022-05-12T09:18:00Z">
            <w:rPr>
              <w:rFonts w:hint="eastAsia"/>
              <w:sz w:val="28"/>
              <w:szCs w:val="28"/>
              <w:rtl/>
            </w:rPr>
          </w:rPrChange>
        </w:rPr>
        <w:t>בפועל</w:t>
      </w:r>
      <w:r w:rsidRPr="00103DCA">
        <w:rPr>
          <w:rFonts w:ascii="Tahoma" w:hAnsi="Tahoma" w:cs="Tahoma"/>
          <w:sz w:val="24"/>
          <w:szCs w:val="24"/>
          <w:rtl/>
          <w:rPrChange w:id="2396" w:author="רינת אביטל" w:date="2022-05-12T09:18:00Z">
            <w:rPr>
              <w:sz w:val="28"/>
              <w:szCs w:val="28"/>
              <w:rtl/>
            </w:rPr>
          </w:rPrChange>
        </w:rPr>
        <w:t xml:space="preserve"> </w:t>
      </w:r>
      <w:r w:rsidRPr="00103DCA">
        <w:rPr>
          <w:rFonts w:ascii="Tahoma" w:hAnsi="Tahoma" w:cs="Tahoma" w:hint="eastAsia"/>
          <w:sz w:val="24"/>
          <w:szCs w:val="24"/>
          <w:rtl/>
          <w:rPrChange w:id="2397" w:author="רינת אביטל" w:date="2022-05-12T09:18:00Z">
            <w:rPr>
              <w:rFonts w:hint="eastAsia"/>
              <w:sz w:val="28"/>
              <w:szCs w:val="28"/>
              <w:rtl/>
            </w:rPr>
          </w:rPrChange>
        </w:rPr>
        <w:t>וליישם</w:t>
      </w:r>
      <w:r w:rsidRPr="00103DCA">
        <w:rPr>
          <w:rFonts w:ascii="Tahoma" w:hAnsi="Tahoma" w:cs="Tahoma"/>
          <w:sz w:val="24"/>
          <w:szCs w:val="24"/>
          <w:rtl/>
          <w:rPrChange w:id="2398" w:author="רינת אביטל" w:date="2022-05-12T09:18:00Z">
            <w:rPr>
              <w:sz w:val="28"/>
              <w:szCs w:val="28"/>
              <w:rtl/>
            </w:rPr>
          </w:rPrChange>
        </w:rPr>
        <w:t xml:space="preserve"> </w:t>
      </w:r>
      <w:r w:rsidRPr="00103DCA">
        <w:rPr>
          <w:rFonts w:ascii="Tahoma" w:hAnsi="Tahoma" w:cs="Tahoma" w:hint="eastAsia"/>
          <w:sz w:val="24"/>
          <w:szCs w:val="24"/>
          <w:rtl/>
          <w:rPrChange w:id="2399" w:author="רינת אביטל" w:date="2022-05-12T09:18:00Z">
            <w:rPr>
              <w:rFonts w:hint="eastAsia"/>
              <w:sz w:val="28"/>
              <w:szCs w:val="28"/>
              <w:rtl/>
            </w:rPr>
          </w:rPrChange>
        </w:rPr>
        <w:t>את</w:t>
      </w:r>
      <w:r w:rsidRPr="00103DCA">
        <w:rPr>
          <w:rFonts w:ascii="Tahoma" w:hAnsi="Tahoma" w:cs="Tahoma"/>
          <w:sz w:val="24"/>
          <w:szCs w:val="24"/>
          <w:rtl/>
          <w:rPrChange w:id="2400" w:author="רינת אביטל" w:date="2022-05-12T09:18:00Z">
            <w:rPr>
              <w:sz w:val="28"/>
              <w:szCs w:val="28"/>
              <w:rtl/>
            </w:rPr>
          </w:rPrChange>
        </w:rPr>
        <w:t xml:space="preserve"> </w:t>
      </w:r>
      <w:r w:rsidRPr="00103DCA">
        <w:rPr>
          <w:rFonts w:ascii="Tahoma" w:hAnsi="Tahoma" w:cs="Tahoma" w:hint="eastAsia"/>
          <w:sz w:val="24"/>
          <w:szCs w:val="24"/>
          <w:rtl/>
          <w:rPrChange w:id="2401" w:author="רינת אביטל" w:date="2022-05-12T09:18:00Z">
            <w:rPr>
              <w:rFonts w:hint="eastAsia"/>
              <w:sz w:val="28"/>
              <w:szCs w:val="28"/>
              <w:rtl/>
            </w:rPr>
          </w:rPrChange>
        </w:rPr>
        <w:t>כל</w:t>
      </w:r>
      <w:r w:rsidRPr="00103DCA">
        <w:rPr>
          <w:rFonts w:ascii="Tahoma" w:hAnsi="Tahoma" w:cs="Tahoma"/>
          <w:sz w:val="24"/>
          <w:szCs w:val="24"/>
          <w:rtl/>
          <w:rPrChange w:id="2402" w:author="רינת אביטל" w:date="2022-05-12T09:18:00Z">
            <w:rPr>
              <w:sz w:val="28"/>
              <w:szCs w:val="28"/>
              <w:rtl/>
            </w:rPr>
          </w:rPrChange>
        </w:rPr>
        <w:t xml:space="preserve"> </w:t>
      </w:r>
      <w:r w:rsidRPr="00103DCA">
        <w:rPr>
          <w:rFonts w:ascii="Tahoma" w:hAnsi="Tahoma" w:cs="Tahoma" w:hint="eastAsia"/>
          <w:sz w:val="24"/>
          <w:szCs w:val="24"/>
          <w:rtl/>
          <w:rPrChange w:id="2403" w:author="רינת אביטל" w:date="2022-05-12T09:18:00Z">
            <w:rPr>
              <w:rFonts w:hint="eastAsia"/>
              <w:sz w:val="28"/>
              <w:szCs w:val="28"/>
              <w:rtl/>
            </w:rPr>
          </w:rPrChange>
        </w:rPr>
        <w:t>מה</w:t>
      </w:r>
      <w:r w:rsidRPr="00103DCA">
        <w:rPr>
          <w:rFonts w:ascii="Tahoma" w:hAnsi="Tahoma" w:cs="Tahoma"/>
          <w:sz w:val="24"/>
          <w:szCs w:val="24"/>
          <w:rtl/>
          <w:rPrChange w:id="2404" w:author="רינת אביטל" w:date="2022-05-12T09:18:00Z">
            <w:rPr>
              <w:sz w:val="28"/>
              <w:szCs w:val="28"/>
              <w:rtl/>
            </w:rPr>
          </w:rPrChange>
        </w:rPr>
        <w:t xml:space="preserve"> </w:t>
      </w:r>
      <w:r w:rsidRPr="00103DCA">
        <w:rPr>
          <w:rFonts w:ascii="Tahoma" w:hAnsi="Tahoma" w:cs="Tahoma" w:hint="eastAsia"/>
          <w:sz w:val="24"/>
          <w:szCs w:val="24"/>
          <w:rtl/>
          <w:rPrChange w:id="2405" w:author="רינת אביטל" w:date="2022-05-12T09:18:00Z">
            <w:rPr>
              <w:rFonts w:hint="eastAsia"/>
              <w:sz w:val="28"/>
              <w:szCs w:val="28"/>
              <w:rtl/>
            </w:rPr>
          </w:rPrChange>
        </w:rPr>
        <w:t>שקראתי</w:t>
      </w:r>
      <w:r w:rsidRPr="00103DCA">
        <w:rPr>
          <w:rFonts w:ascii="Tahoma" w:hAnsi="Tahoma" w:cs="Tahoma"/>
          <w:sz w:val="24"/>
          <w:szCs w:val="24"/>
          <w:rtl/>
          <w:rPrChange w:id="2406" w:author="רינת אביטל" w:date="2022-05-12T09:18:00Z">
            <w:rPr>
              <w:sz w:val="28"/>
              <w:szCs w:val="28"/>
              <w:rtl/>
            </w:rPr>
          </w:rPrChange>
        </w:rPr>
        <w:t xml:space="preserve"> </w:t>
      </w:r>
      <w:r w:rsidRPr="00103DCA">
        <w:rPr>
          <w:rFonts w:ascii="Tahoma" w:hAnsi="Tahoma" w:cs="Tahoma" w:hint="eastAsia"/>
          <w:sz w:val="24"/>
          <w:szCs w:val="24"/>
          <w:rtl/>
          <w:rPrChange w:id="2407" w:author="רינת אביטל" w:date="2022-05-12T09:18:00Z">
            <w:rPr>
              <w:rFonts w:hint="eastAsia"/>
              <w:sz w:val="28"/>
              <w:szCs w:val="28"/>
              <w:rtl/>
            </w:rPr>
          </w:rPrChange>
        </w:rPr>
        <w:t>ולמדתי</w:t>
      </w:r>
      <w:r w:rsidRPr="00103DCA">
        <w:rPr>
          <w:rFonts w:ascii="Tahoma" w:hAnsi="Tahoma" w:cs="Tahoma"/>
          <w:sz w:val="24"/>
          <w:szCs w:val="24"/>
          <w:rtl/>
          <w:rPrChange w:id="2408" w:author="רינת אביטל" w:date="2022-05-12T09:18:00Z">
            <w:rPr>
              <w:sz w:val="28"/>
              <w:szCs w:val="28"/>
              <w:rtl/>
            </w:rPr>
          </w:rPrChange>
        </w:rPr>
        <w:t xml:space="preserve">. </w:t>
      </w:r>
    </w:p>
    <w:p w14:paraId="050C15B1" w14:textId="64DB1038" w:rsidR="00C75A2A" w:rsidRPr="00C75A2A" w:rsidRDefault="00A770F1" w:rsidP="001169EB">
      <w:pPr>
        <w:spacing w:line="360" w:lineRule="auto"/>
        <w:rPr>
          <w:rFonts w:ascii="Tahoma" w:hAnsi="Tahoma" w:cs="Tahoma"/>
          <w:sz w:val="24"/>
          <w:szCs w:val="24"/>
          <w:rtl/>
          <w:rPrChange w:id="2409" w:author="רינת אביטל" w:date="2022-05-12T09:18:00Z">
            <w:rPr>
              <w:sz w:val="28"/>
              <w:szCs w:val="28"/>
              <w:rtl/>
            </w:rPr>
          </w:rPrChange>
        </w:rPr>
      </w:pPr>
      <w:r w:rsidRPr="00103DCA">
        <w:rPr>
          <w:rFonts w:ascii="Tahoma" w:hAnsi="Tahoma" w:cs="Tahoma" w:hint="eastAsia"/>
          <w:sz w:val="24"/>
          <w:szCs w:val="24"/>
          <w:rtl/>
          <w:rPrChange w:id="2410" w:author="רינת אביטל" w:date="2022-05-12T09:18:00Z">
            <w:rPr>
              <w:rFonts w:hint="eastAsia"/>
              <w:sz w:val="28"/>
              <w:szCs w:val="28"/>
              <w:rtl/>
            </w:rPr>
          </w:rPrChange>
        </w:rPr>
        <w:t>את</w:t>
      </w:r>
      <w:r w:rsidRPr="00103DCA">
        <w:rPr>
          <w:rFonts w:ascii="Tahoma" w:hAnsi="Tahoma" w:cs="Tahoma"/>
          <w:sz w:val="24"/>
          <w:szCs w:val="24"/>
          <w:rtl/>
          <w:rPrChange w:id="2411" w:author="רינת אביטל" w:date="2022-05-12T09:18:00Z">
            <w:rPr>
              <w:sz w:val="28"/>
              <w:szCs w:val="28"/>
              <w:rtl/>
            </w:rPr>
          </w:rPrChange>
        </w:rPr>
        <w:t xml:space="preserve"> </w:t>
      </w:r>
      <w:r w:rsidRPr="00103DCA">
        <w:rPr>
          <w:rFonts w:ascii="Tahoma" w:hAnsi="Tahoma" w:cs="Tahoma" w:hint="eastAsia"/>
          <w:sz w:val="24"/>
          <w:szCs w:val="24"/>
          <w:rtl/>
          <w:rPrChange w:id="2412" w:author="רינת אביטל" w:date="2022-05-12T09:18:00Z">
            <w:rPr>
              <w:rFonts w:hint="eastAsia"/>
              <w:sz w:val="28"/>
              <w:szCs w:val="28"/>
              <w:rtl/>
            </w:rPr>
          </w:rPrChange>
        </w:rPr>
        <w:t>החומר</w:t>
      </w:r>
      <w:r w:rsidRPr="00103DCA">
        <w:rPr>
          <w:rFonts w:ascii="Tahoma" w:hAnsi="Tahoma" w:cs="Tahoma"/>
          <w:sz w:val="24"/>
          <w:szCs w:val="24"/>
          <w:rtl/>
          <w:rPrChange w:id="2413" w:author="רינת אביטל" w:date="2022-05-12T09:18:00Z">
            <w:rPr>
              <w:sz w:val="28"/>
              <w:szCs w:val="28"/>
              <w:rtl/>
            </w:rPr>
          </w:rPrChange>
        </w:rPr>
        <w:t xml:space="preserve"> </w:t>
      </w:r>
      <w:r w:rsidRPr="00103DCA">
        <w:rPr>
          <w:rFonts w:ascii="Tahoma" w:hAnsi="Tahoma" w:cs="Tahoma" w:hint="eastAsia"/>
          <w:sz w:val="24"/>
          <w:szCs w:val="24"/>
          <w:rtl/>
          <w:rPrChange w:id="2414" w:author="רינת אביטל" w:date="2022-05-12T09:18:00Z">
            <w:rPr>
              <w:rFonts w:hint="eastAsia"/>
              <w:sz w:val="28"/>
              <w:szCs w:val="28"/>
              <w:rtl/>
            </w:rPr>
          </w:rPrChange>
        </w:rPr>
        <w:t>הרב</w:t>
      </w:r>
      <w:r w:rsidRPr="00103DCA">
        <w:rPr>
          <w:rFonts w:ascii="Tahoma" w:hAnsi="Tahoma" w:cs="Tahoma"/>
          <w:sz w:val="24"/>
          <w:szCs w:val="24"/>
          <w:rtl/>
          <w:rPrChange w:id="2415" w:author="רינת אביטל" w:date="2022-05-12T09:18:00Z">
            <w:rPr>
              <w:sz w:val="28"/>
              <w:szCs w:val="28"/>
              <w:rtl/>
            </w:rPr>
          </w:rPrChange>
        </w:rPr>
        <w:t xml:space="preserve"> </w:t>
      </w:r>
      <w:r w:rsidRPr="00103DCA">
        <w:rPr>
          <w:rFonts w:ascii="Tahoma" w:hAnsi="Tahoma" w:cs="Tahoma" w:hint="eastAsia"/>
          <w:sz w:val="24"/>
          <w:szCs w:val="24"/>
          <w:rtl/>
          <w:rPrChange w:id="2416" w:author="רינת אביטל" w:date="2022-05-12T09:18:00Z">
            <w:rPr>
              <w:rFonts w:hint="eastAsia"/>
              <w:sz w:val="28"/>
              <w:szCs w:val="28"/>
              <w:rtl/>
            </w:rPr>
          </w:rPrChange>
        </w:rPr>
        <w:t>שקראתי</w:t>
      </w:r>
      <w:r w:rsidRPr="00103DCA">
        <w:rPr>
          <w:rFonts w:ascii="Tahoma" w:hAnsi="Tahoma" w:cs="Tahoma"/>
          <w:sz w:val="24"/>
          <w:szCs w:val="24"/>
          <w:rtl/>
          <w:rPrChange w:id="2417" w:author="רינת אביטל" w:date="2022-05-12T09:18:00Z">
            <w:rPr>
              <w:sz w:val="28"/>
              <w:szCs w:val="28"/>
              <w:rtl/>
            </w:rPr>
          </w:rPrChange>
        </w:rPr>
        <w:t xml:space="preserve"> </w:t>
      </w:r>
      <w:r w:rsidRPr="00103DCA">
        <w:rPr>
          <w:rFonts w:ascii="Tahoma" w:hAnsi="Tahoma" w:cs="Tahoma" w:hint="eastAsia"/>
          <w:sz w:val="24"/>
          <w:szCs w:val="24"/>
          <w:rtl/>
          <w:rPrChange w:id="2418" w:author="רינת אביטל" w:date="2022-05-12T09:18:00Z">
            <w:rPr>
              <w:rFonts w:hint="eastAsia"/>
              <w:sz w:val="28"/>
              <w:szCs w:val="28"/>
              <w:rtl/>
            </w:rPr>
          </w:rPrChange>
        </w:rPr>
        <w:t>מצאתי</w:t>
      </w:r>
      <w:r w:rsidRPr="00103DCA">
        <w:rPr>
          <w:rFonts w:ascii="Tahoma" w:hAnsi="Tahoma" w:cs="Tahoma"/>
          <w:sz w:val="24"/>
          <w:szCs w:val="24"/>
          <w:rtl/>
          <w:rPrChange w:id="2419" w:author="רינת אביטל" w:date="2022-05-12T09:18:00Z">
            <w:rPr>
              <w:sz w:val="28"/>
              <w:szCs w:val="28"/>
              <w:rtl/>
            </w:rPr>
          </w:rPrChange>
        </w:rPr>
        <w:t xml:space="preserve"> </w:t>
      </w:r>
      <w:r w:rsidRPr="00103DCA">
        <w:rPr>
          <w:rFonts w:ascii="Tahoma" w:hAnsi="Tahoma" w:cs="Tahoma" w:hint="eastAsia"/>
          <w:sz w:val="24"/>
          <w:szCs w:val="24"/>
          <w:rtl/>
          <w:rPrChange w:id="2420" w:author="רינת אביטל" w:date="2022-05-12T09:18:00Z">
            <w:rPr>
              <w:rFonts w:hint="eastAsia"/>
              <w:sz w:val="28"/>
              <w:szCs w:val="28"/>
              <w:rtl/>
            </w:rPr>
          </w:rPrChange>
        </w:rPr>
        <w:t>בגוגל</w:t>
      </w:r>
      <w:r w:rsidRPr="00103DCA">
        <w:rPr>
          <w:rFonts w:ascii="Tahoma" w:hAnsi="Tahoma" w:cs="Tahoma"/>
          <w:sz w:val="24"/>
          <w:szCs w:val="24"/>
          <w:rtl/>
          <w:rPrChange w:id="2421" w:author="רינת אביטל" w:date="2022-05-12T09:18:00Z">
            <w:rPr>
              <w:sz w:val="28"/>
              <w:szCs w:val="28"/>
              <w:rtl/>
            </w:rPr>
          </w:rPrChange>
        </w:rPr>
        <w:t xml:space="preserve"> </w:t>
      </w:r>
      <w:r w:rsidRPr="00103DCA">
        <w:rPr>
          <w:rFonts w:ascii="Tahoma" w:hAnsi="Tahoma" w:cs="Tahoma" w:hint="eastAsia"/>
          <w:sz w:val="24"/>
          <w:szCs w:val="24"/>
          <w:rtl/>
          <w:rPrChange w:id="2422" w:author="רינת אביטל" w:date="2022-05-12T09:18:00Z">
            <w:rPr>
              <w:rFonts w:hint="eastAsia"/>
              <w:sz w:val="28"/>
              <w:szCs w:val="28"/>
              <w:rtl/>
            </w:rPr>
          </w:rPrChange>
        </w:rPr>
        <w:t>באתרי</w:t>
      </w:r>
      <w:r w:rsidRPr="00103DCA">
        <w:rPr>
          <w:rFonts w:ascii="Tahoma" w:hAnsi="Tahoma" w:cs="Tahoma"/>
          <w:sz w:val="24"/>
          <w:szCs w:val="24"/>
          <w:rtl/>
          <w:rPrChange w:id="2423" w:author="רינת אביטל" w:date="2022-05-12T09:18:00Z">
            <w:rPr>
              <w:sz w:val="28"/>
              <w:szCs w:val="28"/>
              <w:rtl/>
            </w:rPr>
          </w:rPrChange>
        </w:rPr>
        <w:t xml:space="preserve"> </w:t>
      </w:r>
      <w:r w:rsidRPr="00103DCA">
        <w:rPr>
          <w:rFonts w:ascii="Tahoma" w:hAnsi="Tahoma" w:cs="Tahoma" w:hint="eastAsia"/>
          <w:sz w:val="24"/>
          <w:szCs w:val="24"/>
          <w:rtl/>
          <w:rPrChange w:id="2424" w:author="רינת אביטל" w:date="2022-05-12T09:18:00Z">
            <w:rPr>
              <w:rFonts w:hint="eastAsia"/>
              <w:sz w:val="28"/>
              <w:szCs w:val="28"/>
              <w:rtl/>
            </w:rPr>
          </w:rPrChange>
        </w:rPr>
        <w:t>למידה</w:t>
      </w:r>
      <w:r w:rsidRPr="00103DCA">
        <w:rPr>
          <w:rFonts w:ascii="Tahoma" w:hAnsi="Tahoma" w:cs="Tahoma"/>
          <w:sz w:val="24"/>
          <w:szCs w:val="24"/>
          <w:rtl/>
          <w:rPrChange w:id="2425" w:author="רינת אביטל" w:date="2022-05-12T09:18:00Z">
            <w:rPr>
              <w:sz w:val="28"/>
              <w:szCs w:val="28"/>
              <w:rtl/>
            </w:rPr>
          </w:rPrChange>
        </w:rPr>
        <w:t xml:space="preserve"> </w:t>
      </w:r>
      <w:r w:rsidRPr="00103DCA">
        <w:rPr>
          <w:rFonts w:ascii="Tahoma" w:hAnsi="Tahoma" w:cs="Tahoma" w:hint="eastAsia"/>
          <w:sz w:val="24"/>
          <w:szCs w:val="24"/>
          <w:rtl/>
          <w:rPrChange w:id="2426" w:author="רינת אביטל" w:date="2022-05-12T09:18:00Z">
            <w:rPr>
              <w:rFonts w:hint="eastAsia"/>
              <w:sz w:val="28"/>
              <w:szCs w:val="28"/>
              <w:rtl/>
            </w:rPr>
          </w:rPrChange>
        </w:rPr>
        <w:t>ומידע</w:t>
      </w:r>
      <w:r w:rsidRPr="00103DCA">
        <w:rPr>
          <w:rFonts w:ascii="Tahoma" w:hAnsi="Tahoma" w:cs="Tahoma"/>
          <w:sz w:val="24"/>
          <w:szCs w:val="24"/>
          <w:rtl/>
          <w:rPrChange w:id="2427" w:author="רינת אביטל" w:date="2022-05-12T09:18:00Z">
            <w:rPr>
              <w:sz w:val="28"/>
              <w:szCs w:val="28"/>
              <w:rtl/>
            </w:rPr>
          </w:rPrChange>
        </w:rPr>
        <w:t xml:space="preserve"> </w:t>
      </w:r>
      <w:r w:rsidRPr="00103DCA">
        <w:rPr>
          <w:rFonts w:ascii="Tahoma" w:hAnsi="Tahoma" w:cs="Tahoma" w:hint="eastAsia"/>
          <w:sz w:val="24"/>
          <w:szCs w:val="24"/>
          <w:rtl/>
          <w:rPrChange w:id="2428" w:author="רינת אביטל" w:date="2022-05-12T09:18:00Z">
            <w:rPr>
              <w:rFonts w:hint="eastAsia"/>
              <w:sz w:val="28"/>
              <w:szCs w:val="28"/>
              <w:rtl/>
            </w:rPr>
          </w:rPrChange>
        </w:rPr>
        <w:t>שונים</w:t>
      </w:r>
      <w:r w:rsidRPr="00103DCA">
        <w:rPr>
          <w:rFonts w:ascii="Tahoma" w:hAnsi="Tahoma" w:cs="Tahoma"/>
          <w:sz w:val="24"/>
          <w:szCs w:val="24"/>
          <w:rtl/>
          <w:rPrChange w:id="2429" w:author="רינת אביטל" w:date="2022-05-12T09:18:00Z">
            <w:rPr>
              <w:sz w:val="28"/>
              <w:szCs w:val="28"/>
              <w:rtl/>
            </w:rPr>
          </w:rPrChange>
        </w:rPr>
        <w:t xml:space="preserve"> </w:t>
      </w:r>
      <w:r w:rsidRPr="00103DCA">
        <w:rPr>
          <w:rFonts w:ascii="Tahoma" w:hAnsi="Tahoma" w:cs="Tahoma" w:hint="eastAsia"/>
          <w:sz w:val="24"/>
          <w:szCs w:val="24"/>
          <w:rtl/>
          <w:rPrChange w:id="2430" w:author="רינת אביטל" w:date="2022-05-12T09:18:00Z">
            <w:rPr>
              <w:rFonts w:hint="eastAsia"/>
              <w:sz w:val="28"/>
              <w:szCs w:val="28"/>
              <w:rtl/>
            </w:rPr>
          </w:rPrChange>
        </w:rPr>
        <w:t>כמו</w:t>
      </w:r>
      <w:r w:rsidRPr="00103DCA">
        <w:rPr>
          <w:rFonts w:ascii="Tahoma" w:hAnsi="Tahoma" w:cs="Tahoma"/>
          <w:sz w:val="24"/>
          <w:szCs w:val="24"/>
          <w:rtl/>
          <w:rPrChange w:id="2431" w:author="רינת אביטל" w:date="2022-05-12T09:18:00Z">
            <w:rPr>
              <w:sz w:val="28"/>
              <w:szCs w:val="28"/>
              <w:rtl/>
            </w:rPr>
          </w:rPrChange>
        </w:rPr>
        <w:t xml:space="preserve">: </w:t>
      </w:r>
      <w:r w:rsidRPr="00103DCA">
        <w:rPr>
          <w:rFonts w:ascii="Tahoma" w:hAnsi="Tahoma" w:cs="Tahoma"/>
          <w:sz w:val="24"/>
          <w:szCs w:val="24"/>
          <w:rPrChange w:id="2432" w:author="רינת אביטל" w:date="2022-05-12T09:18:00Z">
            <w:rPr>
              <w:sz w:val="28"/>
              <w:szCs w:val="28"/>
            </w:rPr>
          </w:rPrChange>
        </w:rPr>
        <w:t xml:space="preserve">Internet Israel, </w:t>
      </w:r>
      <w:r w:rsidR="00106859" w:rsidRPr="00103DCA">
        <w:rPr>
          <w:rFonts w:ascii="Tahoma" w:hAnsi="Tahoma" w:cs="Tahoma"/>
          <w:sz w:val="24"/>
          <w:szCs w:val="24"/>
          <w:rPrChange w:id="2433" w:author="רינת אביטל" w:date="2022-05-12T09:18:00Z">
            <w:rPr>
              <w:sz w:val="28"/>
              <w:szCs w:val="28"/>
            </w:rPr>
          </w:rPrChange>
        </w:rPr>
        <w:t xml:space="preserve">Stack Overflow </w:t>
      </w:r>
      <w:r w:rsidR="00106859" w:rsidRPr="00103DCA">
        <w:rPr>
          <w:rFonts w:ascii="Tahoma" w:hAnsi="Tahoma" w:cs="Tahoma"/>
          <w:sz w:val="24"/>
          <w:szCs w:val="24"/>
          <w:rtl/>
          <w:rPrChange w:id="2434" w:author="רינת אביטל" w:date="2022-05-12T09:18:00Z">
            <w:rPr>
              <w:sz w:val="28"/>
              <w:szCs w:val="28"/>
              <w:rtl/>
            </w:rPr>
          </w:rPrChange>
        </w:rPr>
        <w:t xml:space="preserve"> </w:t>
      </w:r>
      <w:r w:rsidR="00106859" w:rsidRPr="00103DCA">
        <w:rPr>
          <w:rFonts w:ascii="Tahoma" w:hAnsi="Tahoma" w:cs="Tahoma" w:hint="eastAsia"/>
          <w:sz w:val="24"/>
          <w:szCs w:val="24"/>
          <w:rtl/>
          <w:rPrChange w:id="2435" w:author="רינת אביטל" w:date="2022-05-12T09:18:00Z">
            <w:rPr>
              <w:rFonts w:hint="eastAsia"/>
              <w:sz w:val="28"/>
              <w:szCs w:val="28"/>
              <w:rtl/>
            </w:rPr>
          </w:rPrChange>
        </w:rPr>
        <w:t>וכד</w:t>
      </w:r>
      <w:r w:rsidR="00106859" w:rsidRPr="00103DCA">
        <w:rPr>
          <w:rFonts w:ascii="Tahoma" w:hAnsi="Tahoma" w:cs="Tahoma"/>
          <w:sz w:val="24"/>
          <w:szCs w:val="24"/>
          <w:rtl/>
          <w:rPrChange w:id="2436" w:author="רינת אביטל" w:date="2022-05-12T09:18:00Z">
            <w:rPr>
              <w:sz w:val="28"/>
              <w:szCs w:val="28"/>
              <w:rtl/>
            </w:rPr>
          </w:rPrChange>
        </w:rPr>
        <w:t xml:space="preserve">'. </w:t>
      </w:r>
      <w:r w:rsidR="00106859" w:rsidRPr="00103DCA">
        <w:rPr>
          <w:rFonts w:ascii="Tahoma" w:hAnsi="Tahoma" w:cs="Tahoma" w:hint="eastAsia"/>
          <w:sz w:val="24"/>
          <w:szCs w:val="24"/>
          <w:rtl/>
          <w:rPrChange w:id="2437" w:author="רינת אביטל" w:date="2022-05-12T09:18:00Z">
            <w:rPr>
              <w:rFonts w:hint="eastAsia"/>
              <w:sz w:val="28"/>
              <w:szCs w:val="28"/>
              <w:rtl/>
            </w:rPr>
          </w:rPrChange>
        </w:rPr>
        <w:t>כמו</w:t>
      </w:r>
      <w:r w:rsidR="00106859" w:rsidRPr="00103DCA">
        <w:rPr>
          <w:rFonts w:ascii="Tahoma" w:hAnsi="Tahoma" w:cs="Tahoma"/>
          <w:sz w:val="24"/>
          <w:szCs w:val="24"/>
          <w:rtl/>
          <w:rPrChange w:id="2438" w:author="רינת אביטל" w:date="2022-05-12T09:18:00Z">
            <w:rPr>
              <w:sz w:val="28"/>
              <w:szCs w:val="28"/>
              <w:rtl/>
            </w:rPr>
          </w:rPrChange>
        </w:rPr>
        <w:t xml:space="preserve"> </w:t>
      </w:r>
      <w:r w:rsidR="00106859" w:rsidRPr="00103DCA">
        <w:rPr>
          <w:rFonts w:ascii="Tahoma" w:hAnsi="Tahoma" w:cs="Tahoma" w:hint="eastAsia"/>
          <w:sz w:val="24"/>
          <w:szCs w:val="24"/>
          <w:rtl/>
          <w:rPrChange w:id="2439" w:author="רינת אביטל" w:date="2022-05-12T09:18:00Z">
            <w:rPr>
              <w:rFonts w:hint="eastAsia"/>
              <w:sz w:val="28"/>
              <w:szCs w:val="28"/>
              <w:rtl/>
            </w:rPr>
          </w:rPrChange>
        </w:rPr>
        <w:t>כן</w:t>
      </w:r>
      <w:r w:rsidR="00106859" w:rsidRPr="00103DCA">
        <w:rPr>
          <w:rFonts w:ascii="Tahoma" w:hAnsi="Tahoma" w:cs="Tahoma"/>
          <w:sz w:val="24"/>
          <w:szCs w:val="24"/>
          <w:rtl/>
          <w:rPrChange w:id="2440" w:author="רינת אביטל" w:date="2022-05-12T09:18:00Z">
            <w:rPr>
              <w:sz w:val="28"/>
              <w:szCs w:val="28"/>
              <w:rtl/>
            </w:rPr>
          </w:rPrChange>
        </w:rPr>
        <w:t xml:space="preserve"> </w:t>
      </w:r>
      <w:r w:rsidR="00106859" w:rsidRPr="00103DCA">
        <w:rPr>
          <w:rFonts w:ascii="Tahoma" w:hAnsi="Tahoma" w:cs="Tahoma" w:hint="eastAsia"/>
          <w:sz w:val="24"/>
          <w:szCs w:val="24"/>
          <w:rtl/>
          <w:rPrChange w:id="2441" w:author="רינת אביטל" w:date="2022-05-12T09:18:00Z">
            <w:rPr>
              <w:rFonts w:hint="eastAsia"/>
              <w:sz w:val="28"/>
              <w:szCs w:val="28"/>
              <w:rtl/>
            </w:rPr>
          </w:rPrChange>
        </w:rPr>
        <w:t>ראיתי</w:t>
      </w:r>
      <w:r w:rsidR="00106859" w:rsidRPr="00103DCA">
        <w:rPr>
          <w:rFonts w:ascii="Tahoma" w:hAnsi="Tahoma" w:cs="Tahoma"/>
          <w:sz w:val="24"/>
          <w:szCs w:val="24"/>
          <w:rtl/>
          <w:rPrChange w:id="2442" w:author="רינת אביטל" w:date="2022-05-12T09:18:00Z">
            <w:rPr>
              <w:sz w:val="28"/>
              <w:szCs w:val="28"/>
              <w:rtl/>
            </w:rPr>
          </w:rPrChange>
        </w:rPr>
        <w:t xml:space="preserve"> </w:t>
      </w:r>
      <w:r w:rsidR="0089312C" w:rsidRPr="00103DCA">
        <w:rPr>
          <w:rFonts w:ascii="Tahoma" w:hAnsi="Tahoma" w:cs="Tahoma" w:hint="eastAsia"/>
          <w:sz w:val="24"/>
          <w:szCs w:val="24"/>
          <w:rtl/>
          <w:rPrChange w:id="2443" w:author="רינת אביטל" w:date="2022-05-12T09:18:00Z">
            <w:rPr>
              <w:rFonts w:hint="eastAsia"/>
              <w:sz w:val="28"/>
              <w:szCs w:val="28"/>
              <w:rtl/>
            </w:rPr>
          </w:rPrChange>
        </w:rPr>
        <w:t>סרטונים</w:t>
      </w:r>
      <w:r w:rsidR="0089312C" w:rsidRPr="00103DCA">
        <w:rPr>
          <w:rFonts w:ascii="Tahoma" w:hAnsi="Tahoma" w:cs="Tahoma"/>
          <w:sz w:val="24"/>
          <w:szCs w:val="24"/>
          <w:rtl/>
          <w:rPrChange w:id="2444" w:author="רינת אביטל" w:date="2022-05-12T09:18:00Z">
            <w:rPr>
              <w:sz w:val="28"/>
              <w:szCs w:val="28"/>
              <w:rtl/>
            </w:rPr>
          </w:rPrChange>
        </w:rPr>
        <w:t xml:space="preserve"> </w:t>
      </w:r>
      <w:r w:rsidR="0089312C" w:rsidRPr="00103DCA">
        <w:rPr>
          <w:rFonts w:ascii="Tahoma" w:hAnsi="Tahoma" w:cs="Tahoma" w:hint="eastAsia"/>
          <w:sz w:val="24"/>
          <w:szCs w:val="24"/>
          <w:rtl/>
          <w:rPrChange w:id="2445" w:author="רינת אביטל" w:date="2022-05-12T09:18:00Z">
            <w:rPr>
              <w:rFonts w:hint="eastAsia"/>
              <w:sz w:val="28"/>
              <w:szCs w:val="28"/>
              <w:rtl/>
            </w:rPr>
          </w:rPrChange>
        </w:rPr>
        <w:t>רבים</w:t>
      </w:r>
      <w:r w:rsidR="00106859" w:rsidRPr="00103DCA">
        <w:rPr>
          <w:rFonts w:ascii="Tahoma" w:hAnsi="Tahoma" w:cs="Tahoma"/>
          <w:sz w:val="24"/>
          <w:szCs w:val="24"/>
          <w:rtl/>
          <w:rPrChange w:id="2446" w:author="רינת אביטל" w:date="2022-05-12T09:18:00Z">
            <w:rPr>
              <w:sz w:val="28"/>
              <w:szCs w:val="28"/>
              <w:rtl/>
            </w:rPr>
          </w:rPrChange>
        </w:rPr>
        <w:t xml:space="preserve"> </w:t>
      </w:r>
      <w:r w:rsidR="00106859" w:rsidRPr="00103DCA">
        <w:rPr>
          <w:rFonts w:ascii="Tahoma" w:hAnsi="Tahoma" w:cs="Tahoma" w:hint="eastAsia"/>
          <w:sz w:val="24"/>
          <w:szCs w:val="24"/>
          <w:rtl/>
          <w:rPrChange w:id="2447" w:author="רינת אביטל" w:date="2022-05-12T09:18:00Z">
            <w:rPr>
              <w:rFonts w:hint="eastAsia"/>
              <w:sz w:val="28"/>
              <w:szCs w:val="28"/>
              <w:rtl/>
            </w:rPr>
          </w:rPrChange>
        </w:rPr>
        <w:t>בנושאים</w:t>
      </w:r>
      <w:r w:rsidR="00106859" w:rsidRPr="00103DCA">
        <w:rPr>
          <w:rFonts w:ascii="Tahoma" w:hAnsi="Tahoma" w:cs="Tahoma"/>
          <w:sz w:val="24"/>
          <w:szCs w:val="24"/>
          <w:rtl/>
          <w:rPrChange w:id="2448" w:author="רינת אביטל" w:date="2022-05-12T09:18:00Z">
            <w:rPr>
              <w:sz w:val="28"/>
              <w:szCs w:val="28"/>
              <w:rtl/>
            </w:rPr>
          </w:rPrChange>
        </w:rPr>
        <w:t xml:space="preserve"> </w:t>
      </w:r>
      <w:r w:rsidR="00106859" w:rsidRPr="00103DCA">
        <w:rPr>
          <w:rFonts w:ascii="Tahoma" w:hAnsi="Tahoma" w:cs="Tahoma" w:hint="eastAsia"/>
          <w:sz w:val="24"/>
          <w:szCs w:val="24"/>
          <w:rtl/>
          <w:rPrChange w:id="2449" w:author="רינת אביטל" w:date="2022-05-12T09:18:00Z">
            <w:rPr>
              <w:rFonts w:hint="eastAsia"/>
              <w:sz w:val="28"/>
              <w:szCs w:val="28"/>
              <w:rtl/>
            </w:rPr>
          </w:rPrChange>
        </w:rPr>
        <w:t>של</w:t>
      </w:r>
      <w:r w:rsidR="00106859" w:rsidRPr="00103DCA">
        <w:rPr>
          <w:rFonts w:ascii="Tahoma" w:hAnsi="Tahoma" w:cs="Tahoma"/>
          <w:sz w:val="24"/>
          <w:szCs w:val="24"/>
          <w:rtl/>
          <w:rPrChange w:id="2450" w:author="רינת אביטל" w:date="2022-05-12T09:18:00Z">
            <w:rPr>
              <w:sz w:val="28"/>
              <w:szCs w:val="28"/>
              <w:rtl/>
            </w:rPr>
          </w:rPrChange>
        </w:rPr>
        <w:t xml:space="preserve"> </w:t>
      </w:r>
      <w:del w:id="2451" w:author="רינת אביטל" w:date="2022-05-11T23:42:00Z">
        <w:r w:rsidR="00106859" w:rsidRPr="00103DCA" w:rsidDel="00AD442A">
          <w:rPr>
            <w:rFonts w:ascii="Tahoma" w:hAnsi="Tahoma" w:cs="Tahoma" w:hint="eastAsia"/>
            <w:sz w:val="24"/>
            <w:szCs w:val="24"/>
            <w:rtl/>
            <w:rPrChange w:id="2452" w:author="רינת אביטל" w:date="2022-05-12T09:18:00Z">
              <w:rPr>
                <w:rFonts w:hint="eastAsia"/>
                <w:sz w:val="28"/>
                <w:szCs w:val="28"/>
                <w:rtl/>
              </w:rPr>
            </w:rPrChange>
          </w:rPr>
          <w:delText>זיהוי</w:delText>
        </w:r>
        <w:r w:rsidR="00106859" w:rsidRPr="00103DCA" w:rsidDel="00AD442A">
          <w:rPr>
            <w:rFonts w:ascii="Tahoma" w:hAnsi="Tahoma" w:cs="Tahoma"/>
            <w:sz w:val="24"/>
            <w:szCs w:val="24"/>
            <w:rtl/>
            <w:rPrChange w:id="2453" w:author="רינת אביטל" w:date="2022-05-12T09:18:00Z">
              <w:rPr>
                <w:sz w:val="28"/>
                <w:szCs w:val="28"/>
                <w:rtl/>
              </w:rPr>
            </w:rPrChange>
          </w:rPr>
          <w:delText xml:space="preserve"> </w:delText>
        </w:r>
        <w:r w:rsidR="00106859" w:rsidRPr="00103DCA" w:rsidDel="00AD442A">
          <w:rPr>
            <w:rFonts w:ascii="Tahoma" w:hAnsi="Tahoma" w:cs="Tahoma" w:hint="eastAsia"/>
            <w:sz w:val="24"/>
            <w:szCs w:val="24"/>
            <w:rtl/>
            <w:rPrChange w:id="2454" w:author="רינת אביטל" w:date="2022-05-12T09:18:00Z">
              <w:rPr>
                <w:rFonts w:hint="eastAsia"/>
                <w:sz w:val="28"/>
                <w:szCs w:val="28"/>
                <w:rtl/>
              </w:rPr>
            </w:rPrChange>
          </w:rPr>
          <w:delText>פנים</w:delText>
        </w:r>
      </w:del>
      <w:ins w:id="2455" w:author="רינת אביטל" w:date="2022-05-11T23:42:00Z">
        <w:r w:rsidR="00AD442A" w:rsidRPr="00103DCA">
          <w:rPr>
            <w:rFonts w:ascii="Tahoma" w:hAnsi="Tahoma" w:cs="Tahoma" w:hint="eastAsia"/>
            <w:sz w:val="24"/>
            <w:szCs w:val="24"/>
            <w:rtl/>
            <w:rPrChange w:id="2456" w:author="רינת אביטל" w:date="2022-05-12T09:18:00Z">
              <w:rPr>
                <w:rFonts w:hint="eastAsia"/>
                <w:sz w:val="28"/>
                <w:szCs w:val="28"/>
                <w:rtl/>
              </w:rPr>
            </w:rPrChange>
          </w:rPr>
          <w:t>פתירת</w:t>
        </w:r>
        <w:r w:rsidR="00AD442A" w:rsidRPr="00103DCA">
          <w:rPr>
            <w:rFonts w:ascii="Tahoma" w:hAnsi="Tahoma" w:cs="Tahoma"/>
            <w:sz w:val="24"/>
            <w:szCs w:val="24"/>
            <w:rtl/>
            <w:rPrChange w:id="2457" w:author="רינת אביטל" w:date="2022-05-12T09:18:00Z">
              <w:rPr>
                <w:sz w:val="28"/>
                <w:szCs w:val="28"/>
                <w:rtl/>
              </w:rPr>
            </w:rPrChange>
          </w:rPr>
          <w:t xml:space="preserve"> </w:t>
        </w:r>
        <w:r w:rsidR="00AD442A" w:rsidRPr="00103DCA">
          <w:rPr>
            <w:rFonts w:ascii="Tahoma" w:hAnsi="Tahoma" w:cs="Tahoma" w:hint="eastAsia"/>
            <w:sz w:val="24"/>
            <w:szCs w:val="24"/>
            <w:rtl/>
            <w:rPrChange w:id="2458" w:author="רינת אביטל" w:date="2022-05-12T09:18:00Z">
              <w:rPr>
                <w:rFonts w:hint="eastAsia"/>
                <w:sz w:val="28"/>
                <w:szCs w:val="28"/>
                <w:rtl/>
              </w:rPr>
            </w:rPrChange>
          </w:rPr>
          <w:t>משוואת</w:t>
        </w:r>
      </w:ins>
      <w:r w:rsidR="00106859" w:rsidRPr="00103DCA">
        <w:rPr>
          <w:rFonts w:ascii="Tahoma" w:hAnsi="Tahoma" w:cs="Tahoma"/>
          <w:sz w:val="24"/>
          <w:szCs w:val="24"/>
          <w:rtl/>
          <w:rPrChange w:id="2459" w:author="רינת אביטל" w:date="2022-05-12T09:18:00Z">
            <w:rPr>
              <w:sz w:val="28"/>
              <w:szCs w:val="28"/>
              <w:rtl/>
            </w:rPr>
          </w:rPrChange>
        </w:rPr>
        <w:t xml:space="preserve">. </w:t>
      </w:r>
      <w:r w:rsidR="00106859" w:rsidRPr="00103DCA">
        <w:rPr>
          <w:rFonts w:ascii="Tahoma" w:hAnsi="Tahoma" w:cs="Tahoma" w:hint="eastAsia"/>
          <w:sz w:val="24"/>
          <w:szCs w:val="24"/>
          <w:rtl/>
          <w:rPrChange w:id="2460" w:author="רינת אביטל" w:date="2022-05-12T09:18:00Z">
            <w:rPr>
              <w:rFonts w:hint="eastAsia"/>
              <w:sz w:val="28"/>
              <w:szCs w:val="28"/>
              <w:rtl/>
            </w:rPr>
          </w:rPrChange>
        </w:rPr>
        <w:t>לאחר</w:t>
      </w:r>
      <w:r w:rsidR="00106859" w:rsidRPr="00103DCA">
        <w:rPr>
          <w:rFonts w:ascii="Tahoma" w:hAnsi="Tahoma" w:cs="Tahoma"/>
          <w:sz w:val="24"/>
          <w:szCs w:val="24"/>
          <w:rtl/>
          <w:rPrChange w:id="2461" w:author="רינת אביטל" w:date="2022-05-12T09:18:00Z">
            <w:rPr>
              <w:sz w:val="28"/>
              <w:szCs w:val="28"/>
              <w:rtl/>
            </w:rPr>
          </w:rPrChange>
        </w:rPr>
        <w:t xml:space="preserve"> </w:t>
      </w:r>
      <w:r w:rsidR="00106859" w:rsidRPr="00103DCA">
        <w:rPr>
          <w:rFonts w:ascii="Tahoma" w:hAnsi="Tahoma" w:cs="Tahoma" w:hint="eastAsia"/>
          <w:sz w:val="24"/>
          <w:szCs w:val="24"/>
          <w:rtl/>
          <w:rPrChange w:id="2462" w:author="רינת אביטל" w:date="2022-05-12T09:18:00Z">
            <w:rPr>
              <w:rFonts w:hint="eastAsia"/>
              <w:sz w:val="28"/>
              <w:szCs w:val="28"/>
              <w:rtl/>
            </w:rPr>
          </w:rPrChange>
        </w:rPr>
        <w:t>החומר</w:t>
      </w:r>
      <w:r w:rsidR="00106859" w:rsidRPr="00103DCA">
        <w:rPr>
          <w:rFonts w:ascii="Tahoma" w:hAnsi="Tahoma" w:cs="Tahoma"/>
          <w:sz w:val="24"/>
          <w:szCs w:val="24"/>
          <w:rtl/>
          <w:rPrChange w:id="2463" w:author="רינת אביטל" w:date="2022-05-12T09:18:00Z">
            <w:rPr>
              <w:sz w:val="28"/>
              <w:szCs w:val="28"/>
              <w:rtl/>
            </w:rPr>
          </w:rPrChange>
        </w:rPr>
        <w:t xml:space="preserve"> </w:t>
      </w:r>
      <w:r w:rsidR="00106859" w:rsidRPr="00103DCA">
        <w:rPr>
          <w:rFonts w:ascii="Tahoma" w:hAnsi="Tahoma" w:cs="Tahoma" w:hint="eastAsia"/>
          <w:sz w:val="24"/>
          <w:szCs w:val="24"/>
          <w:rtl/>
          <w:rPrChange w:id="2464" w:author="רינת אביטל" w:date="2022-05-12T09:18:00Z">
            <w:rPr>
              <w:rFonts w:hint="eastAsia"/>
              <w:sz w:val="28"/>
              <w:szCs w:val="28"/>
              <w:rtl/>
            </w:rPr>
          </w:rPrChange>
        </w:rPr>
        <w:t>הרב</w:t>
      </w:r>
      <w:r w:rsidR="00106859" w:rsidRPr="00103DCA">
        <w:rPr>
          <w:rFonts w:ascii="Tahoma" w:hAnsi="Tahoma" w:cs="Tahoma"/>
          <w:sz w:val="24"/>
          <w:szCs w:val="24"/>
          <w:rtl/>
          <w:rPrChange w:id="2465" w:author="רינת אביטל" w:date="2022-05-12T09:18:00Z">
            <w:rPr>
              <w:sz w:val="28"/>
              <w:szCs w:val="28"/>
              <w:rtl/>
            </w:rPr>
          </w:rPrChange>
        </w:rPr>
        <w:t xml:space="preserve"> </w:t>
      </w:r>
      <w:r w:rsidR="00106859" w:rsidRPr="00103DCA">
        <w:rPr>
          <w:rFonts w:ascii="Tahoma" w:hAnsi="Tahoma" w:cs="Tahoma" w:hint="eastAsia"/>
          <w:sz w:val="24"/>
          <w:szCs w:val="24"/>
          <w:rtl/>
          <w:rPrChange w:id="2466" w:author="רינת אביטל" w:date="2022-05-12T09:18:00Z">
            <w:rPr>
              <w:rFonts w:hint="eastAsia"/>
              <w:sz w:val="28"/>
              <w:szCs w:val="28"/>
              <w:rtl/>
            </w:rPr>
          </w:rPrChange>
        </w:rPr>
        <w:t>שקראתי</w:t>
      </w:r>
      <w:r w:rsidR="00106859" w:rsidRPr="00103DCA">
        <w:rPr>
          <w:rFonts w:ascii="Tahoma" w:hAnsi="Tahoma" w:cs="Tahoma"/>
          <w:sz w:val="24"/>
          <w:szCs w:val="24"/>
          <w:rtl/>
          <w:rPrChange w:id="2467" w:author="רינת אביטל" w:date="2022-05-12T09:18:00Z">
            <w:rPr>
              <w:sz w:val="28"/>
              <w:szCs w:val="28"/>
              <w:rtl/>
            </w:rPr>
          </w:rPrChange>
        </w:rPr>
        <w:t xml:space="preserve"> </w:t>
      </w:r>
      <w:r w:rsidR="00106859" w:rsidRPr="00103DCA">
        <w:rPr>
          <w:rFonts w:ascii="Tahoma" w:hAnsi="Tahoma" w:cs="Tahoma" w:hint="eastAsia"/>
          <w:sz w:val="24"/>
          <w:szCs w:val="24"/>
          <w:rtl/>
          <w:rPrChange w:id="2468" w:author="רינת אביטל" w:date="2022-05-12T09:18:00Z">
            <w:rPr>
              <w:rFonts w:hint="eastAsia"/>
              <w:sz w:val="28"/>
              <w:szCs w:val="28"/>
              <w:rtl/>
            </w:rPr>
          </w:rPrChange>
        </w:rPr>
        <w:t>החלטתי</w:t>
      </w:r>
      <w:r w:rsidR="00106859" w:rsidRPr="00103DCA">
        <w:rPr>
          <w:rFonts w:ascii="Tahoma" w:hAnsi="Tahoma" w:cs="Tahoma"/>
          <w:sz w:val="24"/>
          <w:szCs w:val="24"/>
          <w:rtl/>
          <w:rPrChange w:id="2469" w:author="רינת אביטל" w:date="2022-05-12T09:18:00Z">
            <w:rPr>
              <w:sz w:val="28"/>
              <w:szCs w:val="28"/>
              <w:rtl/>
            </w:rPr>
          </w:rPrChange>
        </w:rPr>
        <w:t xml:space="preserve"> </w:t>
      </w:r>
      <w:r w:rsidR="00106859" w:rsidRPr="00103DCA">
        <w:rPr>
          <w:rFonts w:ascii="Tahoma" w:hAnsi="Tahoma" w:cs="Tahoma" w:hint="eastAsia"/>
          <w:sz w:val="24"/>
          <w:szCs w:val="24"/>
          <w:rtl/>
          <w:rPrChange w:id="2470" w:author="רינת אביטל" w:date="2022-05-12T09:18:00Z">
            <w:rPr>
              <w:rFonts w:hint="eastAsia"/>
              <w:sz w:val="28"/>
              <w:szCs w:val="28"/>
              <w:rtl/>
            </w:rPr>
          </w:rPrChange>
        </w:rPr>
        <w:t>להשתמש</w:t>
      </w:r>
      <w:r w:rsidR="00106859" w:rsidRPr="00103DCA">
        <w:rPr>
          <w:rFonts w:ascii="Tahoma" w:hAnsi="Tahoma" w:cs="Tahoma"/>
          <w:sz w:val="24"/>
          <w:szCs w:val="24"/>
          <w:rtl/>
          <w:rPrChange w:id="2471" w:author="רינת אביטל" w:date="2022-05-12T09:18:00Z">
            <w:rPr>
              <w:sz w:val="28"/>
              <w:szCs w:val="28"/>
              <w:rtl/>
            </w:rPr>
          </w:rPrChange>
        </w:rPr>
        <w:t xml:space="preserve"> </w:t>
      </w:r>
      <w:r w:rsidR="00106859" w:rsidRPr="00103DCA">
        <w:rPr>
          <w:rFonts w:ascii="Tahoma" w:hAnsi="Tahoma" w:cs="Tahoma" w:hint="eastAsia"/>
          <w:sz w:val="24"/>
          <w:szCs w:val="24"/>
          <w:rtl/>
          <w:rPrChange w:id="2472" w:author="רינת אביטל" w:date="2022-05-12T09:18:00Z">
            <w:rPr>
              <w:rFonts w:hint="eastAsia"/>
              <w:sz w:val="28"/>
              <w:szCs w:val="28"/>
              <w:rtl/>
            </w:rPr>
          </w:rPrChange>
        </w:rPr>
        <w:t>בספריה</w:t>
      </w:r>
      <w:r w:rsidR="00106859" w:rsidRPr="00103DCA">
        <w:rPr>
          <w:rFonts w:ascii="Tahoma" w:hAnsi="Tahoma" w:cs="Tahoma"/>
          <w:sz w:val="24"/>
          <w:szCs w:val="24"/>
          <w:rtl/>
          <w:rPrChange w:id="2473" w:author="רינת אביטל" w:date="2022-05-12T09:18:00Z">
            <w:rPr>
              <w:sz w:val="28"/>
              <w:szCs w:val="28"/>
              <w:rtl/>
            </w:rPr>
          </w:rPrChange>
        </w:rPr>
        <w:t xml:space="preserve"> </w:t>
      </w:r>
      <w:r w:rsidR="000C67EC" w:rsidRPr="00103DCA">
        <w:rPr>
          <w:rFonts w:ascii="Tahoma" w:hAnsi="Tahoma" w:cs="Tahoma"/>
          <w:sz w:val="24"/>
          <w:szCs w:val="24"/>
          <w:rPrChange w:id="2474" w:author="רינת אביטל" w:date="2022-05-12T09:18:00Z">
            <w:rPr>
              <w:sz w:val="28"/>
              <w:szCs w:val="28"/>
            </w:rPr>
          </w:rPrChange>
        </w:rPr>
        <w:t xml:space="preserve"> </w:t>
      </w:r>
      <w:proofErr w:type="spellStart"/>
      <w:r w:rsidR="00C75A2A">
        <w:rPr>
          <w:rFonts w:ascii="Tahoma" w:hAnsi="Tahoma" w:cs="Tahoma" w:hint="cs"/>
          <w:sz w:val="24"/>
          <w:szCs w:val="24"/>
          <w:rtl/>
        </w:rPr>
        <w:t>באנגולר</w:t>
      </w:r>
      <w:proofErr w:type="spellEnd"/>
      <w:r w:rsidR="000C67EC" w:rsidRPr="00103DCA">
        <w:rPr>
          <w:rFonts w:ascii="Tahoma" w:hAnsi="Tahoma" w:cs="Tahoma"/>
          <w:sz w:val="24"/>
          <w:szCs w:val="24"/>
          <w:rPrChange w:id="2475" w:author="רינת אביטל" w:date="2022-05-12T09:18:00Z">
            <w:rPr>
              <w:sz w:val="28"/>
              <w:szCs w:val="28"/>
            </w:rPr>
          </w:rPrChange>
        </w:rPr>
        <w:t xml:space="preserve"> </w:t>
      </w:r>
      <w:r w:rsidR="0096221F" w:rsidRPr="00103DCA">
        <w:rPr>
          <w:rFonts w:ascii="Tahoma" w:hAnsi="Tahoma" w:cs="Tahoma"/>
          <w:sz w:val="24"/>
          <w:szCs w:val="24"/>
          <w:rPrChange w:id="2476" w:author="רינת אביטל" w:date="2022-05-12T09:18:00Z">
            <w:rPr>
              <w:sz w:val="28"/>
              <w:szCs w:val="28"/>
            </w:rPr>
          </w:rPrChange>
        </w:rPr>
        <w:t>.</w:t>
      </w:r>
      <w:proofErr w:type="spellStart"/>
      <w:r w:rsidR="00C75A2A">
        <w:rPr>
          <w:rFonts w:ascii="Tahoma" w:hAnsi="Tahoma" w:cs="Tahoma"/>
          <w:sz w:val="24"/>
          <w:szCs w:val="24"/>
        </w:rPr>
        <w:t>echarts</w:t>
      </w:r>
      <w:proofErr w:type="spellEnd"/>
      <w:r w:rsidR="00106859" w:rsidRPr="00103DCA">
        <w:rPr>
          <w:rFonts w:ascii="Tahoma" w:hAnsi="Tahoma" w:cs="Tahoma"/>
          <w:sz w:val="24"/>
          <w:szCs w:val="24"/>
          <w:rPrChange w:id="2477" w:author="רינת אביטל" w:date="2022-05-12T09:18:00Z">
            <w:rPr>
              <w:sz w:val="28"/>
              <w:szCs w:val="28"/>
            </w:rPr>
          </w:rPrChange>
        </w:rPr>
        <w:t xml:space="preserve"> </w:t>
      </w:r>
    </w:p>
    <w:p w14:paraId="53F18760" w14:textId="22FAAA7E" w:rsidR="000971D3" w:rsidRDefault="000971D3" w:rsidP="001169EB">
      <w:pPr>
        <w:spacing w:line="360" w:lineRule="auto"/>
        <w:rPr>
          <w:rFonts w:ascii="Tahoma" w:hAnsi="Tahoma" w:cs="Tahoma"/>
          <w:sz w:val="24"/>
          <w:szCs w:val="24"/>
          <w:rtl/>
        </w:rPr>
      </w:pPr>
    </w:p>
    <w:p w14:paraId="056B5AB3" w14:textId="32690018" w:rsidR="004F0FA7" w:rsidRDefault="004F0FA7" w:rsidP="000971D3">
      <w:pPr>
        <w:rPr>
          <w:rFonts w:ascii="Tahoma" w:hAnsi="Tahoma" w:cs="Tahoma"/>
          <w:sz w:val="24"/>
          <w:szCs w:val="24"/>
          <w:rtl/>
        </w:rPr>
      </w:pPr>
    </w:p>
    <w:p w14:paraId="013577BB" w14:textId="030BBCF6" w:rsidR="004F0FA7" w:rsidRDefault="004F0FA7" w:rsidP="000971D3">
      <w:pPr>
        <w:rPr>
          <w:rFonts w:ascii="Tahoma" w:hAnsi="Tahoma" w:cs="Tahoma"/>
          <w:sz w:val="24"/>
          <w:szCs w:val="24"/>
          <w:rtl/>
        </w:rPr>
      </w:pPr>
    </w:p>
    <w:p w14:paraId="745CD486" w14:textId="0B6FB072" w:rsidR="004F0FA7" w:rsidRDefault="004F0FA7" w:rsidP="000971D3">
      <w:pPr>
        <w:rPr>
          <w:rFonts w:ascii="Tahoma" w:hAnsi="Tahoma" w:cs="Tahoma"/>
          <w:sz w:val="24"/>
          <w:szCs w:val="24"/>
          <w:rtl/>
        </w:rPr>
      </w:pPr>
    </w:p>
    <w:p w14:paraId="56D0C58D" w14:textId="5F4090C0" w:rsidR="004F0FA7" w:rsidRDefault="004F0FA7" w:rsidP="000971D3">
      <w:pPr>
        <w:rPr>
          <w:rFonts w:ascii="Tahoma" w:hAnsi="Tahoma" w:cs="Tahoma"/>
          <w:sz w:val="24"/>
          <w:szCs w:val="24"/>
          <w:rtl/>
        </w:rPr>
      </w:pPr>
    </w:p>
    <w:p w14:paraId="4AFDF821" w14:textId="0CF52F77" w:rsidR="004F0FA7" w:rsidRDefault="004F0FA7" w:rsidP="000971D3">
      <w:pPr>
        <w:rPr>
          <w:rFonts w:ascii="Tahoma" w:hAnsi="Tahoma" w:cs="Tahoma"/>
          <w:sz w:val="24"/>
          <w:szCs w:val="24"/>
          <w:rtl/>
        </w:rPr>
      </w:pPr>
    </w:p>
    <w:p w14:paraId="352A97F6" w14:textId="59C328B7" w:rsidR="004F0FA7" w:rsidRDefault="004F0FA7" w:rsidP="000971D3">
      <w:pPr>
        <w:rPr>
          <w:rFonts w:ascii="Tahoma" w:hAnsi="Tahoma" w:cs="Tahoma"/>
          <w:sz w:val="24"/>
          <w:szCs w:val="24"/>
          <w:rtl/>
        </w:rPr>
      </w:pPr>
    </w:p>
    <w:p w14:paraId="2EFDE8FF" w14:textId="55BA0221" w:rsidR="004F0FA7" w:rsidRDefault="004F0FA7" w:rsidP="000971D3">
      <w:pPr>
        <w:rPr>
          <w:rFonts w:ascii="Tahoma" w:hAnsi="Tahoma" w:cs="Tahoma"/>
          <w:sz w:val="24"/>
          <w:szCs w:val="24"/>
          <w:rtl/>
        </w:rPr>
      </w:pPr>
    </w:p>
    <w:p w14:paraId="5BF087D9" w14:textId="771E058C" w:rsidR="004F0FA7" w:rsidRDefault="004F0FA7" w:rsidP="000971D3">
      <w:pPr>
        <w:rPr>
          <w:rFonts w:ascii="Tahoma" w:hAnsi="Tahoma" w:cs="Tahoma"/>
          <w:sz w:val="24"/>
          <w:szCs w:val="24"/>
          <w:rtl/>
        </w:rPr>
      </w:pPr>
    </w:p>
    <w:p w14:paraId="55C7BBBA" w14:textId="4E3C5DBA" w:rsidR="000E2E5D" w:rsidRDefault="000E2E5D" w:rsidP="000971D3">
      <w:pPr>
        <w:rPr>
          <w:rFonts w:ascii="Tahoma" w:hAnsi="Tahoma" w:cs="Tahoma"/>
          <w:sz w:val="24"/>
          <w:szCs w:val="24"/>
          <w:rtl/>
        </w:rPr>
      </w:pPr>
    </w:p>
    <w:p w14:paraId="7CE49118" w14:textId="2AD34803" w:rsidR="000E2E5D" w:rsidRDefault="000E2E5D" w:rsidP="000971D3">
      <w:pPr>
        <w:rPr>
          <w:rFonts w:ascii="Tahoma" w:hAnsi="Tahoma" w:cs="Tahoma"/>
          <w:sz w:val="24"/>
          <w:szCs w:val="24"/>
          <w:rtl/>
        </w:rPr>
      </w:pPr>
    </w:p>
    <w:p w14:paraId="067E60B4" w14:textId="77777777" w:rsidR="000E2E5D" w:rsidRDefault="000E2E5D" w:rsidP="000971D3">
      <w:pPr>
        <w:rPr>
          <w:rFonts w:ascii="Tahoma" w:hAnsi="Tahoma" w:cs="Tahoma"/>
          <w:sz w:val="24"/>
          <w:szCs w:val="24"/>
          <w:rtl/>
        </w:rPr>
      </w:pPr>
    </w:p>
    <w:p w14:paraId="12AD2E38" w14:textId="12EFA712" w:rsidR="004F0FA7" w:rsidRDefault="004F0FA7" w:rsidP="000971D3">
      <w:pPr>
        <w:rPr>
          <w:rFonts w:ascii="Tahoma" w:hAnsi="Tahoma" w:cs="Tahoma"/>
          <w:sz w:val="24"/>
          <w:szCs w:val="24"/>
          <w:rtl/>
        </w:rPr>
      </w:pPr>
    </w:p>
    <w:p w14:paraId="0EE90C26" w14:textId="77777777" w:rsidR="004F0FA7" w:rsidRPr="00103DCA" w:rsidRDefault="004F0FA7" w:rsidP="000971D3">
      <w:pPr>
        <w:rPr>
          <w:rFonts w:ascii="Tahoma" w:hAnsi="Tahoma" w:cs="Tahoma"/>
          <w:sz w:val="20"/>
          <w:szCs w:val="20"/>
          <w:highlight w:val="yellow"/>
          <w:rtl/>
          <w:rPrChange w:id="2478" w:author="רינת אביטל" w:date="2022-05-12T09:18:00Z">
            <w:rPr>
              <w:highlight w:val="yellow"/>
              <w:rtl/>
            </w:rPr>
          </w:rPrChange>
        </w:rPr>
      </w:pPr>
    </w:p>
    <w:p w14:paraId="2240063B" w14:textId="7B6B9558" w:rsidR="00103DCA" w:rsidRDefault="00103DCA" w:rsidP="000971D3">
      <w:pPr>
        <w:rPr>
          <w:ins w:id="2479" w:author="רינת אביטל" w:date="2022-05-12T09:18:00Z"/>
          <w:rFonts w:ascii="Tahoma" w:hAnsi="Tahoma" w:cs="Tahoma"/>
          <w:sz w:val="20"/>
          <w:szCs w:val="20"/>
          <w:highlight w:val="yellow"/>
          <w:rtl/>
        </w:rPr>
      </w:pPr>
    </w:p>
    <w:p w14:paraId="4D39ED1B" w14:textId="424A03BE" w:rsidR="00273D49" w:rsidRPr="00103DCA" w:rsidDel="00325C80" w:rsidRDefault="00273D49" w:rsidP="000971D3">
      <w:pPr>
        <w:rPr>
          <w:del w:id="2480" w:author="רינת אביטל" w:date="2022-05-12T09:01:00Z"/>
          <w:rFonts w:ascii="Tahoma" w:hAnsi="Tahoma" w:cs="Tahoma"/>
          <w:sz w:val="20"/>
          <w:szCs w:val="20"/>
          <w:highlight w:val="yellow"/>
          <w:rtl/>
          <w:rPrChange w:id="2481" w:author="רינת אביטל" w:date="2022-05-12T09:18:00Z">
            <w:rPr>
              <w:del w:id="2482" w:author="רינת אביטל" w:date="2022-05-12T09:01:00Z"/>
              <w:highlight w:val="yellow"/>
              <w:rtl/>
            </w:rPr>
          </w:rPrChange>
        </w:rPr>
      </w:pPr>
    </w:p>
    <w:p w14:paraId="2C7E6F2F" w14:textId="097C2BC7" w:rsidR="00273D49" w:rsidRPr="00103DCA" w:rsidDel="00325C80" w:rsidRDefault="00273D49" w:rsidP="000971D3">
      <w:pPr>
        <w:rPr>
          <w:del w:id="2483" w:author="רינת אביטל" w:date="2022-05-12T09:01:00Z"/>
          <w:rFonts w:ascii="Tahoma" w:hAnsi="Tahoma" w:cs="Tahoma"/>
          <w:sz w:val="20"/>
          <w:szCs w:val="20"/>
          <w:highlight w:val="yellow"/>
          <w:rtl/>
          <w:rPrChange w:id="2484" w:author="רינת אביטל" w:date="2022-05-12T09:18:00Z">
            <w:rPr>
              <w:del w:id="2485"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2486" w:author="רינת אביטל" w:date="2022-05-12T09:18:00Z">
            <w:rPr>
              <w:b/>
              <w:bCs/>
              <w:color w:val="89D7C3"/>
              <w:sz w:val="40"/>
              <w:szCs w:val="40"/>
              <w:highlight w:val="yellow"/>
              <w:rtl/>
            </w:rPr>
          </w:rPrChange>
        </w:rPr>
      </w:pPr>
    </w:p>
    <w:p w14:paraId="7163A0CC" w14:textId="21AA8382" w:rsidR="00A63B81"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487" w:author="רינת אביטל" w:date="2022-05-12T09:18:00Z">
            <w:rPr>
              <w:b/>
              <w:bCs/>
              <w:color w:val="89D7C3"/>
              <w:sz w:val="40"/>
              <w:szCs w:val="40"/>
              <w:rtl/>
            </w:rPr>
          </w:rPrChange>
        </w:rPr>
      </w:pPr>
      <w:bookmarkStart w:id="2488" w:name="_Toc103039597"/>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489" w:author="רינת אביטל" w:date="2022-05-12T09:18:00Z">
            <w:rPr>
              <w:rStyle w:val="20"/>
              <w:rFonts w:hint="eastAsia"/>
              <w:b/>
              <w:bCs/>
              <w:color w:val="89D7C3"/>
              <w:sz w:val="40"/>
              <w:szCs w:val="40"/>
              <w:rtl/>
            </w:rPr>
          </w:rPrChange>
        </w:rPr>
        <w:lastRenderedPageBreak/>
        <w:t>סקירת</w:t>
      </w:r>
      <w:r w:rsidRPr="00C87A0A">
        <w:rPr>
          <w:rFonts w:ascii="Tahoma" w:hAnsi="Tahoma" w:cs="Tahoma"/>
          <w:color w:val="ED7D31" w:themeColor="accent2"/>
          <w:rtl/>
          <w14:shadow w14:blurRad="50800" w14:dist="38100" w14:dir="18900000" w14:sx="100000" w14:sy="100000" w14:kx="0" w14:ky="0" w14:algn="bl">
            <w14:srgbClr w14:val="000000">
              <w14:alpha w14:val="60000"/>
            </w14:srgbClr>
          </w14:shadow>
          <w:rPrChange w:id="2490" w:author="רינת אביטל" w:date="2022-05-12T09:18:00Z">
            <w:rPr>
              <w:rStyle w:val="20"/>
              <w:b/>
              <w:bCs/>
              <w:color w:val="89D7C3"/>
              <w:sz w:val="40"/>
              <w:szCs w:val="40"/>
              <w:rtl/>
            </w:rPr>
          </w:rPrChange>
        </w:rPr>
        <w:t xml:space="preserve"> </w:t>
      </w:r>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491" w:author="רינת אביטל" w:date="2022-05-12T09:18:00Z">
            <w:rPr>
              <w:rStyle w:val="20"/>
              <w:rFonts w:hint="eastAsia"/>
              <w:b/>
              <w:bCs/>
              <w:color w:val="89D7C3"/>
              <w:sz w:val="40"/>
              <w:szCs w:val="40"/>
              <w:rtl/>
            </w:rPr>
          </w:rPrChange>
        </w:rPr>
        <w:t>ספרות</w:t>
      </w:r>
      <w:bookmarkEnd w:id="2488"/>
    </w:p>
    <w:p w14:paraId="65FA187F" w14:textId="4645533C" w:rsidR="00A63B81" w:rsidRPr="00103DCA" w:rsidRDefault="00A63B81" w:rsidP="00A63B81">
      <w:pPr>
        <w:rPr>
          <w:rFonts w:ascii="Tahoma" w:hAnsi="Tahoma" w:cs="Tahoma"/>
          <w:sz w:val="24"/>
          <w:szCs w:val="24"/>
          <w:rtl/>
          <w:rPrChange w:id="2492" w:author="רינת אביטל" w:date="2022-05-12T09:18:00Z">
            <w:rPr>
              <w:sz w:val="28"/>
              <w:szCs w:val="28"/>
              <w:rtl/>
            </w:rPr>
          </w:rPrChange>
        </w:rPr>
      </w:pPr>
      <w:r w:rsidRPr="00103DCA">
        <w:rPr>
          <w:rFonts w:ascii="Tahoma" w:hAnsi="Tahoma" w:cs="Tahoma" w:hint="eastAsia"/>
          <w:sz w:val="24"/>
          <w:szCs w:val="24"/>
          <w:rtl/>
          <w:rPrChange w:id="2493" w:author="רינת אביטל" w:date="2022-05-12T09:18:00Z">
            <w:rPr>
              <w:rFonts w:hint="eastAsia"/>
              <w:sz w:val="28"/>
              <w:szCs w:val="28"/>
              <w:rtl/>
            </w:rPr>
          </w:rPrChange>
        </w:rPr>
        <w:t>האתרים</w:t>
      </w:r>
      <w:r w:rsidRPr="00103DCA">
        <w:rPr>
          <w:rFonts w:ascii="Tahoma" w:hAnsi="Tahoma" w:cs="Tahoma"/>
          <w:sz w:val="24"/>
          <w:szCs w:val="24"/>
          <w:rtl/>
          <w:rPrChange w:id="2494" w:author="רינת אביטל" w:date="2022-05-12T09:18:00Z">
            <w:rPr>
              <w:sz w:val="28"/>
              <w:szCs w:val="28"/>
              <w:rtl/>
            </w:rPr>
          </w:rPrChange>
        </w:rPr>
        <w:t xml:space="preserve"> </w:t>
      </w:r>
      <w:r w:rsidRPr="00103DCA">
        <w:rPr>
          <w:rFonts w:ascii="Tahoma" w:hAnsi="Tahoma" w:cs="Tahoma" w:hint="eastAsia"/>
          <w:sz w:val="24"/>
          <w:szCs w:val="24"/>
          <w:rtl/>
          <w:rPrChange w:id="2495" w:author="רינת אביטל" w:date="2022-05-12T09:18:00Z">
            <w:rPr>
              <w:rFonts w:hint="eastAsia"/>
              <w:sz w:val="28"/>
              <w:szCs w:val="28"/>
              <w:rtl/>
            </w:rPr>
          </w:rPrChange>
        </w:rPr>
        <w:t>בהם</w:t>
      </w:r>
      <w:r w:rsidRPr="00103DCA">
        <w:rPr>
          <w:rFonts w:ascii="Tahoma" w:hAnsi="Tahoma" w:cs="Tahoma"/>
          <w:sz w:val="24"/>
          <w:szCs w:val="24"/>
          <w:rtl/>
          <w:rPrChange w:id="2496" w:author="רינת אביטל" w:date="2022-05-12T09:18:00Z">
            <w:rPr>
              <w:sz w:val="28"/>
              <w:szCs w:val="28"/>
              <w:rtl/>
            </w:rPr>
          </w:rPrChange>
        </w:rPr>
        <w:t xml:space="preserve"> </w:t>
      </w:r>
      <w:r w:rsidRPr="00103DCA">
        <w:rPr>
          <w:rFonts w:ascii="Tahoma" w:hAnsi="Tahoma" w:cs="Tahoma" w:hint="eastAsia"/>
          <w:sz w:val="24"/>
          <w:szCs w:val="24"/>
          <w:rtl/>
          <w:rPrChange w:id="2497" w:author="רינת אביטל" w:date="2022-05-12T09:18:00Z">
            <w:rPr>
              <w:rFonts w:hint="eastAsia"/>
              <w:sz w:val="28"/>
              <w:szCs w:val="28"/>
              <w:rtl/>
            </w:rPr>
          </w:rPrChange>
        </w:rPr>
        <w:t>השתמשתי</w:t>
      </w:r>
      <w:r w:rsidRPr="00103DCA">
        <w:rPr>
          <w:rFonts w:ascii="Tahoma" w:hAnsi="Tahoma" w:cs="Tahoma"/>
          <w:sz w:val="24"/>
          <w:szCs w:val="24"/>
          <w:rtl/>
          <w:rPrChange w:id="2498" w:author="רינת אביטל" w:date="2022-05-12T09:18:00Z">
            <w:rPr>
              <w:sz w:val="28"/>
              <w:szCs w:val="28"/>
              <w:rtl/>
            </w:rPr>
          </w:rPrChange>
        </w:rPr>
        <w:t xml:space="preserve"> </w:t>
      </w:r>
      <w:r w:rsidRPr="00103DCA">
        <w:rPr>
          <w:rFonts w:ascii="Tahoma" w:hAnsi="Tahoma" w:cs="Tahoma" w:hint="eastAsia"/>
          <w:sz w:val="24"/>
          <w:szCs w:val="24"/>
          <w:rtl/>
          <w:rPrChange w:id="2499" w:author="רינת אביטל" w:date="2022-05-12T09:18:00Z">
            <w:rPr>
              <w:rFonts w:hint="eastAsia"/>
              <w:sz w:val="28"/>
              <w:szCs w:val="28"/>
              <w:rtl/>
            </w:rPr>
          </w:rPrChange>
        </w:rPr>
        <w:t>לביצוע</w:t>
      </w:r>
      <w:r w:rsidRPr="00103DCA">
        <w:rPr>
          <w:rFonts w:ascii="Tahoma" w:hAnsi="Tahoma" w:cs="Tahoma"/>
          <w:sz w:val="24"/>
          <w:szCs w:val="24"/>
          <w:rtl/>
          <w:rPrChange w:id="2500" w:author="רינת אביטל" w:date="2022-05-12T09:18:00Z">
            <w:rPr>
              <w:sz w:val="28"/>
              <w:szCs w:val="28"/>
              <w:rtl/>
            </w:rPr>
          </w:rPrChange>
        </w:rPr>
        <w:t xml:space="preserve"> </w:t>
      </w:r>
      <w:r w:rsidRPr="00103DCA">
        <w:rPr>
          <w:rFonts w:ascii="Tahoma" w:hAnsi="Tahoma" w:cs="Tahoma" w:hint="eastAsia"/>
          <w:sz w:val="24"/>
          <w:szCs w:val="24"/>
          <w:rtl/>
          <w:rPrChange w:id="2501" w:author="רינת אביטל" w:date="2022-05-12T09:18:00Z">
            <w:rPr>
              <w:rFonts w:hint="eastAsia"/>
              <w:sz w:val="28"/>
              <w:szCs w:val="28"/>
              <w:rtl/>
            </w:rPr>
          </w:rPrChange>
        </w:rPr>
        <w:t>הפרויקט</w:t>
      </w:r>
      <w:r w:rsidRPr="00103DCA">
        <w:rPr>
          <w:rFonts w:ascii="Tahoma" w:hAnsi="Tahoma" w:cs="Tahoma"/>
          <w:sz w:val="24"/>
          <w:szCs w:val="24"/>
          <w:rtl/>
          <w:rPrChange w:id="2502" w:author="רינת אביטל" w:date="2022-05-12T09:18:00Z">
            <w:rPr>
              <w:sz w:val="28"/>
              <w:szCs w:val="28"/>
              <w:rtl/>
            </w:rPr>
          </w:rPrChange>
        </w:rPr>
        <w:t xml:space="preserve"> </w:t>
      </w:r>
      <w:r w:rsidR="00F4533A" w:rsidRPr="00103DCA">
        <w:rPr>
          <w:rFonts w:ascii="Tahoma" w:hAnsi="Tahoma" w:cs="Tahoma" w:hint="eastAsia"/>
          <w:sz w:val="24"/>
          <w:szCs w:val="24"/>
          <w:rtl/>
          <w:rPrChange w:id="2503" w:author="רינת אביטל" w:date="2022-05-12T09:18:00Z">
            <w:rPr>
              <w:rFonts w:hint="eastAsia"/>
              <w:sz w:val="28"/>
              <w:szCs w:val="28"/>
              <w:rtl/>
            </w:rPr>
          </w:rPrChange>
        </w:rPr>
        <w:t>הם</w:t>
      </w:r>
      <w:r w:rsidR="00F4533A" w:rsidRPr="00103DCA">
        <w:rPr>
          <w:rFonts w:ascii="Tahoma" w:hAnsi="Tahoma" w:cs="Tahoma"/>
          <w:sz w:val="24"/>
          <w:szCs w:val="24"/>
          <w:rtl/>
          <w:rPrChange w:id="2504" w:author="רינת אביטל" w:date="2022-05-12T09:18:00Z">
            <w:rPr>
              <w:sz w:val="28"/>
              <w:szCs w:val="28"/>
              <w:rtl/>
            </w:rPr>
          </w:rPrChange>
        </w:rPr>
        <w:t>:</w:t>
      </w:r>
    </w:p>
    <w:p w14:paraId="6C96F305" w14:textId="7FF6E460" w:rsidR="00F4533A" w:rsidRPr="00103DCA" w:rsidRDefault="00F4533A" w:rsidP="00A63B81">
      <w:pPr>
        <w:rPr>
          <w:rFonts w:ascii="Tahoma" w:hAnsi="Tahoma" w:cs="Tahoma"/>
          <w:sz w:val="24"/>
          <w:szCs w:val="24"/>
          <w:rtl/>
          <w:rPrChange w:id="2505" w:author="רינת אביטל" w:date="2022-05-12T09:18:00Z">
            <w:rPr>
              <w:sz w:val="28"/>
              <w:szCs w:val="28"/>
              <w:rtl/>
            </w:rPr>
          </w:rPrChange>
        </w:rPr>
      </w:pPr>
      <w:r w:rsidRPr="00103DCA">
        <w:rPr>
          <w:rFonts w:ascii="Tahoma" w:hAnsi="Tahoma" w:cs="Tahoma" w:hint="eastAsia"/>
          <w:sz w:val="24"/>
          <w:szCs w:val="24"/>
          <w:rtl/>
          <w:rPrChange w:id="2506" w:author="רינת אביטל" w:date="2022-05-12T09:18:00Z">
            <w:rPr>
              <w:rFonts w:hint="eastAsia"/>
              <w:sz w:val="28"/>
              <w:szCs w:val="28"/>
              <w:rtl/>
            </w:rPr>
          </w:rPrChange>
        </w:rPr>
        <w:t>חקר</w:t>
      </w:r>
      <w:r w:rsidRPr="00103DCA">
        <w:rPr>
          <w:rFonts w:ascii="Tahoma" w:hAnsi="Tahoma" w:cs="Tahoma"/>
          <w:sz w:val="24"/>
          <w:szCs w:val="24"/>
          <w:rtl/>
          <w:rPrChange w:id="2507" w:author="רינת אביטל" w:date="2022-05-12T09:18:00Z">
            <w:rPr>
              <w:sz w:val="28"/>
              <w:szCs w:val="28"/>
              <w:rtl/>
            </w:rPr>
          </w:rPrChange>
        </w:rPr>
        <w:t xml:space="preserve"> </w:t>
      </w:r>
      <w:r w:rsidRPr="00103DCA">
        <w:rPr>
          <w:rFonts w:ascii="Tahoma" w:hAnsi="Tahoma" w:cs="Tahoma" w:hint="eastAsia"/>
          <w:sz w:val="24"/>
          <w:szCs w:val="24"/>
          <w:rtl/>
          <w:rPrChange w:id="2508" w:author="רינת אביטל" w:date="2022-05-12T09:18:00Z">
            <w:rPr>
              <w:rFonts w:hint="eastAsia"/>
              <w:sz w:val="28"/>
              <w:szCs w:val="28"/>
              <w:rtl/>
            </w:rPr>
          </w:rPrChange>
        </w:rPr>
        <w:t>הפרויקט</w:t>
      </w:r>
      <w:r w:rsidRPr="00103DCA">
        <w:rPr>
          <w:rFonts w:ascii="Tahoma" w:hAnsi="Tahoma" w:cs="Tahoma"/>
          <w:sz w:val="24"/>
          <w:szCs w:val="24"/>
          <w:rtl/>
          <w:rPrChange w:id="2509" w:author="רינת אביטל" w:date="2022-05-12T09:18:00Z">
            <w:rPr>
              <w:sz w:val="28"/>
              <w:szCs w:val="28"/>
              <w:rtl/>
            </w:rPr>
          </w:rPrChange>
        </w:rPr>
        <w:t xml:space="preserve"> – </w:t>
      </w:r>
    </w:p>
    <w:p w14:paraId="554DE7ED" w14:textId="64C5C837" w:rsidR="00F4533A" w:rsidRPr="00103DCA" w:rsidRDefault="00F4533A" w:rsidP="00F4533A">
      <w:pPr>
        <w:pStyle w:val="a8"/>
        <w:numPr>
          <w:ilvl w:val="0"/>
          <w:numId w:val="36"/>
        </w:numPr>
        <w:rPr>
          <w:rFonts w:ascii="Tahoma" w:hAnsi="Tahoma" w:cs="Tahoma"/>
          <w:sz w:val="24"/>
          <w:szCs w:val="24"/>
          <w:rPrChange w:id="2510" w:author="רינת אביטל" w:date="2022-05-12T09:18:00Z">
            <w:rPr>
              <w:sz w:val="28"/>
              <w:szCs w:val="28"/>
            </w:rPr>
          </w:rPrChange>
        </w:rPr>
      </w:pPr>
      <w:r w:rsidRPr="00103DCA">
        <w:rPr>
          <w:rFonts w:ascii="Tahoma" w:hAnsi="Tahoma" w:cs="Tahoma" w:hint="eastAsia"/>
          <w:sz w:val="24"/>
          <w:szCs w:val="24"/>
          <w:rtl/>
          <w:rPrChange w:id="2511" w:author="רינת אביטל" w:date="2022-05-12T09:18:00Z">
            <w:rPr>
              <w:rFonts w:hint="eastAsia"/>
              <w:sz w:val="28"/>
              <w:szCs w:val="28"/>
              <w:rtl/>
            </w:rPr>
          </w:rPrChange>
        </w:rPr>
        <w:t>ויקיפדיה</w:t>
      </w:r>
      <w:r w:rsidR="00FF0891">
        <w:rPr>
          <w:rFonts w:ascii="Tahoma" w:hAnsi="Tahoma" w:cs="Tahoma" w:hint="cs"/>
          <w:sz w:val="24"/>
          <w:szCs w:val="24"/>
          <w:rtl/>
        </w:rPr>
        <w:t xml:space="preserve"> - </w:t>
      </w:r>
      <w:hyperlink r:id="rId11" w:history="1">
        <w:r w:rsidR="00FF0891" w:rsidRPr="00FF0891">
          <w:rPr>
            <w:rStyle w:val="Hyperlink"/>
            <w:rFonts w:ascii="Tahoma" w:hAnsi="Tahoma" w:cs="Tahoma"/>
            <w:sz w:val="24"/>
            <w:szCs w:val="24"/>
          </w:rPr>
          <w:t>https://www.hamichlol.org.il</w:t>
        </w:r>
        <w:r w:rsidR="00FF0891" w:rsidRPr="00FF0891">
          <w:rPr>
            <w:rStyle w:val="Hyperlink"/>
            <w:rFonts w:ascii="Tahoma" w:hAnsi="Tahoma" w:cs="Tahoma"/>
            <w:sz w:val="24"/>
            <w:szCs w:val="24"/>
            <w:rtl/>
          </w:rPr>
          <w:t>/</w:t>
        </w:r>
      </w:hyperlink>
    </w:p>
    <w:p w14:paraId="75012A2C" w14:textId="16D2C110" w:rsidR="00F4533A" w:rsidRDefault="00AF3268" w:rsidP="00F4533A">
      <w:pPr>
        <w:pStyle w:val="a8"/>
        <w:numPr>
          <w:ilvl w:val="0"/>
          <w:numId w:val="36"/>
        </w:numPr>
        <w:rPr>
          <w:rFonts w:ascii="Tahoma" w:hAnsi="Tahoma" w:cs="Tahoma"/>
          <w:sz w:val="24"/>
          <w:szCs w:val="24"/>
        </w:rPr>
      </w:pPr>
      <w:r>
        <w:rPr>
          <w:rFonts w:ascii="Tahoma" w:hAnsi="Tahoma" w:cs="Tahoma"/>
          <w:sz w:val="24"/>
          <w:szCs w:val="24"/>
        </w:rPr>
        <w:t>angular</w:t>
      </w:r>
      <w:r w:rsidR="00EF7F2A">
        <w:rPr>
          <w:rFonts w:ascii="Tahoma" w:hAnsi="Tahoma" w:cs="Tahoma" w:hint="cs"/>
          <w:sz w:val="24"/>
          <w:szCs w:val="24"/>
          <w:rtl/>
        </w:rPr>
        <w:t xml:space="preserve"> -</w:t>
      </w:r>
      <w:r>
        <w:rPr>
          <w:rFonts w:ascii="Tahoma" w:hAnsi="Tahoma" w:cs="Tahoma" w:hint="cs"/>
          <w:sz w:val="24"/>
          <w:szCs w:val="24"/>
          <w:rtl/>
        </w:rPr>
        <w:t xml:space="preserve"> </w:t>
      </w:r>
      <w:hyperlink r:id="rId12" w:history="1">
        <w:r w:rsidRPr="00A013AD">
          <w:rPr>
            <w:rStyle w:val="Hyperlink"/>
            <w:rFonts w:ascii="Tahoma" w:hAnsi="Tahoma" w:cs="Tahoma"/>
            <w:sz w:val="24"/>
            <w:szCs w:val="24"/>
          </w:rPr>
          <w:t>https://angular.io</w:t>
        </w:r>
        <w:r w:rsidRPr="00A013AD">
          <w:rPr>
            <w:rStyle w:val="Hyperlink"/>
            <w:rFonts w:ascii="Tahoma" w:hAnsi="Tahoma" w:cs="Tahoma"/>
            <w:sz w:val="24"/>
            <w:szCs w:val="24"/>
            <w:rtl/>
          </w:rPr>
          <w:t>/</w:t>
        </w:r>
      </w:hyperlink>
    </w:p>
    <w:p w14:paraId="7226F305" w14:textId="77777777" w:rsidR="00EF7F2A" w:rsidRPr="00EF7F2A" w:rsidRDefault="00EF7F2A" w:rsidP="00AF3268">
      <w:pPr>
        <w:rPr>
          <w:rFonts w:ascii="Tahoma" w:hAnsi="Tahoma" w:cs="Tahoma"/>
          <w:sz w:val="24"/>
          <w:szCs w:val="24"/>
        </w:rPr>
      </w:pPr>
    </w:p>
    <w:p w14:paraId="66AF795A" w14:textId="216671C2" w:rsidR="00F4533A" w:rsidRPr="00EF7F2A" w:rsidRDefault="00F4533A" w:rsidP="00EF7F2A">
      <w:pPr>
        <w:rPr>
          <w:rFonts w:ascii="Tahoma" w:hAnsi="Tahoma" w:cs="Tahoma"/>
          <w:sz w:val="24"/>
          <w:szCs w:val="24"/>
          <w:rtl/>
          <w:rPrChange w:id="2512" w:author="רינת אביטל" w:date="2022-05-12T09:18:00Z">
            <w:rPr>
              <w:sz w:val="28"/>
              <w:szCs w:val="28"/>
              <w:rtl/>
            </w:rPr>
          </w:rPrChange>
        </w:rPr>
      </w:pPr>
      <w:r w:rsidRPr="00EF7F2A">
        <w:rPr>
          <w:rFonts w:ascii="Tahoma" w:hAnsi="Tahoma" w:cs="Tahoma" w:hint="eastAsia"/>
          <w:sz w:val="24"/>
          <w:szCs w:val="24"/>
          <w:rtl/>
          <w:rPrChange w:id="2513" w:author="רינת אביטל" w:date="2022-05-12T09:18:00Z">
            <w:rPr>
              <w:rFonts w:hint="eastAsia"/>
              <w:sz w:val="28"/>
              <w:szCs w:val="28"/>
              <w:rtl/>
            </w:rPr>
          </w:rPrChange>
        </w:rPr>
        <w:t>אלגוריתם</w:t>
      </w:r>
      <w:r w:rsidRPr="00EF7F2A">
        <w:rPr>
          <w:rFonts w:ascii="Tahoma" w:hAnsi="Tahoma" w:cs="Tahoma"/>
          <w:sz w:val="24"/>
          <w:szCs w:val="24"/>
          <w:rtl/>
          <w:rPrChange w:id="2514" w:author="רינת אביטל" w:date="2022-05-12T09:18:00Z">
            <w:rPr>
              <w:sz w:val="28"/>
              <w:szCs w:val="28"/>
              <w:rtl/>
            </w:rPr>
          </w:rPrChange>
        </w:rPr>
        <w:t xml:space="preserve"> – </w:t>
      </w:r>
    </w:p>
    <w:p w14:paraId="3310691E" w14:textId="4FB4A43B" w:rsidR="00417874" w:rsidRDefault="00417874" w:rsidP="00F4533A">
      <w:pPr>
        <w:pStyle w:val="a8"/>
        <w:numPr>
          <w:ilvl w:val="0"/>
          <w:numId w:val="37"/>
        </w:numPr>
        <w:rPr>
          <w:rFonts w:ascii="Tahoma" w:hAnsi="Tahoma" w:cs="Tahoma"/>
          <w:sz w:val="24"/>
          <w:szCs w:val="24"/>
        </w:rPr>
      </w:pPr>
      <w:proofErr w:type="spellStart"/>
      <w:proofErr w:type="gramStart"/>
      <w:r w:rsidRPr="00417874">
        <w:rPr>
          <w:rFonts w:ascii="Tahoma" w:hAnsi="Tahoma" w:cs="Tahoma"/>
          <w:sz w:val="24"/>
          <w:szCs w:val="24"/>
        </w:rPr>
        <w:t>echarts.apache</w:t>
      </w:r>
      <w:proofErr w:type="spellEnd"/>
      <w:proofErr w:type="gramEnd"/>
      <w:r w:rsidR="00EF7F2A">
        <w:rPr>
          <w:rFonts w:ascii="Tahoma" w:hAnsi="Tahoma" w:cs="Tahoma" w:hint="cs"/>
          <w:sz w:val="24"/>
          <w:szCs w:val="24"/>
          <w:rtl/>
        </w:rPr>
        <w:t xml:space="preserve"> - </w:t>
      </w:r>
      <w:hyperlink r:id="rId13" w:history="1">
        <w:r w:rsidR="00EF7F2A" w:rsidRPr="00A013AD">
          <w:rPr>
            <w:rStyle w:val="Hyperlink"/>
            <w:rFonts w:ascii="Tahoma" w:hAnsi="Tahoma" w:cs="Tahoma"/>
            <w:sz w:val="24"/>
            <w:szCs w:val="24"/>
          </w:rPr>
          <w:t>https://echarts.apache.org</w:t>
        </w:r>
        <w:r w:rsidR="00EF7F2A" w:rsidRPr="00A013AD">
          <w:rPr>
            <w:rStyle w:val="Hyperlink"/>
            <w:rFonts w:ascii="Tahoma" w:hAnsi="Tahoma" w:cs="Tahoma"/>
            <w:sz w:val="24"/>
            <w:szCs w:val="24"/>
            <w:rtl/>
          </w:rPr>
          <w:t>/</w:t>
        </w:r>
      </w:hyperlink>
    </w:p>
    <w:p w14:paraId="657200E0" w14:textId="6F73D523" w:rsidR="00EF7F2A" w:rsidRPr="00EF7F2A" w:rsidRDefault="00A53422" w:rsidP="00EF7F2A">
      <w:pPr>
        <w:pStyle w:val="a8"/>
        <w:numPr>
          <w:ilvl w:val="0"/>
          <w:numId w:val="37"/>
        </w:numPr>
        <w:rPr>
          <w:rFonts w:ascii="Tahoma" w:hAnsi="Tahoma" w:cs="Tahoma"/>
          <w:sz w:val="24"/>
          <w:szCs w:val="24"/>
          <w:rPrChange w:id="2515" w:author="רינת אביטל" w:date="2022-05-12T09:18:00Z">
            <w:rPr>
              <w:sz w:val="28"/>
              <w:szCs w:val="28"/>
            </w:rPr>
          </w:rPrChange>
        </w:rPr>
      </w:pPr>
      <w:hyperlink r:id="rId14" w:history="1">
        <w:r w:rsidR="00EF7F2A" w:rsidRPr="00EF7F2A">
          <w:rPr>
            <w:rStyle w:val="Hyperlink"/>
            <w:rFonts w:ascii="Tahoma" w:hAnsi="Tahoma" w:cs="Tahoma"/>
            <w:sz w:val="24"/>
            <w:szCs w:val="24"/>
          </w:rPr>
          <w:t>https://hodgef.com</w:t>
        </w:r>
        <w:r w:rsidR="00EF7F2A" w:rsidRPr="00EF7F2A">
          <w:rPr>
            <w:rStyle w:val="Hyperlink"/>
            <w:rFonts w:ascii="Tahoma" w:hAnsi="Tahoma" w:cs="Tahoma"/>
            <w:sz w:val="24"/>
            <w:szCs w:val="24"/>
            <w:rtl/>
          </w:rPr>
          <w:t>/</w:t>
        </w:r>
      </w:hyperlink>
    </w:p>
    <w:p w14:paraId="315EF9AA" w14:textId="5F23ECDC" w:rsidR="008E32FC" w:rsidRPr="00103DCA" w:rsidRDefault="008E32FC" w:rsidP="00F4533A">
      <w:pPr>
        <w:pStyle w:val="a8"/>
        <w:numPr>
          <w:ilvl w:val="0"/>
          <w:numId w:val="37"/>
        </w:numPr>
        <w:rPr>
          <w:rFonts w:ascii="Tahoma" w:hAnsi="Tahoma" w:cs="Tahoma"/>
          <w:sz w:val="24"/>
          <w:szCs w:val="24"/>
          <w:rPrChange w:id="2516" w:author="רינת אביטל" w:date="2022-05-12T09:18:00Z">
            <w:rPr>
              <w:sz w:val="28"/>
              <w:szCs w:val="28"/>
            </w:rPr>
          </w:rPrChange>
        </w:rPr>
      </w:pPr>
      <w:r w:rsidRPr="00103DCA">
        <w:rPr>
          <w:rFonts w:ascii="Tahoma" w:hAnsi="Tahoma" w:cs="Tahoma"/>
          <w:sz w:val="24"/>
          <w:szCs w:val="24"/>
          <w:rPrChange w:id="2517" w:author="רינת אביטל" w:date="2022-05-12T09:18:00Z">
            <w:rPr>
              <w:sz w:val="28"/>
              <w:szCs w:val="28"/>
            </w:rPr>
          </w:rPrChange>
        </w:rPr>
        <w:t xml:space="preserve">Stack </w:t>
      </w:r>
      <w:proofErr w:type="spellStart"/>
      <w:r w:rsidRPr="00103DCA">
        <w:rPr>
          <w:rFonts w:ascii="Tahoma" w:hAnsi="Tahoma" w:cs="Tahoma"/>
          <w:sz w:val="24"/>
          <w:szCs w:val="24"/>
          <w:rPrChange w:id="2518" w:author="רינת אביטל" w:date="2022-05-12T09:18:00Z">
            <w:rPr>
              <w:sz w:val="28"/>
              <w:szCs w:val="28"/>
            </w:rPr>
          </w:rPrChange>
        </w:rPr>
        <w:t>OverFlow</w:t>
      </w:r>
      <w:proofErr w:type="spellEnd"/>
      <w:r w:rsidR="00EF7F2A">
        <w:rPr>
          <w:rFonts w:ascii="Tahoma" w:hAnsi="Tahoma" w:cs="Tahoma" w:hint="cs"/>
          <w:sz w:val="24"/>
          <w:szCs w:val="24"/>
          <w:rtl/>
        </w:rPr>
        <w:t xml:space="preserve"> - </w:t>
      </w:r>
      <w:hyperlink r:id="rId15" w:history="1">
        <w:r w:rsidR="00EF7F2A" w:rsidRPr="00EF7F2A">
          <w:rPr>
            <w:rStyle w:val="Hyperlink"/>
            <w:rFonts w:ascii="Tahoma" w:hAnsi="Tahoma" w:cs="Tahoma"/>
            <w:sz w:val="24"/>
            <w:szCs w:val="24"/>
          </w:rPr>
          <w:t>https://stackoverflow.com</w:t>
        </w:r>
        <w:r w:rsidR="00EF7F2A" w:rsidRPr="00EF7F2A">
          <w:rPr>
            <w:rStyle w:val="Hyperlink"/>
            <w:rFonts w:ascii="Tahoma" w:hAnsi="Tahoma" w:cs="Tahoma"/>
            <w:sz w:val="24"/>
            <w:szCs w:val="24"/>
            <w:rtl/>
          </w:rPr>
          <w:t>/</w:t>
        </w:r>
      </w:hyperlink>
    </w:p>
    <w:p w14:paraId="17A0CE9D" w14:textId="4E054EB4" w:rsidR="008E32FC" w:rsidRDefault="008E32FC" w:rsidP="00F4533A">
      <w:pPr>
        <w:pStyle w:val="a8"/>
        <w:numPr>
          <w:ilvl w:val="0"/>
          <w:numId w:val="37"/>
        </w:numPr>
        <w:rPr>
          <w:rFonts w:ascii="Tahoma" w:hAnsi="Tahoma" w:cs="Tahoma"/>
          <w:sz w:val="24"/>
          <w:szCs w:val="24"/>
        </w:rPr>
      </w:pPr>
      <w:r w:rsidRPr="00103DCA">
        <w:rPr>
          <w:rFonts w:ascii="Tahoma" w:hAnsi="Tahoma" w:cs="Tahoma"/>
          <w:sz w:val="24"/>
          <w:szCs w:val="24"/>
          <w:rPrChange w:id="2519" w:author="רינת אביטל" w:date="2022-05-12T09:18:00Z">
            <w:rPr>
              <w:sz w:val="28"/>
              <w:szCs w:val="28"/>
            </w:rPr>
          </w:rPrChange>
        </w:rPr>
        <w:t>GitHub</w:t>
      </w:r>
      <w:r w:rsidR="003F47E6">
        <w:rPr>
          <w:rFonts w:ascii="Tahoma" w:hAnsi="Tahoma" w:cs="Tahoma" w:hint="cs"/>
          <w:sz w:val="24"/>
          <w:szCs w:val="24"/>
          <w:rtl/>
        </w:rPr>
        <w:t xml:space="preserve"> -</w:t>
      </w:r>
      <w:r w:rsidR="00EF7F2A">
        <w:rPr>
          <w:rFonts w:ascii="Tahoma" w:hAnsi="Tahoma" w:cs="Tahoma" w:hint="cs"/>
          <w:sz w:val="24"/>
          <w:szCs w:val="24"/>
          <w:rtl/>
        </w:rPr>
        <w:t xml:space="preserve">  </w:t>
      </w:r>
      <w:hyperlink r:id="rId16" w:history="1">
        <w:r w:rsidR="00EF7F2A" w:rsidRPr="00EF7F2A">
          <w:rPr>
            <w:rStyle w:val="Hyperlink"/>
          </w:rPr>
          <w:t xml:space="preserve"> </w:t>
        </w:r>
        <w:r w:rsidR="00EF7F2A" w:rsidRPr="00EF7F2A">
          <w:rPr>
            <w:rStyle w:val="Hyperlink"/>
            <w:rFonts w:ascii="Tahoma" w:hAnsi="Tahoma" w:cs="Tahoma"/>
            <w:sz w:val="24"/>
            <w:szCs w:val="24"/>
          </w:rPr>
          <w:t>https://github.com</w:t>
        </w:r>
        <w:r w:rsidR="00EF7F2A" w:rsidRPr="00EF7F2A">
          <w:rPr>
            <w:rStyle w:val="Hyperlink"/>
            <w:rFonts w:ascii="Tahoma" w:hAnsi="Tahoma" w:cs="Tahoma"/>
            <w:sz w:val="24"/>
            <w:szCs w:val="24"/>
            <w:rtl/>
          </w:rPr>
          <w:t>/</w:t>
        </w:r>
      </w:hyperlink>
    </w:p>
    <w:p w14:paraId="1B639F2B" w14:textId="1A753AAD" w:rsidR="003F47E6" w:rsidRPr="00103DCA" w:rsidRDefault="00A53422" w:rsidP="00F4533A">
      <w:pPr>
        <w:pStyle w:val="a8"/>
        <w:numPr>
          <w:ilvl w:val="0"/>
          <w:numId w:val="37"/>
        </w:numPr>
        <w:rPr>
          <w:rFonts w:ascii="Tahoma" w:hAnsi="Tahoma" w:cs="Tahoma"/>
          <w:sz w:val="24"/>
          <w:szCs w:val="24"/>
          <w:rPrChange w:id="2520" w:author="רינת אביטל" w:date="2022-05-12T09:18:00Z">
            <w:rPr>
              <w:sz w:val="28"/>
              <w:szCs w:val="28"/>
            </w:rPr>
          </w:rPrChange>
        </w:rPr>
      </w:pPr>
      <w:hyperlink r:id="rId17" w:history="1">
        <w:r w:rsidR="003F47E6" w:rsidRPr="003F47E6">
          <w:rPr>
            <w:rStyle w:val="Hyperlink"/>
            <w:rFonts w:ascii="Tahoma" w:hAnsi="Tahoma" w:cs="Tahoma"/>
            <w:sz w:val="24"/>
            <w:szCs w:val="24"/>
          </w:rPr>
          <w:t>https://www.m-math.co.il</w:t>
        </w:r>
        <w:r w:rsidR="003F47E6" w:rsidRPr="003F47E6">
          <w:rPr>
            <w:rStyle w:val="Hyperlink"/>
            <w:rFonts w:ascii="Tahoma" w:hAnsi="Tahoma" w:cs="Tahoma"/>
            <w:sz w:val="24"/>
            <w:szCs w:val="24"/>
            <w:rtl/>
          </w:rPr>
          <w:t>/</w:t>
        </w:r>
      </w:hyperlink>
    </w:p>
    <w:p w14:paraId="31573336" w14:textId="31351668" w:rsidR="00EE3719" w:rsidRPr="00103DCA" w:rsidRDefault="00EE3719" w:rsidP="00EE3719">
      <w:pPr>
        <w:pStyle w:val="a8"/>
        <w:numPr>
          <w:ilvl w:val="0"/>
          <w:numId w:val="39"/>
        </w:numPr>
        <w:rPr>
          <w:rFonts w:ascii="Tahoma" w:hAnsi="Tahoma" w:cs="Tahoma"/>
          <w:sz w:val="24"/>
          <w:szCs w:val="24"/>
          <w:rPrChange w:id="2521" w:author="רינת אביטל" w:date="2022-05-12T09:18:00Z">
            <w:rPr>
              <w:sz w:val="28"/>
              <w:szCs w:val="28"/>
            </w:rPr>
          </w:rPrChange>
        </w:rPr>
      </w:pPr>
      <w:r w:rsidRPr="00103DCA">
        <w:rPr>
          <w:rFonts w:ascii="Tahoma" w:hAnsi="Tahoma" w:cs="Tahoma"/>
          <w:sz w:val="24"/>
          <w:szCs w:val="24"/>
          <w:rPrChange w:id="2522" w:author="רינת אביטל" w:date="2022-05-12T09:18:00Z">
            <w:rPr>
              <w:sz w:val="28"/>
              <w:szCs w:val="28"/>
            </w:rPr>
          </w:rPrChange>
        </w:rPr>
        <w:t>Bootstrap</w:t>
      </w:r>
      <w:r w:rsidR="003F47E6">
        <w:rPr>
          <w:rFonts w:ascii="Tahoma" w:hAnsi="Tahoma" w:cs="Tahoma" w:hint="cs"/>
          <w:sz w:val="24"/>
          <w:szCs w:val="24"/>
          <w:rtl/>
        </w:rPr>
        <w:t xml:space="preserve">- </w:t>
      </w:r>
      <w:hyperlink r:id="rId18" w:history="1">
        <w:r w:rsidR="003F47E6" w:rsidRPr="003F47E6">
          <w:rPr>
            <w:rStyle w:val="Hyperlink"/>
            <w:rFonts w:ascii="Tahoma" w:hAnsi="Tahoma" w:cs="Tahoma"/>
            <w:sz w:val="24"/>
            <w:szCs w:val="24"/>
          </w:rPr>
          <w:t>https://getbootstrap.com</w:t>
        </w:r>
        <w:r w:rsidR="003F47E6" w:rsidRPr="003F47E6">
          <w:rPr>
            <w:rStyle w:val="Hyperlink"/>
            <w:rFonts w:ascii="Tahoma" w:hAnsi="Tahoma" w:cs="Tahoma"/>
            <w:sz w:val="24"/>
            <w:szCs w:val="24"/>
            <w:rtl/>
          </w:rPr>
          <w:t>/</w:t>
        </w:r>
      </w:hyperlink>
    </w:p>
    <w:p w14:paraId="51114F69" w14:textId="3F682649" w:rsidR="00EE3719" w:rsidRPr="00103DCA" w:rsidRDefault="00EE3719" w:rsidP="00EE3719">
      <w:pPr>
        <w:pStyle w:val="a8"/>
        <w:numPr>
          <w:ilvl w:val="0"/>
          <w:numId w:val="39"/>
        </w:numPr>
        <w:rPr>
          <w:rFonts w:ascii="Tahoma" w:hAnsi="Tahoma" w:cs="Tahoma"/>
          <w:sz w:val="24"/>
          <w:szCs w:val="24"/>
          <w:rtl/>
          <w:rPrChange w:id="2523" w:author="רינת אביטל" w:date="2022-05-12T09:18:00Z">
            <w:rPr>
              <w:sz w:val="28"/>
              <w:szCs w:val="28"/>
              <w:rtl/>
            </w:rPr>
          </w:rPrChange>
        </w:rPr>
      </w:pPr>
      <w:r w:rsidRPr="00103DCA">
        <w:rPr>
          <w:rFonts w:ascii="Tahoma" w:hAnsi="Tahoma" w:cs="Tahoma"/>
          <w:sz w:val="24"/>
          <w:szCs w:val="24"/>
          <w:rPrChange w:id="2524" w:author="רינת אביטל" w:date="2022-05-12T09:18:00Z">
            <w:rPr>
              <w:sz w:val="28"/>
              <w:szCs w:val="28"/>
            </w:rPr>
          </w:rPrChange>
        </w:rPr>
        <w:t>W3School</w:t>
      </w:r>
      <w:r w:rsidR="003F47E6">
        <w:rPr>
          <w:rFonts w:ascii="Tahoma" w:hAnsi="Tahoma" w:cs="Tahoma" w:hint="cs"/>
          <w:sz w:val="24"/>
          <w:szCs w:val="24"/>
          <w:rtl/>
        </w:rPr>
        <w:t xml:space="preserve">- </w:t>
      </w:r>
      <w:hyperlink r:id="rId19" w:history="1">
        <w:r w:rsidR="003F47E6" w:rsidRPr="003F47E6">
          <w:rPr>
            <w:rStyle w:val="Hyperlink"/>
            <w:rFonts w:ascii="Tahoma" w:hAnsi="Tahoma" w:cs="Tahoma"/>
            <w:sz w:val="24"/>
            <w:szCs w:val="24"/>
          </w:rPr>
          <w:t>https://www.w3schools.com</w:t>
        </w:r>
        <w:r w:rsidR="003F47E6" w:rsidRPr="003F47E6">
          <w:rPr>
            <w:rStyle w:val="Hyperlink"/>
            <w:rFonts w:ascii="Tahoma" w:hAnsi="Tahoma" w:cs="Tahoma"/>
            <w:sz w:val="24"/>
            <w:szCs w:val="24"/>
            <w:rtl/>
          </w:rPr>
          <w:t>/</w:t>
        </w:r>
      </w:hyperlink>
    </w:p>
    <w:p w14:paraId="42C97793" w14:textId="77777777" w:rsidR="009A5876" w:rsidRPr="00103DCA" w:rsidRDefault="009A5876" w:rsidP="009A5876">
      <w:pPr>
        <w:rPr>
          <w:rFonts w:ascii="Tahoma" w:hAnsi="Tahoma" w:cs="Tahoma"/>
          <w:sz w:val="20"/>
          <w:szCs w:val="20"/>
          <w:rtl/>
          <w:rPrChange w:id="2525"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2526"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2527"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2528"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2529"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2530"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2531" w:author="רינת אביטל" w:date="2022-05-12T09:18:00Z">
            <w:rPr>
              <w:rtl/>
            </w:rPr>
          </w:rPrChange>
        </w:rPr>
      </w:pPr>
    </w:p>
    <w:p w14:paraId="2EAC57C7" w14:textId="52851949" w:rsidR="00A42C9C" w:rsidRDefault="00A42C9C" w:rsidP="000C040B">
      <w:pPr>
        <w:rPr>
          <w:rFonts w:ascii="Tahoma" w:hAnsi="Tahoma" w:cs="Tahoma"/>
          <w:sz w:val="20"/>
          <w:szCs w:val="20"/>
          <w:rtl/>
        </w:rPr>
      </w:pPr>
    </w:p>
    <w:p w14:paraId="5727E73A" w14:textId="27F4BA50" w:rsidR="00050682" w:rsidRDefault="00050682" w:rsidP="000C040B">
      <w:pPr>
        <w:rPr>
          <w:rFonts w:ascii="Tahoma" w:hAnsi="Tahoma" w:cs="Tahoma"/>
          <w:sz w:val="20"/>
          <w:szCs w:val="20"/>
          <w:rtl/>
        </w:rPr>
      </w:pPr>
    </w:p>
    <w:p w14:paraId="729C4828" w14:textId="7089101A" w:rsidR="00241ED9" w:rsidRDefault="00241ED9" w:rsidP="000C040B">
      <w:pPr>
        <w:rPr>
          <w:rFonts w:ascii="Tahoma" w:hAnsi="Tahoma" w:cs="Tahoma"/>
          <w:sz w:val="20"/>
          <w:szCs w:val="20"/>
          <w:rtl/>
        </w:rPr>
      </w:pPr>
    </w:p>
    <w:p w14:paraId="553BB319" w14:textId="6E52B772" w:rsidR="00241ED9" w:rsidRDefault="00241ED9" w:rsidP="000C040B">
      <w:pPr>
        <w:rPr>
          <w:rFonts w:ascii="Tahoma" w:hAnsi="Tahoma" w:cs="Tahoma"/>
          <w:sz w:val="20"/>
          <w:szCs w:val="20"/>
          <w:rtl/>
        </w:rPr>
      </w:pPr>
    </w:p>
    <w:p w14:paraId="765489CB" w14:textId="77777777" w:rsidR="00241ED9" w:rsidRDefault="00241ED9" w:rsidP="000C040B">
      <w:pPr>
        <w:rPr>
          <w:ins w:id="2532" w:author="רינת אביטל" w:date="2022-05-12T09:18:00Z"/>
          <w:rFonts w:ascii="Tahoma" w:hAnsi="Tahoma" w:cs="Tahoma"/>
          <w:sz w:val="20"/>
          <w:szCs w:val="20"/>
          <w:rtl/>
        </w:rPr>
      </w:pPr>
    </w:p>
    <w:p w14:paraId="361DE855" w14:textId="207776E9" w:rsidR="00103DCA" w:rsidRDefault="00103DCA" w:rsidP="000C040B">
      <w:pPr>
        <w:rPr>
          <w:ins w:id="2533" w:author="רינת אביטל" w:date="2022-05-12T09:18:00Z"/>
          <w:rFonts w:ascii="Tahoma" w:hAnsi="Tahoma" w:cs="Tahoma"/>
          <w:sz w:val="20"/>
          <w:szCs w:val="20"/>
          <w:rtl/>
        </w:rPr>
      </w:pPr>
    </w:p>
    <w:p w14:paraId="22198B08" w14:textId="386B714F" w:rsidR="00103DCA" w:rsidRDefault="00103DCA" w:rsidP="000C040B">
      <w:pPr>
        <w:rPr>
          <w:ins w:id="2534"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2535" w:author="רינת אביטל" w:date="2022-05-12T09:18:00Z">
            <w:rPr/>
          </w:rPrChange>
        </w:rPr>
      </w:pPr>
    </w:p>
    <w:p w14:paraId="6EBB4D6C" w14:textId="4592A10E" w:rsidR="00F52427"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36" w:author="רינת אביטל" w:date="2022-05-12T09:18:00Z">
            <w:rPr>
              <w:b/>
              <w:bCs/>
              <w:color w:val="89D7C3"/>
              <w:sz w:val="40"/>
              <w:szCs w:val="40"/>
              <w:rtl/>
            </w:rPr>
          </w:rPrChange>
        </w:rPr>
      </w:pPr>
      <w:bookmarkStart w:id="2537" w:name="_Toc103039598"/>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38" w:author="רינת אביטל" w:date="2022-05-12T09:18:00Z">
            <w:rPr>
              <w:rFonts w:hint="eastAsia"/>
              <w:b/>
              <w:bCs/>
              <w:color w:val="89D7C3"/>
              <w:sz w:val="40"/>
              <w:szCs w:val="40"/>
              <w:rtl/>
            </w:rPr>
          </w:rPrChange>
        </w:rPr>
        <w:lastRenderedPageBreak/>
        <w:t>מטרות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39"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40" w:author="רינת אביטל" w:date="2022-05-12T09:18:00Z">
            <w:rPr>
              <w:rFonts w:hint="eastAsia"/>
              <w:b/>
              <w:bCs/>
              <w:color w:val="89D7C3"/>
              <w:sz w:val="40"/>
              <w:szCs w:val="40"/>
              <w:rtl/>
            </w:rPr>
          </w:rPrChange>
        </w:rPr>
        <w:t>ויעדי</w:t>
      </w:r>
      <w:r w:rsidR="000971D3"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41" w:author="רינת אביטל" w:date="2022-05-12T09:18:00Z">
            <w:rPr>
              <w:rFonts w:hint="eastAsia"/>
              <w:b/>
              <w:bCs/>
              <w:color w:val="89D7C3"/>
              <w:sz w:val="40"/>
              <w:szCs w:val="40"/>
              <w:rtl/>
            </w:rPr>
          </w:rPrChange>
        </w:rPr>
        <w:t>ם</w:t>
      </w:r>
      <w:bookmarkEnd w:id="2537"/>
    </w:p>
    <w:p w14:paraId="28DCA81B" w14:textId="464532EA" w:rsidR="00EE57D9" w:rsidRDefault="00EE57D9" w:rsidP="00AF2044">
      <w:pPr>
        <w:spacing w:line="360" w:lineRule="auto"/>
        <w:rPr>
          <w:rFonts w:ascii="Tahoma" w:hAnsi="Tahoma" w:cs="Tahoma"/>
          <w:color w:val="000000"/>
          <w:sz w:val="24"/>
          <w:szCs w:val="24"/>
          <w:shd w:val="clear" w:color="auto" w:fill="FFFFFF"/>
          <w:rtl/>
        </w:rPr>
      </w:pPr>
      <w:r>
        <w:rPr>
          <w:rFonts w:ascii="Tahoma" w:hAnsi="Tahoma" w:cs="Tahoma" w:hint="cs"/>
          <w:color w:val="000000"/>
          <w:sz w:val="24"/>
          <w:szCs w:val="24"/>
          <w:shd w:val="clear" w:color="auto" w:fill="FFFFFF"/>
          <w:rtl/>
        </w:rPr>
        <w:t>סטודנטים ומרצים רבים בתחום המתמטיקה נצרכים לחקור, לפתור ולשרטט פונקציות וכו' דבר זה דורש זמן, חשיבה וידע. בנוסף ישנם סיכויים שהפתרון לא יהיה נכון באופן מלא</w:t>
      </w:r>
      <w:r w:rsidR="00A453D5">
        <w:rPr>
          <w:rFonts w:ascii="Tahoma" w:hAnsi="Tahoma" w:cs="Tahoma" w:hint="cs"/>
          <w:color w:val="000000"/>
          <w:sz w:val="24"/>
          <w:szCs w:val="24"/>
          <w:shd w:val="clear" w:color="auto" w:fill="FFFFFF"/>
          <w:rtl/>
        </w:rPr>
        <w:t xml:space="preserve"> וכן שרטוט הפונקציה לא יהיה מושלם ומדויק.</w:t>
      </w:r>
    </w:p>
    <w:p w14:paraId="16E85E8F" w14:textId="4C32DBBA" w:rsidR="00A453D5" w:rsidRPr="00103DCA" w:rsidRDefault="00A453D5" w:rsidP="00AF2044">
      <w:pPr>
        <w:spacing w:line="360" w:lineRule="auto"/>
        <w:rPr>
          <w:rFonts w:ascii="Tahoma" w:hAnsi="Tahoma" w:cs="Tahoma"/>
          <w:color w:val="000000"/>
          <w:sz w:val="24"/>
          <w:szCs w:val="24"/>
          <w:shd w:val="clear" w:color="auto" w:fill="FFFFFF"/>
          <w:rtl/>
          <w:rPrChange w:id="2542" w:author="רינת אביטל" w:date="2022-05-12T09:18:00Z">
            <w:rPr>
              <w:rFonts w:ascii="Arial" w:hAnsi="Arial" w:cs="Arial"/>
              <w:color w:val="000000"/>
              <w:sz w:val="28"/>
              <w:szCs w:val="28"/>
              <w:shd w:val="clear" w:color="auto" w:fill="FFFFFF"/>
              <w:rtl/>
            </w:rPr>
          </w:rPrChange>
        </w:rPr>
      </w:pPr>
      <w:r>
        <w:rPr>
          <w:rFonts w:ascii="Tahoma" w:hAnsi="Tahoma" w:cs="Tahoma" w:hint="cs"/>
          <w:color w:val="000000"/>
          <w:sz w:val="24"/>
          <w:szCs w:val="24"/>
          <w:shd w:val="clear" w:color="auto" w:fill="FFFFFF"/>
          <w:rtl/>
        </w:rPr>
        <w:t>חשבתי לעזור ולקדם את תחום חקירת הפונקציות ולמטרה זו נועדה "</w:t>
      </w:r>
      <w:r w:rsidRPr="00A453D5">
        <w:rPr>
          <w:rFonts w:ascii="Tahoma" w:hAnsi="Tahoma" w:cs="Tahoma"/>
          <w:sz w:val="24"/>
          <w:szCs w:val="24"/>
        </w:rPr>
        <w:t xml:space="preserve"> </w:t>
      </w:r>
      <w:r>
        <w:rPr>
          <w:rFonts w:ascii="Tahoma" w:hAnsi="Tahoma" w:cs="Tahoma"/>
          <w:sz w:val="24"/>
          <w:szCs w:val="24"/>
        </w:rPr>
        <w:t>visual function</w:t>
      </w:r>
      <w:r w:rsidRPr="00103DCA">
        <w:rPr>
          <w:rFonts w:ascii="Tahoma" w:hAnsi="Tahoma" w:cs="Tahoma"/>
          <w:rtl/>
          <w:rPrChange w:id="2543" w:author="רינת אביטל" w:date="2022-05-12T09:18:00Z">
            <w:rPr>
              <w:sz w:val="24"/>
              <w:szCs w:val="24"/>
              <w:rtl/>
            </w:rPr>
          </w:rPrChange>
        </w:rPr>
        <w:t xml:space="preserve"> </w:t>
      </w:r>
      <w:r>
        <w:rPr>
          <w:rFonts w:ascii="Tahoma" w:hAnsi="Tahoma" w:cs="Tahoma" w:hint="cs"/>
          <w:color w:val="000000"/>
          <w:sz w:val="24"/>
          <w:szCs w:val="24"/>
          <w:shd w:val="clear" w:color="auto" w:fill="FFFFFF"/>
          <w:rtl/>
        </w:rPr>
        <w:t xml:space="preserve">" -לעזור לסטודנטים ומרצים שרוצים לבדוק את נכונות פתרונם, לשרטוט מדויק של הפונקציה, לבדיקת משוואת הנגזרת ובדיקת נקודות מיוחדות. </w:t>
      </w:r>
    </w:p>
    <w:p w14:paraId="31F3437A" w14:textId="6C751249" w:rsidR="009356D9" w:rsidRPr="00103DCA" w:rsidRDefault="009356D9" w:rsidP="00AF2044">
      <w:pPr>
        <w:spacing w:line="360" w:lineRule="auto"/>
        <w:rPr>
          <w:rFonts w:ascii="Tahoma" w:hAnsi="Tahoma" w:cs="Tahoma"/>
          <w:sz w:val="24"/>
          <w:szCs w:val="24"/>
          <w:rtl/>
          <w:rPrChange w:id="2544" w:author="רינת אביטל" w:date="2022-05-12T09:18:00Z">
            <w:rPr>
              <w:sz w:val="28"/>
              <w:szCs w:val="28"/>
              <w:rtl/>
            </w:rPr>
          </w:rPrChange>
        </w:rPr>
      </w:pPr>
      <w:r w:rsidRPr="00103DCA">
        <w:rPr>
          <w:rFonts w:ascii="Tahoma" w:hAnsi="Tahoma" w:cs="Tahoma" w:hint="eastAsia"/>
          <w:sz w:val="24"/>
          <w:szCs w:val="24"/>
          <w:rtl/>
          <w:rPrChange w:id="2545" w:author="רינת אביטל" w:date="2022-05-12T09:18:00Z">
            <w:rPr>
              <w:rFonts w:hint="eastAsia"/>
              <w:sz w:val="28"/>
              <w:szCs w:val="28"/>
              <w:rtl/>
            </w:rPr>
          </w:rPrChange>
        </w:rPr>
        <w:t>בבניית</w:t>
      </w:r>
      <w:r w:rsidRPr="00103DCA">
        <w:rPr>
          <w:rFonts w:ascii="Tahoma" w:hAnsi="Tahoma" w:cs="Tahoma"/>
          <w:sz w:val="24"/>
          <w:szCs w:val="24"/>
          <w:rtl/>
          <w:rPrChange w:id="2546" w:author="רינת אביטל" w:date="2022-05-12T09:18:00Z">
            <w:rPr>
              <w:sz w:val="28"/>
              <w:szCs w:val="28"/>
              <w:rtl/>
            </w:rPr>
          </w:rPrChange>
        </w:rPr>
        <w:t xml:space="preserve"> </w:t>
      </w:r>
      <w:r w:rsidRPr="00103DCA">
        <w:rPr>
          <w:rFonts w:ascii="Tahoma" w:hAnsi="Tahoma" w:cs="Tahoma" w:hint="eastAsia"/>
          <w:sz w:val="24"/>
          <w:szCs w:val="24"/>
          <w:rtl/>
          <w:rPrChange w:id="2547" w:author="רינת אביטל" w:date="2022-05-12T09:18:00Z">
            <w:rPr>
              <w:rFonts w:hint="eastAsia"/>
              <w:sz w:val="28"/>
              <w:szCs w:val="28"/>
              <w:rtl/>
            </w:rPr>
          </w:rPrChange>
        </w:rPr>
        <w:t>מערכת</w:t>
      </w:r>
      <w:r w:rsidRPr="00103DCA">
        <w:rPr>
          <w:rFonts w:ascii="Tahoma" w:hAnsi="Tahoma" w:cs="Tahoma"/>
          <w:sz w:val="24"/>
          <w:szCs w:val="24"/>
          <w:rtl/>
          <w:rPrChange w:id="2548" w:author="רינת אביטל" w:date="2022-05-12T09:18:00Z">
            <w:rPr>
              <w:sz w:val="28"/>
              <w:szCs w:val="28"/>
              <w:rtl/>
            </w:rPr>
          </w:rPrChange>
        </w:rPr>
        <w:t xml:space="preserve"> </w:t>
      </w:r>
      <w:r w:rsidRPr="00103DCA">
        <w:rPr>
          <w:rFonts w:ascii="Tahoma" w:hAnsi="Tahoma" w:cs="Tahoma" w:hint="eastAsia"/>
          <w:sz w:val="24"/>
          <w:szCs w:val="24"/>
          <w:rtl/>
          <w:rPrChange w:id="2549" w:author="רינת אביטל" w:date="2022-05-12T09:18:00Z">
            <w:rPr>
              <w:rFonts w:hint="eastAsia"/>
              <w:sz w:val="28"/>
              <w:szCs w:val="28"/>
              <w:rtl/>
            </w:rPr>
          </w:rPrChange>
        </w:rPr>
        <w:t>ובמיוחד</w:t>
      </w:r>
      <w:r w:rsidRPr="00103DCA">
        <w:rPr>
          <w:rFonts w:ascii="Tahoma" w:hAnsi="Tahoma" w:cs="Tahoma"/>
          <w:sz w:val="24"/>
          <w:szCs w:val="24"/>
          <w:rtl/>
          <w:rPrChange w:id="2550" w:author="רינת אביטל" w:date="2022-05-12T09:18:00Z">
            <w:rPr>
              <w:sz w:val="28"/>
              <w:szCs w:val="28"/>
              <w:rtl/>
            </w:rPr>
          </w:rPrChange>
        </w:rPr>
        <w:t xml:space="preserve"> </w:t>
      </w:r>
      <w:r w:rsidRPr="00103DCA">
        <w:rPr>
          <w:rFonts w:ascii="Tahoma" w:hAnsi="Tahoma" w:cs="Tahoma" w:hint="eastAsia"/>
          <w:sz w:val="24"/>
          <w:szCs w:val="24"/>
          <w:rtl/>
          <w:rPrChange w:id="2551" w:author="רינת אביטל" w:date="2022-05-12T09:18:00Z">
            <w:rPr>
              <w:rFonts w:hint="eastAsia"/>
              <w:sz w:val="28"/>
              <w:szCs w:val="28"/>
              <w:rtl/>
            </w:rPr>
          </w:rPrChange>
        </w:rPr>
        <w:t>מערכת</w:t>
      </w:r>
      <w:r w:rsidRPr="00103DCA">
        <w:rPr>
          <w:rFonts w:ascii="Tahoma" w:hAnsi="Tahoma" w:cs="Tahoma"/>
          <w:sz w:val="24"/>
          <w:szCs w:val="24"/>
          <w:rtl/>
          <w:rPrChange w:id="2552" w:author="רינת אביטל" w:date="2022-05-12T09:18:00Z">
            <w:rPr>
              <w:sz w:val="28"/>
              <w:szCs w:val="28"/>
              <w:rtl/>
            </w:rPr>
          </w:rPrChange>
        </w:rPr>
        <w:t xml:space="preserve"> </w:t>
      </w:r>
      <w:r w:rsidRPr="00103DCA">
        <w:rPr>
          <w:rFonts w:ascii="Tahoma" w:hAnsi="Tahoma" w:cs="Tahoma" w:hint="eastAsia"/>
          <w:sz w:val="24"/>
          <w:szCs w:val="24"/>
          <w:rtl/>
          <w:rPrChange w:id="2553" w:author="רינת אביטל" w:date="2022-05-12T09:18:00Z">
            <w:rPr>
              <w:rFonts w:hint="eastAsia"/>
              <w:sz w:val="28"/>
              <w:szCs w:val="28"/>
              <w:rtl/>
            </w:rPr>
          </w:rPrChange>
        </w:rPr>
        <w:t>כזו</w:t>
      </w:r>
      <w:r w:rsidRPr="00103DCA">
        <w:rPr>
          <w:rFonts w:ascii="Tahoma" w:hAnsi="Tahoma" w:cs="Tahoma"/>
          <w:sz w:val="24"/>
          <w:szCs w:val="24"/>
          <w:rtl/>
          <w:rPrChange w:id="2554" w:author="רינת אביטל" w:date="2022-05-12T09:18:00Z">
            <w:rPr>
              <w:sz w:val="28"/>
              <w:szCs w:val="28"/>
              <w:rtl/>
            </w:rPr>
          </w:rPrChange>
        </w:rPr>
        <w:t xml:space="preserve"> </w:t>
      </w:r>
      <w:r w:rsidRPr="00103DCA">
        <w:rPr>
          <w:rFonts w:ascii="Tahoma" w:hAnsi="Tahoma" w:cs="Tahoma" w:hint="eastAsia"/>
          <w:sz w:val="24"/>
          <w:szCs w:val="24"/>
          <w:rtl/>
          <w:rPrChange w:id="2555" w:author="רינת אביטל" w:date="2022-05-12T09:18:00Z">
            <w:rPr>
              <w:rFonts w:hint="eastAsia"/>
              <w:sz w:val="28"/>
              <w:szCs w:val="28"/>
              <w:rtl/>
            </w:rPr>
          </w:rPrChange>
        </w:rPr>
        <w:t>שמטר</w:t>
      </w:r>
      <w:r w:rsidR="00910F81" w:rsidRPr="00103DCA">
        <w:rPr>
          <w:rFonts w:ascii="Tahoma" w:hAnsi="Tahoma" w:cs="Tahoma" w:hint="eastAsia"/>
          <w:sz w:val="24"/>
          <w:szCs w:val="24"/>
          <w:rtl/>
          <w:rPrChange w:id="2556" w:author="רינת אביטל" w:date="2022-05-12T09:18:00Z">
            <w:rPr>
              <w:rFonts w:hint="eastAsia"/>
              <w:sz w:val="28"/>
              <w:szCs w:val="28"/>
              <w:rtl/>
            </w:rPr>
          </w:rPrChange>
        </w:rPr>
        <w:t>תה</w:t>
      </w:r>
      <w:r w:rsidRPr="00103DCA">
        <w:rPr>
          <w:rFonts w:ascii="Tahoma" w:hAnsi="Tahoma" w:cs="Tahoma"/>
          <w:sz w:val="24"/>
          <w:szCs w:val="24"/>
          <w:rtl/>
          <w:rPrChange w:id="2557" w:author="רינת אביטל" w:date="2022-05-12T09:18:00Z">
            <w:rPr>
              <w:sz w:val="28"/>
              <w:szCs w:val="28"/>
              <w:rtl/>
            </w:rPr>
          </w:rPrChange>
        </w:rPr>
        <w:t xml:space="preserve"> </w:t>
      </w:r>
      <w:del w:id="2558" w:author="רינת אביטל" w:date="2022-05-12T09:04:00Z">
        <w:r w:rsidRPr="00103DCA" w:rsidDel="00936646">
          <w:rPr>
            <w:rFonts w:ascii="Tahoma" w:hAnsi="Tahoma" w:cs="Tahoma" w:hint="eastAsia"/>
            <w:sz w:val="24"/>
            <w:szCs w:val="24"/>
            <w:rtl/>
            <w:rPrChange w:id="2559" w:author="רינת אביטל" w:date="2022-05-12T09:18:00Z">
              <w:rPr>
                <w:rFonts w:hint="eastAsia"/>
                <w:sz w:val="28"/>
                <w:szCs w:val="28"/>
                <w:rtl/>
              </w:rPr>
            </w:rPrChange>
          </w:rPr>
          <w:delText>איתור</w:delText>
        </w:r>
        <w:r w:rsidRPr="00103DCA" w:rsidDel="00936646">
          <w:rPr>
            <w:rFonts w:ascii="Tahoma" w:hAnsi="Tahoma" w:cs="Tahoma"/>
            <w:sz w:val="24"/>
            <w:szCs w:val="24"/>
            <w:rtl/>
            <w:rPrChange w:id="2560" w:author="רינת אביטל" w:date="2022-05-12T09:18:00Z">
              <w:rPr>
                <w:sz w:val="28"/>
                <w:szCs w:val="28"/>
                <w:rtl/>
              </w:rPr>
            </w:rPrChange>
          </w:rPr>
          <w:delText xml:space="preserve"> </w:delText>
        </w:r>
        <w:r w:rsidRPr="00103DCA" w:rsidDel="00936646">
          <w:rPr>
            <w:rFonts w:ascii="Tahoma" w:hAnsi="Tahoma" w:cs="Tahoma" w:hint="eastAsia"/>
            <w:sz w:val="24"/>
            <w:szCs w:val="24"/>
            <w:rtl/>
            <w:rPrChange w:id="2561" w:author="רינת אביטל" w:date="2022-05-12T09:18:00Z">
              <w:rPr>
                <w:rFonts w:hint="eastAsia"/>
                <w:sz w:val="28"/>
                <w:szCs w:val="28"/>
                <w:rtl/>
              </w:rPr>
            </w:rPrChange>
          </w:rPr>
          <w:delText>נעדרים</w:delText>
        </w:r>
      </w:del>
      <w:ins w:id="2562" w:author="רינת אביטל" w:date="2022-05-12T09:04:00Z">
        <w:r w:rsidR="00936646" w:rsidRPr="00103DCA">
          <w:rPr>
            <w:rFonts w:ascii="Tahoma" w:hAnsi="Tahoma" w:cs="Tahoma" w:hint="eastAsia"/>
            <w:sz w:val="24"/>
            <w:szCs w:val="24"/>
            <w:rtl/>
            <w:rPrChange w:id="2563" w:author="רינת אביטל" w:date="2022-05-12T09:18:00Z">
              <w:rPr>
                <w:rFonts w:hint="eastAsia"/>
                <w:sz w:val="28"/>
                <w:szCs w:val="28"/>
                <w:rtl/>
              </w:rPr>
            </w:rPrChange>
          </w:rPr>
          <w:t>פתירת</w:t>
        </w:r>
        <w:r w:rsidR="00936646" w:rsidRPr="00103DCA">
          <w:rPr>
            <w:rFonts w:ascii="Tahoma" w:hAnsi="Tahoma" w:cs="Tahoma"/>
            <w:sz w:val="24"/>
            <w:szCs w:val="24"/>
            <w:rtl/>
            <w:rPrChange w:id="2564" w:author="רינת אביטל" w:date="2022-05-12T09:18:00Z">
              <w:rPr>
                <w:sz w:val="28"/>
                <w:szCs w:val="28"/>
                <w:rtl/>
              </w:rPr>
            </w:rPrChange>
          </w:rPr>
          <w:t xml:space="preserve"> </w:t>
        </w:r>
        <w:r w:rsidR="00936646" w:rsidRPr="00103DCA">
          <w:rPr>
            <w:rFonts w:ascii="Tahoma" w:hAnsi="Tahoma" w:cs="Tahoma" w:hint="eastAsia"/>
            <w:sz w:val="24"/>
            <w:szCs w:val="24"/>
            <w:rtl/>
            <w:rPrChange w:id="2565" w:author="רינת אביטל" w:date="2022-05-12T09:18:00Z">
              <w:rPr>
                <w:rFonts w:hint="eastAsia"/>
                <w:sz w:val="28"/>
                <w:szCs w:val="28"/>
                <w:rtl/>
              </w:rPr>
            </w:rPrChange>
          </w:rPr>
          <w:t>משוואות</w:t>
        </w:r>
        <w:r w:rsidR="00936646" w:rsidRPr="00103DCA">
          <w:rPr>
            <w:rFonts w:ascii="Tahoma" w:hAnsi="Tahoma" w:cs="Tahoma"/>
            <w:sz w:val="24"/>
            <w:szCs w:val="24"/>
            <w:rtl/>
            <w:rPrChange w:id="2566" w:author="רינת אביטל" w:date="2022-05-12T09:18:00Z">
              <w:rPr>
                <w:sz w:val="28"/>
                <w:szCs w:val="28"/>
                <w:rtl/>
              </w:rPr>
            </w:rPrChange>
          </w:rPr>
          <w:t xml:space="preserve"> </w:t>
        </w:r>
        <w:r w:rsidR="00936646" w:rsidRPr="00103DCA">
          <w:rPr>
            <w:rFonts w:ascii="Tahoma" w:hAnsi="Tahoma" w:cs="Tahoma" w:hint="eastAsia"/>
            <w:sz w:val="24"/>
            <w:szCs w:val="24"/>
            <w:rtl/>
            <w:rPrChange w:id="2567"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568" w:author="רינת אביטל" w:date="2022-05-12T09:18:00Z">
            <w:rPr>
              <w:sz w:val="28"/>
              <w:szCs w:val="28"/>
              <w:rtl/>
            </w:rPr>
          </w:rPrChange>
        </w:rPr>
        <w:t xml:space="preserve"> -</w:t>
      </w:r>
      <w:r w:rsidRPr="00103DCA">
        <w:rPr>
          <w:rFonts w:ascii="Tahoma" w:hAnsi="Tahoma" w:cs="Tahoma"/>
          <w:sz w:val="24"/>
          <w:szCs w:val="24"/>
          <w:rtl/>
          <w:rPrChange w:id="2569" w:author="רינת אביטל" w:date="2022-05-12T09:18:00Z">
            <w:rPr>
              <w:sz w:val="28"/>
              <w:szCs w:val="28"/>
              <w:rtl/>
            </w:rPr>
          </w:rPrChange>
        </w:rPr>
        <w:t xml:space="preserve"> </w:t>
      </w:r>
      <w:r w:rsidRPr="00103DCA">
        <w:rPr>
          <w:rFonts w:ascii="Tahoma" w:hAnsi="Tahoma" w:cs="Tahoma" w:hint="eastAsia"/>
          <w:sz w:val="24"/>
          <w:szCs w:val="24"/>
          <w:rtl/>
          <w:rPrChange w:id="2570" w:author="רינת אביטל" w:date="2022-05-12T09:18:00Z">
            <w:rPr>
              <w:rFonts w:hint="eastAsia"/>
              <w:sz w:val="28"/>
              <w:szCs w:val="28"/>
              <w:rtl/>
            </w:rPr>
          </w:rPrChange>
        </w:rPr>
        <w:t>אחד</w:t>
      </w:r>
      <w:r w:rsidRPr="00103DCA">
        <w:rPr>
          <w:rFonts w:ascii="Tahoma" w:hAnsi="Tahoma" w:cs="Tahoma"/>
          <w:sz w:val="24"/>
          <w:szCs w:val="24"/>
          <w:rtl/>
          <w:rPrChange w:id="2571" w:author="רינת אביטל" w:date="2022-05-12T09:18:00Z">
            <w:rPr>
              <w:sz w:val="28"/>
              <w:szCs w:val="28"/>
              <w:rtl/>
            </w:rPr>
          </w:rPrChange>
        </w:rPr>
        <w:t xml:space="preserve"> </w:t>
      </w:r>
      <w:r w:rsidRPr="00103DCA">
        <w:rPr>
          <w:rFonts w:ascii="Tahoma" w:hAnsi="Tahoma" w:cs="Tahoma" w:hint="eastAsia"/>
          <w:sz w:val="24"/>
          <w:szCs w:val="24"/>
          <w:rtl/>
          <w:rPrChange w:id="2572" w:author="רינת אביטל" w:date="2022-05-12T09:18:00Z">
            <w:rPr>
              <w:rFonts w:hint="eastAsia"/>
              <w:sz w:val="28"/>
              <w:szCs w:val="28"/>
              <w:rtl/>
            </w:rPr>
          </w:rPrChange>
        </w:rPr>
        <w:t>הדברים</w:t>
      </w:r>
      <w:r w:rsidRPr="00103DCA">
        <w:rPr>
          <w:rFonts w:ascii="Tahoma" w:hAnsi="Tahoma" w:cs="Tahoma"/>
          <w:sz w:val="24"/>
          <w:szCs w:val="24"/>
          <w:rtl/>
          <w:rPrChange w:id="2573" w:author="רינת אביטל" w:date="2022-05-12T09:18:00Z">
            <w:rPr>
              <w:sz w:val="28"/>
              <w:szCs w:val="28"/>
              <w:rtl/>
            </w:rPr>
          </w:rPrChange>
        </w:rPr>
        <w:t xml:space="preserve"> </w:t>
      </w:r>
      <w:r w:rsidRPr="00103DCA">
        <w:rPr>
          <w:rFonts w:ascii="Tahoma" w:hAnsi="Tahoma" w:cs="Tahoma" w:hint="eastAsia"/>
          <w:sz w:val="24"/>
          <w:szCs w:val="24"/>
          <w:rtl/>
          <w:rPrChange w:id="2574" w:author="רינת אביטל" w:date="2022-05-12T09:18:00Z">
            <w:rPr>
              <w:rFonts w:hint="eastAsia"/>
              <w:sz w:val="28"/>
              <w:szCs w:val="28"/>
              <w:rtl/>
            </w:rPr>
          </w:rPrChange>
        </w:rPr>
        <w:t>החשובים</w:t>
      </w:r>
      <w:r w:rsidRPr="00103DCA">
        <w:rPr>
          <w:rFonts w:ascii="Tahoma" w:hAnsi="Tahoma" w:cs="Tahoma"/>
          <w:sz w:val="24"/>
          <w:szCs w:val="24"/>
          <w:rtl/>
          <w:rPrChange w:id="2575" w:author="רינת אביטל" w:date="2022-05-12T09:18:00Z">
            <w:rPr>
              <w:sz w:val="28"/>
              <w:szCs w:val="28"/>
              <w:rtl/>
            </w:rPr>
          </w:rPrChange>
        </w:rPr>
        <w:t xml:space="preserve"> </w:t>
      </w:r>
      <w:r w:rsidRPr="00103DCA">
        <w:rPr>
          <w:rFonts w:ascii="Tahoma" w:hAnsi="Tahoma" w:cs="Tahoma" w:hint="eastAsia"/>
          <w:sz w:val="24"/>
          <w:szCs w:val="24"/>
          <w:rtl/>
          <w:rPrChange w:id="2576" w:author="רינת אביטל" w:date="2022-05-12T09:18:00Z">
            <w:rPr>
              <w:rFonts w:hint="eastAsia"/>
              <w:sz w:val="28"/>
              <w:szCs w:val="28"/>
              <w:rtl/>
            </w:rPr>
          </w:rPrChange>
        </w:rPr>
        <w:t>הוא</w:t>
      </w:r>
      <w:r w:rsidRPr="00103DCA">
        <w:rPr>
          <w:rFonts w:ascii="Tahoma" w:hAnsi="Tahoma" w:cs="Tahoma"/>
          <w:sz w:val="24"/>
          <w:szCs w:val="24"/>
          <w:rtl/>
          <w:rPrChange w:id="2577" w:author="רינת אביטל" w:date="2022-05-12T09:18:00Z">
            <w:rPr>
              <w:sz w:val="28"/>
              <w:szCs w:val="28"/>
              <w:rtl/>
            </w:rPr>
          </w:rPrChange>
        </w:rPr>
        <w:t xml:space="preserve"> </w:t>
      </w:r>
      <w:r w:rsidRPr="00103DCA">
        <w:rPr>
          <w:rFonts w:ascii="Tahoma" w:hAnsi="Tahoma" w:cs="Tahoma" w:hint="eastAsia"/>
          <w:sz w:val="24"/>
          <w:szCs w:val="24"/>
          <w:rtl/>
          <w:rPrChange w:id="2578" w:author="רינת אביטל" w:date="2022-05-12T09:18:00Z">
            <w:rPr>
              <w:rFonts w:hint="eastAsia"/>
              <w:sz w:val="28"/>
              <w:szCs w:val="28"/>
              <w:rtl/>
            </w:rPr>
          </w:rPrChange>
        </w:rPr>
        <w:t>להקפיד</w:t>
      </w:r>
      <w:r w:rsidRPr="00103DCA">
        <w:rPr>
          <w:rFonts w:ascii="Tahoma" w:hAnsi="Tahoma" w:cs="Tahoma"/>
          <w:sz w:val="24"/>
          <w:szCs w:val="24"/>
          <w:rtl/>
          <w:rPrChange w:id="2579" w:author="רינת אביטל" w:date="2022-05-12T09:18:00Z">
            <w:rPr>
              <w:sz w:val="28"/>
              <w:szCs w:val="28"/>
              <w:rtl/>
            </w:rPr>
          </w:rPrChange>
        </w:rPr>
        <w:t xml:space="preserve"> </w:t>
      </w:r>
      <w:r w:rsidRPr="00103DCA">
        <w:rPr>
          <w:rFonts w:ascii="Tahoma" w:hAnsi="Tahoma" w:cs="Tahoma" w:hint="eastAsia"/>
          <w:sz w:val="24"/>
          <w:szCs w:val="24"/>
          <w:rtl/>
          <w:rPrChange w:id="2580" w:author="רינת אביטל" w:date="2022-05-12T09:18:00Z">
            <w:rPr>
              <w:rFonts w:hint="eastAsia"/>
              <w:sz w:val="28"/>
              <w:szCs w:val="28"/>
              <w:rtl/>
            </w:rPr>
          </w:rPrChange>
        </w:rPr>
        <w:t>על</w:t>
      </w:r>
      <w:r w:rsidRPr="00103DCA">
        <w:rPr>
          <w:rFonts w:ascii="Tahoma" w:hAnsi="Tahoma" w:cs="Tahoma"/>
          <w:sz w:val="24"/>
          <w:szCs w:val="24"/>
          <w:rtl/>
          <w:rPrChange w:id="2581" w:author="רינת אביטל" w:date="2022-05-12T09:18:00Z">
            <w:rPr>
              <w:sz w:val="28"/>
              <w:szCs w:val="28"/>
              <w:rtl/>
            </w:rPr>
          </w:rPrChange>
        </w:rPr>
        <w:t xml:space="preserve"> </w:t>
      </w:r>
      <w:r w:rsidRPr="00103DCA">
        <w:rPr>
          <w:rFonts w:ascii="Tahoma" w:hAnsi="Tahoma" w:cs="Tahoma" w:hint="eastAsia"/>
          <w:sz w:val="24"/>
          <w:szCs w:val="24"/>
          <w:rtl/>
          <w:rPrChange w:id="2582" w:author="רינת אביטל" w:date="2022-05-12T09:18:00Z">
            <w:rPr>
              <w:rFonts w:hint="eastAsia"/>
              <w:sz w:val="28"/>
              <w:szCs w:val="28"/>
              <w:rtl/>
            </w:rPr>
          </w:rPrChange>
        </w:rPr>
        <w:t>מערכת</w:t>
      </w:r>
      <w:r w:rsidRPr="00103DCA">
        <w:rPr>
          <w:rFonts w:ascii="Tahoma" w:hAnsi="Tahoma" w:cs="Tahoma"/>
          <w:sz w:val="24"/>
          <w:szCs w:val="24"/>
          <w:rtl/>
          <w:rPrChange w:id="2583" w:author="רינת אביטל" w:date="2022-05-12T09:18:00Z">
            <w:rPr>
              <w:sz w:val="28"/>
              <w:szCs w:val="28"/>
              <w:rtl/>
            </w:rPr>
          </w:rPrChange>
        </w:rPr>
        <w:t xml:space="preserve"> </w:t>
      </w:r>
      <w:r w:rsidR="00910F81" w:rsidRPr="00103DCA">
        <w:rPr>
          <w:rFonts w:ascii="Tahoma" w:hAnsi="Tahoma" w:cs="Tahoma" w:hint="eastAsia"/>
          <w:sz w:val="24"/>
          <w:szCs w:val="24"/>
          <w:rtl/>
          <w:rPrChange w:id="2584" w:author="רינת אביטל" w:date="2022-05-12T09:18:00Z">
            <w:rPr>
              <w:rFonts w:hint="eastAsia"/>
              <w:sz w:val="28"/>
              <w:szCs w:val="28"/>
              <w:rtl/>
            </w:rPr>
          </w:rPrChange>
        </w:rPr>
        <w:t>ברורה</w:t>
      </w:r>
      <w:r w:rsidRPr="00103DCA">
        <w:rPr>
          <w:rFonts w:ascii="Tahoma" w:hAnsi="Tahoma" w:cs="Tahoma"/>
          <w:sz w:val="24"/>
          <w:szCs w:val="24"/>
          <w:rtl/>
          <w:rPrChange w:id="2585" w:author="רינת אביטל" w:date="2022-05-12T09:18:00Z">
            <w:rPr>
              <w:sz w:val="28"/>
              <w:szCs w:val="28"/>
              <w:rtl/>
            </w:rPr>
          </w:rPrChange>
        </w:rPr>
        <w:t xml:space="preserve"> </w:t>
      </w:r>
      <w:r w:rsidRPr="00103DCA">
        <w:rPr>
          <w:rFonts w:ascii="Tahoma" w:hAnsi="Tahoma" w:cs="Tahoma" w:hint="eastAsia"/>
          <w:sz w:val="24"/>
          <w:szCs w:val="24"/>
          <w:rtl/>
          <w:rPrChange w:id="2586" w:author="רינת אביטל" w:date="2022-05-12T09:18:00Z">
            <w:rPr>
              <w:rFonts w:hint="eastAsia"/>
              <w:sz w:val="28"/>
              <w:szCs w:val="28"/>
              <w:rtl/>
            </w:rPr>
          </w:rPrChange>
        </w:rPr>
        <w:t>ונוחה</w:t>
      </w:r>
      <w:r w:rsidRPr="00103DCA">
        <w:rPr>
          <w:rFonts w:ascii="Tahoma" w:hAnsi="Tahoma" w:cs="Tahoma"/>
          <w:sz w:val="24"/>
          <w:szCs w:val="24"/>
          <w:rtl/>
          <w:rPrChange w:id="2587" w:author="רינת אביטל" w:date="2022-05-12T09:18:00Z">
            <w:rPr>
              <w:sz w:val="28"/>
              <w:szCs w:val="28"/>
              <w:rtl/>
            </w:rPr>
          </w:rPrChange>
        </w:rPr>
        <w:t xml:space="preserve"> </w:t>
      </w:r>
      <w:r w:rsidRPr="00103DCA">
        <w:rPr>
          <w:rFonts w:ascii="Tahoma" w:hAnsi="Tahoma" w:cs="Tahoma" w:hint="eastAsia"/>
          <w:sz w:val="24"/>
          <w:szCs w:val="24"/>
          <w:rtl/>
          <w:rPrChange w:id="2588" w:author="רינת אביטל" w:date="2022-05-12T09:18:00Z">
            <w:rPr>
              <w:rFonts w:hint="eastAsia"/>
              <w:sz w:val="28"/>
              <w:szCs w:val="28"/>
              <w:rtl/>
            </w:rPr>
          </w:rPrChange>
        </w:rPr>
        <w:t>למשתמש</w:t>
      </w:r>
      <w:r w:rsidR="00910F81" w:rsidRPr="00103DCA">
        <w:rPr>
          <w:rFonts w:ascii="Tahoma" w:hAnsi="Tahoma" w:cs="Tahoma"/>
          <w:sz w:val="24"/>
          <w:szCs w:val="24"/>
          <w:rtl/>
          <w:rPrChange w:id="2589" w:author="רינת אביטל" w:date="2022-05-12T09:18:00Z">
            <w:rPr>
              <w:sz w:val="28"/>
              <w:szCs w:val="28"/>
              <w:rtl/>
            </w:rPr>
          </w:rPrChange>
        </w:rPr>
        <w:t xml:space="preserve">. </w:t>
      </w:r>
      <w:r w:rsidR="00910F81" w:rsidRPr="00103DCA">
        <w:rPr>
          <w:rFonts w:ascii="Tahoma" w:hAnsi="Tahoma" w:cs="Tahoma" w:hint="eastAsia"/>
          <w:sz w:val="24"/>
          <w:szCs w:val="24"/>
          <w:rtl/>
          <w:rPrChange w:id="2590" w:author="רינת אביטל" w:date="2022-05-12T09:18:00Z">
            <w:rPr>
              <w:rFonts w:hint="eastAsia"/>
              <w:sz w:val="28"/>
              <w:szCs w:val="28"/>
              <w:rtl/>
            </w:rPr>
          </w:rPrChange>
        </w:rPr>
        <w:t>לרוב</w:t>
      </w:r>
      <w:r w:rsidR="00910F81" w:rsidRPr="00103DCA">
        <w:rPr>
          <w:rFonts w:ascii="Tahoma" w:hAnsi="Tahoma" w:cs="Tahoma"/>
          <w:sz w:val="24"/>
          <w:szCs w:val="24"/>
          <w:rtl/>
          <w:rPrChange w:id="2591" w:author="רינת אביטל" w:date="2022-05-12T09:18:00Z">
            <w:rPr>
              <w:sz w:val="28"/>
              <w:szCs w:val="28"/>
              <w:rtl/>
            </w:rPr>
          </w:rPrChange>
        </w:rPr>
        <w:t xml:space="preserve"> </w:t>
      </w:r>
      <w:r w:rsidR="00910F81" w:rsidRPr="00103DCA">
        <w:rPr>
          <w:rFonts w:ascii="Tahoma" w:hAnsi="Tahoma" w:cs="Tahoma" w:hint="eastAsia"/>
          <w:sz w:val="24"/>
          <w:szCs w:val="24"/>
          <w:rtl/>
          <w:rPrChange w:id="2592" w:author="רינת אביטל" w:date="2022-05-12T09:18:00Z">
            <w:rPr>
              <w:rFonts w:hint="eastAsia"/>
              <w:sz w:val="28"/>
              <w:szCs w:val="28"/>
              <w:rtl/>
            </w:rPr>
          </w:rPrChange>
        </w:rPr>
        <w:t>האנשים</w:t>
      </w:r>
      <w:r w:rsidR="00910F81" w:rsidRPr="00103DCA">
        <w:rPr>
          <w:rFonts w:ascii="Tahoma" w:hAnsi="Tahoma" w:cs="Tahoma"/>
          <w:sz w:val="24"/>
          <w:szCs w:val="24"/>
          <w:rtl/>
          <w:rPrChange w:id="2593" w:author="רינת אביטל" w:date="2022-05-12T09:18:00Z">
            <w:rPr>
              <w:sz w:val="28"/>
              <w:szCs w:val="28"/>
              <w:rtl/>
            </w:rPr>
          </w:rPrChange>
        </w:rPr>
        <w:t xml:space="preserve"> </w:t>
      </w:r>
      <w:r w:rsidR="00910F81" w:rsidRPr="00103DCA">
        <w:rPr>
          <w:rFonts w:ascii="Tahoma" w:hAnsi="Tahoma" w:cs="Tahoma" w:hint="eastAsia"/>
          <w:sz w:val="24"/>
          <w:szCs w:val="24"/>
          <w:rtl/>
          <w:rPrChange w:id="2594" w:author="רינת אביטל" w:date="2022-05-12T09:18:00Z">
            <w:rPr>
              <w:rFonts w:hint="eastAsia"/>
              <w:sz w:val="28"/>
              <w:szCs w:val="28"/>
              <w:rtl/>
            </w:rPr>
          </w:rPrChange>
        </w:rPr>
        <w:t>אין</w:t>
      </w:r>
      <w:r w:rsidR="00910F81" w:rsidRPr="00103DCA">
        <w:rPr>
          <w:rFonts w:ascii="Tahoma" w:hAnsi="Tahoma" w:cs="Tahoma"/>
          <w:sz w:val="24"/>
          <w:szCs w:val="24"/>
          <w:rtl/>
          <w:rPrChange w:id="2595" w:author="רינת אביטל" w:date="2022-05-12T09:18:00Z">
            <w:rPr>
              <w:sz w:val="28"/>
              <w:szCs w:val="28"/>
              <w:rtl/>
            </w:rPr>
          </w:rPrChange>
        </w:rPr>
        <w:t xml:space="preserve"> </w:t>
      </w:r>
      <w:r w:rsidR="00910F81" w:rsidRPr="00103DCA">
        <w:rPr>
          <w:rFonts w:ascii="Tahoma" w:hAnsi="Tahoma" w:cs="Tahoma" w:hint="eastAsia"/>
          <w:sz w:val="24"/>
          <w:szCs w:val="24"/>
          <w:rtl/>
          <w:rPrChange w:id="2596" w:author="רינת אביטל" w:date="2022-05-12T09:18:00Z">
            <w:rPr>
              <w:rFonts w:hint="eastAsia"/>
              <w:sz w:val="28"/>
              <w:szCs w:val="28"/>
              <w:rtl/>
            </w:rPr>
          </w:rPrChange>
        </w:rPr>
        <w:t>את</w:t>
      </w:r>
      <w:r w:rsidR="00910F81" w:rsidRPr="00103DCA">
        <w:rPr>
          <w:rFonts w:ascii="Tahoma" w:hAnsi="Tahoma" w:cs="Tahoma"/>
          <w:sz w:val="24"/>
          <w:szCs w:val="24"/>
          <w:rtl/>
          <w:rPrChange w:id="2597" w:author="רינת אביטל" w:date="2022-05-12T09:18:00Z">
            <w:rPr>
              <w:sz w:val="28"/>
              <w:szCs w:val="28"/>
              <w:rtl/>
            </w:rPr>
          </w:rPrChange>
        </w:rPr>
        <w:t xml:space="preserve"> </w:t>
      </w:r>
      <w:r w:rsidR="00910F81" w:rsidRPr="00103DCA">
        <w:rPr>
          <w:rFonts w:ascii="Tahoma" w:hAnsi="Tahoma" w:cs="Tahoma" w:hint="eastAsia"/>
          <w:sz w:val="24"/>
          <w:szCs w:val="24"/>
          <w:rtl/>
          <w:rPrChange w:id="2598" w:author="רינת אביטל" w:date="2022-05-12T09:18:00Z">
            <w:rPr>
              <w:rFonts w:hint="eastAsia"/>
              <w:sz w:val="28"/>
              <w:szCs w:val="28"/>
              <w:rtl/>
            </w:rPr>
          </w:rPrChange>
        </w:rPr>
        <w:t>הזמן</w:t>
      </w:r>
      <w:r w:rsidR="00910F81" w:rsidRPr="00103DCA">
        <w:rPr>
          <w:rFonts w:ascii="Tahoma" w:hAnsi="Tahoma" w:cs="Tahoma"/>
          <w:sz w:val="24"/>
          <w:szCs w:val="24"/>
          <w:rtl/>
          <w:rPrChange w:id="2599" w:author="רינת אביטל" w:date="2022-05-12T09:18:00Z">
            <w:rPr>
              <w:sz w:val="28"/>
              <w:szCs w:val="28"/>
              <w:rtl/>
            </w:rPr>
          </w:rPrChange>
        </w:rPr>
        <w:t xml:space="preserve"> </w:t>
      </w:r>
      <w:r w:rsidR="00910F81" w:rsidRPr="00103DCA">
        <w:rPr>
          <w:rFonts w:ascii="Tahoma" w:hAnsi="Tahoma" w:cs="Tahoma" w:hint="eastAsia"/>
          <w:sz w:val="24"/>
          <w:szCs w:val="24"/>
          <w:rtl/>
          <w:rPrChange w:id="2600" w:author="רינת אביטל" w:date="2022-05-12T09:18:00Z">
            <w:rPr>
              <w:rFonts w:hint="eastAsia"/>
              <w:sz w:val="28"/>
              <w:szCs w:val="28"/>
              <w:rtl/>
            </w:rPr>
          </w:rPrChange>
        </w:rPr>
        <w:t>והכוח</w:t>
      </w:r>
      <w:r w:rsidR="00910F81" w:rsidRPr="00103DCA">
        <w:rPr>
          <w:rFonts w:ascii="Tahoma" w:hAnsi="Tahoma" w:cs="Tahoma"/>
          <w:sz w:val="24"/>
          <w:szCs w:val="24"/>
          <w:rtl/>
          <w:rPrChange w:id="2601" w:author="רינת אביטל" w:date="2022-05-12T09:18:00Z">
            <w:rPr>
              <w:sz w:val="28"/>
              <w:szCs w:val="28"/>
              <w:rtl/>
            </w:rPr>
          </w:rPrChange>
        </w:rPr>
        <w:t xml:space="preserve"> </w:t>
      </w:r>
      <w:r w:rsidR="00910F81" w:rsidRPr="00103DCA">
        <w:rPr>
          <w:rFonts w:ascii="Tahoma" w:hAnsi="Tahoma" w:cs="Tahoma" w:hint="eastAsia"/>
          <w:sz w:val="24"/>
          <w:szCs w:val="24"/>
          <w:rtl/>
          <w:rPrChange w:id="2602" w:author="רינת אביטל" w:date="2022-05-12T09:18:00Z">
            <w:rPr>
              <w:rFonts w:hint="eastAsia"/>
              <w:sz w:val="28"/>
              <w:szCs w:val="28"/>
              <w:rtl/>
            </w:rPr>
          </w:rPrChange>
        </w:rPr>
        <w:t>לנסות</w:t>
      </w:r>
      <w:r w:rsidR="00910F81" w:rsidRPr="00103DCA">
        <w:rPr>
          <w:rFonts w:ascii="Tahoma" w:hAnsi="Tahoma" w:cs="Tahoma"/>
          <w:sz w:val="24"/>
          <w:szCs w:val="24"/>
          <w:rtl/>
          <w:rPrChange w:id="2603" w:author="רינת אביטל" w:date="2022-05-12T09:18:00Z">
            <w:rPr>
              <w:sz w:val="28"/>
              <w:szCs w:val="28"/>
              <w:rtl/>
            </w:rPr>
          </w:rPrChange>
        </w:rPr>
        <w:t xml:space="preserve"> </w:t>
      </w:r>
      <w:r w:rsidR="00910F81" w:rsidRPr="00103DCA">
        <w:rPr>
          <w:rFonts w:ascii="Tahoma" w:hAnsi="Tahoma" w:cs="Tahoma" w:hint="eastAsia"/>
          <w:sz w:val="24"/>
          <w:szCs w:val="24"/>
          <w:rtl/>
          <w:rPrChange w:id="2604" w:author="רינת אביטל" w:date="2022-05-12T09:18:00Z">
            <w:rPr>
              <w:rFonts w:hint="eastAsia"/>
              <w:sz w:val="28"/>
              <w:szCs w:val="28"/>
              <w:rtl/>
            </w:rPr>
          </w:rPrChange>
        </w:rPr>
        <w:t>להבין</w:t>
      </w:r>
      <w:r w:rsidR="00910F81" w:rsidRPr="00103DCA">
        <w:rPr>
          <w:rFonts w:ascii="Tahoma" w:hAnsi="Tahoma" w:cs="Tahoma"/>
          <w:sz w:val="24"/>
          <w:szCs w:val="24"/>
          <w:rtl/>
          <w:rPrChange w:id="2605" w:author="רינת אביטל" w:date="2022-05-12T09:18:00Z">
            <w:rPr>
              <w:sz w:val="28"/>
              <w:szCs w:val="28"/>
              <w:rtl/>
            </w:rPr>
          </w:rPrChange>
        </w:rPr>
        <w:t xml:space="preserve"> </w:t>
      </w:r>
      <w:r w:rsidR="00910F81" w:rsidRPr="00103DCA">
        <w:rPr>
          <w:rFonts w:ascii="Tahoma" w:hAnsi="Tahoma" w:cs="Tahoma" w:hint="eastAsia"/>
          <w:sz w:val="24"/>
          <w:szCs w:val="24"/>
          <w:rtl/>
          <w:rPrChange w:id="2606" w:author="רינת אביטל" w:date="2022-05-12T09:18:00Z">
            <w:rPr>
              <w:rFonts w:hint="eastAsia"/>
              <w:sz w:val="28"/>
              <w:szCs w:val="28"/>
              <w:rtl/>
            </w:rPr>
          </w:rPrChange>
        </w:rPr>
        <w:t>איך</w:t>
      </w:r>
      <w:r w:rsidR="00910F81" w:rsidRPr="00103DCA">
        <w:rPr>
          <w:rFonts w:ascii="Tahoma" w:hAnsi="Tahoma" w:cs="Tahoma"/>
          <w:sz w:val="24"/>
          <w:szCs w:val="24"/>
          <w:rtl/>
          <w:rPrChange w:id="2607" w:author="רינת אביטל" w:date="2022-05-12T09:18:00Z">
            <w:rPr>
              <w:sz w:val="28"/>
              <w:szCs w:val="28"/>
              <w:rtl/>
            </w:rPr>
          </w:rPrChange>
        </w:rPr>
        <w:t xml:space="preserve"> </w:t>
      </w:r>
      <w:r w:rsidR="00910F81" w:rsidRPr="00103DCA">
        <w:rPr>
          <w:rFonts w:ascii="Tahoma" w:hAnsi="Tahoma" w:cs="Tahoma" w:hint="eastAsia"/>
          <w:sz w:val="24"/>
          <w:szCs w:val="24"/>
          <w:rtl/>
          <w:rPrChange w:id="2608" w:author="רינת אביטל" w:date="2022-05-12T09:18:00Z">
            <w:rPr>
              <w:rFonts w:hint="eastAsia"/>
              <w:sz w:val="28"/>
              <w:szCs w:val="28"/>
              <w:rtl/>
            </w:rPr>
          </w:rPrChange>
        </w:rPr>
        <w:t>המערכת</w:t>
      </w:r>
      <w:r w:rsidR="00910F81" w:rsidRPr="00103DCA">
        <w:rPr>
          <w:rFonts w:ascii="Tahoma" w:hAnsi="Tahoma" w:cs="Tahoma"/>
          <w:sz w:val="24"/>
          <w:szCs w:val="24"/>
          <w:rtl/>
          <w:rPrChange w:id="2609" w:author="רינת אביטל" w:date="2022-05-12T09:18:00Z">
            <w:rPr>
              <w:sz w:val="28"/>
              <w:szCs w:val="28"/>
              <w:rtl/>
            </w:rPr>
          </w:rPrChange>
        </w:rPr>
        <w:t xml:space="preserve"> </w:t>
      </w:r>
      <w:r w:rsidR="00910F81" w:rsidRPr="00103DCA">
        <w:rPr>
          <w:rFonts w:ascii="Tahoma" w:hAnsi="Tahoma" w:cs="Tahoma" w:hint="eastAsia"/>
          <w:sz w:val="24"/>
          <w:szCs w:val="24"/>
          <w:rtl/>
          <w:rPrChange w:id="2610" w:author="רינת אביטל" w:date="2022-05-12T09:18:00Z">
            <w:rPr>
              <w:rFonts w:hint="eastAsia"/>
              <w:sz w:val="28"/>
              <w:szCs w:val="28"/>
              <w:rtl/>
            </w:rPr>
          </w:rPrChange>
        </w:rPr>
        <w:t>עובדת</w:t>
      </w:r>
      <w:r w:rsidR="00910F81" w:rsidRPr="00103DCA">
        <w:rPr>
          <w:rFonts w:ascii="Tahoma" w:hAnsi="Tahoma" w:cs="Tahoma"/>
          <w:sz w:val="24"/>
          <w:szCs w:val="24"/>
          <w:rtl/>
          <w:rPrChange w:id="2611" w:author="רינת אביטל" w:date="2022-05-12T09:18:00Z">
            <w:rPr>
              <w:sz w:val="28"/>
              <w:szCs w:val="28"/>
              <w:rtl/>
            </w:rPr>
          </w:rPrChange>
        </w:rPr>
        <w:t xml:space="preserve"> </w:t>
      </w:r>
      <w:r w:rsidR="00910F81" w:rsidRPr="00103DCA">
        <w:rPr>
          <w:rFonts w:ascii="Tahoma" w:hAnsi="Tahoma" w:cs="Tahoma" w:hint="eastAsia"/>
          <w:sz w:val="24"/>
          <w:szCs w:val="24"/>
          <w:rtl/>
          <w:rPrChange w:id="2612" w:author="רינת אביטל" w:date="2022-05-12T09:18:00Z">
            <w:rPr>
              <w:rFonts w:hint="eastAsia"/>
              <w:sz w:val="28"/>
              <w:szCs w:val="28"/>
              <w:rtl/>
            </w:rPr>
          </w:rPrChange>
        </w:rPr>
        <w:t>וכיצד</w:t>
      </w:r>
      <w:r w:rsidR="00910F81" w:rsidRPr="00103DCA">
        <w:rPr>
          <w:rFonts w:ascii="Tahoma" w:hAnsi="Tahoma" w:cs="Tahoma"/>
          <w:sz w:val="24"/>
          <w:szCs w:val="24"/>
          <w:rtl/>
          <w:rPrChange w:id="2613" w:author="רינת אביטל" w:date="2022-05-12T09:18:00Z">
            <w:rPr>
              <w:sz w:val="28"/>
              <w:szCs w:val="28"/>
              <w:rtl/>
            </w:rPr>
          </w:rPrChange>
        </w:rPr>
        <w:t xml:space="preserve"> </w:t>
      </w:r>
      <w:r w:rsidR="00910F81" w:rsidRPr="00103DCA">
        <w:rPr>
          <w:rFonts w:ascii="Tahoma" w:hAnsi="Tahoma" w:cs="Tahoma" w:hint="eastAsia"/>
          <w:sz w:val="24"/>
          <w:szCs w:val="24"/>
          <w:rtl/>
          <w:rPrChange w:id="2614" w:author="רינת אביטל" w:date="2022-05-12T09:18:00Z">
            <w:rPr>
              <w:rFonts w:hint="eastAsia"/>
              <w:sz w:val="28"/>
              <w:szCs w:val="28"/>
              <w:rtl/>
            </w:rPr>
          </w:rPrChange>
        </w:rPr>
        <w:t>להשתמש</w:t>
      </w:r>
      <w:r w:rsidR="00910F81" w:rsidRPr="00103DCA">
        <w:rPr>
          <w:rFonts w:ascii="Tahoma" w:hAnsi="Tahoma" w:cs="Tahoma"/>
          <w:sz w:val="24"/>
          <w:szCs w:val="24"/>
          <w:rtl/>
          <w:rPrChange w:id="2615" w:author="רינת אביטל" w:date="2022-05-12T09:18:00Z">
            <w:rPr>
              <w:sz w:val="28"/>
              <w:szCs w:val="28"/>
              <w:rtl/>
            </w:rPr>
          </w:rPrChange>
        </w:rPr>
        <w:t xml:space="preserve"> </w:t>
      </w:r>
      <w:r w:rsidR="00910F81" w:rsidRPr="00103DCA">
        <w:rPr>
          <w:rFonts w:ascii="Tahoma" w:hAnsi="Tahoma" w:cs="Tahoma" w:hint="eastAsia"/>
          <w:sz w:val="24"/>
          <w:szCs w:val="24"/>
          <w:rtl/>
          <w:rPrChange w:id="2616" w:author="רינת אביטל" w:date="2022-05-12T09:18:00Z">
            <w:rPr>
              <w:rFonts w:hint="eastAsia"/>
              <w:sz w:val="28"/>
              <w:szCs w:val="28"/>
              <w:rtl/>
            </w:rPr>
          </w:rPrChange>
        </w:rPr>
        <w:t>בה</w:t>
      </w:r>
      <w:r w:rsidR="00910F81" w:rsidRPr="00103DCA">
        <w:rPr>
          <w:rFonts w:ascii="Tahoma" w:hAnsi="Tahoma" w:cs="Tahoma"/>
          <w:sz w:val="24"/>
          <w:szCs w:val="24"/>
          <w:rtl/>
          <w:rPrChange w:id="2617" w:author="רינת אביטל" w:date="2022-05-12T09:18:00Z">
            <w:rPr>
              <w:sz w:val="28"/>
              <w:szCs w:val="28"/>
              <w:rtl/>
            </w:rPr>
          </w:rPrChange>
        </w:rPr>
        <w:t xml:space="preserve"> </w:t>
      </w:r>
      <w:r w:rsidR="00910F81" w:rsidRPr="00103DCA">
        <w:rPr>
          <w:rFonts w:ascii="Tahoma" w:hAnsi="Tahoma" w:cs="Tahoma" w:hint="eastAsia"/>
          <w:sz w:val="24"/>
          <w:szCs w:val="24"/>
          <w:rtl/>
          <w:rPrChange w:id="2618" w:author="רינת אביטל" w:date="2022-05-12T09:18:00Z">
            <w:rPr>
              <w:rFonts w:hint="eastAsia"/>
              <w:sz w:val="28"/>
              <w:szCs w:val="28"/>
              <w:rtl/>
            </w:rPr>
          </w:rPrChange>
        </w:rPr>
        <w:t>ולכן</w:t>
      </w:r>
      <w:r w:rsidR="00910F81" w:rsidRPr="00103DCA">
        <w:rPr>
          <w:rFonts w:ascii="Tahoma" w:hAnsi="Tahoma" w:cs="Tahoma"/>
          <w:sz w:val="24"/>
          <w:szCs w:val="24"/>
          <w:rtl/>
          <w:rPrChange w:id="2619" w:author="רינת אביטל" w:date="2022-05-12T09:18:00Z">
            <w:rPr>
              <w:sz w:val="28"/>
              <w:szCs w:val="28"/>
              <w:rtl/>
            </w:rPr>
          </w:rPrChange>
        </w:rPr>
        <w:t xml:space="preserve"> </w:t>
      </w:r>
      <w:r w:rsidR="00910F81" w:rsidRPr="00103DCA">
        <w:rPr>
          <w:rFonts w:ascii="Tahoma" w:hAnsi="Tahoma" w:cs="Tahoma" w:hint="eastAsia"/>
          <w:sz w:val="24"/>
          <w:szCs w:val="24"/>
          <w:rtl/>
          <w:rPrChange w:id="2620" w:author="רינת אביטל" w:date="2022-05-12T09:18:00Z">
            <w:rPr>
              <w:rFonts w:hint="eastAsia"/>
              <w:sz w:val="28"/>
              <w:szCs w:val="28"/>
              <w:rtl/>
            </w:rPr>
          </w:rPrChange>
        </w:rPr>
        <w:t>על</w:t>
      </w:r>
      <w:r w:rsidR="00910F81" w:rsidRPr="00103DCA">
        <w:rPr>
          <w:rFonts w:ascii="Tahoma" w:hAnsi="Tahoma" w:cs="Tahoma"/>
          <w:sz w:val="24"/>
          <w:szCs w:val="24"/>
          <w:rtl/>
          <w:rPrChange w:id="2621" w:author="רינת אביטל" w:date="2022-05-12T09:18:00Z">
            <w:rPr>
              <w:sz w:val="28"/>
              <w:szCs w:val="28"/>
              <w:rtl/>
            </w:rPr>
          </w:rPrChange>
        </w:rPr>
        <w:t xml:space="preserve"> </w:t>
      </w:r>
      <w:r w:rsidR="00910F81" w:rsidRPr="00103DCA">
        <w:rPr>
          <w:rFonts w:ascii="Tahoma" w:hAnsi="Tahoma" w:cs="Tahoma" w:hint="eastAsia"/>
          <w:sz w:val="24"/>
          <w:szCs w:val="24"/>
          <w:rtl/>
          <w:rPrChange w:id="2622" w:author="רינת אביטל" w:date="2022-05-12T09:18:00Z">
            <w:rPr>
              <w:rFonts w:hint="eastAsia"/>
              <w:sz w:val="28"/>
              <w:szCs w:val="28"/>
              <w:rtl/>
            </w:rPr>
          </w:rPrChange>
        </w:rPr>
        <w:t>המתכנת</w:t>
      </w:r>
      <w:r w:rsidR="00910F81" w:rsidRPr="00103DCA">
        <w:rPr>
          <w:rFonts w:ascii="Tahoma" w:hAnsi="Tahoma" w:cs="Tahoma"/>
          <w:sz w:val="24"/>
          <w:szCs w:val="24"/>
          <w:rtl/>
          <w:rPrChange w:id="2623" w:author="רינת אביטל" w:date="2022-05-12T09:18:00Z">
            <w:rPr>
              <w:sz w:val="28"/>
              <w:szCs w:val="28"/>
              <w:rtl/>
            </w:rPr>
          </w:rPrChange>
        </w:rPr>
        <w:t xml:space="preserve"> </w:t>
      </w:r>
      <w:r w:rsidR="00910F81" w:rsidRPr="00103DCA">
        <w:rPr>
          <w:rFonts w:ascii="Tahoma" w:hAnsi="Tahoma" w:cs="Tahoma" w:hint="eastAsia"/>
          <w:sz w:val="24"/>
          <w:szCs w:val="24"/>
          <w:rtl/>
          <w:rPrChange w:id="2624" w:author="רינת אביטל" w:date="2022-05-12T09:18:00Z">
            <w:rPr>
              <w:rFonts w:hint="eastAsia"/>
              <w:sz w:val="28"/>
              <w:szCs w:val="28"/>
              <w:rtl/>
            </w:rPr>
          </w:rPrChange>
        </w:rPr>
        <w:t>לבנות</w:t>
      </w:r>
      <w:r w:rsidR="00910F81" w:rsidRPr="00103DCA">
        <w:rPr>
          <w:rFonts w:ascii="Tahoma" w:hAnsi="Tahoma" w:cs="Tahoma"/>
          <w:sz w:val="24"/>
          <w:szCs w:val="24"/>
          <w:rtl/>
          <w:rPrChange w:id="2625" w:author="רינת אביטל" w:date="2022-05-12T09:18:00Z">
            <w:rPr>
              <w:sz w:val="28"/>
              <w:szCs w:val="28"/>
              <w:rtl/>
            </w:rPr>
          </w:rPrChange>
        </w:rPr>
        <w:t xml:space="preserve"> </w:t>
      </w:r>
      <w:r w:rsidR="00910F81" w:rsidRPr="00103DCA">
        <w:rPr>
          <w:rFonts w:ascii="Tahoma" w:hAnsi="Tahoma" w:cs="Tahoma" w:hint="eastAsia"/>
          <w:sz w:val="24"/>
          <w:szCs w:val="24"/>
          <w:rtl/>
          <w:rPrChange w:id="2626" w:author="רינת אביטל" w:date="2022-05-12T09:18:00Z">
            <w:rPr>
              <w:rFonts w:hint="eastAsia"/>
              <w:sz w:val="28"/>
              <w:szCs w:val="28"/>
              <w:rtl/>
            </w:rPr>
          </w:rPrChange>
        </w:rPr>
        <w:t>את</w:t>
      </w:r>
      <w:r w:rsidR="00910F81" w:rsidRPr="00103DCA">
        <w:rPr>
          <w:rFonts w:ascii="Tahoma" w:hAnsi="Tahoma" w:cs="Tahoma"/>
          <w:sz w:val="24"/>
          <w:szCs w:val="24"/>
          <w:rtl/>
          <w:rPrChange w:id="2627" w:author="רינת אביטל" w:date="2022-05-12T09:18:00Z">
            <w:rPr>
              <w:sz w:val="28"/>
              <w:szCs w:val="28"/>
              <w:rtl/>
            </w:rPr>
          </w:rPrChange>
        </w:rPr>
        <w:t xml:space="preserve"> </w:t>
      </w:r>
      <w:r w:rsidR="00910F81" w:rsidRPr="00103DCA">
        <w:rPr>
          <w:rFonts w:ascii="Tahoma" w:hAnsi="Tahoma" w:cs="Tahoma" w:hint="eastAsia"/>
          <w:sz w:val="24"/>
          <w:szCs w:val="24"/>
          <w:rtl/>
          <w:rPrChange w:id="2628" w:author="רינת אביטל" w:date="2022-05-12T09:18:00Z">
            <w:rPr>
              <w:rFonts w:hint="eastAsia"/>
              <w:sz w:val="28"/>
              <w:szCs w:val="28"/>
              <w:rtl/>
            </w:rPr>
          </w:rPrChange>
        </w:rPr>
        <w:t>המערכת</w:t>
      </w:r>
      <w:r w:rsidR="00910F81" w:rsidRPr="00103DCA">
        <w:rPr>
          <w:rFonts w:ascii="Tahoma" w:hAnsi="Tahoma" w:cs="Tahoma"/>
          <w:sz w:val="24"/>
          <w:szCs w:val="24"/>
          <w:rtl/>
          <w:rPrChange w:id="2629" w:author="רינת אביטל" w:date="2022-05-12T09:18:00Z">
            <w:rPr>
              <w:sz w:val="28"/>
              <w:szCs w:val="28"/>
              <w:rtl/>
            </w:rPr>
          </w:rPrChange>
        </w:rPr>
        <w:t xml:space="preserve"> </w:t>
      </w:r>
      <w:r w:rsidR="00910F81" w:rsidRPr="00103DCA">
        <w:rPr>
          <w:rFonts w:ascii="Tahoma" w:hAnsi="Tahoma" w:cs="Tahoma" w:hint="eastAsia"/>
          <w:sz w:val="24"/>
          <w:szCs w:val="24"/>
          <w:rtl/>
          <w:rPrChange w:id="2630" w:author="רינת אביטל" w:date="2022-05-12T09:18:00Z">
            <w:rPr>
              <w:rFonts w:hint="eastAsia"/>
              <w:sz w:val="28"/>
              <w:szCs w:val="28"/>
              <w:rtl/>
            </w:rPr>
          </w:rPrChange>
        </w:rPr>
        <w:t>בצורה</w:t>
      </w:r>
      <w:r w:rsidR="00910F81" w:rsidRPr="00103DCA">
        <w:rPr>
          <w:rFonts w:ascii="Tahoma" w:hAnsi="Tahoma" w:cs="Tahoma"/>
          <w:sz w:val="24"/>
          <w:szCs w:val="24"/>
          <w:rtl/>
          <w:rPrChange w:id="2631" w:author="רינת אביטל" w:date="2022-05-12T09:18:00Z">
            <w:rPr>
              <w:sz w:val="28"/>
              <w:szCs w:val="28"/>
              <w:rtl/>
            </w:rPr>
          </w:rPrChange>
        </w:rPr>
        <w:t xml:space="preserve"> </w:t>
      </w:r>
      <w:r w:rsidR="00910F81" w:rsidRPr="00103DCA">
        <w:rPr>
          <w:rFonts w:ascii="Tahoma" w:hAnsi="Tahoma" w:cs="Tahoma" w:hint="eastAsia"/>
          <w:sz w:val="24"/>
          <w:szCs w:val="24"/>
          <w:rtl/>
          <w:rPrChange w:id="2632" w:author="רינת אביטל" w:date="2022-05-12T09:18:00Z">
            <w:rPr>
              <w:rFonts w:hint="eastAsia"/>
              <w:sz w:val="28"/>
              <w:szCs w:val="28"/>
              <w:rtl/>
            </w:rPr>
          </w:rPrChange>
        </w:rPr>
        <w:t>שיהיה</w:t>
      </w:r>
      <w:r w:rsidR="00910F81" w:rsidRPr="00103DCA">
        <w:rPr>
          <w:rFonts w:ascii="Tahoma" w:hAnsi="Tahoma" w:cs="Tahoma"/>
          <w:sz w:val="24"/>
          <w:szCs w:val="24"/>
          <w:rtl/>
          <w:rPrChange w:id="2633" w:author="רינת אביטל" w:date="2022-05-12T09:18:00Z">
            <w:rPr>
              <w:sz w:val="28"/>
              <w:szCs w:val="28"/>
              <w:rtl/>
            </w:rPr>
          </w:rPrChange>
        </w:rPr>
        <w:t xml:space="preserve"> </w:t>
      </w:r>
      <w:r w:rsidR="00910F81" w:rsidRPr="00103DCA">
        <w:rPr>
          <w:rFonts w:ascii="Tahoma" w:hAnsi="Tahoma" w:cs="Tahoma" w:hint="eastAsia"/>
          <w:sz w:val="24"/>
          <w:szCs w:val="24"/>
          <w:rtl/>
          <w:rPrChange w:id="2634" w:author="רינת אביטל" w:date="2022-05-12T09:18:00Z">
            <w:rPr>
              <w:rFonts w:hint="eastAsia"/>
              <w:sz w:val="28"/>
              <w:szCs w:val="28"/>
              <w:rtl/>
            </w:rPr>
          </w:rPrChange>
        </w:rPr>
        <w:t>למשתמש</w:t>
      </w:r>
      <w:r w:rsidR="00910F81" w:rsidRPr="00103DCA">
        <w:rPr>
          <w:rFonts w:ascii="Tahoma" w:hAnsi="Tahoma" w:cs="Tahoma"/>
          <w:sz w:val="24"/>
          <w:szCs w:val="24"/>
          <w:rtl/>
          <w:rPrChange w:id="2635" w:author="רינת אביטל" w:date="2022-05-12T09:18:00Z">
            <w:rPr>
              <w:sz w:val="28"/>
              <w:szCs w:val="28"/>
              <w:rtl/>
            </w:rPr>
          </w:rPrChange>
        </w:rPr>
        <w:t xml:space="preserve"> </w:t>
      </w:r>
      <w:r w:rsidR="00910F81" w:rsidRPr="00103DCA">
        <w:rPr>
          <w:rFonts w:ascii="Tahoma" w:hAnsi="Tahoma" w:cs="Tahoma" w:hint="eastAsia"/>
          <w:sz w:val="24"/>
          <w:szCs w:val="24"/>
          <w:rtl/>
          <w:rPrChange w:id="2636" w:author="רינת אביטל" w:date="2022-05-12T09:18:00Z">
            <w:rPr>
              <w:rFonts w:hint="eastAsia"/>
              <w:sz w:val="28"/>
              <w:szCs w:val="28"/>
              <w:rtl/>
            </w:rPr>
          </w:rPrChange>
        </w:rPr>
        <w:t>קל</w:t>
      </w:r>
      <w:r w:rsidR="00910F81" w:rsidRPr="00103DCA">
        <w:rPr>
          <w:rFonts w:ascii="Tahoma" w:hAnsi="Tahoma" w:cs="Tahoma"/>
          <w:sz w:val="24"/>
          <w:szCs w:val="24"/>
          <w:rtl/>
          <w:rPrChange w:id="2637" w:author="רינת אביטל" w:date="2022-05-12T09:18:00Z">
            <w:rPr>
              <w:sz w:val="28"/>
              <w:szCs w:val="28"/>
              <w:rtl/>
            </w:rPr>
          </w:rPrChange>
        </w:rPr>
        <w:t xml:space="preserve"> </w:t>
      </w:r>
      <w:r w:rsidR="00910F81" w:rsidRPr="00103DCA">
        <w:rPr>
          <w:rFonts w:ascii="Tahoma" w:hAnsi="Tahoma" w:cs="Tahoma" w:hint="eastAsia"/>
          <w:sz w:val="24"/>
          <w:szCs w:val="24"/>
          <w:rtl/>
          <w:rPrChange w:id="2638" w:author="רינת אביטל" w:date="2022-05-12T09:18:00Z">
            <w:rPr>
              <w:rFonts w:hint="eastAsia"/>
              <w:sz w:val="28"/>
              <w:szCs w:val="28"/>
              <w:rtl/>
            </w:rPr>
          </w:rPrChange>
        </w:rPr>
        <w:t>ונוח</w:t>
      </w:r>
      <w:r w:rsidR="00910F81" w:rsidRPr="00103DCA">
        <w:rPr>
          <w:rFonts w:ascii="Tahoma" w:hAnsi="Tahoma" w:cs="Tahoma"/>
          <w:sz w:val="24"/>
          <w:szCs w:val="24"/>
          <w:rtl/>
          <w:rPrChange w:id="2639" w:author="רינת אביטל" w:date="2022-05-12T09:18:00Z">
            <w:rPr>
              <w:sz w:val="28"/>
              <w:szCs w:val="28"/>
              <w:rtl/>
            </w:rPr>
          </w:rPrChange>
        </w:rPr>
        <w:t xml:space="preserve"> </w:t>
      </w:r>
      <w:r w:rsidR="00910F81" w:rsidRPr="00103DCA">
        <w:rPr>
          <w:rFonts w:ascii="Tahoma" w:hAnsi="Tahoma" w:cs="Tahoma" w:hint="eastAsia"/>
          <w:sz w:val="24"/>
          <w:szCs w:val="24"/>
          <w:rtl/>
          <w:rPrChange w:id="2640" w:author="רינת אביטל" w:date="2022-05-12T09:18:00Z">
            <w:rPr>
              <w:rFonts w:hint="eastAsia"/>
              <w:sz w:val="28"/>
              <w:szCs w:val="28"/>
              <w:rtl/>
            </w:rPr>
          </w:rPrChange>
        </w:rPr>
        <w:t>להתעסק</w:t>
      </w:r>
      <w:r w:rsidR="00910F81" w:rsidRPr="00103DCA">
        <w:rPr>
          <w:rFonts w:ascii="Tahoma" w:hAnsi="Tahoma" w:cs="Tahoma"/>
          <w:sz w:val="24"/>
          <w:szCs w:val="24"/>
          <w:rtl/>
          <w:rPrChange w:id="2641" w:author="רינת אביטל" w:date="2022-05-12T09:18:00Z">
            <w:rPr>
              <w:sz w:val="28"/>
              <w:szCs w:val="28"/>
              <w:rtl/>
            </w:rPr>
          </w:rPrChange>
        </w:rPr>
        <w:t xml:space="preserve"> </w:t>
      </w:r>
      <w:r w:rsidR="00910F81" w:rsidRPr="00103DCA">
        <w:rPr>
          <w:rFonts w:ascii="Tahoma" w:hAnsi="Tahoma" w:cs="Tahoma" w:hint="eastAsia"/>
          <w:sz w:val="24"/>
          <w:szCs w:val="24"/>
          <w:rtl/>
          <w:rPrChange w:id="2642" w:author="רינת אביטל" w:date="2022-05-12T09:18:00Z">
            <w:rPr>
              <w:rFonts w:hint="eastAsia"/>
              <w:sz w:val="28"/>
              <w:szCs w:val="28"/>
              <w:rtl/>
            </w:rPr>
          </w:rPrChange>
        </w:rPr>
        <w:t>בה</w:t>
      </w:r>
      <w:r w:rsidR="00910F81" w:rsidRPr="00103DCA">
        <w:rPr>
          <w:rFonts w:ascii="Tahoma" w:hAnsi="Tahoma" w:cs="Tahoma"/>
          <w:sz w:val="24"/>
          <w:szCs w:val="24"/>
          <w:rtl/>
          <w:rPrChange w:id="2643" w:author="רינת אביטל" w:date="2022-05-12T09:18:00Z">
            <w:rPr>
              <w:sz w:val="28"/>
              <w:szCs w:val="28"/>
              <w:rtl/>
            </w:rPr>
          </w:rPrChange>
        </w:rPr>
        <w:t xml:space="preserve"> </w:t>
      </w:r>
      <w:r w:rsidR="00910F81" w:rsidRPr="00103DCA">
        <w:rPr>
          <w:rFonts w:ascii="Tahoma" w:hAnsi="Tahoma" w:cs="Tahoma" w:hint="eastAsia"/>
          <w:sz w:val="24"/>
          <w:szCs w:val="24"/>
          <w:rtl/>
          <w:rPrChange w:id="2644" w:author="רינת אביטל" w:date="2022-05-12T09:18:00Z">
            <w:rPr>
              <w:rFonts w:hint="eastAsia"/>
              <w:sz w:val="28"/>
              <w:szCs w:val="28"/>
              <w:rtl/>
            </w:rPr>
          </w:rPrChange>
        </w:rPr>
        <w:t>כמובן</w:t>
      </w:r>
      <w:r w:rsidR="00910F81" w:rsidRPr="00103DCA">
        <w:rPr>
          <w:rFonts w:ascii="Tahoma" w:hAnsi="Tahoma" w:cs="Tahoma"/>
          <w:sz w:val="24"/>
          <w:szCs w:val="24"/>
          <w:rtl/>
          <w:rPrChange w:id="2645" w:author="רינת אביטל" w:date="2022-05-12T09:18:00Z">
            <w:rPr>
              <w:sz w:val="28"/>
              <w:szCs w:val="28"/>
              <w:rtl/>
            </w:rPr>
          </w:rPrChange>
        </w:rPr>
        <w:t xml:space="preserve"> </w:t>
      </w:r>
      <w:r w:rsidR="00910F81" w:rsidRPr="00103DCA">
        <w:rPr>
          <w:rFonts w:ascii="Tahoma" w:hAnsi="Tahoma" w:cs="Tahoma" w:hint="eastAsia"/>
          <w:sz w:val="24"/>
          <w:szCs w:val="24"/>
          <w:rtl/>
          <w:rPrChange w:id="2646" w:author="רינת אביטל" w:date="2022-05-12T09:18:00Z">
            <w:rPr>
              <w:rFonts w:hint="eastAsia"/>
              <w:sz w:val="28"/>
              <w:szCs w:val="28"/>
              <w:rtl/>
            </w:rPr>
          </w:rPrChange>
        </w:rPr>
        <w:t>שחשוב</w:t>
      </w:r>
      <w:r w:rsidR="00910F81" w:rsidRPr="00103DCA">
        <w:rPr>
          <w:rFonts w:ascii="Tahoma" w:hAnsi="Tahoma" w:cs="Tahoma"/>
          <w:sz w:val="24"/>
          <w:szCs w:val="24"/>
          <w:rtl/>
          <w:rPrChange w:id="2647" w:author="רינת אביטל" w:date="2022-05-12T09:18:00Z">
            <w:rPr>
              <w:sz w:val="28"/>
              <w:szCs w:val="28"/>
              <w:rtl/>
            </w:rPr>
          </w:rPrChange>
        </w:rPr>
        <w:t xml:space="preserve"> </w:t>
      </w:r>
      <w:r w:rsidR="00910F81" w:rsidRPr="00103DCA">
        <w:rPr>
          <w:rFonts w:ascii="Tahoma" w:hAnsi="Tahoma" w:cs="Tahoma" w:hint="eastAsia"/>
          <w:sz w:val="24"/>
          <w:szCs w:val="24"/>
          <w:rtl/>
          <w:rPrChange w:id="2648" w:author="רינת אביטל" w:date="2022-05-12T09:18:00Z">
            <w:rPr>
              <w:rFonts w:hint="eastAsia"/>
              <w:sz w:val="28"/>
              <w:szCs w:val="28"/>
              <w:rtl/>
            </w:rPr>
          </w:rPrChange>
        </w:rPr>
        <w:t>שהמערכת</w:t>
      </w:r>
      <w:r w:rsidR="00910F81" w:rsidRPr="00103DCA">
        <w:rPr>
          <w:rFonts w:ascii="Tahoma" w:hAnsi="Tahoma" w:cs="Tahoma"/>
          <w:sz w:val="24"/>
          <w:szCs w:val="24"/>
          <w:rtl/>
          <w:rPrChange w:id="2649" w:author="רינת אביטל" w:date="2022-05-12T09:18:00Z">
            <w:rPr>
              <w:sz w:val="28"/>
              <w:szCs w:val="28"/>
              <w:rtl/>
            </w:rPr>
          </w:rPrChange>
        </w:rPr>
        <w:t xml:space="preserve"> </w:t>
      </w:r>
      <w:r w:rsidR="00910F81" w:rsidRPr="00103DCA">
        <w:rPr>
          <w:rFonts w:ascii="Tahoma" w:hAnsi="Tahoma" w:cs="Tahoma" w:hint="eastAsia"/>
          <w:sz w:val="24"/>
          <w:szCs w:val="24"/>
          <w:rtl/>
          <w:rPrChange w:id="2650" w:author="רינת אביטל" w:date="2022-05-12T09:18:00Z">
            <w:rPr>
              <w:rFonts w:hint="eastAsia"/>
              <w:sz w:val="28"/>
              <w:szCs w:val="28"/>
              <w:rtl/>
            </w:rPr>
          </w:rPrChange>
        </w:rPr>
        <w:t>תעבוד</w:t>
      </w:r>
      <w:r w:rsidR="00910F81" w:rsidRPr="00103DCA">
        <w:rPr>
          <w:rFonts w:ascii="Tahoma" w:hAnsi="Tahoma" w:cs="Tahoma"/>
          <w:sz w:val="24"/>
          <w:szCs w:val="24"/>
          <w:rtl/>
          <w:rPrChange w:id="2651" w:author="רינת אביטל" w:date="2022-05-12T09:18:00Z">
            <w:rPr>
              <w:sz w:val="28"/>
              <w:szCs w:val="28"/>
              <w:rtl/>
            </w:rPr>
          </w:rPrChange>
        </w:rPr>
        <w:t xml:space="preserve"> </w:t>
      </w:r>
      <w:r w:rsidR="00910F81" w:rsidRPr="00103DCA">
        <w:rPr>
          <w:rFonts w:ascii="Tahoma" w:hAnsi="Tahoma" w:cs="Tahoma" w:hint="eastAsia"/>
          <w:sz w:val="24"/>
          <w:szCs w:val="24"/>
          <w:rtl/>
          <w:rPrChange w:id="2652" w:author="רינת אביטל" w:date="2022-05-12T09:18:00Z">
            <w:rPr>
              <w:rFonts w:hint="eastAsia"/>
              <w:sz w:val="28"/>
              <w:szCs w:val="28"/>
              <w:rtl/>
            </w:rPr>
          </w:rPrChange>
        </w:rPr>
        <w:t>בצורה</w:t>
      </w:r>
      <w:r w:rsidR="00910F81" w:rsidRPr="00103DCA">
        <w:rPr>
          <w:rFonts w:ascii="Tahoma" w:hAnsi="Tahoma" w:cs="Tahoma"/>
          <w:sz w:val="24"/>
          <w:szCs w:val="24"/>
          <w:rtl/>
          <w:rPrChange w:id="2653" w:author="רינת אביטל" w:date="2022-05-12T09:18:00Z">
            <w:rPr>
              <w:sz w:val="28"/>
              <w:szCs w:val="28"/>
              <w:rtl/>
            </w:rPr>
          </w:rPrChange>
        </w:rPr>
        <w:t xml:space="preserve"> </w:t>
      </w:r>
      <w:r w:rsidR="00910F81" w:rsidRPr="00103DCA">
        <w:rPr>
          <w:rFonts w:ascii="Tahoma" w:hAnsi="Tahoma" w:cs="Tahoma" w:hint="eastAsia"/>
          <w:sz w:val="24"/>
          <w:szCs w:val="24"/>
          <w:rtl/>
          <w:rPrChange w:id="2654" w:author="רינת אביטל" w:date="2022-05-12T09:18:00Z">
            <w:rPr>
              <w:rFonts w:hint="eastAsia"/>
              <w:sz w:val="28"/>
              <w:szCs w:val="28"/>
              <w:rtl/>
            </w:rPr>
          </w:rPrChange>
        </w:rPr>
        <w:t>יעילה</w:t>
      </w:r>
      <w:r w:rsidR="00910F81" w:rsidRPr="00103DCA">
        <w:rPr>
          <w:rFonts w:ascii="Tahoma" w:hAnsi="Tahoma" w:cs="Tahoma"/>
          <w:sz w:val="24"/>
          <w:szCs w:val="24"/>
          <w:rtl/>
          <w:rPrChange w:id="2655" w:author="רינת אביטל" w:date="2022-05-12T09:18:00Z">
            <w:rPr>
              <w:sz w:val="28"/>
              <w:szCs w:val="28"/>
              <w:rtl/>
            </w:rPr>
          </w:rPrChange>
        </w:rPr>
        <w:t xml:space="preserve"> </w:t>
      </w:r>
      <w:r w:rsidR="00910F81" w:rsidRPr="00103DCA">
        <w:rPr>
          <w:rFonts w:ascii="Tahoma" w:hAnsi="Tahoma" w:cs="Tahoma" w:hint="eastAsia"/>
          <w:sz w:val="24"/>
          <w:szCs w:val="24"/>
          <w:rtl/>
          <w:rPrChange w:id="2656" w:author="רינת אביטל" w:date="2022-05-12T09:18:00Z">
            <w:rPr>
              <w:rFonts w:hint="eastAsia"/>
              <w:sz w:val="28"/>
              <w:szCs w:val="28"/>
              <w:rtl/>
            </w:rPr>
          </w:rPrChange>
        </w:rPr>
        <w:t>ונכונה</w:t>
      </w:r>
      <w:r w:rsidR="00910F81" w:rsidRPr="00103DCA">
        <w:rPr>
          <w:rFonts w:ascii="Tahoma" w:hAnsi="Tahoma" w:cs="Tahoma"/>
          <w:sz w:val="24"/>
          <w:szCs w:val="24"/>
          <w:rtl/>
          <w:rPrChange w:id="2657" w:author="רינת אביטל" w:date="2022-05-12T09:18:00Z">
            <w:rPr>
              <w:sz w:val="28"/>
              <w:szCs w:val="28"/>
              <w:rtl/>
            </w:rPr>
          </w:rPrChange>
        </w:rPr>
        <w:t xml:space="preserve"> </w:t>
      </w:r>
      <w:r w:rsidR="00910F81" w:rsidRPr="00103DCA">
        <w:rPr>
          <w:rFonts w:ascii="Tahoma" w:hAnsi="Tahoma" w:cs="Tahoma" w:hint="eastAsia"/>
          <w:sz w:val="24"/>
          <w:szCs w:val="24"/>
          <w:rtl/>
          <w:rPrChange w:id="2658" w:author="רינת אביטל" w:date="2022-05-12T09:18:00Z">
            <w:rPr>
              <w:rFonts w:hint="eastAsia"/>
              <w:sz w:val="28"/>
              <w:szCs w:val="28"/>
              <w:rtl/>
            </w:rPr>
          </w:rPrChange>
        </w:rPr>
        <w:t>שהרי</w:t>
      </w:r>
      <w:r w:rsidR="00910F81" w:rsidRPr="00103DCA">
        <w:rPr>
          <w:rFonts w:ascii="Tahoma" w:hAnsi="Tahoma" w:cs="Tahoma"/>
          <w:sz w:val="24"/>
          <w:szCs w:val="24"/>
          <w:rtl/>
          <w:rPrChange w:id="2659" w:author="רינת אביטל" w:date="2022-05-12T09:18:00Z">
            <w:rPr>
              <w:sz w:val="28"/>
              <w:szCs w:val="28"/>
              <w:rtl/>
            </w:rPr>
          </w:rPrChange>
        </w:rPr>
        <w:t xml:space="preserve"> </w:t>
      </w:r>
      <w:r w:rsidR="00910F81" w:rsidRPr="00103DCA">
        <w:rPr>
          <w:rFonts w:ascii="Tahoma" w:hAnsi="Tahoma" w:cs="Tahoma" w:hint="eastAsia"/>
          <w:sz w:val="24"/>
          <w:szCs w:val="24"/>
          <w:rtl/>
          <w:rPrChange w:id="2660" w:author="רינת אביטל" w:date="2022-05-12T09:18:00Z">
            <w:rPr>
              <w:rFonts w:hint="eastAsia"/>
              <w:sz w:val="28"/>
              <w:szCs w:val="28"/>
              <w:rtl/>
            </w:rPr>
          </w:rPrChange>
        </w:rPr>
        <w:t>היא</w:t>
      </w:r>
      <w:r w:rsidR="00910F81" w:rsidRPr="00103DCA">
        <w:rPr>
          <w:rFonts w:ascii="Tahoma" w:hAnsi="Tahoma" w:cs="Tahoma"/>
          <w:sz w:val="24"/>
          <w:szCs w:val="24"/>
          <w:rtl/>
          <w:rPrChange w:id="2661" w:author="רינת אביטל" w:date="2022-05-12T09:18:00Z">
            <w:rPr>
              <w:sz w:val="28"/>
              <w:szCs w:val="28"/>
              <w:rtl/>
            </w:rPr>
          </w:rPrChange>
        </w:rPr>
        <w:t xml:space="preserve"> </w:t>
      </w:r>
      <w:r w:rsidR="00910F81" w:rsidRPr="00103DCA">
        <w:rPr>
          <w:rFonts w:ascii="Tahoma" w:hAnsi="Tahoma" w:cs="Tahoma" w:hint="eastAsia"/>
          <w:sz w:val="24"/>
          <w:szCs w:val="24"/>
          <w:rtl/>
          <w:rPrChange w:id="2662" w:author="רינת אביטל" w:date="2022-05-12T09:18:00Z">
            <w:rPr>
              <w:rFonts w:hint="eastAsia"/>
              <w:sz w:val="28"/>
              <w:szCs w:val="28"/>
              <w:rtl/>
            </w:rPr>
          </w:rPrChange>
        </w:rPr>
        <w:t>נועדה</w:t>
      </w:r>
      <w:r w:rsidR="00910F81" w:rsidRPr="00103DCA">
        <w:rPr>
          <w:rFonts w:ascii="Tahoma" w:hAnsi="Tahoma" w:cs="Tahoma"/>
          <w:sz w:val="24"/>
          <w:szCs w:val="24"/>
          <w:rtl/>
          <w:rPrChange w:id="2663" w:author="רינת אביטל" w:date="2022-05-12T09:18:00Z">
            <w:rPr>
              <w:sz w:val="28"/>
              <w:szCs w:val="28"/>
              <w:rtl/>
            </w:rPr>
          </w:rPrChange>
        </w:rPr>
        <w:t xml:space="preserve"> </w:t>
      </w:r>
      <w:del w:id="2664" w:author="רינת אביטל" w:date="2022-05-12T09:05:00Z">
        <w:r w:rsidR="00910F81" w:rsidRPr="00103DCA" w:rsidDel="00936646">
          <w:rPr>
            <w:rFonts w:ascii="Tahoma" w:hAnsi="Tahoma" w:cs="Tahoma" w:hint="eastAsia"/>
            <w:sz w:val="24"/>
            <w:szCs w:val="24"/>
            <w:rtl/>
            <w:rPrChange w:id="2665" w:author="רינת אביטל" w:date="2022-05-12T09:18:00Z">
              <w:rPr>
                <w:rFonts w:hint="eastAsia"/>
                <w:sz w:val="28"/>
                <w:szCs w:val="28"/>
                <w:rtl/>
              </w:rPr>
            </w:rPrChange>
          </w:rPr>
          <w:delText>לזיהוי</w:delText>
        </w:r>
        <w:r w:rsidR="00910F81" w:rsidRPr="00103DCA" w:rsidDel="00936646">
          <w:rPr>
            <w:rFonts w:ascii="Tahoma" w:hAnsi="Tahoma" w:cs="Tahoma"/>
            <w:sz w:val="24"/>
            <w:szCs w:val="24"/>
            <w:rtl/>
            <w:rPrChange w:id="2666"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667" w:author="רינת אביטל" w:date="2022-05-12T09:18:00Z">
              <w:rPr>
                <w:rFonts w:hint="eastAsia"/>
                <w:sz w:val="28"/>
                <w:szCs w:val="28"/>
                <w:rtl/>
              </w:rPr>
            </w:rPrChange>
          </w:rPr>
          <w:delText>נכון</w:delText>
        </w:r>
        <w:r w:rsidR="00910F81" w:rsidRPr="00103DCA" w:rsidDel="00936646">
          <w:rPr>
            <w:rFonts w:ascii="Tahoma" w:hAnsi="Tahoma" w:cs="Tahoma"/>
            <w:sz w:val="24"/>
            <w:szCs w:val="24"/>
            <w:rtl/>
            <w:rPrChange w:id="2668"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669" w:author="רינת אביטל" w:date="2022-05-12T09:18:00Z">
              <w:rPr>
                <w:rFonts w:hint="eastAsia"/>
                <w:sz w:val="28"/>
                <w:szCs w:val="28"/>
                <w:rtl/>
              </w:rPr>
            </w:rPrChange>
          </w:rPr>
          <w:delText>של</w:delText>
        </w:r>
        <w:r w:rsidR="00910F81" w:rsidRPr="00103DCA" w:rsidDel="00936646">
          <w:rPr>
            <w:rFonts w:ascii="Tahoma" w:hAnsi="Tahoma" w:cs="Tahoma"/>
            <w:sz w:val="24"/>
            <w:szCs w:val="24"/>
            <w:rtl/>
            <w:rPrChange w:id="2670"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671" w:author="רינת אביטל" w:date="2022-05-12T09:18:00Z">
              <w:rPr>
                <w:rFonts w:hint="eastAsia"/>
                <w:sz w:val="28"/>
                <w:szCs w:val="28"/>
                <w:rtl/>
              </w:rPr>
            </w:rPrChange>
          </w:rPr>
          <w:delText>נעדרים</w:delText>
        </w:r>
      </w:del>
      <w:ins w:id="2672" w:author="רינת אביטל" w:date="2022-05-12T09:05:00Z">
        <w:r w:rsidR="00936646" w:rsidRPr="00103DCA">
          <w:rPr>
            <w:rFonts w:ascii="Tahoma" w:hAnsi="Tahoma" w:cs="Tahoma" w:hint="eastAsia"/>
            <w:sz w:val="24"/>
            <w:szCs w:val="24"/>
            <w:rtl/>
            <w:rPrChange w:id="2673" w:author="רינת אביטל" w:date="2022-05-12T09:18:00Z">
              <w:rPr>
                <w:rFonts w:hint="eastAsia"/>
                <w:sz w:val="28"/>
                <w:szCs w:val="28"/>
                <w:rtl/>
              </w:rPr>
            </w:rPrChange>
          </w:rPr>
          <w:t>לפתירת</w:t>
        </w:r>
        <w:r w:rsidR="00936646" w:rsidRPr="00103DCA">
          <w:rPr>
            <w:rFonts w:ascii="Tahoma" w:hAnsi="Tahoma" w:cs="Tahoma"/>
            <w:sz w:val="24"/>
            <w:szCs w:val="24"/>
            <w:rtl/>
            <w:rPrChange w:id="2674" w:author="רינת אביטל" w:date="2022-05-12T09:18:00Z">
              <w:rPr>
                <w:sz w:val="28"/>
                <w:szCs w:val="28"/>
                <w:rtl/>
              </w:rPr>
            </w:rPrChange>
          </w:rPr>
          <w:t xml:space="preserve"> </w:t>
        </w:r>
        <w:r w:rsidR="00936646" w:rsidRPr="00103DCA">
          <w:rPr>
            <w:rFonts w:ascii="Tahoma" w:hAnsi="Tahoma" w:cs="Tahoma" w:hint="eastAsia"/>
            <w:sz w:val="24"/>
            <w:szCs w:val="24"/>
            <w:rtl/>
            <w:rPrChange w:id="2675" w:author="רינת אביטל" w:date="2022-05-12T09:18:00Z">
              <w:rPr>
                <w:rFonts w:hint="eastAsia"/>
                <w:sz w:val="28"/>
                <w:szCs w:val="28"/>
                <w:rtl/>
              </w:rPr>
            </w:rPrChange>
          </w:rPr>
          <w:t>משוואות</w:t>
        </w:r>
        <w:r w:rsidR="00936646" w:rsidRPr="00103DCA">
          <w:rPr>
            <w:rFonts w:ascii="Tahoma" w:hAnsi="Tahoma" w:cs="Tahoma"/>
            <w:sz w:val="24"/>
            <w:szCs w:val="24"/>
            <w:rtl/>
            <w:rPrChange w:id="2676" w:author="רינת אביטל" w:date="2022-05-12T09:18:00Z">
              <w:rPr>
                <w:sz w:val="28"/>
                <w:szCs w:val="28"/>
                <w:rtl/>
              </w:rPr>
            </w:rPrChange>
          </w:rPr>
          <w:t xml:space="preserve"> </w:t>
        </w:r>
        <w:r w:rsidR="00936646" w:rsidRPr="00103DCA">
          <w:rPr>
            <w:rFonts w:ascii="Tahoma" w:hAnsi="Tahoma" w:cs="Tahoma" w:hint="eastAsia"/>
            <w:sz w:val="24"/>
            <w:szCs w:val="24"/>
            <w:rtl/>
            <w:rPrChange w:id="2677"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678" w:author="רינת אביטל" w:date="2022-05-12T09:18:00Z">
            <w:rPr>
              <w:sz w:val="28"/>
              <w:szCs w:val="28"/>
              <w:rtl/>
            </w:rPr>
          </w:rPrChange>
        </w:rPr>
        <w:t>.</w:t>
      </w:r>
    </w:p>
    <w:p w14:paraId="368B5231" w14:textId="0DEACB73" w:rsidR="00695D88" w:rsidRPr="00103DCA" w:rsidRDefault="00910F81" w:rsidP="00AF2044">
      <w:pPr>
        <w:spacing w:line="360" w:lineRule="auto"/>
        <w:rPr>
          <w:rFonts w:ascii="Tahoma" w:hAnsi="Tahoma" w:cs="Tahoma"/>
          <w:sz w:val="24"/>
          <w:szCs w:val="24"/>
          <w:rtl/>
          <w:rPrChange w:id="2679" w:author="רינת אביטל" w:date="2022-05-12T09:18:00Z">
            <w:rPr>
              <w:sz w:val="28"/>
              <w:szCs w:val="28"/>
              <w:rtl/>
            </w:rPr>
          </w:rPrChange>
        </w:rPr>
      </w:pPr>
      <w:r w:rsidRPr="00103DCA">
        <w:rPr>
          <w:rFonts w:ascii="Tahoma" w:hAnsi="Tahoma" w:cs="Tahoma" w:hint="eastAsia"/>
          <w:sz w:val="24"/>
          <w:szCs w:val="24"/>
          <w:rtl/>
          <w:rPrChange w:id="2680" w:author="רינת אביטל" w:date="2022-05-12T09:18:00Z">
            <w:rPr>
              <w:rFonts w:hint="eastAsia"/>
              <w:sz w:val="28"/>
              <w:szCs w:val="28"/>
              <w:rtl/>
            </w:rPr>
          </w:rPrChange>
        </w:rPr>
        <w:t>לשם</w:t>
      </w:r>
      <w:r w:rsidRPr="00103DCA">
        <w:rPr>
          <w:rFonts w:ascii="Tahoma" w:hAnsi="Tahoma" w:cs="Tahoma"/>
          <w:sz w:val="24"/>
          <w:szCs w:val="24"/>
          <w:rtl/>
          <w:rPrChange w:id="2681" w:author="רינת אביטל" w:date="2022-05-12T09:18:00Z">
            <w:rPr>
              <w:sz w:val="28"/>
              <w:szCs w:val="28"/>
              <w:rtl/>
            </w:rPr>
          </w:rPrChange>
        </w:rPr>
        <w:t xml:space="preserve"> </w:t>
      </w:r>
      <w:r w:rsidRPr="00103DCA">
        <w:rPr>
          <w:rFonts w:ascii="Tahoma" w:hAnsi="Tahoma" w:cs="Tahoma" w:hint="eastAsia"/>
          <w:sz w:val="24"/>
          <w:szCs w:val="24"/>
          <w:rtl/>
          <w:rPrChange w:id="2682" w:author="רינת אביטל" w:date="2022-05-12T09:18:00Z">
            <w:rPr>
              <w:rFonts w:hint="eastAsia"/>
              <w:sz w:val="28"/>
              <w:szCs w:val="28"/>
              <w:rtl/>
            </w:rPr>
          </w:rPrChange>
        </w:rPr>
        <w:t>הקמת</w:t>
      </w:r>
      <w:r w:rsidRPr="00103DCA">
        <w:rPr>
          <w:rFonts w:ascii="Tahoma" w:hAnsi="Tahoma" w:cs="Tahoma"/>
          <w:sz w:val="24"/>
          <w:szCs w:val="24"/>
          <w:rtl/>
          <w:rPrChange w:id="2683" w:author="רינת אביטל" w:date="2022-05-12T09:18:00Z">
            <w:rPr>
              <w:sz w:val="28"/>
              <w:szCs w:val="28"/>
              <w:rtl/>
            </w:rPr>
          </w:rPrChange>
        </w:rPr>
        <w:t xml:space="preserve"> </w:t>
      </w:r>
      <w:r w:rsidRPr="00103DCA">
        <w:rPr>
          <w:rFonts w:ascii="Tahoma" w:hAnsi="Tahoma" w:cs="Tahoma" w:hint="eastAsia"/>
          <w:sz w:val="24"/>
          <w:szCs w:val="24"/>
          <w:rtl/>
          <w:rPrChange w:id="2684" w:author="רינת אביטל" w:date="2022-05-12T09:18:00Z">
            <w:rPr>
              <w:rFonts w:hint="eastAsia"/>
              <w:sz w:val="28"/>
              <w:szCs w:val="28"/>
              <w:rtl/>
            </w:rPr>
          </w:rPrChange>
        </w:rPr>
        <w:t>המערכת</w:t>
      </w:r>
      <w:r w:rsidRPr="00103DCA">
        <w:rPr>
          <w:rFonts w:ascii="Tahoma" w:hAnsi="Tahoma" w:cs="Tahoma"/>
          <w:sz w:val="24"/>
          <w:szCs w:val="24"/>
          <w:rtl/>
          <w:rPrChange w:id="2685" w:author="רינת אביטל" w:date="2022-05-12T09:18:00Z">
            <w:rPr>
              <w:sz w:val="28"/>
              <w:szCs w:val="28"/>
              <w:rtl/>
            </w:rPr>
          </w:rPrChange>
        </w:rPr>
        <w:t xml:space="preserve"> </w:t>
      </w:r>
      <w:r w:rsidRPr="00103DCA">
        <w:rPr>
          <w:rFonts w:ascii="Tahoma" w:hAnsi="Tahoma" w:cs="Tahoma" w:hint="eastAsia"/>
          <w:sz w:val="24"/>
          <w:szCs w:val="24"/>
          <w:rtl/>
          <w:rPrChange w:id="2686" w:author="רינת אביטל" w:date="2022-05-12T09:18:00Z">
            <w:rPr>
              <w:rFonts w:hint="eastAsia"/>
              <w:sz w:val="28"/>
              <w:szCs w:val="28"/>
              <w:rtl/>
            </w:rPr>
          </w:rPrChange>
        </w:rPr>
        <w:t>וכדי</w:t>
      </w:r>
      <w:r w:rsidRPr="00103DCA">
        <w:rPr>
          <w:rFonts w:ascii="Tahoma" w:hAnsi="Tahoma" w:cs="Tahoma"/>
          <w:sz w:val="24"/>
          <w:szCs w:val="24"/>
          <w:rtl/>
          <w:rPrChange w:id="2687" w:author="רינת אביטל" w:date="2022-05-12T09:18:00Z">
            <w:rPr>
              <w:sz w:val="28"/>
              <w:szCs w:val="28"/>
              <w:rtl/>
            </w:rPr>
          </w:rPrChange>
        </w:rPr>
        <w:t xml:space="preserve"> </w:t>
      </w:r>
      <w:r w:rsidRPr="00103DCA">
        <w:rPr>
          <w:rFonts w:ascii="Tahoma" w:hAnsi="Tahoma" w:cs="Tahoma" w:hint="eastAsia"/>
          <w:sz w:val="24"/>
          <w:szCs w:val="24"/>
          <w:rtl/>
          <w:rPrChange w:id="2688" w:author="רינת אביטל" w:date="2022-05-12T09:18:00Z">
            <w:rPr>
              <w:rFonts w:hint="eastAsia"/>
              <w:sz w:val="28"/>
              <w:szCs w:val="28"/>
              <w:rtl/>
            </w:rPr>
          </w:rPrChange>
        </w:rPr>
        <w:t>שהיא</w:t>
      </w:r>
      <w:r w:rsidRPr="00103DCA">
        <w:rPr>
          <w:rFonts w:ascii="Tahoma" w:hAnsi="Tahoma" w:cs="Tahoma"/>
          <w:sz w:val="24"/>
          <w:szCs w:val="24"/>
          <w:rtl/>
          <w:rPrChange w:id="2689" w:author="רינת אביטל" w:date="2022-05-12T09:18:00Z">
            <w:rPr>
              <w:sz w:val="28"/>
              <w:szCs w:val="28"/>
              <w:rtl/>
            </w:rPr>
          </w:rPrChange>
        </w:rPr>
        <w:t xml:space="preserve"> </w:t>
      </w:r>
      <w:r w:rsidRPr="00103DCA">
        <w:rPr>
          <w:rFonts w:ascii="Tahoma" w:hAnsi="Tahoma" w:cs="Tahoma" w:hint="eastAsia"/>
          <w:sz w:val="24"/>
          <w:szCs w:val="24"/>
          <w:rtl/>
          <w:rPrChange w:id="2690" w:author="רינת אביטל" w:date="2022-05-12T09:18:00Z">
            <w:rPr>
              <w:rFonts w:hint="eastAsia"/>
              <w:sz w:val="28"/>
              <w:szCs w:val="28"/>
              <w:rtl/>
            </w:rPr>
          </w:rPrChange>
        </w:rPr>
        <w:t>תתפקד</w:t>
      </w:r>
      <w:r w:rsidRPr="00103DCA">
        <w:rPr>
          <w:rFonts w:ascii="Tahoma" w:hAnsi="Tahoma" w:cs="Tahoma"/>
          <w:sz w:val="24"/>
          <w:szCs w:val="24"/>
          <w:rtl/>
          <w:rPrChange w:id="2691" w:author="רינת אביטל" w:date="2022-05-12T09:18:00Z">
            <w:rPr>
              <w:sz w:val="28"/>
              <w:szCs w:val="28"/>
              <w:rtl/>
            </w:rPr>
          </w:rPrChange>
        </w:rPr>
        <w:t xml:space="preserve"> </w:t>
      </w:r>
      <w:r w:rsidRPr="00103DCA">
        <w:rPr>
          <w:rFonts w:ascii="Tahoma" w:hAnsi="Tahoma" w:cs="Tahoma" w:hint="eastAsia"/>
          <w:sz w:val="24"/>
          <w:szCs w:val="24"/>
          <w:rtl/>
          <w:rPrChange w:id="2692" w:author="רינת אביטל" w:date="2022-05-12T09:18:00Z">
            <w:rPr>
              <w:rFonts w:hint="eastAsia"/>
              <w:sz w:val="28"/>
              <w:szCs w:val="28"/>
              <w:rtl/>
            </w:rPr>
          </w:rPrChange>
        </w:rPr>
        <w:t>בצורה</w:t>
      </w:r>
      <w:r w:rsidRPr="00103DCA">
        <w:rPr>
          <w:rFonts w:ascii="Tahoma" w:hAnsi="Tahoma" w:cs="Tahoma"/>
          <w:sz w:val="24"/>
          <w:szCs w:val="24"/>
          <w:rtl/>
          <w:rPrChange w:id="2693" w:author="רינת אביטל" w:date="2022-05-12T09:18:00Z">
            <w:rPr>
              <w:sz w:val="28"/>
              <w:szCs w:val="28"/>
              <w:rtl/>
            </w:rPr>
          </w:rPrChange>
        </w:rPr>
        <w:t xml:space="preserve"> </w:t>
      </w:r>
      <w:r w:rsidRPr="00103DCA">
        <w:rPr>
          <w:rFonts w:ascii="Tahoma" w:hAnsi="Tahoma" w:cs="Tahoma" w:hint="eastAsia"/>
          <w:sz w:val="24"/>
          <w:szCs w:val="24"/>
          <w:rtl/>
          <w:rPrChange w:id="2694" w:author="רינת אביטל" w:date="2022-05-12T09:18:00Z">
            <w:rPr>
              <w:rFonts w:hint="eastAsia"/>
              <w:sz w:val="28"/>
              <w:szCs w:val="28"/>
              <w:rtl/>
            </w:rPr>
          </w:rPrChange>
        </w:rPr>
        <w:t>המיטבית</w:t>
      </w:r>
      <w:r w:rsidRPr="00103DCA">
        <w:rPr>
          <w:rFonts w:ascii="Tahoma" w:hAnsi="Tahoma" w:cs="Tahoma"/>
          <w:sz w:val="24"/>
          <w:szCs w:val="24"/>
          <w:rtl/>
          <w:rPrChange w:id="2695" w:author="רינת אביטל" w:date="2022-05-12T09:18:00Z">
            <w:rPr>
              <w:sz w:val="28"/>
              <w:szCs w:val="28"/>
              <w:rtl/>
            </w:rPr>
          </w:rPrChange>
        </w:rPr>
        <w:t xml:space="preserve"> </w:t>
      </w:r>
      <w:r w:rsidRPr="00103DCA">
        <w:rPr>
          <w:rFonts w:ascii="Tahoma" w:hAnsi="Tahoma" w:cs="Tahoma" w:hint="eastAsia"/>
          <w:sz w:val="24"/>
          <w:szCs w:val="24"/>
          <w:rtl/>
          <w:rPrChange w:id="2696" w:author="רינת אביטל" w:date="2022-05-12T09:18:00Z">
            <w:rPr>
              <w:rFonts w:hint="eastAsia"/>
              <w:sz w:val="28"/>
              <w:szCs w:val="28"/>
              <w:rtl/>
            </w:rPr>
          </w:rPrChange>
        </w:rPr>
        <w:t>הצבתי</w:t>
      </w:r>
      <w:r w:rsidRPr="00103DCA">
        <w:rPr>
          <w:rFonts w:ascii="Tahoma" w:hAnsi="Tahoma" w:cs="Tahoma"/>
          <w:sz w:val="24"/>
          <w:szCs w:val="24"/>
          <w:rtl/>
          <w:rPrChange w:id="2697" w:author="רינת אביטל" w:date="2022-05-12T09:18:00Z">
            <w:rPr>
              <w:sz w:val="28"/>
              <w:szCs w:val="28"/>
              <w:rtl/>
            </w:rPr>
          </w:rPrChange>
        </w:rPr>
        <w:t xml:space="preserve"> </w:t>
      </w:r>
      <w:r w:rsidRPr="00103DCA">
        <w:rPr>
          <w:rFonts w:ascii="Tahoma" w:hAnsi="Tahoma" w:cs="Tahoma" w:hint="eastAsia"/>
          <w:sz w:val="24"/>
          <w:szCs w:val="24"/>
          <w:rtl/>
          <w:rPrChange w:id="2698" w:author="רינת אביטל" w:date="2022-05-12T09:18:00Z">
            <w:rPr>
              <w:rFonts w:hint="eastAsia"/>
              <w:sz w:val="28"/>
              <w:szCs w:val="28"/>
              <w:rtl/>
            </w:rPr>
          </w:rPrChange>
        </w:rPr>
        <w:t>לעצמי</w:t>
      </w:r>
      <w:r w:rsidRPr="00103DCA">
        <w:rPr>
          <w:rFonts w:ascii="Tahoma" w:hAnsi="Tahoma" w:cs="Tahoma"/>
          <w:sz w:val="24"/>
          <w:szCs w:val="24"/>
          <w:rtl/>
          <w:rPrChange w:id="2699" w:author="רינת אביטל" w:date="2022-05-12T09:18:00Z">
            <w:rPr>
              <w:sz w:val="28"/>
              <w:szCs w:val="28"/>
              <w:rtl/>
            </w:rPr>
          </w:rPrChange>
        </w:rPr>
        <w:t xml:space="preserve"> </w:t>
      </w:r>
      <w:r w:rsidRPr="00103DCA">
        <w:rPr>
          <w:rFonts w:ascii="Tahoma" w:hAnsi="Tahoma" w:cs="Tahoma" w:hint="eastAsia"/>
          <w:sz w:val="24"/>
          <w:szCs w:val="24"/>
          <w:rtl/>
          <w:rPrChange w:id="2700" w:author="רינת אביטל" w:date="2022-05-12T09:18:00Z">
            <w:rPr>
              <w:rFonts w:hint="eastAsia"/>
              <w:sz w:val="28"/>
              <w:szCs w:val="28"/>
              <w:rtl/>
            </w:rPr>
          </w:rPrChange>
        </w:rPr>
        <w:t>כמה</w:t>
      </w:r>
      <w:r w:rsidRPr="00103DCA">
        <w:rPr>
          <w:rFonts w:ascii="Tahoma" w:hAnsi="Tahoma" w:cs="Tahoma"/>
          <w:sz w:val="24"/>
          <w:szCs w:val="24"/>
          <w:rtl/>
          <w:rPrChange w:id="2701" w:author="רינת אביטל" w:date="2022-05-12T09:18:00Z">
            <w:rPr>
              <w:sz w:val="28"/>
              <w:szCs w:val="28"/>
              <w:rtl/>
            </w:rPr>
          </w:rPrChange>
        </w:rPr>
        <w:t xml:space="preserve"> </w:t>
      </w:r>
      <w:r w:rsidRPr="00103DCA">
        <w:rPr>
          <w:rFonts w:ascii="Tahoma" w:hAnsi="Tahoma" w:cs="Tahoma" w:hint="eastAsia"/>
          <w:sz w:val="24"/>
          <w:szCs w:val="24"/>
          <w:rtl/>
          <w:rPrChange w:id="2702" w:author="רינת אביטל" w:date="2022-05-12T09:18:00Z">
            <w:rPr>
              <w:rFonts w:hint="eastAsia"/>
              <w:sz w:val="28"/>
              <w:szCs w:val="28"/>
              <w:rtl/>
            </w:rPr>
          </w:rPrChange>
        </w:rPr>
        <w:t>מטרות</w:t>
      </w:r>
      <w:r w:rsidRPr="00103DCA">
        <w:rPr>
          <w:rFonts w:ascii="Tahoma" w:hAnsi="Tahoma" w:cs="Tahoma"/>
          <w:sz w:val="24"/>
          <w:szCs w:val="24"/>
          <w:rtl/>
          <w:rPrChange w:id="2703" w:author="רינת אביטל" w:date="2022-05-12T09:18:00Z">
            <w:rPr>
              <w:sz w:val="28"/>
              <w:szCs w:val="28"/>
              <w:rtl/>
            </w:rPr>
          </w:rPrChange>
        </w:rPr>
        <w:t xml:space="preserve"> </w:t>
      </w:r>
      <w:r w:rsidRPr="00103DCA">
        <w:rPr>
          <w:rFonts w:ascii="Tahoma" w:hAnsi="Tahoma" w:cs="Tahoma" w:hint="eastAsia"/>
          <w:sz w:val="24"/>
          <w:szCs w:val="24"/>
          <w:rtl/>
          <w:rPrChange w:id="2704" w:author="רינת אביטל" w:date="2022-05-12T09:18:00Z">
            <w:rPr>
              <w:rFonts w:hint="eastAsia"/>
              <w:sz w:val="28"/>
              <w:szCs w:val="28"/>
              <w:rtl/>
            </w:rPr>
          </w:rPrChange>
        </w:rPr>
        <w:t>ו</w:t>
      </w:r>
      <w:r w:rsidR="00F52427" w:rsidRPr="00103DCA">
        <w:rPr>
          <w:rFonts w:ascii="Tahoma" w:hAnsi="Tahoma" w:cs="Tahoma" w:hint="eastAsia"/>
          <w:sz w:val="24"/>
          <w:szCs w:val="24"/>
          <w:rtl/>
          <w:rPrChange w:id="2705" w:author="רינת אביטל" w:date="2022-05-12T09:18:00Z">
            <w:rPr>
              <w:rFonts w:hint="eastAsia"/>
              <w:sz w:val="28"/>
              <w:szCs w:val="28"/>
              <w:rtl/>
            </w:rPr>
          </w:rPrChange>
        </w:rPr>
        <w:t>בשביל</w:t>
      </w:r>
      <w:r w:rsidR="00F52427" w:rsidRPr="00103DCA">
        <w:rPr>
          <w:rFonts w:ascii="Tahoma" w:hAnsi="Tahoma" w:cs="Tahoma"/>
          <w:sz w:val="24"/>
          <w:szCs w:val="24"/>
          <w:rtl/>
          <w:rPrChange w:id="2706" w:author="רינת אביטל" w:date="2022-05-12T09:18:00Z">
            <w:rPr>
              <w:sz w:val="28"/>
              <w:szCs w:val="28"/>
              <w:rtl/>
            </w:rPr>
          </w:rPrChange>
        </w:rPr>
        <w:t xml:space="preserve"> </w:t>
      </w:r>
      <w:r w:rsidR="00F52427" w:rsidRPr="00103DCA">
        <w:rPr>
          <w:rFonts w:ascii="Tahoma" w:hAnsi="Tahoma" w:cs="Tahoma" w:hint="eastAsia"/>
          <w:sz w:val="24"/>
          <w:szCs w:val="24"/>
          <w:rtl/>
          <w:rPrChange w:id="2707" w:author="רינת אביטל" w:date="2022-05-12T09:18:00Z">
            <w:rPr>
              <w:rFonts w:hint="eastAsia"/>
              <w:sz w:val="28"/>
              <w:szCs w:val="28"/>
              <w:rtl/>
            </w:rPr>
          </w:rPrChange>
        </w:rPr>
        <w:t>כך</w:t>
      </w:r>
      <w:r w:rsidR="00F52427" w:rsidRPr="00103DCA">
        <w:rPr>
          <w:rFonts w:ascii="Tahoma" w:hAnsi="Tahoma" w:cs="Tahoma"/>
          <w:sz w:val="24"/>
          <w:szCs w:val="24"/>
          <w:rtl/>
          <w:rPrChange w:id="2708" w:author="רינת אביטל" w:date="2022-05-12T09:18:00Z">
            <w:rPr>
              <w:sz w:val="28"/>
              <w:szCs w:val="28"/>
              <w:rtl/>
            </w:rPr>
          </w:rPrChange>
        </w:rPr>
        <w:t xml:space="preserve"> </w:t>
      </w:r>
      <w:r w:rsidR="00F52427" w:rsidRPr="00103DCA">
        <w:rPr>
          <w:rFonts w:ascii="Tahoma" w:hAnsi="Tahoma" w:cs="Tahoma" w:hint="eastAsia"/>
          <w:sz w:val="24"/>
          <w:szCs w:val="24"/>
          <w:rtl/>
          <w:rPrChange w:id="2709" w:author="רינת אביטל" w:date="2022-05-12T09:18:00Z">
            <w:rPr>
              <w:rFonts w:hint="eastAsia"/>
              <w:sz w:val="28"/>
              <w:szCs w:val="28"/>
              <w:rtl/>
            </w:rPr>
          </w:rPrChange>
        </w:rPr>
        <w:t>כמה</w:t>
      </w:r>
      <w:r w:rsidR="00F52427" w:rsidRPr="00103DCA">
        <w:rPr>
          <w:rFonts w:ascii="Tahoma" w:hAnsi="Tahoma" w:cs="Tahoma"/>
          <w:sz w:val="24"/>
          <w:szCs w:val="24"/>
          <w:rtl/>
          <w:rPrChange w:id="2710" w:author="רינת אביטל" w:date="2022-05-12T09:18:00Z">
            <w:rPr>
              <w:sz w:val="28"/>
              <w:szCs w:val="28"/>
              <w:rtl/>
            </w:rPr>
          </w:rPrChange>
        </w:rPr>
        <w:t xml:space="preserve"> </w:t>
      </w:r>
      <w:r w:rsidR="00F52427" w:rsidRPr="00103DCA">
        <w:rPr>
          <w:rFonts w:ascii="Tahoma" w:hAnsi="Tahoma" w:cs="Tahoma" w:hint="eastAsia"/>
          <w:sz w:val="24"/>
          <w:szCs w:val="24"/>
          <w:rtl/>
          <w:rPrChange w:id="2711" w:author="רינת אביטל" w:date="2022-05-12T09:18:00Z">
            <w:rPr>
              <w:rFonts w:hint="eastAsia"/>
              <w:sz w:val="28"/>
              <w:szCs w:val="28"/>
              <w:rtl/>
            </w:rPr>
          </w:rPrChange>
        </w:rPr>
        <w:t>יעדים</w:t>
      </w:r>
      <w:r w:rsidR="00F52427" w:rsidRPr="00103DCA">
        <w:rPr>
          <w:rFonts w:ascii="Tahoma" w:hAnsi="Tahoma" w:cs="Tahoma"/>
          <w:sz w:val="24"/>
          <w:szCs w:val="24"/>
          <w:rtl/>
          <w:rPrChange w:id="2712" w:author="רינת אביטל" w:date="2022-05-12T09:18:00Z">
            <w:rPr>
              <w:sz w:val="28"/>
              <w:szCs w:val="28"/>
              <w:rtl/>
            </w:rPr>
          </w:rPrChange>
        </w:rPr>
        <w:t>:</w:t>
      </w:r>
    </w:p>
    <w:p w14:paraId="67113AA0" w14:textId="5BA4C278"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13"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14" w:author="רינת אביטל" w:date="2022-05-12T09:18:00Z">
            <w:rPr>
              <w:rFonts w:hint="eastAsia"/>
              <w:b/>
              <w:bCs/>
              <w:sz w:val="28"/>
              <w:szCs w:val="28"/>
              <w:u w:val="single"/>
              <w:rtl/>
            </w:rPr>
          </w:rPrChange>
        </w:rPr>
        <w:t>מטרות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15"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16"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17" w:author="רינת אביטל" w:date="2022-05-12T09:18:00Z">
            <w:rPr>
              <w:b/>
              <w:bCs/>
              <w:sz w:val="28"/>
              <w:szCs w:val="28"/>
              <w:u w:val="single"/>
              <w:rtl/>
            </w:rPr>
          </w:rPrChange>
        </w:rPr>
        <w:t xml:space="preserve">: </w:t>
      </w:r>
    </w:p>
    <w:p w14:paraId="621A2A33" w14:textId="55ED366C" w:rsidR="001924D8" w:rsidRPr="00103DCA" w:rsidRDefault="001924D8" w:rsidP="00AF2044">
      <w:pPr>
        <w:pStyle w:val="a8"/>
        <w:numPr>
          <w:ilvl w:val="0"/>
          <w:numId w:val="30"/>
        </w:numPr>
        <w:spacing w:line="360" w:lineRule="auto"/>
        <w:rPr>
          <w:rFonts w:ascii="Tahoma" w:hAnsi="Tahoma" w:cs="Tahoma"/>
          <w:sz w:val="24"/>
          <w:szCs w:val="24"/>
          <w:rPrChange w:id="2718" w:author="רינת אביטל" w:date="2022-05-12T09:18:00Z">
            <w:rPr>
              <w:sz w:val="28"/>
              <w:szCs w:val="28"/>
            </w:rPr>
          </w:rPrChange>
        </w:rPr>
      </w:pPr>
      <w:r w:rsidRPr="00103DCA">
        <w:rPr>
          <w:rFonts w:ascii="Tahoma" w:hAnsi="Tahoma" w:cs="Tahoma" w:hint="eastAsia"/>
          <w:sz w:val="24"/>
          <w:szCs w:val="24"/>
          <w:rtl/>
          <w:rPrChange w:id="2719" w:author="רינת אביטל" w:date="2022-05-12T09:18:00Z">
            <w:rPr>
              <w:rFonts w:hint="eastAsia"/>
              <w:sz w:val="28"/>
              <w:szCs w:val="28"/>
              <w:rtl/>
            </w:rPr>
          </w:rPrChange>
        </w:rPr>
        <w:t>אפשרות</w:t>
      </w:r>
      <w:r w:rsidRPr="00103DCA">
        <w:rPr>
          <w:rFonts w:ascii="Tahoma" w:hAnsi="Tahoma" w:cs="Tahoma"/>
          <w:sz w:val="24"/>
          <w:szCs w:val="24"/>
          <w:rtl/>
          <w:rPrChange w:id="2720" w:author="רינת אביטל" w:date="2022-05-12T09:18:00Z">
            <w:rPr>
              <w:sz w:val="28"/>
              <w:szCs w:val="28"/>
              <w:rtl/>
            </w:rPr>
          </w:rPrChange>
        </w:rPr>
        <w:t xml:space="preserve"> </w:t>
      </w:r>
      <w:del w:id="2721" w:author="רינת אביטל" w:date="2022-05-12T09:14:00Z">
        <w:r w:rsidRPr="00103DCA" w:rsidDel="00103DCA">
          <w:rPr>
            <w:rFonts w:ascii="Tahoma" w:hAnsi="Tahoma" w:cs="Tahoma" w:hint="eastAsia"/>
            <w:sz w:val="24"/>
            <w:szCs w:val="24"/>
            <w:rtl/>
            <w:rPrChange w:id="2722" w:author="רינת אביטל" w:date="2022-05-12T09:18:00Z">
              <w:rPr>
                <w:rFonts w:hint="eastAsia"/>
                <w:sz w:val="28"/>
                <w:szCs w:val="28"/>
                <w:rtl/>
              </w:rPr>
            </w:rPrChange>
          </w:rPr>
          <w:delText>לאיתור</w:delText>
        </w:r>
        <w:r w:rsidRPr="00103DCA" w:rsidDel="00103DCA">
          <w:rPr>
            <w:rFonts w:ascii="Tahoma" w:hAnsi="Tahoma" w:cs="Tahoma"/>
            <w:sz w:val="24"/>
            <w:szCs w:val="24"/>
            <w:rtl/>
            <w:rPrChange w:id="272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24" w:author="רינת אביטל" w:date="2022-05-12T09:18:00Z">
              <w:rPr>
                <w:rFonts w:hint="eastAsia"/>
                <w:sz w:val="28"/>
                <w:szCs w:val="28"/>
                <w:rtl/>
              </w:rPr>
            </w:rPrChange>
          </w:rPr>
          <w:delText>נעדרים</w:delText>
        </w:r>
      </w:del>
      <w:ins w:id="2725" w:author="רינת אביטל" w:date="2022-05-12T09:14:00Z">
        <w:r w:rsidR="00103DCA" w:rsidRPr="00103DCA">
          <w:rPr>
            <w:rFonts w:ascii="Tahoma" w:hAnsi="Tahoma" w:cs="Tahoma" w:hint="eastAsia"/>
            <w:sz w:val="24"/>
            <w:szCs w:val="24"/>
            <w:rtl/>
            <w:rPrChange w:id="2726" w:author="רינת אביטל" w:date="2022-05-12T09:18:00Z">
              <w:rPr>
                <w:rFonts w:hint="eastAsia"/>
                <w:sz w:val="28"/>
                <w:szCs w:val="28"/>
                <w:rtl/>
              </w:rPr>
            </w:rPrChange>
          </w:rPr>
          <w:t>לפתירת</w:t>
        </w:r>
        <w:r w:rsidR="00103DCA" w:rsidRPr="00103DCA">
          <w:rPr>
            <w:rFonts w:ascii="Tahoma" w:hAnsi="Tahoma" w:cs="Tahoma"/>
            <w:sz w:val="24"/>
            <w:szCs w:val="24"/>
            <w:rtl/>
            <w:rPrChange w:id="2727" w:author="רינת אביטל" w:date="2022-05-12T09:18:00Z">
              <w:rPr>
                <w:sz w:val="28"/>
                <w:szCs w:val="28"/>
                <w:rtl/>
              </w:rPr>
            </w:rPrChange>
          </w:rPr>
          <w:t xml:space="preserve"> </w:t>
        </w:r>
        <w:r w:rsidR="00103DCA" w:rsidRPr="00103DCA">
          <w:rPr>
            <w:rFonts w:ascii="Tahoma" w:hAnsi="Tahoma" w:cs="Tahoma" w:hint="eastAsia"/>
            <w:sz w:val="24"/>
            <w:szCs w:val="24"/>
            <w:rtl/>
            <w:rPrChange w:id="2728" w:author="רינת אביטל" w:date="2022-05-12T09:18:00Z">
              <w:rPr>
                <w:rFonts w:hint="eastAsia"/>
                <w:sz w:val="28"/>
                <w:szCs w:val="28"/>
                <w:rtl/>
              </w:rPr>
            </w:rPrChange>
          </w:rPr>
          <w:t>משוואת</w:t>
        </w:r>
      </w:ins>
      <w:r w:rsidRPr="00103DCA">
        <w:rPr>
          <w:rFonts w:ascii="Tahoma" w:hAnsi="Tahoma" w:cs="Tahoma"/>
          <w:sz w:val="24"/>
          <w:szCs w:val="24"/>
          <w:rtl/>
          <w:rPrChange w:id="2729" w:author="רינת אביטל" w:date="2022-05-12T09:18:00Z">
            <w:rPr>
              <w:sz w:val="28"/>
              <w:szCs w:val="28"/>
              <w:rtl/>
            </w:rPr>
          </w:rPrChange>
        </w:rPr>
        <w:t xml:space="preserve"> </w:t>
      </w:r>
      <w:r w:rsidRPr="00103DCA">
        <w:rPr>
          <w:rFonts w:ascii="Tahoma" w:hAnsi="Tahoma" w:cs="Tahoma" w:hint="eastAsia"/>
          <w:sz w:val="24"/>
          <w:szCs w:val="24"/>
          <w:rtl/>
          <w:rPrChange w:id="2730" w:author="רינת אביטל" w:date="2022-05-12T09:18:00Z">
            <w:rPr>
              <w:rFonts w:hint="eastAsia"/>
              <w:sz w:val="28"/>
              <w:szCs w:val="28"/>
              <w:rtl/>
            </w:rPr>
          </w:rPrChange>
        </w:rPr>
        <w:t>בצורה</w:t>
      </w:r>
      <w:r w:rsidRPr="00103DCA">
        <w:rPr>
          <w:rFonts w:ascii="Tahoma" w:hAnsi="Tahoma" w:cs="Tahoma"/>
          <w:sz w:val="24"/>
          <w:szCs w:val="24"/>
          <w:rtl/>
          <w:rPrChange w:id="2731" w:author="רינת אביטל" w:date="2022-05-12T09:18:00Z">
            <w:rPr>
              <w:sz w:val="28"/>
              <w:szCs w:val="28"/>
              <w:rtl/>
            </w:rPr>
          </w:rPrChange>
        </w:rPr>
        <w:t xml:space="preserve"> </w:t>
      </w:r>
      <w:r w:rsidRPr="00103DCA">
        <w:rPr>
          <w:rFonts w:ascii="Tahoma" w:hAnsi="Tahoma" w:cs="Tahoma" w:hint="eastAsia"/>
          <w:sz w:val="24"/>
          <w:szCs w:val="24"/>
          <w:rtl/>
          <w:rPrChange w:id="2732" w:author="רינת אביטל" w:date="2022-05-12T09:18:00Z">
            <w:rPr>
              <w:rFonts w:hint="eastAsia"/>
              <w:sz w:val="28"/>
              <w:szCs w:val="28"/>
              <w:rtl/>
            </w:rPr>
          </w:rPrChange>
        </w:rPr>
        <w:t>מהירה</w:t>
      </w:r>
      <w:ins w:id="2733" w:author="רינת אביטל" w:date="2022-05-12T09:14:00Z">
        <w:r w:rsidR="00103DCA" w:rsidRPr="00103DCA">
          <w:rPr>
            <w:rFonts w:ascii="Tahoma" w:hAnsi="Tahoma" w:cs="Tahoma"/>
            <w:sz w:val="24"/>
            <w:szCs w:val="24"/>
            <w:rtl/>
            <w:rPrChange w:id="2734" w:author="רינת אביטל" w:date="2022-05-12T09:18:00Z">
              <w:rPr>
                <w:sz w:val="28"/>
                <w:szCs w:val="28"/>
                <w:rtl/>
              </w:rPr>
            </w:rPrChange>
          </w:rPr>
          <w:t xml:space="preserve"> </w:t>
        </w:r>
        <w:r w:rsidR="00103DCA" w:rsidRPr="00103DCA">
          <w:rPr>
            <w:rFonts w:ascii="Tahoma" w:hAnsi="Tahoma" w:cs="Tahoma" w:hint="eastAsia"/>
            <w:sz w:val="24"/>
            <w:szCs w:val="24"/>
            <w:rtl/>
            <w:rPrChange w:id="2735" w:author="רינת אביטל" w:date="2022-05-12T09:18:00Z">
              <w:rPr>
                <w:rFonts w:hint="eastAsia"/>
                <w:sz w:val="28"/>
                <w:szCs w:val="28"/>
                <w:rtl/>
              </w:rPr>
            </w:rPrChange>
          </w:rPr>
          <w:t>קלה</w:t>
        </w:r>
      </w:ins>
      <w:r w:rsidRPr="00103DCA">
        <w:rPr>
          <w:rFonts w:ascii="Tahoma" w:hAnsi="Tahoma" w:cs="Tahoma"/>
          <w:sz w:val="24"/>
          <w:szCs w:val="24"/>
          <w:rtl/>
          <w:rPrChange w:id="2736" w:author="רינת אביטל" w:date="2022-05-12T09:18:00Z">
            <w:rPr>
              <w:sz w:val="28"/>
              <w:szCs w:val="28"/>
              <w:rtl/>
            </w:rPr>
          </w:rPrChange>
        </w:rPr>
        <w:t xml:space="preserve"> </w:t>
      </w:r>
      <w:r w:rsidR="003845BC" w:rsidRPr="00103DCA">
        <w:rPr>
          <w:rFonts w:ascii="Tahoma" w:hAnsi="Tahoma" w:cs="Tahoma" w:hint="eastAsia"/>
          <w:sz w:val="24"/>
          <w:szCs w:val="24"/>
          <w:rtl/>
          <w:rPrChange w:id="2737" w:author="רינת אביטל" w:date="2022-05-12T09:18:00Z">
            <w:rPr>
              <w:rFonts w:hint="eastAsia"/>
              <w:sz w:val="28"/>
              <w:szCs w:val="28"/>
              <w:rtl/>
            </w:rPr>
          </w:rPrChange>
        </w:rPr>
        <w:t>ויעילה</w:t>
      </w:r>
      <w:r w:rsidRPr="00103DCA">
        <w:rPr>
          <w:rFonts w:ascii="Tahoma" w:hAnsi="Tahoma" w:cs="Tahoma"/>
          <w:sz w:val="24"/>
          <w:szCs w:val="24"/>
          <w:rtl/>
          <w:rPrChange w:id="2738" w:author="רינת אביטל" w:date="2022-05-12T09:18:00Z">
            <w:rPr>
              <w:sz w:val="28"/>
              <w:szCs w:val="28"/>
              <w:rtl/>
            </w:rPr>
          </w:rPrChange>
        </w:rPr>
        <w:t>.</w:t>
      </w:r>
    </w:p>
    <w:p w14:paraId="6E95E257" w14:textId="7CF05D85" w:rsidR="001924D8" w:rsidRPr="00103DCA" w:rsidRDefault="001924D8" w:rsidP="00AF2044">
      <w:pPr>
        <w:pStyle w:val="a8"/>
        <w:numPr>
          <w:ilvl w:val="0"/>
          <w:numId w:val="30"/>
        </w:numPr>
        <w:spacing w:line="360" w:lineRule="auto"/>
        <w:rPr>
          <w:rFonts w:ascii="Tahoma" w:hAnsi="Tahoma" w:cs="Tahoma"/>
          <w:sz w:val="24"/>
          <w:szCs w:val="24"/>
          <w:rPrChange w:id="2739" w:author="רינת אביטל" w:date="2022-05-12T09:18:00Z">
            <w:rPr>
              <w:sz w:val="28"/>
              <w:szCs w:val="28"/>
            </w:rPr>
          </w:rPrChange>
        </w:rPr>
      </w:pPr>
      <w:r w:rsidRPr="00103DCA">
        <w:rPr>
          <w:rFonts w:ascii="Tahoma" w:hAnsi="Tahoma" w:cs="Tahoma" w:hint="eastAsia"/>
          <w:sz w:val="24"/>
          <w:szCs w:val="24"/>
          <w:rtl/>
          <w:rPrChange w:id="2740" w:author="רינת אביטל" w:date="2022-05-12T09:18:00Z">
            <w:rPr>
              <w:rFonts w:hint="eastAsia"/>
              <w:sz w:val="28"/>
              <w:szCs w:val="28"/>
              <w:rtl/>
            </w:rPr>
          </w:rPrChange>
        </w:rPr>
        <w:t>נוחות</w:t>
      </w:r>
      <w:r w:rsidRPr="00103DCA">
        <w:rPr>
          <w:rFonts w:ascii="Tahoma" w:hAnsi="Tahoma" w:cs="Tahoma"/>
          <w:sz w:val="24"/>
          <w:szCs w:val="24"/>
          <w:rtl/>
          <w:rPrChange w:id="2741" w:author="רינת אביטל" w:date="2022-05-12T09:18:00Z">
            <w:rPr>
              <w:sz w:val="28"/>
              <w:szCs w:val="28"/>
              <w:rtl/>
            </w:rPr>
          </w:rPrChange>
        </w:rPr>
        <w:t xml:space="preserve"> </w:t>
      </w:r>
      <w:r w:rsidRPr="00103DCA">
        <w:rPr>
          <w:rFonts w:ascii="Tahoma" w:hAnsi="Tahoma" w:cs="Tahoma" w:hint="eastAsia"/>
          <w:sz w:val="24"/>
          <w:szCs w:val="24"/>
          <w:rtl/>
          <w:rPrChange w:id="2742" w:author="רינת אביטל" w:date="2022-05-12T09:18:00Z">
            <w:rPr>
              <w:rFonts w:hint="eastAsia"/>
              <w:sz w:val="28"/>
              <w:szCs w:val="28"/>
              <w:rtl/>
            </w:rPr>
          </w:rPrChange>
        </w:rPr>
        <w:t>וידידותיות</w:t>
      </w:r>
      <w:r w:rsidRPr="00103DCA">
        <w:rPr>
          <w:rFonts w:ascii="Tahoma" w:hAnsi="Tahoma" w:cs="Tahoma"/>
          <w:sz w:val="24"/>
          <w:szCs w:val="24"/>
          <w:rtl/>
          <w:rPrChange w:id="2743" w:author="רינת אביטל" w:date="2022-05-12T09:18:00Z">
            <w:rPr>
              <w:sz w:val="28"/>
              <w:szCs w:val="28"/>
              <w:rtl/>
            </w:rPr>
          </w:rPrChange>
        </w:rPr>
        <w:t xml:space="preserve"> </w:t>
      </w:r>
      <w:r w:rsidRPr="00103DCA">
        <w:rPr>
          <w:rFonts w:ascii="Tahoma" w:hAnsi="Tahoma" w:cs="Tahoma" w:hint="eastAsia"/>
          <w:sz w:val="24"/>
          <w:szCs w:val="24"/>
          <w:rtl/>
          <w:rPrChange w:id="2744" w:author="רינת אביטל" w:date="2022-05-12T09:18:00Z">
            <w:rPr>
              <w:rFonts w:hint="eastAsia"/>
              <w:sz w:val="28"/>
              <w:szCs w:val="28"/>
              <w:rtl/>
            </w:rPr>
          </w:rPrChange>
        </w:rPr>
        <w:t>למשתמש</w:t>
      </w:r>
      <w:r w:rsidRPr="00103DCA">
        <w:rPr>
          <w:rFonts w:ascii="Tahoma" w:hAnsi="Tahoma" w:cs="Tahoma"/>
          <w:sz w:val="24"/>
          <w:szCs w:val="24"/>
          <w:rtl/>
          <w:rPrChange w:id="2745" w:author="רינת אביטל" w:date="2022-05-12T09:18:00Z">
            <w:rPr>
              <w:sz w:val="28"/>
              <w:szCs w:val="28"/>
              <w:rtl/>
            </w:rPr>
          </w:rPrChange>
        </w:rPr>
        <w:t>.</w:t>
      </w:r>
    </w:p>
    <w:p w14:paraId="22635964" w14:textId="04B6E063" w:rsidR="00103DCA" w:rsidRPr="00103DCA" w:rsidRDefault="00103DCA" w:rsidP="00AF2044">
      <w:pPr>
        <w:pStyle w:val="a8"/>
        <w:numPr>
          <w:ilvl w:val="0"/>
          <w:numId w:val="30"/>
        </w:numPr>
        <w:spacing w:line="360" w:lineRule="auto"/>
        <w:rPr>
          <w:ins w:id="2746" w:author="רינת אביטל" w:date="2022-05-12T09:16:00Z"/>
          <w:rFonts w:ascii="Tahoma" w:hAnsi="Tahoma" w:cs="Tahoma"/>
          <w:sz w:val="24"/>
          <w:szCs w:val="24"/>
          <w:rPrChange w:id="2747" w:author="רינת אביטל" w:date="2022-05-12T09:18:00Z">
            <w:rPr>
              <w:ins w:id="2748" w:author="רינת אביטל" w:date="2022-05-12T09:16:00Z"/>
              <w:rFonts w:ascii="Tahoma" w:hAnsi="Tahoma" w:cs="Tahoma"/>
              <w:sz w:val="28"/>
              <w:szCs w:val="28"/>
            </w:rPr>
          </w:rPrChange>
        </w:rPr>
      </w:pPr>
      <w:ins w:id="2749" w:author="רינת אביטל" w:date="2022-05-12T09:16:00Z">
        <w:r w:rsidRPr="00103DCA">
          <w:rPr>
            <w:rFonts w:ascii="Tahoma" w:hAnsi="Tahoma" w:cs="Tahoma"/>
            <w:sz w:val="24"/>
            <w:szCs w:val="24"/>
            <w:rtl/>
            <w:rPrChange w:id="2750"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AF2044">
      <w:pPr>
        <w:pStyle w:val="a8"/>
        <w:numPr>
          <w:ilvl w:val="0"/>
          <w:numId w:val="30"/>
        </w:numPr>
        <w:spacing w:line="360" w:lineRule="auto"/>
        <w:rPr>
          <w:ins w:id="2751" w:author="רינת אביטל" w:date="2022-05-12T09:16:00Z"/>
          <w:rFonts w:ascii="Tahoma" w:hAnsi="Tahoma" w:cs="Tahoma"/>
          <w:sz w:val="24"/>
          <w:szCs w:val="24"/>
          <w:rPrChange w:id="2752" w:author="רינת אביטל" w:date="2022-05-12T09:18:00Z">
            <w:rPr>
              <w:ins w:id="2753" w:author="רינת אביטל" w:date="2022-05-12T09:16:00Z"/>
            </w:rPr>
          </w:rPrChange>
        </w:rPr>
      </w:pPr>
      <w:ins w:id="2754" w:author="רינת אביטל" w:date="2022-05-12T09:16:00Z">
        <w:r w:rsidRPr="00103DCA">
          <w:rPr>
            <w:rFonts w:ascii="Tahoma" w:hAnsi="Tahoma" w:cs="Tahoma"/>
            <w:sz w:val="24"/>
            <w:szCs w:val="24"/>
            <w:rtl/>
            <w:rPrChange w:id="2755"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AF2044">
      <w:pPr>
        <w:pStyle w:val="a8"/>
        <w:numPr>
          <w:ilvl w:val="0"/>
          <w:numId w:val="30"/>
        </w:numPr>
        <w:spacing w:line="360" w:lineRule="auto"/>
        <w:rPr>
          <w:del w:id="2756" w:author="רינת אביטל" w:date="2022-05-12T09:16:00Z"/>
          <w:rFonts w:ascii="Tahoma" w:hAnsi="Tahoma" w:cs="Tahoma"/>
          <w:sz w:val="24"/>
          <w:szCs w:val="24"/>
          <w:rPrChange w:id="2757" w:author="רינת אביטל" w:date="2022-05-12T09:18:00Z">
            <w:rPr>
              <w:del w:id="2758" w:author="רינת אביטל" w:date="2022-05-12T09:16:00Z"/>
              <w:sz w:val="28"/>
              <w:szCs w:val="28"/>
            </w:rPr>
          </w:rPrChange>
        </w:rPr>
      </w:pPr>
      <w:del w:id="2759" w:author="רינת אביטל" w:date="2022-05-12T09:16:00Z">
        <w:r w:rsidRPr="00103DCA" w:rsidDel="00103DCA">
          <w:rPr>
            <w:rFonts w:ascii="Tahoma" w:hAnsi="Tahoma" w:cs="Tahoma" w:hint="eastAsia"/>
            <w:sz w:val="24"/>
            <w:szCs w:val="24"/>
            <w:rtl/>
            <w:rPrChange w:id="2760" w:author="רינת אביטל" w:date="2022-05-12T09:18:00Z">
              <w:rPr>
                <w:rFonts w:hint="eastAsia"/>
                <w:sz w:val="28"/>
                <w:szCs w:val="28"/>
                <w:rtl/>
              </w:rPr>
            </w:rPrChange>
          </w:rPr>
          <w:delText>לחסוך</w:delText>
        </w:r>
        <w:r w:rsidRPr="00103DCA" w:rsidDel="00103DCA">
          <w:rPr>
            <w:rFonts w:ascii="Tahoma" w:hAnsi="Tahoma" w:cs="Tahoma"/>
            <w:sz w:val="24"/>
            <w:szCs w:val="24"/>
            <w:rtl/>
            <w:rPrChange w:id="276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62" w:author="רינת אביטל" w:date="2022-05-12T09:18:00Z">
              <w:rPr>
                <w:rFonts w:hint="eastAsia"/>
                <w:sz w:val="28"/>
                <w:szCs w:val="28"/>
                <w:rtl/>
              </w:rPr>
            </w:rPrChange>
          </w:rPr>
          <w:delText>התערבות</w:delText>
        </w:r>
        <w:r w:rsidRPr="00103DCA" w:rsidDel="00103DCA">
          <w:rPr>
            <w:rFonts w:ascii="Tahoma" w:hAnsi="Tahoma" w:cs="Tahoma"/>
            <w:sz w:val="24"/>
            <w:szCs w:val="24"/>
            <w:rtl/>
            <w:rPrChange w:id="276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64" w:author="רינת אביטל" w:date="2022-05-12T09:18:00Z">
              <w:rPr>
                <w:rFonts w:hint="eastAsia"/>
                <w:sz w:val="28"/>
                <w:szCs w:val="28"/>
                <w:rtl/>
              </w:rPr>
            </w:rPrChange>
          </w:rPr>
          <w:delText>משטרתית</w:delText>
        </w:r>
        <w:r w:rsidRPr="00103DCA" w:rsidDel="00103DCA">
          <w:rPr>
            <w:rFonts w:ascii="Tahoma" w:hAnsi="Tahoma" w:cs="Tahoma"/>
            <w:sz w:val="24"/>
            <w:szCs w:val="24"/>
            <w:rtl/>
            <w:rPrChange w:id="276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66" w:author="רינת אביטל" w:date="2022-05-12T09:18:00Z">
              <w:rPr>
                <w:rFonts w:hint="eastAsia"/>
                <w:sz w:val="28"/>
                <w:szCs w:val="28"/>
                <w:rtl/>
              </w:rPr>
            </w:rPrChange>
          </w:rPr>
          <w:delText>בכל</w:delText>
        </w:r>
        <w:r w:rsidRPr="00103DCA" w:rsidDel="00103DCA">
          <w:rPr>
            <w:rFonts w:ascii="Tahoma" w:hAnsi="Tahoma" w:cs="Tahoma"/>
            <w:sz w:val="24"/>
            <w:szCs w:val="24"/>
            <w:rtl/>
            <w:rPrChange w:id="276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68" w:author="רינת אביטל" w:date="2022-05-12T09:18:00Z">
              <w:rPr>
                <w:rFonts w:hint="eastAsia"/>
                <w:sz w:val="28"/>
                <w:szCs w:val="28"/>
                <w:rtl/>
              </w:rPr>
            </w:rPrChange>
          </w:rPr>
          <w:delText>אירוע</w:delText>
        </w:r>
        <w:r w:rsidRPr="00103DCA" w:rsidDel="00103DCA">
          <w:rPr>
            <w:rFonts w:ascii="Tahoma" w:hAnsi="Tahoma" w:cs="Tahoma"/>
            <w:sz w:val="24"/>
            <w:szCs w:val="24"/>
            <w:rtl/>
            <w:rPrChange w:id="276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70" w:author="רינת אביטל" w:date="2022-05-12T09:18:00Z">
              <w:rPr>
                <w:rFonts w:hint="eastAsia"/>
                <w:sz w:val="28"/>
                <w:szCs w:val="28"/>
                <w:rtl/>
              </w:rPr>
            </w:rPrChange>
          </w:rPr>
          <w:delText>של</w:delText>
        </w:r>
        <w:r w:rsidRPr="00103DCA" w:rsidDel="00103DCA">
          <w:rPr>
            <w:rFonts w:ascii="Tahoma" w:hAnsi="Tahoma" w:cs="Tahoma"/>
            <w:sz w:val="24"/>
            <w:szCs w:val="24"/>
            <w:rtl/>
            <w:rPrChange w:id="277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72" w:author="רינת אביטל" w:date="2022-05-12T09:18:00Z">
              <w:rPr>
                <w:rFonts w:hint="eastAsia"/>
                <w:sz w:val="28"/>
                <w:szCs w:val="28"/>
                <w:rtl/>
              </w:rPr>
            </w:rPrChange>
          </w:rPr>
          <w:delText>היעדרות</w:delText>
        </w:r>
        <w:r w:rsidR="00983EBD" w:rsidRPr="00103DCA" w:rsidDel="00103DCA">
          <w:rPr>
            <w:rFonts w:ascii="Tahoma" w:hAnsi="Tahoma" w:cs="Tahoma"/>
            <w:sz w:val="24"/>
            <w:szCs w:val="24"/>
            <w:rtl/>
            <w:rPrChange w:id="2773" w:author="רינת אביטל" w:date="2022-05-12T09:18:00Z">
              <w:rPr>
                <w:sz w:val="28"/>
                <w:szCs w:val="28"/>
                <w:rtl/>
              </w:rPr>
            </w:rPrChange>
          </w:rPr>
          <w:delText>.</w:delText>
        </w:r>
      </w:del>
    </w:p>
    <w:p w14:paraId="7FC577D9" w14:textId="51275036" w:rsidR="00983EBD" w:rsidRPr="00103DCA" w:rsidRDefault="00983EBD" w:rsidP="00AF2044">
      <w:pPr>
        <w:pStyle w:val="a8"/>
        <w:numPr>
          <w:ilvl w:val="0"/>
          <w:numId w:val="30"/>
        </w:numPr>
        <w:spacing w:line="360" w:lineRule="auto"/>
        <w:rPr>
          <w:ins w:id="2774" w:author="רינת אביטל" w:date="2022-05-12T09:07:00Z"/>
          <w:rFonts w:ascii="Tahoma" w:hAnsi="Tahoma" w:cs="Tahoma"/>
          <w:sz w:val="24"/>
          <w:szCs w:val="24"/>
          <w:rPrChange w:id="2775" w:author="רינת אביטל" w:date="2022-05-12T09:18:00Z">
            <w:rPr>
              <w:ins w:id="2776" w:author="רינת אביטל" w:date="2022-05-12T09:07:00Z"/>
              <w:sz w:val="28"/>
              <w:szCs w:val="28"/>
            </w:rPr>
          </w:rPrChange>
        </w:rPr>
      </w:pPr>
      <w:del w:id="2777" w:author="רינת אביטל" w:date="2022-05-12T09:15:00Z">
        <w:r w:rsidRPr="00103DCA" w:rsidDel="00103DCA">
          <w:rPr>
            <w:rFonts w:ascii="Tahoma" w:hAnsi="Tahoma" w:cs="Tahoma" w:hint="eastAsia"/>
            <w:sz w:val="24"/>
            <w:szCs w:val="24"/>
            <w:rtl/>
            <w:rPrChange w:id="2778" w:author="רינת אביטל" w:date="2022-05-12T09:18:00Z">
              <w:rPr>
                <w:rFonts w:hint="eastAsia"/>
                <w:sz w:val="28"/>
                <w:szCs w:val="28"/>
                <w:rtl/>
              </w:rPr>
            </w:rPrChange>
          </w:rPr>
          <w:delText>לאפשר</w:delText>
        </w:r>
        <w:r w:rsidRPr="00103DCA" w:rsidDel="00103DCA">
          <w:rPr>
            <w:rFonts w:ascii="Tahoma" w:hAnsi="Tahoma" w:cs="Tahoma"/>
            <w:sz w:val="24"/>
            <w:szCs w:val="24"/>
            <w:rtl/>
            <w:rPrChange w:id="277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80" w:author="רינת אביטל" w:date="2022-05-12T09:18:00Z">
              <w:rPr>
                <w:rFonts w:hint="eastAsia"/>
                <w:sz w:val="28"/>
                <w:szCs w:val="28"/>
                <w:rtl/>
              </w:rPr>
            </w:rPrChange>
          </w:rPr>
          <w:delText>לבתי</w:delText>
        </w:r>
        <w:r w:rsidRPr="00103DCA" w:rsidDel="00103DCA">
          <w:rPr>
            <w:rFonts w:ascii="Tahoma" w:hAnsi="Tahoma" w:cs="Tahoma"/>
            <w:sz w:val="24"/>
            <w:szCs w:val="24"/>
            <w:rtl/>
            <w:rPrChange w:id="278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82"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78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84" w:author="רינת אביטל" w:date="2022-05-12T09:18:00Z">
              <w:rPr>
                <w:rFonts w:hint="eastAsia"/>
                <w:sz w:val="28"/>
                <w:szCs w:val="28"/>
                <w:rtl/>
              </w:rPr>
            </w:rPrChange>
          </w:rPr>
          <w:delText>לזהות</w:delText>
        </w:r>
        <w:r w:rsidRPr="00103DCA" w:rsidDel="00103DCA">
          <w:rPr>
            <w:rFonts w:ascii="Tahoma" w:hAnsi="Tahoma" w:cs="Tahoma"/>
            <w:sz w:val="24"/>
            <w:szCs w:val="24"/>
            <w:rtl/>
            <w:rPrChange w:id="278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86"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78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88" w:author="רינת אביטל" w:date="2022-05-12T09:18:00Z">
              <w:rPr>
                <w:rFonts w:hint="eastAsia"/>
                <w:sz w:val="28"/>
                <w:szCs w:val="28"/>
                <w:rtl/>
              </w:rPr>
            </w:rPrChange>
          </w:rPr>
          <w:delText>לא</w:delText>
        </w:r>
        <w:r w:rsidRPr="00103DCA" w:rsidDel="00103DCA">
          <w:rPr>
            <w:rFonts w:ascii="Tahoma" w:hAnsi="Tahoma" w:cs="Tahoma"/>
            <w:sz w:val="24"/>
            <w:szCs w:val="24"/>
            <w:rtl/>
            <w:rPrChange w:id="278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90" w:author="רינת אביטל" w:date="2022-05-12T09:18:00Z">
              <w:rPr>
                <w:rFonts w:hint="eastAsia"/>
                <w:sz w:val="28"/>
                <w:szCs w:val="28"/>
                <w:rtl/>
              </w:rPr>
            </w:rPrChange>
          </w:rPr>
          <w:delText>מזוהים</w:delText>
        </w:r>
        <w:r w:rsidRPr="00103DCA" w:rsidDel="00103DCA">
          <w:rPr>
            <w:rFonts w:ascii="Tahoma" w:hAnsi="Tahoma" w:cs="Tahoma"/>
            <w:sz w:val="24"/>
            <w:szCs w:val="24"/>
            <w:rtl/>
            <w:rPrChange w:id="279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92" w:author="רינת אביטל" w:date="2022-05-12T09:18:00Z">
              <w:rPr>
                <w:rFonts w:hint="eastAsia"/>
                <w:sz w:val="28"/>
                <w:szCs w:val="28"/>
                <w:rtl/>
              </w:rPr>
            </w:rPrChange>
          </w:rPr>
          <w:delText>המגיעים</w:delText>
        </w:r>
        <w:r w:rsidRPr="00103DCA" w:rsidDel="00103DCA">
          <w:rPr>
            <w:rFonts w:ascii="Tahoma" w:hAnsi="Tahoma" w:cs="Tahoma"/>
            <w:sz w:val="24"/>
            <w:szCs w:val="24"/>
            <w:rtl/>
            <w:rPrChange w:id="279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94" w:author="רינת אביטל" w:date="2022-05-12T09:18:00Z">
              <w:rPr>
                <w:rFonts w:hint="eastAsia"/>
                <w:sz w:val="28"/>
                <w:szCs w:val="28"/>
                <w:rtl/>
              </w:rPr>
            </w:rPrChange>
          </w:rPr>
          <w:delText>לבית</w:delText>
        </w:r>
        <w:r w:rsidRPr="00103DCA" w:rsidDel="00103DCA">
          <w:rPr>
            <w:rFonts w:ascii="Tahoma" w:hAnsi="Tahoma" w:cs="Tahoma"/>
            <w:sz w:val="24"/>
            <w:szCs w:val="24"/>
            <w:rtl/>
            <w:rPrChange w:id="279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96" w:author="רינת אביטל" w:date="2022-05-12T09:18:00Z">
              <w:rPr>
                <w:rFonts w:hint="eastAsia"/>
                <w:sz w:val="28"/>
                <w:szCs w:val="28"/>
                <w:rtl/>
              </w:rPr>
            </w:rPrChange>
          </w:rPr>
          <w:delText>החולים</w:delText>
        </w:r>
        <w:r w:rsidRPr="00103DCA" w:rsidDel="00103DCA">
          <w:rPr>
            <w:rFonts w:ascii="Tahoma" w:hAnsi="Tahoma" w:cs="Tahoma"/>
            <w:sz w:val="24"/>
            <w:szCs w:val="24"/>
            <w:rtl/>
            <w:rPrChange w:id="279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98" w:author="רינת אביטל" w:date="2022-05-12T09:18:00Z">
              <w:rPr>
                <w:rFonts w:hint="eastAsia"/>
                <w:sz w:val="28"/>
                <w:szCs w:val="28"/>
                <w:rtl/>
              </w:rPr>
            </w:rPrChange>
          </w:rPr>
          <w:delText>חסרי</w:delText>
        </w:r>
        <w:r w:rsidRPr="00103DCA" w:rsidDel="00103DCA">
          <w:rPr>
            <w:rFonts w:ascii="Tahoma" w:hAnsi="Tahoma" w:cs="Tahoma"/>
            <w:sz w:val="24"/>
            <w:szCs w:val="24"/>
            <w:rtl/>
            <w:rPrChange w:id="279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00" w:author="רינת אביטל" w:date="2022-05-12T09:18:00Z">
              <w:rPr>
                <w:rFonts w:hint="eastAsia"/>
                <w:sz w:val="28"/>
                <w:szCs w:val="28"/>
                <w:rtl/>
              </w:rPr>
            </w:rPrChange>
          </w:rPr>
          <w:delText>הכרה</w:delText>
        </w:r>
        <w:r w:rsidRPr="00103DCA" w:rsidDel="00103DCA">
          <w:rPr>
            <w:rFonts w:ascii="Tahoma" w:hAnsi="Tahoma" w:cs="Tahoma"/>
            <w:sz w:val="24"/>
            <w:szCs w:val="24"/>
            <w:rtl/>
            <w:rPrChange w:id="2801" w:author="רינת אביטל" w:date="2022-05-12T09:18:00Z">
              <w:rPr>
                <w:sz w:val="28"/>
                <w:szCs w:val="28"/>
                <w:rtl/>
              </w:rPr>
            </w:rPrChange>
          </w:rPr>
          <w:delText>.</w:delText>
        </w:r>
      </w:del>
      <w:ins w:id="2802" w:author="רינת אביטל" w:date="2022-05-12T09:15:00Z">
        <w:r w:rsidR="00103DCA" w:rsidRPr="00103DCA">
          <w:rPr>
            <w:rFonts w:ascii="Tahoma" w:hAnsi="Tahoma" w:cs="Tahoma" w:hint="eastAsia"/>
            <w:sz w:val="24"/>
            <w:szCs w:val="24"/>
            <w:rtl/>
            <w:rPrChange w:id="2803" w:author="רינת אביטל" w:date="2022-05-12T09:18:00Z">
              <w:rPr>
                <w:rFonts w:hint="eastAsia"/>
                <w:sz w:val="28"/>
                <w:szCs w:val="28"/>
                <w:rtl/>
              </w:rPr>
            </w:rPrChange>
          </w:rPr>
          <w:t>לאפשר</w:t>
        </w:r>
        <w:r w:rsidR="00103DCA" w:rsidRPr="00103DCA">
          <w:rPr>
            <w:rFonts w:ascii="Tahoma" w:hAnsi="Tahoma" w:cs="Tahoma"/>
            <w:sz w:val="24"/>
            <w:szCs w:val="24"/>
            <w:rtl/>
            <w:rPrChange w:id="2804" w:author="רינת אביטל" w:date="2022-05-12T09:18:00Z">
              <w:rPr>
                <w:sz w:val="28"/>
                <w:szCs w:val="28"/>
                <w:rtl/>
              </w:rPr>
            </w:rPrChange>
          </w:rPr>
          <w:t xml:space="preserve"> </w:t>
        </w:r>
        <w:r w:rsidR="00103DCA" w:rsidRPr="00103DCA">
          <w:rPr>
            <w:rFonts w:ascii="Tahoma" w:hAnsi="Tahoma" w:cs="Tahoma" w:hint="eastAsia"/>
            <w:sz w:val="24"/>
            <w:szCs w:val="24"/>
            <w:rtl/>
            <w:rPrChange w:id="2805" w:author="רינת אביטל" w:date="2022-05-12T09:18:00Z">
              <w:rPr>
                <w:rFonts w:hint="eastAsia"/>
                <w:sz w:val="28"/>
                <w:szCs w:val="28"/>
                <w:rtl/>
              </w:rPr>
            </w:rPrChange>
          </w:rPr>
          <w:t>שמירת</w:t>
        </w:r>
        <w:r w:rsidR="00103DCA" w:rsidRPr="00103DCA">
          <w:rPr>
            <w:rFonts w:ascii="Tahoma" w:hAnsi="Tahoma" w:cs="Tahoma"/>
            <w:sz w:val="24"/>
            <w:szCs w:val="24"/>
            <w:rtl/>
            <w:rPrChange w:id="2806" w:author="רינת אביטל" w:date="2022-05-12T09:18:00Z">
              <w:rPr>
                <w:sz w:val="28"/>
                <w:szCs w:val="28"/>
                <w:rtl/>
              </w:rPr>
            </w:rPrChange>
          </w:rPr>
          <w:t xml:space="preserve"> </w:t>
        </w:r>
        <w:r w:rsidR="00103DCA" w:rsidRPr="00103DCA">
          <w:rPr>
            <w:rFonts w:ascii="Tahoma" w:hAnsi="Tahoma" w:cs="Tahoma" w:hint="eastAsia"/>
            <w:sz w:val="24"/>
            <w:szCs w:val="24"/>
            <w:rtl/>
            <w:rPrChange w:id="2807" w:author="רינת אביטל" w:date="2022-05-12T09:18:00Z">
              <w:rPr>
                <w:rFonts w:hint="eastAsia"/>
                <w:sz w:val="28"/>
                <w:szCs w:val="28"/>
                <w:rtl/>
              </w:rPr>
            </w:rPrChange>
          </w:rPr>
          <w:t>היסטוריית</w:t>
        </w:r>
        <w:r w:rsidR="00103DCA" w:rsidRPr="00103DCA">
          <w:rPr>
            <w:rFonts w:ascii="Tahoma" w:hAnsi="Tahoma" w:cs="Tahoma"/>
            <w:sz w:val="24"/>
            <w:szCs w:val="24"/>
            <w:rtl/>
            <w:rPrChange w:id="2808" w:author="רינת אביטל" w:date="2022-05-12T09:18:00Z">
              <w:rPr>
                <w:sz w:val="28"/>
                <w:szCs w:val="28"/>
                <w:rtl/>
              </w:rPr>
            </w:rPrChange>
          </w:rPr>
          <w:t xml:space="preserve"> </w:t>
        </w:r>
        <w:r w:rsidR="00103DCA" w:rsidRPr="00103DCA">
          <w:rPr>
            <w:rFonts w:ascii="Tahoma" w:hAnsi="Tahoma" w:cs="Tahoma" w:hint="eastAsia"/>
            <w:sz w:val="24"/>
            <w:szCs w:val="24"/>
            <w:rtl/>
            <w:rPrChange w:id="2809" w:author="רינת אביטל" w:date="2022-05-12T09:18:00Z">
              <w:rPr>
                <w:rFonts w:hint="eastAsia"/>
                <w:sz w:val="28"/>
                <w:szCs w:val="28"/>
                <w:rtl/>
              </w:rPr>
            </w:rPrChange>
          </w:rPr>
          <w:t>משתמש</w:t>
        </w:r>
        <w:r w:rsidR="00103DCA" w:rsidRPr="00103DCA">
          <w:rPr>
            <w:rFonts w:ascii="Tahoma" w:hAnsi="Tahoma" w:cs="Tahoma"/>
            <w:sz w:val="24"/>
            <w:szCs w:val="24"/>
            <w:rtl/>
            <w:rPrChange w:id="2810" w:author="רינת אביטל" w:date="2022-05-12T09:18:00Z">
              <w:rPr>
                <w:sz w:val="28"/>
                <w:szCs w:val="28"/>
                <w:rtl/>
              </w:rPr>
            </w:rPrChange>
          </w:rPr>
          <w:t xml:space="preserve"> </w:t>
        </w:r>
        <w:r w:rsidR="00103DCA" w:rsidRPr="00103DCA">
          <w:rPr>
            <w:rFonts w:ascii="Tahoma" w:hAnsi="Tahoma" w:cs="Tahoma" w:hint="eastAsia"/>
            <w:sz w:val="24"/>
            <w:szCs w:val="24"/>
            <w:rtl/>
            <w:rPrChange w:id="2811" w:author="רינת אביטל" w:date="2022-05-12T09:18:00Z">
              <w:rPr>
                <w:rFonts w:hint="eastAsia"/>
                <w:sz w:val="28"/>
                <w:szCs w:val="28"/>
                <w:rtl/>
              </w:rPr>
            </w:rPrChange>
          </w:rPr>
          <w:t>עם</w:t>
        </w:r>
        <w:r w:rsidR="00103DCA" w:rsidRPr="00103DCA">
          <w:rPr>
            <w:rFonts w:ascii="Tahoma" w:hAnsi="Tahoma" w:cs="Tahoma"/>
            <w:sz w:val="24"/>
            <w:szCs w:val="24"/>
            <w:rtl/>
            <w:rPrChange w:id="2812" w:author="רינת אביטל" w:date="2022-05-12T09:18:00Z">
              <w:rPr>
                <w:sz w:val="28"/>
                <w:szCs w:val="28"/>
                <w:rtl/>
              </w:rPr>
            </w:rPrChange>
          </w:rPr>
          <w:t xml:space="preserve"> </w:t>
        </w:r>
        <w:r w:rsidR="00103DCA" w:rsidRPr="00103DCA">
          <w:rPr>
            <w:rFonts w:ascii="Tahoma" w:hAnsi="Tahoma" w:cs="Tahoma" w:hint="eastAsia"/>
            <w:sz w:val="24"/>
            <w:szCs w:val="24"/>
            <w:rtl/>
            <w:rPrChange w:id="2813" w:author="רינת אביטל" w:date="2022-05-12T09:18:00Z">
              <w:rPr>
                <w:rFonts w:hint="eastAsia"/>
                <w:sz w:val="28"/>
                <w:szCs w:val="28"/>
                <w:rtl/>
              </w:rPr>
            </w:rPrChange>
          </w:rPr>
          <w:t>פרטי</w:t>
        </w:r>
        <w:r w:rsidR="00103DCA" w:rsidRPr="00103DCA">
          <w:rPr>
            <w:rFonts w:ascii="Tahoma" w:hAnsi="Tahoma" w:cs="Tahoma"/>
            <w:sz w:val="24"/>
            <w:szCs w:val="24"/>
            <w:rtl/>
            <w:rPrChange w:id="2814" w:author="רינת אביטל" w:date="2022-05-12T09:18:00Z">
              <w:rPr>
                <w:sz w:val="28"/>
                <w:szCs w:val="28"/>
                <w:rtl/>
              </w:rPr>
            </w:rPrChange>
          </w:rPr>
          <w:t xml:space="preserve"> </w:t>
        </w:r>
        <w:r w:rsidR="00103DCA" w:rsidRPr="00103DCA">
          <w:rPr>
            <w:rFonts w:ascii="Tahoma" w:hAnsi="Tahoma" w:cs="Tahoma" w:hint="eastAsia"/>
            <w:sz w:val="24"/>
            <w:szCs w:val="24"/>
            <w:rtl/>
            <w:rPrChange w:id="2815" w:author="רינת אביטל" w:date="2022-05-12T09:18:00Z">
              <w:rPr>
                <w:rFonts w:hint="eastAsia"/>
                <w:sz w:val="28"/>
                <w:szCs w:val="28"/>
                <w:rtl/>
              </w:rPr>
            </w:rPrChange>
          </w:rPr>
          <w:t>פתרון</w:t>
        </w:r>
        <w:r w:rsidR="00103DCA" w:rsidRPr="00103DCA">
          <w:rPr>
            <w:rFonts w:ascii="Tahoma" w:hAnsi="Tahoma" w:cs="Tahoma"/>
            <w:sz w:val="24"/>
            <w:szCs w:val="24"/>
            <w:rtl/>
            <w:rPrChange w:id="2816" w:author="רינת אביטל" w:date="2022-05-12T09:18:00Z">
              <w:rPr>
                <w:sz w:val="28"/>
                <w:szCs w:val="28"/>
                <w:rtl/>
              </w:rPr>
            </w:rPrChange>
          </w:rPr>
          <w:t xml:space="preserve"> </w:t>
        </w:r>
        <w:r w:rsidR="00103DCA" w:rsidRPr="00103DCA">
          <w:rPr>
            <w:rFonts w:ascii="Tahoma" w:hAnsi="Tahoma" w:cs="Tahoma" w:hint="eastAsia"/>
            <w:sz w:val="24"/>
            <w:szCs w:val="24"/>
            <w:rtl/>
            <w:rPrChange w:id="2817" w:author="רינת אביטל" w:date="2022-05-12T09:18:00Z">
              <w:rPr>
                <w:rFonts w:hint="eastAsia"/>
                <w:sz w:val="28"/>
                <w:szCs w:val="28"/>
                <w:rtl/>
              </w:rPr>
            </w:rPrChange>
          </w:rPr>
          <w:t>משוואותיו</w:t>
        </w:r>
      </w:ins>
    </w:p>
    <w:p w14:paraId="7CA8FF78" w14:textId="3ACEB803" w:rsidR="00936646" w:rsidRPr="00103DCA" w:rsidDel="00103DCA" w:rsidRDefault="00936646">
      <w:pPr>
        <w:pStyle w:val="a8"/>
        <w:spacing w:line="360" w:lineRule="auto"/>
        <w:rPr>
          <w:del w:id="2818" w:author="רינת אביטל" w:date="2022-05-12T09:17:00Z"/>
          <w:rFonts w:ascii="Tahoma" w:hAnsi="Tahoma" w:cs="Tahoma"/>
          <w:sz w:val="24"/>
          <w:szCs w:val="24"/>
          <w:rPrChange w:id="2819" w:author="רינת אביטל" w:date="2022-05-12T09:18:00Z">
            <w:rPr>
              <w:del w:id="2820" w:author="רינת אביטל" w:date="2022-05-12T09:17:00Z"/>
              <w:sz w:val="28"/>
              <w:szCs w:val="28"/>
            </w:rPr>
          </w:rPrChange>
        </w:rPr>
        <w:pPrChange w:id="2821" w:author="רינת אביטל" w:date="2022-05-12T09:07:00Z">
          <w:pPr>
            <w:pStyle w:val="a8"/>
            <w:numPr>
              <w:numId w:val="30"/>
            </w:numPr>
            <w:ind w:hanging="360"/>
          </w:pPr>
        </w:pPrChange>
      </w:pPr>
    </w:p>
    <w:p w14:paraId="4A393C15" w14:textId="77777777" w:rsidR="00695D88" w:rsidRPr="00103DCA" w:rsidRDefault="00695D88" w:rsidP="00AF2044">
      <w:pPr>
        <w:spacing w:line="360" w:lineRule="auto"/>
        <w:ind w:left="360"/>
        <w:rPr>
          <w:rFonts w:ascii="Tahoma" w:hAnsi="Tahoma" w:cs="Tahoma"/>
          <w:sz w:val="24"/>
          <w:szCs w:val="24"/>
          <w:rPrChange w:id="2822" w:author="רינת אביטל" w:date="2022-05-12T09:18:00Z">
            <w:rPr>
              <w:sz w:val="28"/>
              <w:szCs w:val="28"/>
            </w:rPr>
          </w:rPrChange>
        </w:rPr>
      </w:pPr>
    </w:p>
    <w:p w14:paraId="0342CA22" w14:textId="2B1B3B63"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23"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824" w:author="רינת אביטל" w:date="2022-05-12T09:18:00Z">
            <w:rPr>
              <w:rFonts w:hint="eastAsia"/>
              <w:b/>
              <w:bCs/>
              <w:sz w:val="28"/>
              <w:szCs w:val="28"/>
              <w:u w:val="single"/>
              <w:rtl/>
            </w:rPr>
          </w:rPrChange>
        </w:rPr>
        <w:t>יעדי</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25"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826"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27" w:author="רינת אביטל" w:date="2022-05-12T09:18:00Z">
            <w:rPr>
              <w:b/>
              <w:bCs/>
              <w:sz w:val="28"/>
              <w:szCs w:val="28"/>
              <w:u w:val="single"/>
              <w:rtl/>
            </w:rPr>
          </w:rPrChange>
        </w:rPr>
        <w:t xml:space="preserve">: </w:t>
      </w:r>
    </w:p>
    <w:p w14:paraId="4EC2142A" w14:textId="38975945" w:rsidR="00983EBD" w:rsidRPr="00103DCA" w:rsidRDefault="007A7658" w:rsidP="00AF2044">
      <w:pPr>
        <w:pStyle w:val="a8"/>
        <w:numPr>
          <w:ilvl w:val="0"/>
          <w:numId w:val="31"/>
        </w:numPr>
        <w:spacing w:line="360" w:lineRule="auto"/>
        <w:rPr>
          <w:rFonts w:ascii="Tahoma" w:hAnsi="Tahoma" w:cs="Tahoma"/>
          <w:b/>
          <w:bCs/>
          <w:sz w:val="24"/>
          <w:szCs w:val="24"/>
          <w:u w:val="single"/>
          <w:rPrChange w:id="2828" w:author="רינת אביטל" w:date="2022-05-12T09:18:00Z">
            <w:rPr>
              <w:b/>
              <w:bCs/>
              <w:sz w:val="28"/>
              <w:szCs w:val="28"/>
              <w:u w:val="single"/>
            </w:rPr>
          </w:rPrChange>
        </w:rPr>
      </w:pPr>
      <w:r w:rsidRPr="00103DCA">
        <w:rPr>
          <w:rFonts w:ascii="Tahoma" w:hAnsi="Tahoma" w:cs="Tahoma" w:hint="eastAsia"/>
          <w:sz w:val="24"/>
          <w:szCs w:val="24"/>
          <w:rtl/>
          <w:rPrChange w:id="2829" w:author="רינת אביטל" w:date="2022-05-12T09:18:00Z">
            <w:rPr>
              <w:rFonts w:hint="eastAsia"/>
              <w:sz w:val="28"/>
              <w:szCs w:val="28"/>
              <w:rtl/>
            </w:rPr>
          </w:rPrChange>
        </w:rPr>
        <w:t>בניית</w:t>
      </w:r>
      <w:r w:rsidRPr="00103DCA">
        <w:rPr>
          <w:rFonts w:ascii="Tahoma" w:hAnsi="Tahoma" w:cs="Tahoma"/>
          <w:sz w:val="24"/>
          <w:szCs w:val="24"/>
          <w:rtl/>
          <w:rPrChange w:id="2830" w:author="רינת אביטל" w:date="2022-05-12T09:18:00Z">
            <w:rPr>
              <w:sz w:val="28"/>
              <w:szCs w:val="28"/>
              <w:rtl/>
            </w:rPr>
          </w:rPrChange>
        </w:rPr>
        <w:t xml:space="preserve"> </w:t>
      </w:r>
      <w:r w:rsidRPr="00103DCA">
        <w:rPr>
          <w:rFonts w:ascii="Tahoma" w:hAnsi="Tahoma" w:cs="Tahoma" w:hint="eastAsia"/>
          <w:sz w:val="24"/>
          <w:szCs w:val="24"/>
          <w:rtl/>
          <w:rPrChange w:id="2831" w:author="רינת אביטל" w:date="2022-05-12T09:18:00Z">
            <w:rPr>
              <w:rFonts w:hint="eastAsia"/>
              <w:sz w:val="28"/>
              <w:szCs w:val="28"/>
              <w:rtl/>
            </w:rPr>
          </w:rPrChange>
        </w:rPr>
        <w:t>מערכת</w:t>
      </w:r>
      <w:r w:rsidRPr="00103DCA">
        <w:rPr>
          <w:rFonts w:ascii="Tahoma" w:hAnsi="Tahoma" w:cs="Tahoma"/>
          <w:sz w:val="24"/>
          <w:szCs w:val="24"/>
          <w:rtl/>
          <w:rPrChange w:id="2832" w:author="רינת אביטל" w:date="2022-05-12T09:18:00Z">
            <w:rPr>
              <w:sz w:val="28"/>
              <w:szCs w:val="28"/>
              <w:rtl/>
            </w:rPr>
          </w:rPrChange>
        </w:rPr>
        <w:t xml:space="preserve"> </w:t>
      </w:r>
      <w:r w:rsidRPr="00103DCA">
        <w:rPr>
          <w:rFonts w:ascii="Tahoma" w:hAnsi="Tahoma" w:cs="Tahoma" w:hint="eastAsia"/>
          <w:sz w:val="24"/>
          <w:szCs w:val="24"/>
          <w:rtl/>
          <w:rPrChange w:id="2833" w:author="רינת אביטל" w:date="2022-05-12T09:18:00Z">
            <w:rPr>
              <w:rFonts w:hint="eastAsia"/>
              <w:sz w:val="28"/>
              <w:szCs w:val="28"/>
              <w:rtl/>
            </w:rPr>
          </w:rPrChange>
        </w:rPr>
        <w:t>חכמה</w:t>
      </w:r>
      <w:r w:rsidRPr="00103DCA">
        <w:rPr>
          <w:rFonts w:ascii="Tahoma" w:hAnsi="Tahoma" w:cs="Tahoma"/>
          <w:sz w:val="24"/>
          <w:szCs w:val="24"/>
          <w:rtl/>
          <w:rPrChange w:id="2834" w:author="רינת אביטל" w:date="2022-05-12T09:18:00Z">
            <w:rPr>
              <w:sz w:val="28"/>
              <w:szCs w:val="28"/>
              <w:rtl/>
            </w:rPr>
          </w:rPrChange>
        </w:rPr>
        <w:t xml:space="preserve"> </w:t>
      </w:r>
      <w:del w:id="2835" w:author="רינת אביטל" w:date="2022-05-12T09:08:00Z">
        <w:r w:rsidRPr="00103DCA" w:rsidDel="0014692C">
          <w:rPr>
            <w:rFonts w:ascii="Tahoma" w:hAnsi="Tahoma" w:cs="Tahoma" w:hint="eastAsia"/>
            <w:sz w:val="24"/>
            <w:szCs w:val="24"/>
            <w:rtl/>
            <w:rPrChange w:id="2836" w:author="רינת אביטל" w:date="2022-05-12T09:18:00Z">
              <w:rPr>
                <w:rFonts w:hint="eastAsia"/>
                <w:sz w:val="28"/>
                <w:szCs w:val="28"/>
                <w:rtl/>
              </w:rPr>
            </w:rPrChange>
          </w:rPr>
          <w:delText>לזיהוי</w:delText>
        </w:r>
        <w:r w:rsidRPr="00103DCA" w:rsidDel="0014692C">
          <w:rPr>
            <w:rFonts w:ascii="Tahoma" w:hAnsi="Tahoma" w:cs="Tahoma"/>
            <w:sz w:val="24"/>
            <w:szCs w:val="24"/>
            <w:rtl/>
            <w:rPrChange w:id="283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38" w:author="רינת אביטל" w:date="2022-05-12T09:18:00Z">
              <w:rPr>
                <w:rFonts w:hint="eastAsia"/>
                <w:sz w:val="28"/>
                <w:szCs w:val="28"/>
                <w:rtl/>
              </w:rPr>
            </w:rPrChange>
          </w:rPr>
          <w:delText>פנים</w:delText>
        </w:r>
        <w:r w:rsidRPr="00103DCA" w:rsidDel="0014692C">
          <w:rPr>
            <w:rFonts w:ascii="Tahoma" w:hAnsi="Tahoma" w:cs="Tahoma"/>
            <w:sz w:val="24"/>
            <w:szCs w:val="24"/>
            <w:rtl/>
            <w:rPrChange w:id="283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40" w:author="רינת אביטל" w:date="2022-05-12T09:18:00Z">
              <w:rPr>
                <w:rFonts w:hint="eastAsia"/>
                <w:sz w:val="28"/>
                <w:szCs w:val="28"/>
                <w:rtl/>
              </w:rPr>
            </w:rPrChange>
          </w:rPr>
          <w:delText>אנושיות</w:delText>
        </w:r>
      </w:del>
      <w:ins w:id="2841" w:author="רינת אביטל" w:date="2022-05-12T09:08:00Z">
        <w:r w:rsidR="0014692C" w:rsidRPr="00103DCA">
          <w:rPr>
            <w:rFonts w:ascii="Tahoma" w:hAnsi="Tahoma" w:cs="Tahoma" w:hint="eastAsia"/>
            <w:sz w:val="24"/>
            <w:szCs w:val="24"/>
            <w:rtl/>
            <w:rPrChange w:id="2842" w:author="רינת אביטל" w:date="2022-05-12T09:18:00Z">
              <w:rPr>
                <w:rFonts w:hint="eastAsia"/>
                <w:sz w:val="28"/>
                <w:szCs w:val="28"/>
                <w:rtl/>
              </w:rPr>
            </w:rPrChange>
          </w:rPr>
          <w:t>לפתרון</w:t>
        </w:r>
        <w:r w:rsidR="0014692C" w:rsidRPr="00103DCA">
          <w:rPr>
            <w:rFonts w:ascii="Tahoma" w:hAnsi="Tahoma" w:cs="Tahoma"/>
            <w:sz w:val="24"/>
            <w:szCs w:val="24"/>
            <w:rtl/>
            <w:rPrChange w:id="2843" w:author="רינת אביטל" w:date="2022-05-12T09:18:00Z">
              <w:rPr>
                <w:sz w:val="28"/>
                <w:szCs w:val="28"/>
                <w:rtl/>
              </w:rPr>
            </w:rPrChange>
          </w:rPr>
          <w:t xml:space="preserve"> </w:t>
        </w:r>
        <w:r w:rsidR="0014692C" w:rsidRPr="00103DCA">
          <w:rPr>
            <w:rFonts w:ascii="Tahoma" w:hAnsi="Tahoma" w:cs="Tahoma" w:hint="eastAsia"/>
            <w:sz w:val="24"/>
            <w:szCs w:val="24"/>
            <w:rtl/>
            <w:rPrChange w:id="2844" w:author="רינת אביטל" w:date="2022-05-12T09:18:00Z">
              <w:rPr>
                <w:rFonts w:hint="eastAsia"/>
                <w:sz w:val="28"/>
                <w:szCs w:val="28"/>
                <w:rtl/>
              </w:rPr>
            </w:rPrChange>
          </w:rPr>
          <w:t>משוואות</w:t>
        </w:r>
        <w:r w:rsidR="0014692C" w:rsidRPr="00103DCA">
          <w:rPr>
            <w:rFonts w:ascii="Tahoma" w:hAnsi="Tahoma" w:cs="Tahoma"/>
            <w:sz w:val="24"/>
            <w:szCs w:val="24"/>
            <w:rtl/>
            <w:rPrChange w:id="2845" w:author="רינת אביטל" w:date="2022-05-12T09:18:00Z">
              <w:rPr>
                <w:sz w:val="28"/>
                <w:szCs w:val="28"/>
                <w:rtl/>
              </w:rPr>
            </w:rPrChange>
          </w:rPr>
          <w:t xml:space="preserve"> </w:t>
        </w:r>
        <w:r w:rsidR="0014692C" w:rsidRPr="00103DCA">
          <w:rPr>
            <w:rFonts w:ascii="Tahoma" w:hAnsi="Tahoma" w:cs="Tahoma" w:hint="eastAsia"/>
            <w:sz w:val="24"/>
            <w:szCs w:val="24"/>
            <w:rtl/>
            <w:rPrChange w:id="2846" w:author="רינת אביטל" w:date="2022-05-12T09:18:00Z">
              <w:rPr>
                <w:rFonts w:hint="eastAsia"/>
                <w:sz w:val="28"/>
                <w:szCs w:val="28"/>
                <w:rtl/>
              </w:rPr>
            </w:rPrChange>
          </w:rPr>
          <w:t>ושרטוטם</w:t>
        </w:r>
      </w:ins>
      <w:r w:rsidRPr="00103DCA">
        <w:rPr>
          <w:rFonts w:ascii="Tahoma" w:hAnsi="Tahoma" w:cs="Tahoma"/>
          <w:sz w:val="24"/>
          <w:szCs w:val="24"/>
          <w:rtl/>
          <w:rPrChange w:id="2847" w:author="רינת אביטל" w:date="2022-05-12T09:18:00Z">
            <w:rPr>
              <w:sz w:val="28"/>
              <w:szCs w:val="28"/>
              <w:rtl/>
            </w:rPr>
          </w:rPrChange>
        </w:rPr>
        <w:t>.</w:t>
      </w:r>
    </w:p>
    <w:p w14:paraId="3C1AE6BB" w14:textId="498F33B5" w:rsidR="007A7658" w:rsidRPr="00103DCA" w:rsidRDefault="007A7658" w:rsidP="00AF2044">
      <w:pPr>
        <w:pStyle w:val="a8"/>
        <w:numPr>
          <w:ilvl w:val="0"/>
          <w:numId w:val="31"/>
        </w:numPr>
        <w:spacing w:line="360" w:lineRule="auto"/>
        <w:rPr>
          <w:rFonts w:ascii="Tahoma" w:hAnsi="Tahoma" w:cs="Tahoma"/>
          <w:b/>
          <w:bCs/>
          <w:sz w:val="24"/>
          <w:szCs w:val="24"/>
          <w:u w:val="single"/>
          <w:rPrChange w:id="2848" w:author="רינת אביטל" w:date="2022-05-12T09:18:00Z">
            <w:rPr>
              <w:b/>
              <w:bCs/>
              <w:sz w:val="28"/>
              <w:szCs w:val="28"/>
              <w:u w:val="single"/>
            </w:rPr>
          </w:rPrChange>
        </w:rPr>
      </w:pPr>
      <w:r w:rsidRPr="00103DCA">
        <w:rPr>
          <w:rFonts w:ascii="Tahoma" w:hAnsi="Tahoma" w:cs="Tahoma" w:hint="eastAsia"/>
          <w:sz w:val="24"/>
          <w:szCs w:val="24"/>
          <w:rtl/>
          <w:rPrChange w:id="2849" w:author="רינת אביטל" w:date="2022-05-12T09:18:00Z">
            <w:rPr>
              <w:rFonts w:hint="eastAsia"/>
              <w:sz w:val="28"/>
              <w:szCs w:val="28"/>
              <w:rtl/>
            </w:rPr>
          </w:rPrChange>
        </w:rPr>
        <w:t>הוספת</w:t>
      </w:r>
      <w:r w:rsidRPr="00103DCA">
        <w:rPr>
          <w:rFonts w:ascii="Tahoma" w:hAnsi="Tahoma" w:cs="Tahoma"/>
          <w:sz w:val="24"/>
          <w:szCs w:val="24"/>
          <w:rtl/>
          <w:rPrChange w:id="2850" w:author="רינת אביטל" w:date="2022-05-12T09:18:00Z">
            <w:rPr>
              <w:sz w:val="28"/>
              <w:szCs w:val="28"/>
              <w:rtl/>
            </w:rPr>
          </w:rPrChange>
        </w:rPr>
        <w:t xml:space="preserve"> </w:t>
      </w:r>
      <w:r w:rsidRPr="00103DCA">
        <w:rPr>
          <w:rFonts w:ascii="Tahoma" w:hAnsi="Tahoma" w:cs="Tahoma" w:hint="eastAsia"/>
          <w:sz w:val="24"/>
          <w:szCs w:val="24"/>
          <w:rtl/>
          <w:rPrChange w:id="2851" w:author="רינת אביטל" w:date="2022-05-12T09:18:00Z">
            <w:rPr>
              <w:rFonts w:hint="eastAsia"/>
              <w:sz w:val="28"/>
              <w:szCs w:val="28"/>
              <w:rtl/>
            </w:rPr>
          </w:rPrChange>
        </w:rPr>
        <w:t>אפשרות</w:t>
      </w:r>
      <w:r w:rsidRPr="00103DCA">
        <w:rPr>
          <w:rFonts w:ascii="Tahoma" w:hAnsi="Tahoma" w:cs="Tahoma"/>
          <w:sz w:val="24"/>
          <w:szCs w:val="24"/>
          <w:rtl/>
          <w:rPrChange w:id="2852" w:author="רינת אביטל" w:date="2022-05-12T09:18:00Z">
            <w:rPr>
              <w:sz w:val="28"/>
              <w:szCs w:val="28"/>
              <w:rtl/>
            </w:rPr>
          </w:rPrChange>
        </w:rPr>
        <w:t xml:space="preserve"> </w:t>
      </w:r>
      <w:r w:rsidRPr="00103DCA">
        <w:rPr>
          <w:rFonts w:ascii="Tahoma" w:hAnsi="Tahoma" w:cs="Tahoma" w:hint="eastAsia"/>
          <w:sz w:val="24"/>
          <w:szCs w:val="24"/>
          <w:rtl/>
          <w:rPrChange w:id="2853" w:author="רינת אביטל" w:date="2022-05-12T09:18:00Z">
            <w:rPr>
              <w:rFonts w:hint="eastAsia"/>
              <w:sz w:val="28"/>
              <w:szCs w:val="28"/>
              <w:rtl/>
            </w:rPr>
          </w:rPrChange>
        </w:rPr>
        <w:t>ליצירת</w:t>
      </w:r>
      <w:r w:rsidRPr="00103DCA">
        <w:rPr>
          <w:rFonts w:ascii="Tahoma" w:hAnsi="Tahoma" w:cs="Tahoma"/>
          <w:sz w:val="24"/>
          <w:szCs w:val="24"/>
          <w:rtl/>
          <w:rPrChange w:id="2854" w:author="רינת אביטל" w:date="2022-05-12T09:18:00Z">
            <w:rPr>
              <w:sz w:val="28"/>
              <w:szCs w:val="28"/>
              <w:rtl/>
            </w:rPr>
          </w:rPrChange>
        </w:rPr>
        <w:t xml:space="preserve"> </w:t>
      </w:r>
      <w:r w:rsidRPr="00103DCA">
        <w:rPr>
          <w:rFonts w:ascii="Tahoma" w:hAnsi="Tahoma" w:cs="Tahoma" w:hint="eastAsia"/>
          <w:sz w:val="24"/>
          <w:szCs w:val="24"/>
          <w:rtl/>
          <w:rPrChange w:id="2855" w:author="רינת אביטל" w:date="2022-05-12T09:18:00Z">
            <w:rPr>
              <w:rFonts w:hint="eastAsia"/>
              <w:sz w:val="28"/>
              <w:szCs w:val="28"/>
              <w:rtl/>
            </w:rPr>
          </w:rPrChange>
        </w:rPr>
        <w:t>חשבון</w:t>
      </w:r>
      <w:r w:rsidRPr="00103DCA">
        <w:rPr>
          <w:rFonts w:ascii="Tahoma" w:hAnsi="Tahoma" w:cs="Tahoma"/>
          <w:sz w:val="24"/>
          <w:szCs w:val="24"/>
          <w:rtl/>
          <w:rPrChange w:id="2856" w:author="רינת אביטל" w:date="2022-05-12T09:18:00Z">
            <w:rPr>
              <w:sz w:val="28"/>
              <w:szCs w:val="28"/>
              <w:rtl/>
            </w:rPr>
          </w:rPrChange>
        </w:rPr>
        <w:t xml:space="preserve"> </w:t>
      </w:r>
      <w:r w:rsidRPr="00103DCA">
        <w:rPr>
          <w:rFonts w:ascii="Tahoma" w:hAnsi="Tahoma" w:cs="Tahoma" w:hint="eastAsia"/>
          <w:sz w:val="24"/>
          <w:szCs w:val="24"/>
          <w:rtl/>
          <w:rPrChange w:id="2857" w:author="רינת אביטל" w:date="2022-05-12T09:18:00Z">
            <w:rPr>
              <w:rFonts w:hint="eastAsia"/>
              <w:sz w:val="28"/>
              <w:szCs w:val="28"/>
              <w:rtl/>
            </w:rPr>
          </w:rPrChange>
        </w:rPr>
        <w:t>אישי</w:t>
      </w:r>
      <w:r w:rsidRPr="00103DCA">
        <w:rPr>
          <w:rFonts w:ascii="Tahoma" w:hAnsi="Tahoma" w:cs="Tahoma"/>
          <w:sz w:val="24"/>
          <w:szCs w:val="24"/>
          <w:rtl/>
          <w:rPrChange w:id="2858" w:author="רינת אביטל" w:date="2022-05-12T09:18:00Z">
            <w:rPr>
              <w:sz w:val="28"/>
              <w:szCs w:val="28"/>
              <w:rtl/>
            </w:rPr>
          </w:rPrChange>
        </w:rPr>
        <w:t xml:space="preserve"> </w:t>
      </w:r>
      <w:del w:id="2859" w:author="רינת אביטל" w:date="2022-05-12T09:09:00Z">
        <w:r w:rsidRPr="00103DCA" w:rsidDel="0014692C">
          <w:rPr>
            <w:rFonts w:ascii="Tahoma" w:hAnsi="Tahoma" w:cs="Tahoma" w:hint="eastAsia"/>
            <w:sz w:val="24"/>
            <w:szCs w:val="24"/>
            <w:rtl/>
            <w:rPrChange w:id="2860" w:author="רינת אביטל" w:date="2022-05-12T09:18:00Z">
              <w:rPr>
                <w:rFonts w:hint="eastAsia"/>
                <w:sz w:val="28"/>
                <w:szCs w:val="28"/>
                <w:rtl/>
              </w:rPr>
            </w:rPrChange>
          </w:rPr>
          <w:delText>ובו</w:delText>
        </w:r>
        <w:r w:rsidRPr="00103DCA" w:rsidDel="0014692C">
          <w:rPr>
            <w:rFonts w:ascii="Tahoma" w:hAnsi="Tahoma" w:cs="Tahoma"/>
            <w:sz w:val="24"/>
            <w:szCs w:val="24"/>
            <w:rtl/>
            <w:rPrChange w:id="286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62" w:author="רינת אביטל" w:date="2022-05-12T09:18:00Z">
              <w:rPr>
                <w:rFonts w:hint="eastAsia"/>
                <w:sz w:val="28"/>
                <w:szCs w:val="28"/>
                <w:rtl/>
              </w:rPr>
            </w:rPrChange>
          </w:rPr>
          <w:delText>העלאת</w:delText>
        </w:r>
        <w:r w:rsidRPr="00103DCA" w:rsidDel="0014692C">
          <w:rPr>
            <w:rFonts w:ascii="Tahoma" w:hAnsi="Tahoma" w:cs="Tahoma"/>
            <w:sz w:val="24"/>
            <w:szCs w:val="24"/>
            <w:rtl/>
            <w:rPrChange w:id="286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64"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86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66" w:author="רינת אביטל" w:date="2022-05-12T09:18:00Z">
              <w:rPr>
                <w:rFonts w:hint="eastAsia"/>
                <w:sz w:val="28"/>
                <w:szCs w:val="28"/>
                <w:rtl/>
              </w:rPr>
            </w:rPrChange>
          </w:rPr>
          <w:delText>שתאפשר</w:delText>
        </w:r>
        <w:r w:rsidRPr="00103DCA" w:rsidDel="0014692C">
          <w:rPr>
            <w:rFonts w:ascii="Tahoma" w:hAnsi="Tahoma" w:cs="Tahoma"/>
            <w:sz w:val="24"/>
            <w:szCs w:val="24"/>
            <w:rtl/>
            <w:rPrChange w:id="286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68" w:author="רינת אביטל" w:date="2022-05-12T09:18:00Z">
              <w:rPr>
                <w:rFonts w:hint="eastAsia"/>
                <w:sz w:val="28"/>
                <w:szCs w:val="28"/>
                <w:rtl/>
              </w:rPr>
            </w:rPrChange>
          </w:rPr>
          <w:delText>הגנה</w:delText>
        </w:r>
        <w:r w:rsidRPr="00103DCA" w:rsidDel="0014692C">
          <w:rPr>
            <w:rFonts w:ascii="Tahoma" w:hAnsi="Tahoma" w:cs="Tahoma"/>
            <w:sz w:val="24"/>
            <w:szCs w:val="24"/>
            <w:rtl/>
            <w:rPrChange w:id="286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70" w:author="רינת אביטל" w:date="2022-05-12T09:18:00Z">
              <w:rPr>
                <w:rFonts w:hint="eastAsia"/>
                <w:sz w:val="28"/>
                <w:szCs w:val="28"/>
                <w:rtl/>
              </w:rPr>
            </w:rPrChange>
          </w:rPr>
          <w:delText>על</w:delText>
        </w:r>
        <w:r w:rsidRPr="00103DCA" w:rsidDel="0014692C">
          <w:rPr>
            <w:rFonts w:ascii="Tahoma" w:hAnsi="Tahoma" w:cs="Tahoma"/>
            <w:sz w:val="24"/>
            <w:szCs w:val="24"/>
            <w:rtl/>
            <w:rPrChange w:id="287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72" w:author="רינת אביטל" w:date="2022-05-12T09:18:00Z">
              <w:rPr>
                <w:rFonts w:hint="eastAsia"/>
                <w:sz w:val="28"/>
                <w:szCs w:val="28"/>
                <w:rtl/>
              </w:rPr>
            </w:rPrChange>
          </w:rPr>
          <w:delText>המשתמש</w:delText>
        </w:r>
        <w:r w:rsidRPr="00103DCA" w:rsidDel="0014692C">
          <w:rPr>
            <w:rFonts w:ascii="Tahoma" w:hAnsi="Tahoma" w:cs="Tahoma"/>
            <w:sz w:val="24"/>
            <w:szCs w:val="24"/>
            <w:rtl/>
            <w:rPrChange w:id="287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74" w:author="רינת אביטל" w:date="2022-05-12T09:18:00Z">
              <w:rPr>
                <w:rFonts w:hint="eastAsia"/>
                <w:sz w:val="28"/>
                <w:szCs w:val="28"/>
                <w:rtl/>
              </w:rPr>
            </w:rPrChange>
          </w:rPr>
          <w:delText>במקרה</w:delText>
        </w:r>
        <w:r w:rsidRPr="00103DCA" w:rsidDel="0014692C">
          <w:rPr>
            <w:rFonts w:ascii="Tahoma" w:hAnsi="Tahoma" w:cs="Tahoma"/>
            <w:sz w:val="24"/>
            <w:szCs w:val="24"/>
            <w:rtl/>
            <w:rPrChange w:id="287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76" w:author="רינת אביטל" w:date="2022-05-12T09:18:00Z">
              <w:rPr>
                <w:rFonts w:hint="eastAsia"/>
                <w:sz w:val="28"/>
                <w:szCs w:val="28"/>
                <w:rtl/>
              </w:rPr>
            </w:rPrChange>
          </w:rPr>
          <w:delText>היעדרות</w:delText>
        </w:r>
      </w:del>
      <w:ins w:id="2877" w:author="רינת אביטל" w:date="2022-05-12T09:09:00Z">
        <w:r w:rsidR="0014692C" w:rsidRPr="00103DCA">
          <w:rPr>
            <w:rFonts w:ascii="Tahoma" w:hAnsi="Tahoma" w:cs="Tahoma" w:hint="eastAsia"/>
            <w:sz w:val="24"/>
            <w:szCs w:val="24"/>
            <w:rtl/>
            <w:rPrChange w:id="2878" w:author="רינת אביטל" w:date="2022-05-12T09:18:00Z">
              <w:rPr>
                <w:rFonts w:hint="eastAsia"/>
                <w:sz w:val="28"/>
                <w:szCs w:val="28"/>
                <w:rtl/>
              </w:rPr>
            </w:rPrChange>
          </w:rPr>
          <w:t>ושמירת</w:t>
        </w:r>
        <w:r w:rsidR="0014692C" w:rsidRPr="00103DCA">
          <w:rPr>
            <w:rFonts w:ascii="Tahoma" w:hAnsi="Tahoma" w:cs="Tahoma"/>
            <w:sz w:val="24"/>
            <w:szCs w:val="24"/>
            <w:rtl/>
            <w:rPrChange w:id="2879" w:author="רינת אביטל" w:date="2022-05-12T09:18:00Z">
              <w:rPr>
                <w:sz w:val="28"/>
                <w:szCs w:val="28"/>
                <w:rtl/>
              </w:rPr>
            </w:rPrChange>
          </w:rPr>
          <w:t xml:space="preserve"> </w:t>
        </w:r>
      </w:ins>
      <w:ins w:id="2880" w:author="רינת אביטל" w:date="2022-05-12T09:10:00Z">
        <w:r w:rsidR="0014692C" w:rsidRPr="00103DCA">
          <w:rPr>
            <w:rFonts w:ascii="Tahoma" w:hAnsi="Tahoma" w:cs="Tahoma" w:hint="eastAsia"/>
            <w:sz w:val="24"/>
            <w:szCs w:val="24"/>
            <w:rtl/>
            <w:rPrChange w:id="2881" w:author="רינת אביטל" w:date="2022-05-12T09:18:00Z">
              <w:rPr>
                <w:rFonts w:hint="eastAsia"/>
                <w:sz w:val="28"/>
                <w:szCs w:val="28"/>
                <w:rtl/>
              </w:rPr>
            </w:rPrChange>
          </w:rPr>
          <w:t>היסטוריית</w:t>
        </w:r>
      </w:ins>
      <w:ins w:id="2882" w:author="רינת אביטל" w:date="2022-05-12T09:09:00Z">
        <w:r w:rsidR="0014692C" w:rsidRPr="00103DCA">
          <w:rPr>
            <w:rFonts w:ascii="Tahoma" w:hAnsi="Tahoma" w:cs="Tahoma"/>
            <w:sz w:val="24"/>
            <w:szCs w:val="24"/>
            <w:rtl/>
            <w:rPrChange w:id="2883" w:author="רינת אביטל" w:date="2022-05-12T09:18:00Z">
              <w:rPr>
                <w:sz w:val="28"/>
                <w:szCs w:val="28"/>
                <w:rtl/>
              </w:rPr>
            </w:rPrChange>
          </w:rPr>
          <w:t xml:space="preserve"> </w:t>
        </w:r>
        <w:r w:rsidR="0014692C" w:rsidRPr="00103DCA">
          <w:rPr>
            <w:rFonts w:ascii="Tahoma" w:hAnsi="Tahoma" w:cs="Tahoma" w:hint="eastAsia"/>
            <w:sz w:val="24"/>
            <w:szCs w:val="24"/>
            <w:rtl/>
            <w:rPrChange w:id="2884" w:author="רינת אביטל" w:date="2022-05-12T09:18:00Z">
              <w:rPr>
                <w:rFonts w:hint="eastAsia"/>
                <w:sz w:val="28"/>
                <w:szCs w:val="28"/>
                <w:rtl/>
              </w:rPr>
            </w:rPrChange>
          </w:rPr>
          <w:t>פתירת</w:t>
        </w:r>
        <w:r w:rsidR="0014692C" w:rsidRPr="00103DCA">
          <w:rPr>
            <w:rFonts w:ascii="Tahoma" w:hAnsi="Tahoma" w:cs="Tahoma"/>
            <w:sz w:val="24"/>
            <w:szCs w:val="24"/>
            <w:rtl/>
            <w:rPrChange w:id="2885" w:author="רינת אביטל" w:date="2022-05-12T09:18:00Z">
              <w:rPr>
                <w:sz w:val="28"/>
                <w:szCs w:val="28"/>
                <w:rtl/>
              </w:rPr>
            </w:rPrChange>
          </w:rPr>
          <w:t xml:space="preserve"> </w:t>
        </w:r>
        <w:r w:rsidR="0014692C" w:rsidRPr="00103DCA">
          <w:rPr>
            <w:rFonts w:ascii="Tahoma" w:hAnsi="Tahoma" w:cs="Tahoma" w:hint="eastAsia"/>
            <w:sz w:val="24"/>
            <w:szCs w:val="24"/>
            <w:rtl/>
            <w:rPrChange w:id="2886" w:author="רינת אביטל" w:date="2022-05-12T09:18:00Z">
              <w:rPr>
                <w:rFonts w:hint="eastAsia"/>
                <w:sz w:val="28"/>
                <w:szCs w:val="28"/>
                <w:rtl/>
              </w:rPr>
            </w:rPrChange>
          </w:rPr>
          <w:t>משוואותיו</w:t>
        </w:r>
      </w:ins>
      <w:ins w:id="2887" w:author="רינת אביטל" w:date="2022-05-12T09:10:00Z">
        <w:r w:rsidR="0014692C" w:rsidRPr="00103DCA">
          <w:rPr>
            <w:rFonts w:ascii="Tahoma" w:hAnsi="Tahoma" w:cs="Tahoma"/>
            <w:sz w:val="24"/>
            <w:szCs w:val="24"/>
            <w:rtl/>
            <w:rPrChange w:id="2888" w:author="רינת אביטל" w:date="2022-05-12T09:18:00Z">
              <w:rPr>
                <w:sz w:val="28"/>
                <w:szCs w:val="28"/>
                <w:rtl/>
              </w:rPr>
            </w:rPrChange>
          </w:rPr>
          <w:t xml:space="preserve"> </w:t>
        </w:r>
      </w:ins>
      <w:r w:rsidRPr="00103DCA">
        <w:rPr>
          <w:rFonts w:ascii="Tahoma" w:hAnsi="Tahoma" w:cs="Tahoma"/>
          <w:sz w:val="24"/>
          <w:szCs w:val="24"/>
          <w:rtl/>
          <w:rPrChange w:id="2889" w:author="רינת אביטל" w:date="2022-05-12T09:18:00Z">
            <w:rPr>
              <w:sz w:val="28"/>
              <w:szCs w:val="28"/>
              <w:rtl/>
            </w:rPr>
          </w:rPrChange>
        </w:rPr>
        <w:t>.</w:t>
      </w:r>
    </w:p>
    <w:p w14:paraId="216D66C5" w14:textId="378CF93C" w:rsidR="007A7658" w:rsidRPr="00103DCA" w:rsidRDefault="007A7658" w:rsidP="00AF2044">
      <w:pPr>
        <w:pStyle w:val="a8"/>
        <w:numPr>
          <w:ilvl w:val="0"/>
          <w:numId w:val="31"/>
        </w:numPr>
        <w:spacing w:line="360" w:lineRule="auto"/>
        <w:rPr>
          <w:rFonts w:ascii="Tahoma" w:hAnsi="Tahoma" w:cs="Tahoma"/>
          <w:sz w:val="24"/>
          <w:szCs w:val="24"/>
          <w:rPrChange w:id="2890" w:author="רינת אביטל" w:date="2022-05-12T09:18:00Z">
            <w:rPr>
              <w:sz w:val="28"/>
              <w:szCs w:val="28"/>
            </w:rPr>
          </w:rPrChange>
        </w:rPr>
      </w:pPr>
      <w:r w:rsidRPr="00103DCA">
        <w:rPr>
          <w:rFonts w:ascii="Tahoma" w:hAnsi="Tahoma" w:cs="Tahoma" w:hint="eastAsia"/>
          <w:sz w:val="24"/>
          <w:szCs w:val="24"/>
          <w:rtl/>
          <w:rPrChange w:id="2891" w:author="רינת אביטל" w:date="2022-05-12T09:18:00Z">
            <w:rPr>
              <w:rFonts w:hint="eastAsia"/>
              <w:sz w:val="28"/>
              <w:szCs w:val="28"/>
              <w:rtl/>
            </w:rPr>
          </w:rPrChange>
        </w:rPr>
        <w:t>יצירת</w:t>
      </w:r>
      <w:r w:rsidRPr="00103DCA">
        <w:rPr>
          <w:rFonts w:ascii="Tahoma" w:hAnsi="Tahoma" w:cs="Tahoma"/>
          <w:sz w:val="24"/>
          <w:szCs w:val="24"/>
          <w:rtl/>
          <w:rPrChange w:id="2892" w:author="רינת אביטל" w:date="2022-05-12T09:18:00Z">
            <w:rPr>
              <w:sz w:val="28"/>
              <w:szCs w:val="28"/>
              <w:rtl/>
            </w:rPr>
          </w:rPrChange>
        </w:rPr>
        <w:t xml:space="preserve"> </w:t>
      </w:r>
      <w:r w:rsidRPr="00103DCA">
        <w:rPr>
          <w:rFonts w:ascii="Tahoma" w:hAnsi="Tahoma" w:cs="Tahoma" w:hint="eastAsia"/>
          <w:sz w:val="24"/>
          <w:szCs w:val="24"/>
          <w:rtl/>
          <w:rPrChange w:id="2893" w:author="רינת אביטל" w:date="2022-05-12T09:18:00Z">
            <w:rPr>
              <w:rFonts w:hint="eastAsia"/>
              <w:sz w:val="28"/>
              <w:szCs w:val="28"/>
              <w:rtl/>
            </w:rPr>
          </w:rPrChange>
        </w:rPr>
        <w:t>המערכת</w:t>
      </w:r>
      <w:r w:rsidRPr="00103DCA">
        <w:rPr>
          <w:rFonts w:ascii="Tahoma" w:hAnsi="Tahoma" w:cs="Tahoma"/>
          <w:sz w:val="24"/>
          <w:szCs w:val="24"/>
          <w:rtl/>
          <w:rPrChange w:id="2894" w:author="רינת אביטל" w:date="2022-05-12T09:18:00Z">
            <w:rPr>
              <w:sz w:val="28"/>
              <w:szCs w:val="28"/>
              <w:rtl/>
            </w:rPr>
          </w:rPrChange>
        </w:rPr>
        <w:t xml:space="preserve"> </w:t>
      </w:r>
      <w:del w:id="2895" w:author="רינת אביטל" w:date="2022-05-12T09:10:00Z">
        <w:r w:rsidRPr="00103DCA" w:rsidDel="0014692C">
          <w:rPr>
            <w:rFonts w:ascii="Tahoma" w:hAnsi="Tahoma" w:cs="Tahoma" w:hint="eastAsia"/>
            <w:sz w:val="24"/>
            <w:szCs w:val="24"/>
            <w:rtl/>
            <w:rPrChange w:id="2896" w:author="רינת אביטל" w:date="2022-05-12T09:18:00Z">
              <w:rPr>
                <w:rFonts w:hint="eastAsia"/>
                <w:sz w:val="28"/>
                <w:szCs w:val="28"/>
                <w:rtl/>
              </w:rPr>
            </w:rPrChange>
          </w:rPr>
          <w:delText>כאפליקציה</w:delText>
        </w:r>
        <w:r w:rsidRPr="00103DCA" w:rsidDel="0014692C">
          <w:rPr>
            <w:rFonts w:ascii="Tahoma" w:hAnsi="Tahoma" w:cs="Tahoma"/>
            <w:sz w:val="24"/>
            <w:szCs w:val="24"/>
            <w:rtl/>
            <w:rPrChange w:id="2897" w:author="רינת אביטל" w:date="2022-05-12T09:18:00Z">
              <w:rPr>
                <w:sz w:val="28"/>
                <w:szCs w:val="28"/>
                <w:rtl/>
              </w:rPr>
            </w:rPrChange>
          </w:rPr>
          <w:delText xml:space="preserve"> </w:delText>
        </w:r>
      </w:del>
      <w:ins w:id="2898" w:author="רינת אביטל" w:date="2022-05-12T09:10:00Z">
        <w:r w:rsidR="0014692C" w:rsidRPr="00103DCA">
          <w:rPr>
            <w:rFonts w:ascii="Tahoma" w:hAnsi="Tahoma" w:cs="Tahoma" w:hint="eastAsia"/>
            <w:sz w:val="24"/>
            <w:szCs w:val="24"/>
            <w:rtl/>
            <w:rPrChange w:id="2899" w:author="רינת אביטל" w:date="2022-05-12T09:18:00Z">
              <w:rPr>
                <w:rFonts w:hint="eastAsia"/>
                <w:sz w:val="28"/>
                <w:szCs w:val="28"/>
                <w:rtl/>
              </w:rPr>
            </w:rPrChange>
          </w:rPr>
          <w:t>כאתר</w:t>
        </w:r>
        <w:r w:rsidR="0014692C" w:rsidRPr="00103DCA">
          <w:rPr>
            <w:rFonts w:ascii="Tahoma" w:hAnsi="Tahoma" w:cs="Tahoma"/>
            <w:sz w:val="24"/>
            <w:szCs w:val="24"/>
            <w:rtl/>
            <w:rPrChange w:id="2900" w:author="רינת אביטל" w:date="2022-05-12T09:18:00Z">
              <w:rPr>
                <w:sz w:val="28"/>
                <w:szCs w:val="28"/>
                <w:rtl/>
              </w:rPr>
            </w:rPrChange>
          </w:rPr>
          <w:t xml:space="preserve"> </w:t>
        </w:r>
      </w:ins>
      <w:r w:rsidRPr="00103DCA">
        <w:rPr>
          <w:rFonts w:ascii="Tahoma" w:hAnsi="Tahoma" w:cs="Tahoma" w:hint="eastAsia"/>
          <w:sz w:val="24"/>
          <w:szCs w:val="24"/>
          <w:rtl/>
          <w:rPrChange w:id="2901" w:author="רינת אביטל" w:date="2022-05-12T09:18:00Z">
            <w:rPr>
              <w:rFonts w:hint="eastAsia"/>
              <w:sz w:val="28"/>
              <w:szCs w:val="28"/>
              <w:rtl/>
            </w:rPr>
          </w:rPrChange>
        </w:rPr>
        <w:t>המפותחת</w:t>
      </w:r>
      <w:r w:rsidRPr="00103DCA">
        <w:rPr>
          <w:rFonts w:ascii="Tahoma" w:hAnsi="Tahoma" w:cs="Tahoma"/>
          <w:sz w:val="24"/>
          <w:szCs w:val="24"/>
          <w:rtl/>
          <w:rPrChange w:id="2902" w:author="רינת אביטל" w:date="2022-05-12T09:18:00Z">
            <w:rPr>
              <w:sz w:val="28"/>
              <w:szCs w:val="28"/>
              <w:rtl/>
            </w:rPr>
          </w:rPrChange>
        </w:rPr>
        <w:t xml:space="preserve"> </w:t>
      </w:r>
      <w:r w:rsidRPr="00103DCA">
        <w:rPr>
          <w:rFonts w:ascii="Tahoma" w:hAnsi="Tahoma" w:cs="Tahoma" w:hint="eastAsia"/>
          <w:sz w:val="24"/>
          <w:szCs w:val="24"/>
          <w:rtl/>
          <w:rPrChange w:id="2903" w:author="רינת אביטל" w:date="2022-05-12T09:18:00Z">
            <w:rPr>
              <w:rFonts w:hint="eastAsia"/>
              <w:sz w:val="28"/>
              <w:szCs w:val="28"/>
              <w:rtl/>
            </w:rPr>
          </w:rPrChange>
        </w:rPr>
        <w:t>בצורה</w:t>
      </w:r>
      <w:r w:rsidRPr="00103DCA">
        <w:rPr>
          <w:rFonts w:ascii="Tahoma" w:hAnsi="Tahoma" w:cs="Tahoma"/>
          <w:sz w:val="24"/>
          <w:szCs w:val="24"/>
          <w:rtl/>
          <w:rPrChange w:id="2904" w:author="רינת אביטל" w:date="2022-05-12T09:18:00Z">
            <w:rPr>
              <w:sz w:val="28"/>
              <w:szCs w:val="28"/>
              <w:rtl/>
            </w:rPr>
          </w:rPrChange>
        </w:rPr>
        <w:t xml:space="preserve"> </w:t>
      </w:r>
      <w:r w:rsidRPr="00103DCA">
        <w:rPr>
          <w:rFonts w:ascii="Tahoma" w:hAnsi="Tahoma" w:cs="Tahoma" w:hint="eastAsia"/>
          <w:sz w:val="24"/>
          <w:szCs w:val="24"/>
          <w:rtl/>
          <w:rPrChange w:id="2905" w:author="רינת אביטל" w:date="2022-05-12T09:18:00Z">
            <w:rPr>
              <w:rFonts w:hint="eastAsia"/>
              <w:sz w:val="28"/>
              <w:szCs w:val="28"/>
              <w:rtl/>
            </w:rPr>
          </w:rPrChange>
        </w:rPr>
        <w:t>נוחה</w:t>
      </w:r>
      <w:r w:rsidRPr="00103DCA">
        <w:rPr>
          <w:rFonts w:ascii="Tahoma" w:hAnsi="Tahoma" w:cs="Tahoma"/>
          <w:sz w:val="24"/>
          <w:szCs w:val="24"/>
          <w:rtl/>
          <w:rPrChange w:id="2906" w:author="רינת אביטל" w:date="2022-05-12T09:18:00Z">
            <w:rPr>
              <w:sz w:val="28"/>
              <w:szCs w:val="28"/>
              <w:rtl/>
            </w:rPr>
          </w:rPrChange>
        </w:rPr>
        <w:t xml:space="preserve"> </w:t>
      </w:r>
      <w:r w:rsidRPr="00103DCA">
        <w:rPr>
          <w:rFonts w:ascii="Tahoma" w:hAnsi="Tahoma" w:cs="Tahoma" w:hint="eastAsia"/>
          <w:sz w:val="24"/>
          <w:szCs w:val="24"/>
          <w:rtl/>
          <w:rPrChange w:id="2907" w:author="רינת אביטל" w:date="2022-05-12T09:18:00Z">
            <w:rPr>
              <w:rFonts w:hint="eastAsia"/>
              <w:sz w:val="28"/>
              <w:szCs w:val="28"/>
              <w:rtl/>
            </w:rPr>
          </w:rPrChange>
        </w:rPr>
        <w:t>וקלה</w:t>
      </w:r>
      <w:r w:rsidRPr="00103DCA">
        <w:rPr>
          <w:rFonts w:ascii="Tahoma" w:hAnsi="Tahoma" w:cs="Tahoma"/>
          <w:sz w:val="24"/>
          <w:szCs w:val="24"/>
          <w:rtl/>
          <w:rPrChange w:id="2908" w:author="רינת אביטל" w:date="2022-05-12T09:18:00Z">
            <w:rPr>
              <w:sz w:val="28"/>
              <w:szCs w:val="28"/>
              <w:rtl/>
            </w:rPr>
          </w:rPrChange>
        </w:rPr>
        <w:t xml:space="preserve"> </w:t>
      </w:r>
      <w:r w:rsidRPr="00103DCA">
        <w:rPr>
          <w:rFonts w:ascii="Tahoma" w:hAnsi="Tahoma" w:cs="Tahoma" w:hint="eastAsia"/>
          <w:sz w:val="24"/>
          <w:szCs w:val="24"/>
          <w:rtl/>
          <w:rPrChange w:id="2909" w:author="רינת אביטל" w:date="2022-05-12T09:18:00Z">
            <w:rPr>
              <w:rFonts w:hint="eastAsia"/>
              <w:sz w:val="28"/>
              <w:szCs w:val="28"/>
              <w:rtl/>
            </w:rPr>
          </w:rPrChange>
        </w:rPr>
        <w:t>למשתמש</w:t>
      </w:r>
      <w:r w:rsidRPr="00103DCA">
        <w:rPr>
          <w:rFonts w:ascii="Tahoma" w:hAnsi="Tahoma" w:cs="Tahoma"/>
          <w:sz w:val="24"/>
          <w:szCs w:val="24"/>
          <w:rtl/>
          <w:rPrChange w:id="2910" w:author="רינת אביטל" w:date="2022-05-12T09:18:00Z">
            <w:rPr>
              <w:sz w:val="28"/>
              <w:szCs w:val="28"/>
              <w:rtl/>
            </w:rPr>
          </w:rPrChange>
        </w:rPr>
        <w:t>.</w:t>
      </w:r>
    </w:p>
    <w:p w14:paraId="3E3A5E92" w14:textId="0808F4B6" w:rsidR="00103DCA" w:rsidRPr="00AF2044" w:rsidRDefault="00103DCA">
      <w:pPr>
        <w:pStyle w:val="a8"/>
        <w:numPr>
          <w:ilvl w:val="0"/>
          <w:numId w:val="31"/>
        </w:numPr>
        <w:spacing w:line="360" w:lineRule="auto"/>
        <w:rPr>
          <w:ins w:id="2911" w:author="רינת אביטל" w:date="2022-05-12T09:14:00Z"/>
          <w:rFonts w:ascii="Tahoma" w:hAnsi="Tahoma" w:cs="Tahoma"/>
          <w:sz w:val="24"/>
          <w:szCs w:val="24"/>
          <w:rPrChange w:id="2912" w:author="רינת אביטל" w:date="2022-05-12T09:18:00Z">
            <w:rPr>
              <w:ins w:id="2913" w:author="רינת אביטל" w:date="2022-05-12T09:14:00Z"/>
              <w:rFonts w:ascii="Tahoma" w:hAnsi="Tahoma" w:cs="Tahoma"/>
              <w:sz w:val="28"/>
              <w:szCs w:val="28"/>
            </w:rPr>
          </w:rPrChange>
        </w:rPr>
        <w:pPrChange w:id="2914" w:author="רינת אביטל" w:date="2022-05-12T09:18:00Z">
          <w:pPr>
            <w:pStyle w:val="a8"/>
            <w:numPr>
              <w:numId w:val="31"/>
            </w:numPr>
            <w:spacing w:line="256" w:lineRule="auto"/>
            <w:ind w:hanging="360"/>
          </w:pPr>
        </w:pPrChange>
      </w:pPr>
      <w:ins w:id="2915" w:author="רינת אביטל" w:date="2022-05-12T09:14:00Z">
        <w:r w:rsidRPr="00103DCA">
          <w:rPr>
            <w:rFonts w:ascii="Tahoma" w:hAnsi="Tahoma" w:cs="Tahoma"/>
            <w:sz w:val="24"/>
            <w:szCs w:val="24"/>
            <w:rtl/>
            <w:rPrChange w:id="2916" w:author="רינת אביטל" w:date="2022-05-12T09:18:00Z">
              <w:rPr>
                <w:rFonts w:ascii="Tahoma" w:hAnsi="Tahoma" w:cs="Tahoma"/>
                <w:sz w:val="28"/>
                <w:szCs w:val="28"/>
                <w:rtl/>
              </w:rPr>
            </w:rPrChange>
          </w:rPr>
          <w:t>הצגה ויזואלית של המשוואה ונגזרת, נקודות קיצון...</w:t>
        </w:r>
      </w:ins>
    </w:p>
    <w:p w14:paraId="0E5F7A66" w14:textId="41F58743" w:rsidR="00677D68" w:rsidRPr="00C87A0A" w:rsidDel="00103DCA" w:rsidRDefault="007705E2" w:rsidP="00C87A0A">
      <w:pPr>
        <w:pStyle w:val="a8"/>
        <w:spacing w:after="240" w:line="360" w:lineRule="auto"/>
        <w:ind w:left="0"/>
        <w:rPr>
          <w:del w:id="2917" w:author="רינת אביטל" w:date="2022-05-12T09:14:00Z"/>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Change w:id="2918" w:author="רינת אביטל" w:date="2022-05-12T09:18:00Z">
            <w:rPr>
              <w:del w:id="2919" w:author="רינת אביטל" w:date="2022-05-12T09:14:00Z"/>
              <w:sz w:val="28"/>
              <w:szCs w:val="28"/>
            </w:rPr>
          </w:rPrChange>
        </w:rPr>
      </w:pPr>
      <w:del w:id="2920" w:author="רינת אביטל" w:date="2022-05-12T09:11:00Z">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21" w:author="רינת אביטל" w:date="2022-05-12T09:18:00Z">
              <w:rPr>
                <w:rFonts w:hint="eastAsia"/>
                <w:sz w:val="28"/>
                <w:szCs w:val="28"/>
                <w:rtl/>
              </w:rPr>
            </w:rPrChange>
          </w:rPr>
          <w:lastRenderedPageBreak/>
          <w:delText>בית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2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23" w:author="רינת אביטל" w:date="2022-05-12T09:18:00Z">
              <w:rPr>
                <w:rFonts w:hint="eastAsia"/>
                <w:sz w:val="28"/>
                <w:szCs w:val="28"/>
                <w:rtl/>
              </w:rPr>
            </w:rPrChange>
          </w:rPr>
          <w:delText>החולים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2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25" w:author="רינת אביטל" w:date="2022-05-12T09:18:00Z">
              <w:rPr>
                <w:rFonts w:hint="eastAsia"/>
                <w:sz w:val="28"/>
                <w:szCs w:val="28"/>
                <w:rtl/>
              </w:rPr>
            </w:rPrChange>
          </w:rPr>
          <w:delText>יוכל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2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27" w:author="רינת אביטל" w:date="2022-05-12T09:18:00Z">
              <w:rPr>
                <w:rFonts w:hint="eastAsia"/>
                <w:sz w:val="28"/>
                <w:szCs w:val="28"/>
                <w:rtl/>
              </w:rPr>
            </w:rPrChange>
          </w:rPr>
          <w:delText>להעלות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2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29" w:author="רינת אביטל" w:date="2022-05-12T09:18:00Z">
              <w:rPr>
                <w:rFonts w:hint="eastAsia"/>
                <w:sz w:val="28"/>
                <w:szCs w:val="28"/>
                <w:rtl/>
              </w:rPr>
            </w:rPrChange>
          </w:rPr>
          <w:delText>תמונה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3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1"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3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3" w:author="רינת אביטל" w:date="2022-05-12T09:18:00Z">
              <w:rPr>
                <w:rFonts w:hint="eastAsia"/>
                <w:sz w:val="28"/>
                <w:szCs w:val="28"/>
                <w:rtl/>
              </w:rPr>
            </w:rPrChange>
          </w:rPr>
          <w:delText>החולה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3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5" w:author="רינת אביטל" w:date="2022-05-12T09:18:00Z">
              <w:rPr>
                <w:rFonts w:hint="eastAsia"/>
                <w:sz w:val="28"/>
                <w:szCs w:val="28"/>
                <w:rtl/>
              </w:rPr>
            </w:rPrChange>
          </w:rPr>
          <w:delText>כ</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6" w:author="רינת אביטל" w:date="2022-05-12T09:18:00Z">
              <w:rPr>
                <w:rFonts w:hint="eastAsia"/>
                <w:sz w:val="28"/>
                <w:szCs w:val="28"/>
                <w:rtl/>
              </w:rPr>
            </w:rPrChange>
          </w:rPr>
          <w:delText>א</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7" w:author="רינת אביטל" w:date="2022-05-12T09:18:00Z">
              <w:rPr>
                <w:rFonts w:hint="eastAsia"/>
                <w:sz w:val="28"/>
                <w:szCs w:val="28"/>
                <w:rtl/>
              </w:rPr>
            </w:rPrChange>
          </w:rPr>
          <w:delText>ש</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38" w:author="רינת אביטל" w:date="2022-05-12T09:18:00Z">
              <w:rPr>
                <w:rFonts w:hint="eastAsia"/>
                <w:sz w:val="28"/>
                <w:szCs w:val="28"/>
                <w:rtl/>
              </w:rPr>
            </w:rPrChange>
          </w:rPr>
          <w:delText>ר</w:delText>
        </w:r>
        <w:r w:rsidR="002E0508"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3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40" w:author="רינת אביטל" w:date="2022-05-12T09:18:00Z">
              <w:rPr>
                <w:rFonts w:hint="eastAsia"/>
                <w:sz w:val="28"/>
                <w:szCs w:val="28"/>
                <w:rtl/>
              </w:rPr>
            </w:rPrChange>
          </w:rPr>
          <w:delText>לא</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4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42" w:author="רינת אביטל" w:date="2022-05-12T09:18:00Z">
              <w:rPr>
                <w:rFonts w:hint="eastAsia"/>
                <w:sz w:val="28"/>
                <w:szCs w:val="28"/>
                <w:rtl/>
              </w:rPr>
            </w:rPrChange>
          </w:rPr>
          <w:delText>מדובר</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4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44" w:author="רינת אביטל" w:date="2022-05-12T09:18:00Z">
              <w:rPr>
                <w:rFonts w:hint="eastAsia"/>
                <w:sz w:val="28"/>
                <w:szCs w:val="28"/>
                <w:rtl/>
              </w:rPr>
            </w:rPrChange>
          </w:rPr>
          <w:delText>במצב</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4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46"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4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48" w:author="רינת אביטל" w:date="2022-05-12T09:18:00Z">
              <w:rPr>
                <w:rFonts w:hint="eastAsia"/>
                <w:sz w:val="28"/>
                <w:szCs w:val="28"/>
                <w:rtl/>
              </w:rPr>
            </w:rPrChange>
          </w:rPr>
          <w:delText>שינוי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4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50" w:author="רינת אביטל" w:date="2022-05-12T09:18:00Z">
              <w:rPr>
                <w:rFonts w:hint="eastAsia"/>
                <w:sz w:val="28"/>
                <w:szCs w:val="28"/>
                <w:rtl/>
              </w:rPr>
            </w:rPrChange>
          </w:rPr>
          <w:delText>דרסטי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5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52" w:author="רינת אביטל" w:date="2022-05-12T09:18:00Z">
              <w:rPr>
                <w:rFonts w:hint="eastAsia"/>
                <w:sz w:val="28"/>
                <w:szCs w:val="28"/>
                <w:rtl/>
              </w:rPr>
            </w:rPrChange>
          </w:rPr>
          <w:delText>בפנים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5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54" w:author="רינת אביטל" w:date="2022-05-12T09:18:00Z">
              <w:rPr>
                <w:rFonts w:hint="eastAsia"/>
                <w:sz w:val="28"/>
                <w:szCs w:val="28"/>
                <w:rtl/>
              </w:rPr>
            </w:rPrChange>
          </w:rPr>
          <w:delText>כתוצאה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5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56" w:author="רינת אביטל" w:date="2022-05-12T09:18:00Z">
              <w:rPr>
                <w:rFonts w:hint="eastAsia"/>
                <w:sz w:val="28"/>
                <w:szCs w:val="28"/>
                <w:rtl/>
              </w:rPr>
            </w:rPrChange>
          </w:rPr>
          <w:delText>מפגיעה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5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58" w:author="רינת אביטל" w:date="2022-05-12T09:18:00Z">
              <w:rPr>
                <w:rFonts w:hint="eastAsia"/>
                <w:sz w:val="28"/>
                <w:szCs w:val="28"/>
                <w:rtl/>
              </w:rPr>
            </w:rPrChange>
          </w:rPr>
          <w:delText>או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5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60" w:author="רינת אביטל" w:date="2022-05-12T09:18:00Z">
              <w:rPr>
                <w:rFonts w:hint="eastAsia"/>
                <w:sz w:val="28"/>
                <w:szCs w:val="28"/>
                <w:rtl/>
              </w:rPr>
            </w:rPrChange>
          </w:rPr>
          <w:delText>פציעה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1" w:author="רינת אביטל" w:date="2022-05-12T09:18:00Z">
              <w:rPr>
                <w:sz w:val="28"/>
                <w:szCs w:val="28"/>
                <w:rtl/>
              </w:rPr>
            </w:rPrChange>
          </w:rPr>
          <w:delText>)</w:delText>
        </w:r>
        <w:r w:rsidR="00EE3719"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2" w:author="רינת אביטל" w:date="2022-05-12T09:18:00Z">
              <w:rPr>
                <w:sz w:val="28"/>
                <w:szCs w:val="28"/>
                <w:rtl/>
              </w:rPr>
            </w:rPrChange>
          </w:rPr>
          <w:delText>,</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64" w:author="רינת אביטל" w:date="2022-05-12T09:18:00Z">
              <w:rPr>
                <w:rFonts w:hint="eastAsia"/>
                <w:sz w:val="28"/>
                <w:szCs w:val="28"/>
                <w:rtl/>
              </w:rPr>
            </w:rPrChange>
          </w:rPr>
          <w:delText>וכך</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66" w:author="רינת אביטל" w:date="2022-05-12T09:18:00Z">
              <w:rPr>
                <w:rFonts w:hint="eastAsia"/>
                <w:sz w:val="28"/>
                <w:szCs w:val="28"/>
                <w:rtl/>
              </w:rPr>
            </w:rPrChange>
          </w:rPr>
          <w:delText>לנסות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68" w:author="רינת אביטל" w:date="2022-05-12T09:18:00Z">
              <w:rPr>
                <w:rFonts w:hint="eastAsia"/>
                <w:sz w:val="28"/>
                <w:szCs w:val="28"/>
                <w:rtl/>
              </w:rPr>
            </w:rPrChange>
          </w:rPr>
          <w:delText>לגלות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6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70" w:author="רינת אביטל" w:date="2022-05-12T09:18:00Z">
              <w:rPr>
                <w:rFonts w:hint="eastAsia"/>
                <w:sz w:val="28"/>
                <w:szCs w:val="28"/>
                <w:rtl/>
              </w:rPr>
            </w:rPrChange>
          </w:rPr>
          <w:delText>את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7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72" w:author="רינת אביטל" w:date="2022-05-12T09:18:00Z">
              <w:rPr>
                <w:rFonts w:hint="eastAsia"/>
                <w:sz w:val="28"/>
                <w:szCs w:val="28"/>
                <w:rtl/>
              </w:rPr>
            </w:rPrChange>
          </w:rPr>
          <w:delText>זהותו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73" w:author="רינת אביטל" w:date="2022-05-12T09:18:00Z">
              <w:rPr>
                <w:sz w:val="28"/>
                <w:szCs w:val="28"/>
                <w:rtl/>
              </w:rPr>
            </w:rPrChange>
          </w:rPr>
          <w:delText>.</w:delText>
        </w:r>
      </w:del>
    </w:p>
    <w:p w14:paraId="45BBC0BF" w14:textId="4D7F7E48" w:rsidR="0025215A"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974" w:author="רינת אביטל" w:date="2022-05-12T09:18:00Z">
            <w:rPr>
              <w:b/>
              <w:bCs/>
              <w:sz w:val="44"/>
              <w:szCs w:val="44"/>
              <w:rtl/>
            </w:rPr>
          </w:rPrChange>
        </w:rPr>
      </w:pPr>
      <w:bookmarkStart w:id="2975" w:name="_Toc103039599"/>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976" w:author="רינת אביטל" w:date="2022-05-12T09:18:00Z">
            <w:rPr>
              <w:rFonts w:hint="eastAsia"/>
              <w:b/>
              <w:bCs/>
              <w:color w:val="89D7C3"/>
              <w:sz w:val="44"/>
              <w:szCs w:val="44"/>
              <w:rtl/>
            </w:rPr>
          </w:rPrChange>
        </w:rPr>
        <w:t>אתגרים</w:t>
      </w:r>
      <w:bookmarkEnd w:id="2975"/>
    </w:p>
    <w:p w14:paraId="79E3FF17" w14:textId="2A29BA38" w:rsidR="006468E7" w:rsidRPr="00103DCA" w:rsidRDefault="0025215A" w:rsidP="002E5C47">
      <w:pPr>
        <w:spacing w:line="360" w:lineRule="auto"/>
        <w:rPr>
          <w:rFonts w:ascii="Tahoma" w:hAnsi="Tahoma" w:cs="Tahoma"/>
          <w:sz w:val="24"/>
          <w:szCs w:val="24"/>
          <w:rtl/>
          <w:rPrChange w:id="2977" w:author="רינת אביטל" w:date="2022-05-12T09:18:00Z">
            <w:rPr>
              <w:sz w:val="28"/>
              <w:szCs w:val="28"/>
              <w:rtl/>
            </w:rPr>
          </w:rPrChange>
        </w:rPr>
      </w:pPr>
      <w:r w:rsidRPr="00103DCA">
        <w:rPr>
          <w:rFonts w:ascii="Tahoma" w:hAnsi="Tahoma" w:cs="Tahoma" w:hint="eastAsia"/>
          <w:sz w:val="24"/>
          <w:szCs w:val="24"/>
          <w:rtl/>
          <w:rPrChange w:id="2978" w:author="רינת אביטל" w:date="2022-05-12T09:18:00Z">
            <w:rPr>
              <w:rFonts w:hint="eastAsia"/>
              <w:sz w:val="28"/>
              <w:szCs w:val="28"/>
              <w:rtl/>
            </w:rPr>
          </w:rPrChange>
        </w:rPr>
        <w:t>כשניגשתי</w:t>
      </w:r>
      <w:r w:rsidRPr="00103DCA">
        <w:rPr>
          <w:rFonts w:ascii="Tahoma" w:hAnsi="Tahoma" w:cs="Tahoma"/>
          <w:sz w:val="24"/>
          <w:szCs w:val="24"/>
          <w:rtl/>
          <w:rPrChange w:id="2979" w:author="רינת אביטל" w:date="2022-05-12T09:18:00Z">
            <w:rPr>
              <w:sz w:val="28"/>
              <w:szCs w:val="28"/>
              <w:rtl/>
            </w:rPr>
          </w:rPrChange>
        </w:rPr>
        <w:t xml:space="preserve"> </w:t>
      </w:r>
      <w:r w:rsidRPr="00103DCA">
        <w:rPr>
          <w:rFonts w:ascii="Tahoma" w:hAnsi="Tahoma" w:cs="Tahoma" w:hint="eastAsia"/>
          <w:sz w:val="24"/>
          <w:szCs w:val="24"/>
          <w:rtl/>
          <w:rPrChange w:id="2980" w:author="רינת אביטל" w:date="2022-05-12T09:18:00Z">
            <w:rPr>
              <w:rFonts w:hint="eastAsia"/>
              <w:sz w:val="28"/>
              <w:szCs w:val="28"/>
              <w:rtl/>
            </w:rPr>
          </w:rPrChange>
        </w:rPr>
        <w:t>ל</w:t>
      </w:r>
      <w:r w:rsidR="000008B7" w:rsidRPr="00103DCA">
        <w:rPr>
          <w:rFonts w:ascii="Tahoma" w:hAnsi="Tahoma" w:cs="Tahoma" w:hint="eastAsia"/>
          <w:sz w:val="24"/>
          <w:szCs w:val="24"/>
          <w:rtl/>
          <w:rPrChange w:id="2981" w:author="רינת אביטל" w:date="2022-05-12T09:18:00Z">
            <w:rPr>
              <w:rFonts w:hint="eastAsia"/>
              <w:sz w:val="28"/>
              <w:szCs w:val="28"/>
              <w:rtl/>
            </w:rPr>
          </w:rPrChange>
        </w:rPr>
        <w:t>התחיל</w:t>
      </w:r>
      <w:r w:rsidR="000008B7" w:rsidRPr="00103DCA">
        <w:rPr>
          <w:rFonts w:ascii="Tahoma" w:hAnsi="Tahoma" w:cs="Tahoma"/>
          <w:sz w:val="24"/>
          <w:szCs w:val="24"/>
          <w:rtl/>
          <w:rPrChange w:id="2982" w:author="רינת אביטל" w:date="2022-05-12T09:18:00Z">
            <w:rPr>
              <w:sz w:val="28"/>
              <w:szCs w:val="28"/>
              <w:rtl/>
            </w:rPr>
          </w:rPrChange>
        </w:rPr>
        <w:t xml:space="preserve"> </w:t>
      </w:r>
      <w:r w:rsidR="000008B7" w:rsidRPr="00103DCA">
        <w:rPr>
          <w:rFonts w:ascii="Tahoma" w:hAnsi="Tahoma" w:cs="Tahoma" w:hint="eastAsia"/>
          <w:sz w:val="24"/>
          <w:szCs w:val="24"/>
          <w:rtl/>
          <w:rPrChange w:id="2983" w:author="רינת אביטל" w:date="2022-05-12T09:18:00Z">
            <w:rPr>
              <w:rFonts w:hint="eastAsia"/>
              <w:sz w:val="28"/>
              <w:szCs w:val="28"/>
              <w:rtl/>
            </w:rPr>
          </w:rPrChange>
        </w:rPr>
        <w:t>את</w:t>
      </w:r>
      <w:r w:rsidR="000008B7" w:rsidRPr="00103DCA">
        <w:rPr>
          <w:rFonts w:ascii="Tahoma" w:hAnsi="Tahoma" w:cs="Tahoma"/>
          <w:sz w:val="24"/>
          <w:szCs w:val="24"/>
          <w:rtl/>
          <w:rPrChange w:id="2984" w:author="רינת אביטל" w:date="2022-05-12T09:18:00Z">
            <w:rPr>
              <w:sz w:val="28"/>
              <w:szCs w:val="28"/>
              <w:rtl/>
            </w:rPr>
          </w:rPrChange>
        </w:rPr>
        <w:t xml:space="preserve"> </w:t>
      </w:r>
      <w:r w:rsidR="000008B7" w:rsidRPr="00103DCA">
        <w:rPr>
          <w:rFonts w:ascii="Tahoma" w:hAnsi="Tahoma" w:cs="Tahoma" w:hint="eastAsia"/>
          <w:sz w:val="24"/>
          <w:szCs w:val="24"/>
          <w:rtl/>
          <w:rPrChange w:id="2985" w:author="רינת אביטל" w:date="2022-05-12T09:18:00Z">
            <w:rPr>
              <w:rFonts w:hint="eastAsia"/>
              <w:sz w:val="28"/>
              <w:szCs w:val="28"/>
              <w:rtl/>
            </w:rPr>
          </w:rPrChange>
        </w:rPr>
        <w:t>ה</w:t>
      </w:r>
      <w:r w:rsidRPr="00103DCA">
        <w:rPr>
          <w:rFonts w:ascii="Tahoma" w:hAnsi="Tahoma" w:cs="Tahoma" w:hint="eastAsia"/>
          <w:sz w:val="24"/>
          <w:szCs w:val="24"/>
          <w:rtl/>
          <w:rPrChange w:id="2986" w:author="רינת אביטל" w:date="2022-05-12T09:18:00Z">
            <w:rPr>
              <w:rFonts w:hint="eastAsia"/>
              <w:sz w:val="28"/>
              <w:szCs w:val="28"/>
              <w:rtl/>
            </w:rPr>
          </w:rPrChange>
        </w:rPr>
        <w:t>פרויקט</w:t>
      </w:r>
      <w:r w:rsidRPr="00103DCA">
        <w:rPr>
          <w:rFonts w:ascii="Tahoma" w:hAnsi="Tahoma" w:cs="Tahoma"/>
          <w:sz w:val="24"/>
          <w:szCs w:val="24"/>
          <w:rtl/>
          <w:rPrChange w:id="2987" w:author="רינת אביטל" w:date="2022-05-12T09:18:00Z">
            <w:rPr>
              <w:sz w:val="28"/>
              <w:szCs w:val="28"/>
              <w:rtl/>
            </w:rPr>
          </w:rPrChange>
        </w:rPr>
        <w:t xml:space="preserve"> </w:t>
      </w:r>
      <w:r w:rsidRPr="00103DCA">
        <w:rPr>
          <w:rFonts w:ascii="Tahoma" w:hAnsi="Tahoma" w:cs="Tahoma" w:hint="eastAsia"/>
          <w:sz w:val="24"/>
          <w:szCs w:val="24"/>
          <w:rtl/>
          <w:rPrChange w:id="2988" w:author="רינת אביטל" w:date="2022-05-12T09:18:00Z">
            <w:rPr>
              <w:rFonts w:hint="eastAsia"/>
              <w:sz w:val="28"/>
              <w:szCs w:val="28"/>
              <w:rtl/>
            </w:rPr>
          </w:rPrChange>
        </w:rPr>
        <w:t>ידעתי</w:t>
      </w:r>
      <w:r w:rsidRPr="00103DCA">
        <w:rPr>
          <w:rFonts w:ascii="Tahoma" w:hAnsi="Tahoma" w:cs="Tahoma"/>
          <w:sz w:val="24"/>
          <w:szCs w:val="24"/>
          <w:rtl/>
          <w:rPrChange w:id="2989" w:author="רינת אביטל" w:date="2022-05-12T09:18:00Z">
            <w:rPr>
              <w:sz w:val="28"/>
              <w:szCs w:val="28"/>
              <w:rtl/>
            </w:rPr>
          </w:rPrChange>
        </w:rPr>
        <w:t xml:space="preserve"> </w:t>
      </w:r>
      <w:r w:rsidRPr="00103DCA">
        <w:rPr>
          <w:rFonts w:ascii="Tahoma" w:hAnsi="Tahoma" w:cs="Tahoma" w:hint="eastAsia"/>
          <w:sz w:val="24"/>
          <w:szCs w:val="24"/>
          <w:rtl/>
          <w:rPrChange w:id="2990" w:author="רינת אביטל" w:date="2022-05-12T09:18:00Z">
            <w:rPr>
              <w:rFonts w:hint="eastAsia"/>
              <w:sz w:val="28"/>
              <w:szCs w:val="28"/>
              <w:rtl/>
            </w:rPr>
          </w:rPrChange>
        </w:rPr>
        <w:t>שהוא</w:t>
      </w:r>
      <w:r w:rsidRPr="00103DCA">
        <w:rPr>
          <w:rFonts w:ascii="Tahoma" w:hAnsi="Tahoma" w:cs="Tahoma"/>
          <w:sz w:val="24"/>
          <w:szCs w:val="24"/>
          <w:rtl/>
          <w:rPrChange w:id="2991" w:author="רינת אביטל" w:date="2022-05-12T09:18:00Z">
            <w:rPr>
              <w:sz w:val="28"/>
              <w:szCs w:val="28"/>
              <w:rtl/>
            </w:rPr>
          </w:rPrChange>
        </w:rPr>
        <w:t xml:space="preserve"> </w:t>
      </w:r>
      <w:r w:rsidRPr="00103DCA">
        <w:rPr>
          <w:rFonts w:ascii="Tahoma" w:hAnsi="Tahoma" w:cs="Tahoma" w:hint="eastAsia"/>
          <w:sz w:val="24"/>
          <w:szCs w:val="24"/>
          <w:rtl/>
          <w:rPrChange w:id="2992" w:author="רינת אביטל" w:date="2022-05-12T09:18:00Z">
            <w:rPr>
              <w:rFonts w:hint="eastAsia"/>
              <w:sz w:val="28"/>
              <w:szCs w:val="28"/>
              <w:rtl/>
            </w:rPr>
          </w:rPrChange>
        </w:rPr>
        <w:t>לא</w:t>
      </w:r>
      <w:r w:rsidRPr="00103DCA">
        <w:rPr>
          <w:rFonts w:ascii="Tahoma" w:hAnsi="Tahoma" w:cs="Tahoma"/>
          <w:sz w:val="24"/>
          <w:szCs w:val="24"/>
          <w:rtl/>
          <w:rPrChange w:id="2993" w:author="רינת אביטל" w:date="2022-05-12T09:18:00Z">
            <w:rPr>
              <w:sz w:val="28"/>
              <w:szCs w:val="28"/>
              <w:rtl/>
            </w:rPr>
          </w:rPrChange>
        </w:rPr>
        <w:t xml:space="preserve"> </w:t>
      </w:r>
      <w:r w:rsidRPr="00103DCA">
        <w:rPr>
          <w:rFonts w:ascii="Tahoma" w:hAnsi="Tahoma" w:cs="Tahoma" w:hint="eastAsia"/>
          <w:sz w:val="24"/>
          <w:szCs w:val="24"/>
          <w:rtl/>
          <w:rPrChange w:id="2994" w:author="רינת אביטל" w:date="2022-05-12T09:18:00Z">
            <w:rPr>
              <w:rFonts w:hint="eastAsia"/>
              <w:sz w:val="28"/>
              <w:szCs w:val="28"/>
              <w:rtl/>
            </w:rPr>
          </w:rPrChange>
        </w:rPr>
        <w:t>הולך</w:t>
      </w:r>
      <w:r w:rsidRPr="00103DCA">
        <w:rPr>
          <w:rFonts w:ascii="Tahoma" w:hAnsi="Tahoma" w:cs="Tahoma"/>
          <w:sz w:val="24"/>
          <w:szCs w:val="24"/>
          <w:rtl/>
          <w:rPrChange w:id="2995" w:author="רינת אביטל" w:date="2022-05-12T09:18:00Z">
            <w:rPr>
              <w:sz w:val="28"/>
              <w:szCs w:val="28"/>
              <w:rtl/>
            </w:rPr>
          </w:rPrChange>
        </w:rPr>
        <w:t xml:space="preserve"> </w:t>
      </w:r>
      <w:r w:rsidRPr="00103DCA">
        <w:rPr>
          <w:rFonts w:ascii="Tahoma" w:hAnsi="Tahoma" w:cs="Tahoma" w:hint="eastAsia"/>
          <w:sz w:val="24"/>
          <w:szCs w:val="24"/>
          <w:rtl/>
          <w:rPrChange w:id="2996" w:author="רינת אביטל" w:date="2022-05-12T09:18:00Z">
            <w:rPr>
              <w:rFonts w:hint="eastAsia"/>
              <w:sz w:val="28"/>
              <w:szCs w:val="28"/>
              <w:rtl/>
            </w:rPr>
          </w:rPrChange>
        </w:rPr>
        <w:t>להיות</w:t>
      </w:r>
      <w:r w:rsidRPr="00103DCA">
        <w:rPr>
          <w:rFonts w:ascii="Tahoma" w:hAnsi="Tahoma" w:cs="Tahoma"/>
          <w:sz w:val="24"/>
          <w:szCs w:val="24"/>
          <w:rtl/>
          <w:rPrChange w:id="2997" w:author="רינת אביטל" w:date="2022-05-12T09:18:00Z">
            <w:rPr>
              <w:sz w:val="28"/>
              <w:szCs w:val="28"/>
              <w:rtl/>
            </w:rPr>
          </w:rPrChange>
        </w:rPr>
        <w:t xml:space="preserve"> </w:t>
      </w:r>
      <w:r w:rsidRPr="00103DCA">
        <w:rPr>
          <w:rFonts w:ascii="Tahoma" w:hAnsi="Tahoma" w:cs="Tahoma" w:hint="eastAsia"/>
          <w:sz w:val="24"/>
          <w:szCs w:val="24"/>
          <w:rtl/>
          <w:rPrChange w:id="2998" w:author="רינת אביטל" w:date="2022-05-12T09:18:00Z">
            <w:rPr>
              <w:rFonts w:hint="eastAsia"/>
              <w:sz w:val="28"/>
              <w:szCs w:val="28"/>
              <w:rtl/>
            </w:rPr>
          </w:rPrChange>
        </w:rPr>
        <w:t>קל</w:t>
      </w:r>
      <w:r w:rsidRPr="00103DCA">
        <w:rPr>
          <w:rFonts w:ascii="Tahoma" w:hAnsi="Tahoma" w:cs="Tahoma"/>
          <w:sz w:val="24"/>
          <w:szCs w:val="24"/>
          <w:rtl/>
          <w:rPrChange w:id="2999" w:author="רינת אביטל" w:date="2022-05-12T09:18:00Z">
            <w:rPr>
              <w:sz w:val="28"/>
              <w:szCs w:val="28"/>
              <w:rtl/>
            </w:rPr>
          </w:rPrChange>
        </w:rPr>
        <w:t xml:space="preserve"> </w:t>
      </w:r>
      <w:r w:rsidRPr="00103DCA">
        <w:rPr>
          <w:rFonts w:ascii="Tahoma" w:hAnsi="Tahoma" w:cs="Tahoma" w:hint="eastAsia"/>
          <w:sz w:val="24"/>
          <w:szCs w:val="24"/>
          <w:rtl/>
          <w:rPrChange w:id="3000" w:author="רינת אביטל" w:date="2022-05-12T09:18:00Z">
            <w:rPr>
              <w:rFonts w:hint="eastAsia"/>
              <w:sz w:val="28"/>
              <w:szCs w:val="28"/>
              <w:rtl/>
            </w:rPr>
          </w:rPrChange>
        </w:rPr>
        <w:t>אבל</w:t>
      </w:r>
      <w:r w:rsidRPr="00103DCA">
        <w:rPr>
          <w:rFonts w:ascii="Tahoma" w:hAnsi="Tahoma" w:cs="Tahoma"/>
          <w:sz w:val="24"/>
          <w:szCs w:val="24"/>
          <w:rtl/>
          <w:rPrChange w:id="3001" w:author="רינת אביטל" w:date="2022-05-12T09:18:00Z">
            <w:rPr>
              <w:sz w:val="28"/>
              <w:szCs w:val="28"/>
              <w:rtl/>
            </w:rPr>
          </w:rPrChange>
        </w:rPr>
        <w:t xml:space="preserve"> </w:t>
      </w:r>
      <w:r w:rsidRPr="00103DCA">
        <w:rPr>
          <w:rFonts w:ascii="Tahoma" w:hAnsi="Tahoma" w:cs="Tahoma" w:hint="eastAsia"/>
          <w:sz w:val="24"/>
          <w:szCs w:val="24"/>
          <w:rtl/>
          <w:rPrChange w:id="3002" w:author="רינת אביטל" w:date="2022-05-12T09:18:00Z">
            <w:rPr>
              <w:rFonts w:hint="eastAsia"/>
              <w:sz w:val="28"/>
              <w:szCs w:val="28"/>
              <w:rtl/>
            </w:rPr>
          </w:rPrChange>
        </w:rPr>
        <w:t>לקחתי</w:t>
      </w:r>
      <w:r w:rsidRPr="00103DCA">
        <w:rPr>
          <w:rFonts w:ascii="Tahoma" w:hAnsi="Tahoma" w:cs="Tahoma"/>
          <w:sz w:val="24"/>
          <w:szCs w:val="24"/>
          <w:rtl/>
          <w:rPrChange w:id="3003" w:author="רינת אביטל" w:date="2022-05-12T09:18:00Z">
            <w:rPr>
              <w:sz w:val="28"/>
              <w:szCs w:val="28"/>
              <w:rtl/>
            </w:rPr>
          </w:rPrChange>
        </w:rPr>
        <w:t xml:space="preserve"> </w:t>
      </w:r>
      <w:r w:rsidRPr="00103DCA">
        <w:rPr>
          <w:rFonts w:ascii="Tahoma" w:hAnsi="Tahoma" w:cs="Tahoma" w:hint="eastAsia"/>
          <w:sz w:val="24"/>
          <w:szCs w:val="24"/>
          <w:rtl/>
          <w:rPrChange w:id="3004" w:author="רינת אביטל" w:date="2022-05-12T09:18:00Z">
            <w:rPr>
              <w:rFonts w:hint="eastAsia"/>
              <w:sz w:val="28"/>
              <w:szCs w:val="28"/>
              <w:rtl/>
            </w:rPr>
          </w:rPrChange>
        </w:rPr>
        <w:t>את</w:t>
      </w:r>
      <w:r w:rsidRPr="00103DCA">
        <w:rPr>
          <w:rFonts w:ascii="Tahoma" w:hAnsi="Tahoma" w:cs="Tahoma"/>
          <w:sz w:val="24"/>
          <w:szCs w:val="24"/>
          <w:rtl/>
          <w:rPrChange w:id="3005" w:author="רינת אביטל" w:date="2022-05-12T09:18:00Z">
            <w:rPr>
              <w:sz w:val="28"/>
              <w:szCs w:val="28"/>
              <w:rtl/>
            </w:rPr>
          </w:rPrChange>
        </w:rPr>
        <w:t xml:space="preserve"> </w:t>
      </w:r>
      <w:r w:rsidRPr="00103DCA">
        <w:rPr>
          <w:rFonts w:ascii="Tahoma" w:hAnsi="Tahoma" w:cs="Tahoma" w:hint="eastAsia"/>
          <w:sz w:val="24"/>
          <w:szCs w:val="24"/>
          <w:rtl/>
          <w:rPrChange w:id="3006" w:author="רינת אביטל" w:date="2022-05-12T09:18:00Z">
            <w:rPr>
              <w:rFonts w:hint="eastAsia"/>
              <w:sz w:val="28"/>
              <w:szCs w:val="28"/>
              <w:rtl/>
            </w:rPr>
          </w:rPrChange>
        </w:rPr>
        <w:t>זה</w:t>
      </w:r>
      <w:r w:rsidRPr="00103DCA">
        <w:rPr>
          <w:rFonts w:ascii="Tahoma" w:hAnsi="Tahoma" w:cs="Tahoma"/>
          <w:sz w:val="24"/>
          <w:szCs w:val="24"/>
          <w:rtl/>
          <w:rPrChange w:id="3007" w:author="רינת אביטל" w:date="2022-05-12T09:18:00Z">
            <w:rPr>
              <w:sz w:val="28"/>
              <w:szCs w:val="28"/>
              <w:rtl/>
            </w:rPr>
          </w:rPrChange>
        </w:rPr>
        <w:t xml:space="preserve"> </w:t>
      </w:r>
      <w:r w:rsidRPr="00103DCA">
        <w:rPr>
          <w:rFonts w:ascii="Tahoma" w:hAnsi="Tahoma" w:cs="Tahoma" w:hint="eastAsia"/>
          <w:sz w:val="24"/>
          <w:szCs w:val="24"/>
          <w:rtl/>
          <w:rPrChange w:id="3008" w:author="רינת אביטל" w:date="2022-05-12T09:18:00Z">
            <w:rPr>
              <w:rFonts w:hint="eastAsia"/>
              <w:sz w:val="28"/>
              <w:szCs w:val="28"/>
              <w:rtl/>
            </w:rPr>
          </w:rPrChange>
        </w:rPr>
        <w:t>בחשבון</w:t>
      </w:r>
      <w:r w:rsidRPr="00103DCA">
        <w:rPr>
          <w:rFonts w:ascii="Tahoma" w:hAnsi="Tahoma" w:cs="Tahoma"/>
          <w:sz w:val="24"/>
          <w:szCs w:val="24"/>
          <w:rtl/>
          <w:rPrChange w:id="3009" w:author="רינת אביטל" w:date="2022-05-12T09:18:00Z">
            <w:rPr>
              <w:sz w:val="28"/>
              <w:szCs w:val="28"/>
              <w:rtl/>
            </w:rPr>
          </w:rPrChange>
        </w:rPr>
        <w:t xml:space="preserve">. </w:t>
      </w:r>
      <w:r w:rsidRPr="00103DCA">
        <w:rPr>
          <w:rFonts w:ascii="Tahoma" w:hAnsi="Tahoma" w:cs="Tahoma" w:hint="eastAsia"/>
          <w:sz w:val="24"/>
          <w:szCs w:val="24"/>
          <w:rtl/>
          <w:rPrChange w:id="3010" w:author="רינת אביטל" w:date="2022-05-12T09:18:00Z">
            <w:rPr>
              <w:rFonts w:hint="eastAsia"/>
              <w:sz w:val="28"/>
              <w:szCs w:val="28"/>
              <w:rtl/>
            </w:rPr>
          </w:rPrChange>
        </w:rPr>
        <w:t>ידעתי</w:t>
      </w:r>
      <w:r w:rsidRPr="00103DCA">
        <w:rPr>
          <w:rFonts w:ascii="Tahoma" w:hAnsi="Tahoma" w:cs="Tahoma"/>
          <w:sz w:val="24"/>
          <w:szCs w:val="24"/>
          <w:rtl/>
          <w:rPrChange w:id="3011" w:author="רינת אביטל" w:date="2022-05-12T09:18:00Z">
            <w:rPr>
              <w:sz w:val="28"/>
              <w:szCs w:val="28"/>
              <w:rtl/>
            </w:rPr>
          </w:rPrChange>
        </w:rPr>
        <w:t xml:space="preserve"> </w:t>
      </w:r>
      <w:r w:rsidRPr="00103DCA">
        <w:rPr>
          <w:rFonts w:ascii="Tahoma" w:hAnsi="Tahoma" w:cs="Tahoma" w:hint="eastAsia"/>
          <w:sz w:val="24"/>
          <w:szCs w:val="24"/>
          <w:rtl/>
          <w:rPrChange w:id="3012" w:author="רינת אביטל" w:date="2022-05-12T09:18:00Z">
            <w:rPr>
              <w:rFonts w:hint="eastAsia"/>
              <w:sz w:val="28"/>
              <w:szCs w:val="28"/>
              <w:rtl/>
            </w:rPr>
          </w:rPrChange>
        </w:rPr>
        <w:t>שאם</w:t>
      </w:r>
      <w:r w:rsidRPr="00103DCA">
        <w:rPr>
          <w:rFonts w:ascii="Tahoma" w:hAnsi="Tahoma" w:cs="Tahoma"/>
          <w:sz w:val="24"/>
          <w:szCs w:val="24"/>
          <w:rtl/>
          <w:rPrChange w:id="3013" w:author="רינת אביטל" w:date="2022-05-12T09:18:00Z">
            <w:rPr>
              <w:sz w:val="28"/>
              <w:szCs w:val="28"/>
              <w:rtl/>
            </w:rPr>
          </w:rPrChange>
        </w:rPr>
        <w:t xml:space="preserve"> </w:t>
      </w:r>
      <w:r w:rsidRPr="00103DCA">
        <w:rPr>
          <w:rFonts w:ascii="Tahoma" w:hAnsi="Tahoma" w:cs="Tahoma" w:hint="eastAsia"/>
          <w:sz w:val="24"/>
          <w:szCs w:val="24"/>
          <w:rtl/>
          <w:rPrChange w:id="3014" w:author="רינת אביטל" w:date="2022-05-12T09:18:00Z">
            <w:rPr>
              <w:rFonts w:hint="eastAsia"/>
              <w:sz w:val="28"/>
              <w:szCs w:val="28"/>
              <w:rtl/>
            </w:rPr>
          </w:rPrChange>
        </w:rPr>
        <w:t>אני</w:t>
      </w:r>
      <w:r w:rsidRPr="00103DCA">
        <w:rPr>
          <w:rFonts w:ascii="Tahoma" w:hAnsi="Tahoma" w:cs="Tahoma"/>
          <w:sz w:val="24"/>
          <w:szCs w:val="24"/>
          <w:rtl/>
          <w:rPrChange w:id="3015" w:author="רינת אביטל" w:date="2022-05-12T09:18:00Z">
            <w:rPr>
              <w:sz w:val="28"/>
              <w:szCs w:val="28"/>
              <w:rtl/>
            </w:rPr>
          </w:rPrChange>
        </w:rPr>
        <w:t xml:space="preserve"> </w:t>
      </w:r>
      <w:r w:rsidRPr="00103DCA">
        <w:rPr>
          <w:rFonts w:ascii="Tahoma" w:hAnsi="Tahoma" w:cs="Tahoma" w:hint="eastAsia"/>
          <w:sz w:val="24"/>
          <w:szCs w:val="24"/>
          <w:rtl/>
          <w:rPrChange w:id="3016" w:author="רינת אביטל" w:date="2022-05-12T09:18:00Z">
            <w:rPr>
              <w:rFonts w:hint="eastAsia"/>
              <w:sz w:val="28"/>
              <w:szCs w:val="28"/>
              <w:rtl/>
            </w:rPr>
          </w:rPrChange>
        </w:rPr>
        <w:t>רוצה</w:t>
      </w:r>
      <w:r w:rsidRPr="00103DCA">
        <w:rPr>
          <w:rFonts w:ascii="Tahoma" w:hAnsi="Tahoma" w:cs="Tahoma"/>
          <w:sz w:val="24"/>
          <w:szCs w:val="24"/>
          <w:rtl/>
          <w:rPrChange w:id="3017" w:author="רינת אביטל" w:date="2022-05-12T09:18:00Z">
            <w:rPr>
              <w:sz w:val="28"/>
              <w:szCs w:val="28"/>
              <w:rtl/>
            </w:rPr>
          </w:rPrChange>
        </w:rPr>
        <w:t xml:space="preserve"> </w:t>
      </w:r>
      <w:r w:rsidRPr="00103DCA">
        <w:rPr>
          <w:rFonts w:ascii="Tahoma" w:hAnsi="Tahoma" w:cs="Tahoma" w:hint="eastAsia"/>
          <w:sz w:val="24"/>
          <w:szCs w:val="24"/>
          <w:rtl/>
          <w:rPrChange w:id="3018" w:author="רינת אביטל" w:date="2022-05-12T09:18:00Z">
            <w:rPr>
              <w:rFonts w:hint="eastAsia"/>
              <w:sz w:val="28"/>
              <w:szCs w:val="28"/>
              <w:rtl/>
            </w:rPr>
          </w:rPrChange>
        </w:rPr>
        <w:t>להצליח</w:t>
      </w:r>
      <w:r w:rsidRPr="00103DCA">
        <w:rPr>
          <w:rFonts w:ascii="Tahoma" w:hAnsi="Tahoma" w:cs="Tahoma"/>
          <w:sz w:val="24"/>
          <w:szCs w:val="24"/>
          <w:rtl/>
          <w:rPrChange w:id="3019" w:author="רינת אביטל" w:date="2022-05-12T09:18:00Z">
            <w:rPr>
              <w:sz w:val="28"/>
              <w:szCs w:val="28"/>
              <w:rtl/>
            </w:rPr>
          </w:rPrChange>
        </w:rPr>
        <w:t xml:space="preserve"> </w:t>
      </w:r>
      <w:r w:rsidRPr="00103DCA">
        <w:rPr>
          <w:rFonts w:ascii="Tahoma" w:hAnsi="Tahoma" w:cs="Tahoma" w:hint="eastAsia"/>
          <w:sz w:val="24"/>
          <w:szCs w:val="24"/>
          <w:rtl/>
          <w:rPrChange w:id="3020" w:author="רינת אביטל" w:date="2022-05-12T09:18:00Z">
            <w:rPr>
              <w:rFonts w:hint="eastAsia"/>
              <w:sz w:val="28"/>
              <w:szCs w:val="28"/>
              <w:rtl/>
            </w:rPr>
          </w:rPrChange>
        </w:rPr>
        <w:t>אני</w:t>
      </w:r>
      <w:r w:rsidRPr="00103DCA">
        <w:rPr>
          <w:rFonts w:ascii="Tahoma" w:hAnsi="Tahoma" w:cs="Tahoma"/>
          <w:sz w:val="24"/>
          <w:szCs w:val="24"/>
          <w:rtl/>
          <w:rPrChange w:id="3021" w:author="רינת אביטל" w:date="2022-05-12T09:18:00Z">
            <w:rPr>
              <w:sz w:val="28"/>
              <w:szCs w:val="28"/>
              <w:rtl/>
            </w:rPr>
          </w:rPrChange>
        </w:rPr>
        <w:t xml:space="preserve"> </w:t>
      </w:r>
      <w:r w:rsidRPr="00103DCA">
        <w:rPr>
          <w:rFonts w:ascii="Tahoma" w:hAnsi="Tahoma" w:cs="Tahoma" w:hint="eastAsia"/>
          <w:sz w:val="24"/>
          <w:szCs w:val="24"/>
          <w:rtl/>
          <w:rPrChange w:id="3022" w:author="רינת אביטל" w:date="2022-05-12T09:18:00Z">
            <w:rPr>
              <w:rFonts w:hint="eastAsia"/>
              <w:sz w:val="28"/>
              <w:szCs w:val="28"/>
              <w:rtl/>
            </w:rPr>
          </w:rPrChange>
        </w:rPr>
        <w:t>חייבת</w:t>
      </w:r>
      <w:r w:rsidRPr="00103DCA">
        <w:rPr>
          <w:rFonts w:ascii="Tahoma" w:hAnsi="Tahoma" w:cs="Tahoma"/>
          <w:sz w:val="24"/>
          <w:szCs w:val="24"/>
          <w:rtl/>
          <w:rPrChange w:id="3023" w:author="רינת אביטל" w:date="2022-05-12T09:18:00Z">
            <w:rPr>
              <w:sz w:val="28"/>
              <w:szCs w:val="28"/>
              <w:rtl/>
            </w:rPr>
          </w:rPrChange>
        </w:rPr>
        <w:t xml:space="preserve"> </w:t>
      </w:r>
      <w:r w:rsidRPr="00103DCA">
        <w:rPr>
          <w:rFonts w:ascii="Tahoma" w:hAnsi="Tahoma" w:cs="Tahoma" w:hint="eastAsia"/>
          <w:sz w:val="24"/>
          <w:szCs w:val="24"/>
          <w:rtl/>
          <w:rPrChange w:id="3024" w:author="רינת אביטל" w:date="2022-05-12T09:18:00Z">
            <w:rPr>
              <w:rFonts w:hint="eastAsia"/>
              <w:sz w:val="28"/>
              <w:szCs w:val="28"/>
              <w:rtl/>
            </w:rPr>
          </w:rPrChange>
        </w:rPr>
        <w:t>להתאמץ</w:t>
      </w:r>
      <w:r w:rsidRPr="00103DCA">
        <w:rPr>
          <w:rFonts w:ascii="Tahoma" w:hAnsi="Tahoma" w:cs="Tahoma"/>
          <w:sz w:val="24"/>
          <w:szCs w:val="24"/>
          <w:rtl/>
          <w:rPrChange w:id="3025" w:author="רינת אביטל" w:date="2022-05-12T09:18:00Z">
            <w:rPr>
              <w:sz w:val="28"/>
              <w:szCs w:val="28"/>
              <w:rtl/>
            </w:rPr>
          </w:rPrChange>
        </w:rPr>
        <w:t xml:space="preserve"> </w:t>
      </w:r>
      <w:r w:rsidRPr="00103DCA">
        <w:rPr>
          <w:rFonts w:ascii="Tahoma" w:hAnsi="Tahoma" w:cs="Tahoma" w:hint="eastAsia"/>
          <w:sz w:val="24"/>
          <w:szCs w:val="24"/>
          <w:rtl/>
          <w:rPrChange w:id="3026" w:author="רינת אביטל" w:date="2022-05-12T09:18:00Z">
            <w:rPr>
              <w:rFonts w:hint="eastAsia"/>
              <w:sz w:val="28"/>
              <w:szCs w:val="28"/>
              <w:rtl/>
            </w:rPr>
          </w:rPrChange>
        </w:rPr>
        <w:t>ולהשקיע</w:t>
      </w:r>
      <w:r w:rsidRPr="00103DCA">
        <w:rPr>
          <w:rFonts w:ascii="Tahoma" w:hAnsi="Tahoma" w:cs="Tahoma"/>
          <w:sz w:val="24"/>
          <w:szCs w:val="24"/>
          <w:rtl/>
          <w:rPrChange w:id="3027" w:author="רינת אביטל" w:date="2022-05-12T09:18:00Z">
            <w:rPr>
              <w:sz w:val="28"/>
              <w:szCs w:val="28"/>
              <w:rtl/>
            </w:rPr>
          </w:rPrChange>
        </w:rPr>
        <w:t xml:space="preserve"> </w:t>
      </w:r>
      <w:r w:rsidRPr="00103DCA">
        <w:rPr>
          <w:rFonts w:ascii="Tahoma" w:hAnsi="Tahoma" w:cs="Tahoma" w:hint="eastAsia"/>
          <w:sz w:val="24"/>
          <w:szCs w:val="24"/>
          <w:rtl/>
          <w:rPrChange w:id="3028" w:author="רינת אביטל" w:date="2022-05-12T09:18:00Z">
            <w:rPr>
              <w:rFonts w:hint="eastAsia"/>
              <w:sz w:val="28"/>
              <w:szCs w:val="28"/>
              <w:rtl/>
            </w:rPr>
          </w:rPrChange>
        </w:rPr>
        <w:t>אפילו</w:t>
      </w:r>
      <w:r w:rsidRPr="00103DCA">
        <w:rPr>
          <w:rFonts w:ascii="Tahoma" w:hAnsi="Tahoma" w:cs="Tahoma"/>
          <w:sz w:val="24"/>
          <w:szCs w:val="24"/>
          <w:rtl/>
          <w:rPrChange w:id="3029" w:author="רינת אביטל" w:date="2022-05-12T09:18:00Z">
            <w:rPr>
              <w:sz w:val="28"/>
              <w:szCs w:val="28"/>
              <w:rtl/>
            </w:rPr>
          </w:rPrChange>
        </w:rPr>
        <w:t xml:space="preserve"> </w:t>
      </w:r>
      <w:r w:rsidRPr="00103DCA">
        <w:rPr>
          <w:rFonts w:ascii="Tahoma" w:hAnsi="Tahoma" w:cs="Tahoma" w:hint="eastAsia"/>
          <w:sz w:val="24"/>
          <w:szCs w:val="24"/>
          <w:rtl/>
          <w:rPrChange w:id="3030" w:author="רינת אביטל" w:date="2022-05-12T09:18:00Z">
            <w:rPr>
              <w:rFonts w:hint="eastAsia"/>
              <w:sz w:val="28"/>
              <w:szCs w:val="28"/>
              <w:rtl/>
            </w:rPr>
          </w:rPrChange>
        </w:rPr>
        <w:t>שיהיה</w:t>
      </w:r>
      <w:r w:rsidRPr="00103DCA">
        <w:rPr>
          <w:rFonts w:ascii="Tahoma" w:hAnsi="Tahoma" w:cs="Tahoma"/>
          <w:sz w:val="24"/>
          <w:szCs w:val="24"/>
          <w:rtl/>
          <w:rPrChange w:id="3031" w:author="רינת אביטל" w:date="2022-05-12T09:18:00Z">
            <w:rPr>
              <w:sz w:val="28"/>
              <w:szCs w:val="28"/>
              <w:rtl/>
            </w:rPr>
          </w:rPrChange>
        </w:rPr>
        <w:t xml:space="preserve"> </w:t>
      </w:r>
      <w:r w:rsidRPr="00103DCA">
        <w:rPr>
          <w:rFonts w:ascii="Tahoma" w:hAnsi="Tahoma" w:cs="Tahoma" w:hint="eastAsia"/>
          <w:sz w:val="24"/>
          <w:szCs w:val="24"/>
          <w:rtl/>
          <w:rPrChange w:id="3032" w:author="רינת אביטל" w:date="2022-05-12T09:18:00Z">
            <w:rPr>
              <w:rFonts w:hint="eastAsia"/>
              <w:sz w:val="28"/>
              <w:szCs w:val="28"/>
              <w:rtl/>
            </w:rPr>
          </w:rPrChange>
        </w:rPr>
        <w:t>קשה</w:t>
      </w:r>
      <w:r w:rsidRPr="00103DCA">
        <w:rPr>
          <w:rFonts w:ascii="Tahoma" w:hAnsi="Tahoma" w:cs="Tahoma"/>
          <w:sz w:val="24"/>
          <w:szCs w:val="24"/>
          <w:rtl/>
          <w:rPrChange w:id="3033" w:author="רינת אביטל" w:date="2022-05-12T09:18:00Z">
            <w:rPr>
              <w:sz w:val="28"/>
              <w:szCs w:val="28"/>
              <w:rtl/>
            </w:rPr>
          </w:rPrChange>
        </w:rPr>
        <w:t>.</w:t>
      </w:r>
    </w:p>
    <w:p w14:paraId="0393D3A9" w14:textId="47396884" w:rsidR="008C7C68" w:rsidRPr="00103DCA" w:rsidRDefault="0025215A" w:rsidP="002E5C47">
      <w:pPr>
        <w:spacing w:line="360" w:lineRule="auto"/>
        <w:rPr>
          <w:rFonts w:ascii="Tahoma" w:hAnsi="Tahoma" w:cs="Tahoma"/>
          <w:sz w:val="24"/>
          <w:szCs w:val="24"/>
          <w:rtl/>
          <w:rPrChange w:id="3034" w:author="רינת אביטל" w:date="2022-05-12T09:18:00Z">
            <w:rPr>
              <w:sz w:val="28"/>
              <w:szCs w:val="28"/>
              <w:rtl/>
            </w:rPr>
          </w:rPrChange>
        </w:rPr>
      </w:pPr>
      <w:r w:rsidRPr="00103DCA">
        <w:rPr>
          <w:rFonts w:ascii="Tahoma" w:hAnsi="Tahoma" w:cs="Tahoma" w:hint="eastAsia"/>
          <w:sz w:val="24"/>
          <w:szCs w:val="24"/>
          <w:rtl/>
          <w:rPrChange w:id="3035" w:author="רינת אביטל" w:date="2022-05-12T09:18:00Z">
            <w:rPr>
              <w:rFonts w:hint="eastAsia"/>
              <w:sz w:val="28"/>
              <w:szCs w:val="28"/>
              <w:rtl/>
            </w:rPr>
          </w:rPrChange>
        </w:rPr>
        <w:t>בתחיל</w:t>
      </w:r>
      <w:r w:rsidR="006468E7" w:rsidRPr="00103DCA">
        <w:rPr>
          <w:rFonts w:ascii="Tahoma" w:hAnsi="Tahoma" w:cs="Tahoma" w:hint="eastAsia"/>
          <w:sz w:val="24"/>
          <w:szCs w:val="24"/>
          <w:rtl/>
          <w:rPrChange w:id="3036" w:author="רינת אביטל" w:date="2022-05-12T09:18:00Z">
            <w:rPr>
              <w:rFonts w:hint="eastAsia"/>
              <w:sz w:val="28"/>
              <w:szCs w:val="28"/>
              <w:rtl/>
            </w:rPr>
          </w:rPrChange>
        </w:rPr>
        <w:t>ת</w:t>
      </w:r>
      <w:r w:rsidR="006468E7" w:rsidRPr="00103DCA">
        <w:rPr>
          <w:rFonts w:ascii="Tahoma" w:hAnsi="Tahoma" w:cs="Tahoma"/>
          <w:sz w:val="24"/>
          <w:szCs w:val="24"/>
          <w:rtl/>
          <w:rPrChange w:id="3037" w:author="רינת אביטל" w:date="2022-05-12T09:18:00Z">
            <w:rPr>
              <w:sz w:val="28"/>
              <w:szCs w:val="28"/>
              <w:rtl/>
            </w:rPr>
          </w:rPrChange>
        </w:rPr>
        <w:t xml:space="preserve"> </w:t>
      </w:r>
      <w:r w:rsidR="006468E7" w:rsidRPr="00103DCA">
        <w:rPr>
          <w:rFonts w:ascii="Tahoma" w:hAnsi="Tahoma" w:cs="Tahoma" w:hint="eastAsia"/>
          <w:sz w:val="24"/>
          <w:szCs w:val="24"/>
          <w:rtl/>
          <w:rPrChange w:id="3038" w:author="רינת אביטל" w:date="2022-05-12T09:18:00Z">
            <w:rPr>
              <w:rFonts w:hint="eastAsia"/>
              <w:sz w:val="28"/>
              <w:szCs w:val="28"/>
              <w:rtl/>
            </w:rPr>
          </w:rPrChange>
        </w:rPr>
        <w:t>תכנון</w:t>
      </w:r>
      <w:r w:rsidR="006468E7" w:rsidRPr="00103DCA">
        <w:rPr>
          <w:rFonts w:ascii="Tahoma" w:hAnsi="Tahoma" w:cs="Tahoma"/>
          <w:sz w:val="24"/>
          <w:szCs w:val="24"/>
          <w:rtl/>
          <w:rPrChange w:id="3039" w:author="רינת אביטל" w:date="2022-05-12T09:18:00Z">
            <w:rPr>
              <w:sz w:val="28"/>
              <w:szCs w:val="28"/>
              <w:rtl/>
            </w:rPr>
          </w:rPrChange>
        </w:rPr>
        <w:t xml:space="preserve"> </w:t>
      </w:r>
      <w:r w:rsidR="006468E7" w:rsidRPr="00103DCA">
        <w:rPr>
          <w:rFonts w:ascii="Tahoma" w:hAnsi="Tahoma" w:cs="Tahoma" w:hint="eastAsia"/>
          <w:sz w:val="24"/>
          <w:szCs w:val="24"/>
          <w:rtl/>
          <w:rPrChange w:id="3040" w:author="רינת אביטל" w:date="2022-05-12T09:18:00Z">
            <w:rPr>
              <w:rFonts w:hint="eastAsia"/>
              <w:sz w:val="28"/>
              <w:szCs w:val="28"/>
              <w:rtl/>
            </w:rPr>
          </w:rPrChange>
        </w:rPr>
        <w:t>הפרויקט</w:t>
      </w:r>
      <w:r w:rsidR="006468E7" w:rsidRPr="00103DCA">
        <w:rPr>
          <w:rFonts w:ascii="Tahoma" w:hAnsi="Tahoma" w:cs="Tahoma"/>
          <w:sz w:val="24"/>
          <w:szCs w:val="24"/>
          <w:rtl/>
          <w:rPrChange w:id="3041" w:author="רינת אביטל" w:date="2022-05-12T09:18:00Z">
            <w:rPr>
              <w:sz w:val="28"/>
              <w:szCs w:val="28"/>
              <w:rtl/>
            </w:rPr>
          </w:rPrChange>
        </w:rPr>
        <w:t xml:space="preserve"> </w:t>
      </w:r>
      <w:r w:rsidR="006468E7" w:rsidRPr="00103DCA">
        <w:rPr>
          <w:rFonts w:ascii="Tahoma" w:hAnsi="Tahoma" w:cs="Tahoma" w:hint="eastAsia"/>
          <w:sz w:val="24"/>
          <w:szCs w:val="24"/>
          <w:rtl/>
          <w:rPrChange w:id="3042" w:author="רינת אביטל" w:date="2022-05-12T09:18:00Z">
            <w:rPr>
              <w:rFonts w:hint="eastAsia"/>
              <w:sz w:val="28"/>
              <w:szCs w:val="28"/>
              <w:rtl/>
            </w:rPr>
          </w:rPrChange>
        </w:rPr>
        <w:t>ושלבי</w:t>
      </w:r>
      <w:r w:rsidR="006468E7" w:rsidRPr="00103DCA">
        <w:rPr>
          <w:rFonts w:ascii="Tahoma" w:hAnsi="Tahoma" w:cs="Tahoma"/>
          <w:sz w:val="24"/>
          <w:szCs w:val="24"/>
          <w:rtl/>
          <w:rPrChange w:id="3043" w:author="רינת אביטל" w:date="2022-05-12T09:18:00Z">
            <w:rPr>
              <w:sz w:val="28"/>
              <w:szCs w:val="28"/>
              <w:rtl/>
            </w:rPr>
          </w:rPrChange>
        </w:rPr>
        <w:t xml:space="preserve"> </w:t>
      </w:r>
      <w:r w:rsidR="006468E7" w:rsidRPr="00103DCA">
        <w:rPr>
          <w:rFonts w:ascii="Tahoma" w:hAnsi="Tahoma" w:cs="Tahoma" w:hint="eastAsia"/>
          <w:sz w:val="24"/>
          <w:szCs w:val="24"/>
          <w:rtl/>
          <w:rPrChange w:id="3044" w:author="רינת אביטל" w:date="2022-05-12T09:18:00Z">
            <w:rPr>
              <w:rFonts w:hint="eastAsia"/>
              <w:sz w:val="28"/>
              <w:szCs w:val="28"/>
              <w:rtl/>
            </w:rPr>
          </w:rPrChange>
        </w:rPr>
        <w:t>העבודה</w:t>
      </w:r>
      <w:r w:rsidRPr="00103DCA">
        <w:rPr>
          <w:rFonts w:ascii="Tahoma" w:hAnsi="Tahoma" w:cs="Tahoma"/>
          <w:sz w:val="24"/>
          <w:szCs w:val="24"/>
          <w:rtl/>
          <w:rPrChange w:id="3045" w:author="רינת אביטל" w:date="2022-05-12T09:18:00Z">
            <w:rPr>
              <w:sz w:val="28"/>
              <w:szCs w:val="28"/>
              <w:rtl/>
            </w:rPr>
          </w:rPrChange>
        </w:rPr>
        <w:t xml:space="preserve"> </w:t>
      </w:r>
      <w:r w:rsidR="006468E7" w:rsidRPr="00103DCA">
        <w:rPr>
          <w:rFonts w:ascii="Tahoma" w:hAnsi="Tahoma" w:cs="Tahoma" w:hint="eastAsia"/>
          <w:sz w:val="24"/>
          <w:szCs w:val="24"/>
          <w:rtl/>
          <w:rPrChange w:id="3046" w:author="רינת אביטל" w:date="2022-05-12T09:18:00Z">
            <w:rPr>
              <w:rFonts w:hint="eastAsia"/>
              <w:sz w:val="28"/>
              <w:szCs w:val="28"/>
              <w:rtl/>
            </w:rPr>
          </w:rPrChange>
        </w:rPr>
        <w:t>לא</w:t>
      </w:r>
      <w:r w:rsidR="006468E7" w:rsidRPr="00103DCA">
        <w:rPr>
          <w:rFonts w:ascii="Tahoma" w:hAnsi="Tahoma" w:cs="Tahoma"/>
          <w:sz w:val="24"/>
          <w:szCs w:val="24"/>
          <w:rtl/>
          <w:rPrChange w:id="3047" w:author="רינת אביטל" w:date="2022-05-12T09:18:00Z">
            <w:rPr>
              <w:sz w:val="28"/>
              <w:szCs w:val="28"/>
              <w:rtl/>
            </w:rPr>
          </w:rPrChange>
        </w:rPr>
        <w:t xml:space="preserve"> </w:t>
      </w:r>
      <w:r w:rsidR="006468E7" w:rsidRPr="00103DCA">
        <w:rPr>
          <w:rFonts w:ascii="Tahoma" w:hAnsi="Tahoma" w:cs="Tahoma" w:hint="eastAsia"/>
          <w:sz w:val="24"/>
          <w:szCs w:val="24"/>
          <w:rtl/>
          <w:rPrChange w:id="3048" w:author="רינת אביטל" w:date="2022-05-12T09:18:00Z">
            <w:rPr>
              <w:rFonts w:hint="eastAsia"/>
              <w:sz w:val="28"/>
              <w:szCs w:val="28"/>
              <w:rtl/>
            </w:rPr>
          </w:rPrChange>
        </w:rPr>
        <w:t>ידעתי</w:t>
      </w:r>
      <w:r w:rsidR="006468E7" w:rsidRPr="00103DCA">
        <w:rPr>
          <w:rFonts w:ascii="Tahoma" w:hAnsi="Tahoma" w:cs="Tahoma"/>
          <w:sz w:val="24"/>
          <w:szCs w:val="24"/>
          <w:rtl/>
          <w:rPrChange w:id="3049" w:author="רינת אביטל" w:date="2022-05-12T09:18:00Z">
            <w:rPr>
              <w:sz w:val="28"/>
              <w:szCs w:val="28"/>
              <w:rtl/>
            </w:rPr>
          </w:rPrChange>
        </w:rPr>
        <w:t xml:space="preserve"> </w:t>
      </w:r>
      <w:r w:rsidR="006468E7" w:rsidRPr="00103DCA">
        <w:rPr>
          <w:rFonts w:ascii="Tahoma" w:hAnsi="Tahoma" w:cs="Tahoma" w:hint="eastAsia"/>
          <w:sz w:val="24"/>
          <w:szCs w:val="24"/>
          <w:rtl/>
          <w:rPrChange w:id="3050" w:author="רינת אביטל" w:date="2022-05-12T09:18:00Z">
            <w:rPr>
              <w:rFonts w:hint="eastAsia"/>
              <w:sz w:val="28"/>
              <w:szCs w:val="28"/>
              <w:rtl/>
            </w:rPr>
          </w:rPrChange>
        </w:rPr>
        <w:t>בכלל</w:t>
      </w:r>
      <w:r w:rsidR="006468E7" w:rsidRPr="00103DCA">
        <w:rPr>
          <w:rFonts w:ascii="Tahoma" w:hAnsi="Tahoma" w:cs="Tahoma"/>
          <w:sz w:val="24"/>
          <w:szCs w:val="24"/>
          <w:rtl/>
          <w:rPrChange w:id="3051" w:author="רינת אביטל" w:date="2022-05-12T09:18:00Z">
            <w:rPr>
              <w:sz w:val="28"/>
              <w:szCs w:val="28"/>
              <w:rtl/>
            </w:rPr>
          </w:rPrChange>
        </w:rPr>
        <w:t xml:space="preserve"> </w:t>
      </w:r>
      <w:r w:rsidR="006468E7" w:rsidRPr="00103DCA">
        <w:rPr>
          <w:rFonts w:ascii="Tahoma" w:hAnsi="Tahoma" w:cs="Tahoma" w:hint="eastAsia"/>
          <w:sz w:val="24"/>
          <w:szCs w:val="24"/>
          <w:rtl/>
          <w:rPrChange w:id="3052" w:author="רינת אביטל" w:date="2022-05-12T09:18:00Z">
            <w:rPr>
              <w:rFonts w:hint="eastAsia"/>
              <w:sz w:val="28"/>
              <w:szCs w:val="28"/>
              <w:rtl/>
            </w:rPr>
          </w:rPrChange>
        </w:rPr>
        <w:t>מאיפה</w:t>
      </w:r>
      <w:r w:rsidR="006468E7" w:rsidRPr="00103DCA">
        <w:rPr>
          <w:rFonts w:ascii="Tahoma" w:hAnsi="Tahoma" w:cs="Tahoma"/>
          <w:sz w:val="24"/>
          <w:szCs w:val="24"/>
          <w:rtl/>
          <w:rPrChange w:id="3053" w:author="רינת אביטל" w:date="2022-05-12T09:18:00Z">
            <w:rPr>
              <w:sz w:val="28"/>
              <w:szCs w:val="28"/>
              <w:rtl/>
            </w:rPr>
          </w:rPrChange>
        </w:rPr>
        <w:t xml:space="preserve"> </w:t>
      </w:r>
      <w:r w:rsidR="006468E7" w:rsidRPr="00103DCA">
        <w:rPr>
          <w:rFonts w:ascii="Tahoma" w:hAnsi="Tahoma" w:cs="Tahoma" w:hint="eastAsia"/>
          <w:sz w:val="24"/>
          <w:szCs w:val="24"/>
          <w:rtl/>
          <w:rPrChange w:id="3054" w:author="רינת אביטל" w:date="2022-05-12T09:18:00Z">
            <w:rPr>
              <w:rFonts w:hint="eastAsia"/>
              <w:sz w:val="28"/>
              <w:szCs w:val="28"/>
              <w:rtl/>
            </w:rPr>
          </w:rPrChange>
        </w:rPr>
        <w:t>להתחיל</w:t>
      </w:r>
      <w:r w:rsidRPr="00103DCA">
        <w:rPr>
          <w:rFonts w:ascii="Tahoma" w:hAnsi="Tahoma" w:cs="Tahoma"/>
          <w:sz w:val="24"/>
          <w:szCs w:val="24"/>
          <w:rtl/>
          <w:rPrChange w:id="3055" w:author="רינת אביטל" w:date="2022-05-12T09:18:00Z">
            <w:rPr>
              <w:sz w:val="28"/>
              <w:szCs w:val="28"/>
              <w:rtl/>
            </w:rPr>
          </w:rPrChange>
        </w:rPr>
        <w:t xml:space="preserve">, </w:t>
      </w:r>
      <w:r w:rsidRPr="00103DCA">
        <w:rPr>
          <w:rFonts w:ascii="Tahoma" w:hAnsi="Tahoma" w:cs="Tahoma" w:hint="eastAsia"/>
          <w:sz w:val="24"/>
          <w:szCs w:val="24"/>
          <w:rtl/>
          <w:rPrChange w:id="3056" w:author="רינת אביטל" w:date="2022-05-12T09:18:00Z">
            <w:rPr>
              <w:rFonts w:hint="eastAsia"/>
              <w:sz w:val="28"/>
              <w:szCs w:val="28"/>
              <w:rtl/>
            </w:rPr>
          </w:rPrChange>
        </w:rPr>
        <w:t>הפרויקט</w:t>
      </w:r>
      <w:r w:rsidRPr="00103DCA">
        <w:rPr>
          <w:rFonts w:ascii="Tahoma" w:hAnsi="Tahoma" w:cs="Tahoma"/>
          <w:sz w:val="24"/>
          <w:szCs w:val="24"/>
          <w:rtl/>
          <w:rPrChange w:id="3057" w:author="רינת אביטל" w:date="2022-05-12T09:18:00Z">
            <w:rPr>
              <w:sz w:val="28"/>
              <w:szCs w:val="28"/>
              <w:rtl/>
            </w:rPr>
          </w:rPrChange>
        </w:rPr>
        <w:t xml:space="preserve"> </w:t>
      </w:r>
      <w:r w:rsidRPr="00103DCA">
        <w:rPr>
          <w:rFonts w:ascii="Tahoma" w:hAnsi="Tahoma" w:cs="Tahoma" w:hint="eastAsia"/>
          <w:sz w:val="24"/>
          <w:szCs w:val="24"/>
          <w:rtl/>
          <w:rPrChange w:id="3058" w:author="רינת אביטל" w:date="2022-05-12T09:18:00Z">
            <w:rPr>
              <w:rFonts w:hint="eastAsia"/>
              <w:sz w:val="28"/>
              <w:szCs w:val="28"/>
              <w:rtl/>
            </w:rPr>
          </w:rPrChange>
        </w:rPr>
        <w:t>היה</w:t>
      </w:r>
      <w:r w:rsidRPr="00103DCA">
        <w:rPr>
          <w:rFonts w:ascii="Tahoma" w:hAnsi="Tahoma" w:cs="Tahoma"/>
          <w:sz w:val="24"/>
          <w:szCs w:val="24"/>
          <w:rtl/>
          <w:rPrChange w:id="3059" w:author="רינת אביטל" w:date="2022-05-12T09:18:00Z">
            <w:rPr>
              <w:sz w:val="28"/>
              <w:szCs w:val="28"/>
              <w:rtl/>
            </w:rPr>
          </w:rPrChange>
        </w:rPr>
        <w:t xml:space="preserve"> </w:t>
      </w:r>
      <w:r w:rsidRPr="00103DCA">
        <w:rPr>
          <w:rFonts w:ascii="Tahoma" w:hAnsi="Tahoma" w:cs="Tahoma" w:hint="eastAsia"/>
          <w:sz w:val="24"/>
          <w:szCs w:val="24"/>
          <w:rtl/>
          <w:rPrChange w:id="3060" w:author="רינת אביטל" w:date="2022-05-12T09:18:00Z">
            <w:rPr>
              <w:rFonts w:hint="eastAsia"/>
              <w:sz w:val="28"/>
              <w:szCs w:val="28"/>
              <w:rtl/>
            </w:rPr>
          </w:rPrChange>
        </w:rPr>
        <w:t>נראה</w:t>
      </w:r>
      <w:r w:rsidRPr="00103DCA">
        <w:rPr>
          <w:rFonts w:ascii="Tahoma" w:hAnsi="Tahoma" w:cs="Tahoma"/>
          <w:sz w:val="24"/>
          <w:szCs w:val="24"/>
          <w:rtl/>
          <w:rPrChange w:id="3061" w:author="רינת אביטל" w:date="2022-05-12T09:18:00Z">
            <w:rPr>
              <w:sz w:val="28"/>
              <w:szCs w:val="28"/>
              <w:rtl/>
            </w:rPr>
          </w:rPrChange>
        </w:rPr>
        <w:t xml:space="preserve"> </w:t>
      </w:r>
      <w:r w:rsidRPr="00103DCA">
        <w:rPr>
          <w:rFonts w:ascii="Tahoma" w:hAnsi="Tahoma" w:cs="Tahoma" w:hint="eastAsia"/>
          <w:sz w:val="24"/>
          <w:szCs w:val="24"/>
          <w:rtl/>
          <w:rPrChange w:id="3062" w:author="רינת אביטל" w:date="2022-05-12T09:18:00Z">
            <w:rPr>
              <w:rFonts w:hint="eastAsia"/>
              <w:sz w:val="28"/>
              <w:szCs w:val="28"/>
              <w:rtl/>
            </w:rPr>
          </w:rPrChange>
        </w:rPr>
        <w:t>לי</w:t>
      </w:r>
      <w:r w:rsidRPr="00103DCA">
        <w:rPr>
          <w:rFonts w:ascii="Tahoma" w:hAnsi="Tahoma" w:cs="Tahoma"/>
          <w:sz w:val="24"/>
          <w:szCs w:val="24"/>
          <w:rtl/>
          <w:rPrChange w:id="3063" w:author="רינת אביטל" w:date="2022-05-12T09:18:00Z">
            <w:rPr>
              <w:sz w:val="28"/>
              <w:szCs w:val="28"/>
              <w:rtl/>
            </w:rPr>
          </w:rPrChange>
        </w:rPr>
        <w:t xml:space="preserve"> </w:t>
      </w:r>
      <w:r w:rsidR="006468E7" w:rsidRPr="00103DCA">
        <w:rPr>
          <w:rFonts w:ascii="Tahoma" w:hAnsi="Tahoma" w:cs="Tahoma" w:hint="eastAsia"/>
          <w:sz w:val="24"/>
          <w:szCs w:val="24"/>
          <w:rtl/>
          <w:rPrChange w:id="3064" w:author="רינת אביטל" w:date="2022-05-12T09:18:00Z">
            <w:rPr>
              <w:rFonts w:hint="eastAsia"/>
              <w:sz w:val="28"/>
              <w:szCs w:val="28"/>
              <w:rtl/>
            </w:rPr>
          </w:rPrChange>
        </w:rPr>
        <w:t>אתגר</w:t>
      </w:r>
      <w:r w:rsidR="006468E7" w:rsidRPr="00103DCA">
        <w:rPr>
          <w:rFonts w:ascii="Tahoma" w:hAnsi="Tahoma" w:cs="Tahoma"/>
          <w:sz w:val="24"/>
          <w:szCs w:val="24"/>
          <w:rtl/>
          <w:rPrChange w:id="3065" w:author="רינת אביטל" w:date="2022-05-12T09:18:00Z">
            <w:rPr>
              <w:sz w:val="28"/>
              <w:szCs w:val="28"/>
              <w:rtl/>
            </w:rPr>
          </w:rPrChange>
        </w:rPr>
        <w:t xml:space="preserve"> </w:t>
      </w:r>
      <w:r w:rsidR="006468E7" w:rsidRPr="00103DCA">
        <w:rPr>
          <w:rFonts w:ascii="Tahoma" w:hAnsi="Tahoma" w:cs="Tahoma" w:hint="eastAsia"/>
          <w:sz w:val="24"/>
          <w:szCs w:val="24"/>
          <w:rtl/>
          <w:rPrChange w:id="3066" w:author="רינת אביטל" w:date="2022-05-12T09:18:00Z">
            <w:rPr>
              <w:rFonts w:hint="eastAsia"/>
              <w:sz w:val="28"/>
              <w:szCs w:val="28"/>
              <w:rtl/>
            </w:rPr>
          </w:rPrChange>
        </w:rPr>
        <w:t>ענק</w:t>
      </w:r>
      <w:r w:rsidRPr="00103DCA">
        <w:rPr>
          <w:rFonts w:ascii="Tahoma" w:hAnsi="Tahoma" w:cs="Tahoma"/>
          <w:sz w:val="24"/>
          <w:szCs w:val="24"/>
          <w:rtl/>
          <w:rPrChange w:id="3067" w:author="רינת אביטל" w:date="2022-05-12T09:18:00Z">
            <w:rPr>
              <w:sz w:val="28"/>
              <w:szCs w:val="28"/>
              <w:rtl/>
            </w:rPr>
          </w:rPrChange>
        </w:rPr>
        <w:t xml:space="preserve"> </w:t>
      </w:r>
      <w:r w:rsidRPr="00103DCA">
        <w:rPr>
          <w:rFonts w:ascii="Tahoma" w:hAnsi="Tahoma" w:cs="Tahoma" w:hint="eastAsia"/>
          <w:sz w:val="24"/>
          <w:szCs w:val="24"/>
          <w:rtl/>
          <w:rPrChange w:id="3068" w:author="רינת אביטל" w:date="2022-05-12T09:18:00Z">
            <w:rPr>
              <w:rFonts w:hint="eastAsia"/>
              <w:sz w:val="28"/>
              <w:szCs w:val="28"/>
              <w:rtl/>
            </w:rPr>
          </w:rPrChange>
        </w:rPr>
        <w:t>ובלתי</w:t>
      </w:r>
      <w:r w:rsidRPr="00103DCA">
        <w:rPr>
          <w:rFonts w:ascii="Tahoma" w:hAnsi="Tahoma" w:cs="Tahoma"/>
          <w:sz w:val="24"/>
          <w:szCs w:val="24"/>
          <w:rtl/>
          <w:rPrChange w:id="3069" w:author="רינת אביטל" w:date="2022-05-12T09:18:00Z">
            <w:rPr>
              <w:sz w:val="28"/>
              <w:szCs w:val="28"/>
              <w:rtl/>
            </w:rPr>
          </w:rPrChange>
        </w:rPr>
        <w:t xml:space="preserve"> </w:t>
      </w:r>
      <w:r w:rsidRPr="00103DCA">
        <w:rPr>
          <w:rFonts w:ascii="Tahoma" w:hAnsi="Tahoma" w:cs="Tahoma" w:hint="eastAsia"/>
          <w:sz w:val="24"/>
          <w:szCs w:val="24"/>
          <w:rtl/>
          <w:rPrChange w:id="3070" w:author="רינת אביטל" w:date="2022-05-12T09:18:00Z">
            <w:rPr>
              <w:rFonts w:hint="eastAsia"/>
              <w:sz w:val="28"/>
              <w:szCs w:val="28"/>
              <w:rtl/>
            </w:rPr>
          </w:rPrChange>
        </w:rPr>
        <w:t>אפשרי</w:t>
      </w:r>
      <w:r w:rsidRPr="00103DCA">
        <w:rPr>
          <w:rFonts w:ascii="Tahoma" w:hAnsi="Tahoma" w:cs="Tahoma"/>
          <w:sz w:val="24"/>
          <w:szCs w:val="24"/>
          <w:rtl/>
          <w:rPrChange w:id="3071" w:author="רינת אביטל" w:date="2022-05-12T09:18:00Z">
            <w:rPr>
              <w:sz w:val="28"/>
              <w:szCs w:val="28"/>
              <w:rtl/>
            </w:rPr>
          </w:rPrChange>
        </w:rPr>
        <w:t>,</w:t>
      </w:r>
      <w:r w:rsidR="00E963D1" w:rsidRPr="00103DCA">
        <w:rPr>
          <w:rFonts w:ascii="Tahoma" w:hAnsi="Tahoma" w:cs="Tahoma"/>
          <w:sz w:val="24"/>
          <w:szCs w:val="24"/>
          <w:rPrChange w:id="3072" w:author="רינת אביטל" w:date="2022-05-12T09:18:00Z">
            <w:rPr>
              <w:sz w:val="28"/>
              <w:szCs w:val="28"/>
            </w:rPr>
          </w:rPrChange>
        </w:rPr>
        <w:t xml:space="preserve"> </w:t>
      </w:r>
      <w:r w:rsidR="00E963D1" w:rsidRPr="00103DCA">
        <w:rPr>
          <w:rFonts w:ascii="Tahoma" w:hAnsi="Tahoma" w:cs="Tahoma" w:hint="eastAsia"/>
          <w:sz w:val="24"/>
          <w:szCs w:val="24"/>
          <w:rtl/>
          <w:rPrChange w:id="3073" w:author="רינת אביטל" w:date="2022-05-12T09:18:00Z">
            <w:rPr>
              <w:rFonts w:hint="eastAsia"/>
              <w:sz w:val="28"/>
              <w:szCs w:val="28"/>
              <w:rtl/>
            </w:rPr>
          </w:rPrChange>
        </w:rPr>
        <w:t>היו</w:t>
      </w:r>
      <w:r w:rsidR="00E963D1" w:rsidRPr="00103DCA">
        <w:rPr>
          <w:rFonts w:ascii="Tahoma" w:hAnsi="Tahoma" w:cs="Tahoma"/>
          <w:sz w:val="24"/>
          <w:szCs w:val="24"/>
          <w:rtl/>
          <w:rPrChange w:id="3074" w:author="רינת אביטל" w:date="2022-05-12T09:18:00Z">
            <w:rPr>
              <w:sz w:val="28"/>
              <w:szCs w:val="28"/>
              <w:rtl/>
            </w:rPr>
          </w:rPrChange>
        </w:rPr>
        <w:t xml:space="preserve"> </w:t>
      </w:r>
      <w:r w:rsidR="00E963D1" w:rsidRPr="00103DCA">
        <w:rPr>
          <w:rFonts w:ascii="Tahoma" w:hAnsi="Tahoma" w:cs="Tahoma" w:hint="eastAsia"/>
          <w:sz w:val="24"/>
          <w:szCs w:val="24"/>
          <w:rtl/>
          <w:rPrChange w:id="3075" w:author="רינת אביטל" w:date="2022-05-12T09:18:00Z">
            <w:rPr>
              <w:rFonts w:hint="eastAsia"/>
              <w:sz w:val="28"/>
              <w:szCs w:val="28"/>
              <w:rtl/>
            </w:rPr>
          </w:rPrChange>
        </w:rPr>
        <w:t>המון</w:t>
      </w:r>
      <w:r w:rsidR="00E963D1" w:rsidRPr="00103DCA">
        <w:rPr>
          <w:rFonts w:ascii="Tahoma" w:hAnsi="Tahoma" w:cs="Tahoma"/>
          <w:sz w:val="24"/>
          <w:szCs w:val="24"/>
          <w:rtl/>
          <w:rPrChange w:id="3076" w:author="רינת אביטל" w:date="2022-05-12T09:18:00Z">
            <w:rPr>
              <w:sz w:val="28"/>
              <w:szCs w:val="28"/>
              <w:rtl/>
            </w:rPr>
          </w:rPrChange>
        </w:rPr>
        <w:t xml:space="preserve"> </w:t>
      </w:r>
      <w:r w:rsidR="00E963D1" w:rsidRPr="00103DCA">
        <w:rPr>
          <w:rFonts w:ascii="Tahoma" w:hAnsi="Tahoma" w:cs="Tahoma" w:hint="eastAsia"/>
          <w:sz w:val="24"/>
          <w:szCs w:val="24"/>
          <w:rtl/>
          <w:rPrChange w:id="3077" w:author="רינת אביטל" w:date="2022-05-12T09:18:00Z">
            <w:rPr>
              <w:rFonts w:hint="eastAsia"/>
              <w:sz w:val="28"/>
              <w:szCs w:val="28"/>
              <w:rtl/>
            </w:rPr>
          </w:rPrChange>
        </w:rPr>
        <w:t>נושאים</w:t>
      </w:r>
      <w:r w:rsidR="00E963D1" w:rsidRPr="00103DCA">
        <w:rPr>
          <w:rFonts w:ascii="Tahoma" w:hAnsi="Tahoma" w:cs="Tahoma"/>
          <w:sz w:val="24"/>
          <w:szCs w:val="24"/>
          <w:rtl/>
          <w:rPrChange w:id="3078" w:author="רינת אביטל" w:date="2022-05-12T09:18:00Z">
            <w:rPr>
              <w:sz w:val="28"/>
              <w:szCs w:val="28"/>
              <w:rtl/>
            </w:rPr>
          </w:rPrChange>
        </w:rPr>
        <w:t xml:space="preserve"> </w:t>
      </w:r>
      <w:r w:rsidR="00E963D1" w:rsidRPr="00103DCA">
        <w:rPr>
          <w:rFonts w:ascii="Tahoma" w:hAnsi="Tahoma" w:cs="Tahoma" w:hint="eastAsia"/>
          <w:sz w:val="24"/>
          <w:szCs w:val="24"/>
          <w:rtl/>
          <w:rPrChange w:id="3079" w:author="רינת אביטל" w:date="2022-05-12T09:18:00Z">
            <w:rPr>
              <w:rFonts w:hint="eastAsia"/>
              <w:sz w:val="28"/>
              <w:szCs w:val="28"/>
              <w:rtl/>
            </w:rPr>
          </w:rPrChange>
        </w:rPr>
        <w:t>שלא</w:t>
      </w:r>
      <w:r w:rsidR="00E963D1" w:rsidRPr="00103DCA">
        <w:rPr>
          <w:rFonts w:ascii="Tahoma" w:hAnsi="Tahoma" w:cs="Tahoma"/>
          <w:sz w:val="24"/>
          <w:szCs w:val="24"/>
          <w:rtl/>
          <w:rPrChange w:id="3080" w:author="רינת אביטל" w:date="2022-05-12T09:18:00Z">
            <w:rPr>
              <w:sz w:val="28"/>
              <w:szCs w:val="28"/>
              <w:rtl/>
            </w:rPr>
          </w:rPrChange>
        </w:rPr>
        <w:t xml:space="preserve"> </w:t>
      </w:r>
      <w:r w:rsidR="00E963D1" w:rsidRPr="00103DCA">
        <w:rPr>
          <w:rFonts w:ascii="Tahoma" w:hAnsi="Tahoma" w:cs="Tahoma" w:hint="eastAsia"/>
          <w:sz w:val="24"/>
          <w:szCs w:val="24"/>
          <w:rtl/>
          <w:rPrChange w:id="3081" w:author="רינת אביטל" w:date="2022-05-12T09:18:00Z">
            <w:rPr>
              <w:rFonts w:hint="eastAsia"/>
              <w:sz w:val="28"/>
              <w:szCs w:val="28"/>
              <w:rtl/>
            </w:rPr>
          </w:rPrChange>
        </w:rPr>
        <w:t>הכרתי</w:t>
      </w:r>
      <w:r w:rsidR="00E963D1" w:rsidRPr="00103DCA">
        <w:rPr>
          <w:rFonts w:ascii="Tahoma" w:hAnsi="Tahoma" w:cs="Tahoma"/>
          <w:sz w:val="24"/>
          <w:szCs w:val="24"/>
          <w:rtl/>
          <w:rPrChange w:id="3082" w:author="רינת אביטל" w:date="2022-05-12T09:18:00Z">
            <w:rPr>
              <w:sz w:val="28"/>
              <w:szCs w:val="28"/>
              <w:rtl/>
            </w:rPr>
          </w:rPrChange>
        </w:rPr>
        <w:t xml:space="preserve"> </w:t>
      </w:r>
      <w:r w:rsidR="00E963D1" w:rsidRPr="00103DCA">
        <w:rPr>
          <w:rFonts w:ascii="Tahoma" w:hAnsi="Tahoma" w:cs="Tahoma" w:hint="eastAsia"/>
          <w:sz w:val="24"/>
          <w:szCs w:val="24"/>
          <w:rtl/>
          <w:rPrChange w:id="3083" w:author="רינת אביטל" w:date="2022-05-12T09:18:00Z">
            <w:rPr>
              <w:rFonts w:hint="eastAsia"/>
              <w:sz w:val="28"/>
              <w:szCs w:val="28"/>
              <w:rtl/>
            </w:rPr>
          </w:rPrChange>
        </w:rPr>
        <w:t>ומעולם</w:t>
      </w:r>
      <w:r w:rsidR="00E963D1" w:rsidRPr="00103DCA">
        <w:rPr>
          <w:rFonts w:ascii="Tahoma" w:hAnsi="Tahoma" w:cs="Tahoma"/>
          <w:sz w:val="24"/>
          <w:szCs w:val="24"/>
          <w:rtl/>
          <w:rPrChange w:id="3084" w:author="רינת אביטל" w:date="2022-05-12T09:18:00Z">
            <w:rPr>
              <w:sz w:val="28"/>
              <w:szCs w:val="28"/>
              <w:rtl/>
            </w:rPr>
          </w:rPrChange>
        </w:rPr>
        <w:t xml:space="preserve"> </w:t>
      </w:r>
      <w:r w:rsidR="00E963D1" w:rsidRPr="00103DCA">
        <w:rPr>
          <w:rFonts w:ascii="Tahoma" w:hAnsi="Tahoma" w:cs="Tahoma" w:hint="eastAsia"/>
          <w:sz w:val="24"/>
          <w:szCs w:val="24"/>
          <w:rtl/>
          <w:rPrChange w:id="3085" w:author="רינת אביטל" w:date="2022-05-12T09:18:00Z">
            <w:rPr>
              <w:rFonts w:hint="eastAsia"/>
              <w:sz w:val="28"/>
              <w:szCs w:val="28"/>
              <w:rtl/>
            </w:rPr>
          </w:rPrChange>
        </w:rPr>
        <w:t>התעסקתי</w:t>
      </w:r>
      <w:r w:rsidR="00E963D1" w:rsidRPr="00103DCA">
        <w:rPr>
          <w:rFonts w:ascii="Tahoma" w:hAnsi="Tahoma" w:cs="Tahoma"/>
          <w:sz w:val="24"/>
          <w:szCs w:val="24"/>
          <w:rtl/>
          <w:rPrChange w:id="3086" w:author="רינת אביטל" w:date="2022-05-12T09:18:00Z">
            <w:rPr>
              <w:sz w:val="28"/>
              <w:szCs w:val="28"/>
              <w:rtl/>
            </w:rPr>
          </w:rPrChange>
        </w:rPr>
        <w:t xml:space="preserve"> </w:t>
      </w:r>
      <w:r w:rsidR="00E963D1" w:rsidRPr="00103DCA">
        <w:rPr>
          <w:rFonts w:ascii="Tahoma" w:hAnsi="Tahoma" w:cs="Tahoma" w:hint="eastAsia"/>
          <w:sz w:val="24"/>
          <w:szCs w:val="24"/>
          <w:rtl/>
          <w:rPrChange w:id="3087" w:author="רינת אביטל" w:date="2022-05-12T09:18:00Z">
            <w:rPr>
              <w:rFonts w:hint="eastAsia"/>
              <w:sz w:val="28"/>
              <w:szCs w:val="28"/>
              <w:rtl/>
            </w:rPr>
          </w:rPrChange>
        </w:rPr>
        <w:t>בהם</w:t>
      </w:r>
      <w:r w:rsidR="00E963D1" w:rsidRPr="00103DCA">
        <w:rPr>
          <w:rFonts w:ascii="Tahoma" w:hAnsi="Tahoma" w:cs="Tahoma"/>
          <w:sz w:val="24"/>
          <w:szCs w:val="24"/>
          <w:rtl/>
          <w:rPrChange w:id="3088" w:author="רינת אביטל" w:date="2022-05-12T09:18:00Z">
            <w:rPr>
              <w:sz w:val="28"/>
              <w:szCs w:val="28"/>
              <w:rtl/>
            </w:rPr>
          </w:rPrChange>
        </w:rPr>
        <w:t>.</w:t>
      </w:r>
      <w:r w:rsidR="008C7C68" w:rsidRPr="00103DCA">
        <w:rPr>
          <w:rFonts w:ascii="Tahoma" w:hAnsi="Tahoma" w:cs="Tahoma"/>
          <w:sz w:val="24"/>
          <w:szCs w:val="24"/>
          <w:rtl/>
          <w:rPrChange w:id="3089" w:author="רינת אביטל" w:date="2022-05-12T09:18:00Z">
            <w:rPr>
              <w:sz w:val="28"/>
              <w:szCs w:val="28"/>
              <w:rtl/>
            </w:rPr>
          </w:rPrChange>
        </w:rPr>
        <w:t xml:space="preserve"> </w:t>
      </w:r>
      <w:r w:rsidR="008C7C68" w:rsidRPr="00103DCA">
        <w:rPr>
          <w:rFonts w:ascii="Tahoma" w:hAnsi="Tahoma" w:cs="Tahoma" w:hint="eastAsia"/>
          <w:sz w:val="24"/>
          <w:szCs w:val="24"/>
          <w:rtl/>
          <w:rPrChange w:id="3090" w:author="רינת אביטל" w:date="2022-05-12T09:18:00Z">
            <w:rPr>
              <w:rFonts w:hint="eastAsia"/>
              <w:sz w:val="28"/>
              <w:szCs w:val="28"/>
              <w:rtl/>
            </w:rPr>
          </w:rPrChange>
        </w:rPr>
        <w:t>עכשיו</w:t>
      </w:r>
      <w:r w:rsidR="008C7C68" w:rsidRPr="00103DCA">
        <w:rPr>
          <w:rFonts w:ascii="Tahoma" w:hAnsi="Tahoma" w:cs="Tahoma"/>
          <w:sz w:val="24"/>
          <w:szCs w:val="24"/>
          <w:rtl/>
          <w:rPrChange w:id="3091" w:author="רינת אביטל" w:date="2022-05-12T09:18:00Z">
            <w:rPr>
              <w:sz w:val="28"/>
              <w:szCs w:val="28"/>
              <w:rtl/>
            </w:rPr>
          </w:rPrChange>
        </w:rPr>
        <w:t xml:space="preserve"> </w:t>
      </w:r>
      <w:r w:rsidR="008C7C68" w:rsidRPr="00103DCA">
        <w:rPr>
          <w:rFonts w:ascii="Tahoma" w:hAnsi="Tahoma" w:cs="Tahoma" w:hint="eastAsia"/>
          <w:sz w:val="24"/>
          <w:szCs w:val="24"/>
          <w:rtl/>
          <w:rPrChange w:id="3092" w:author="רינת אביטל" w:date="2022-05-12T09:18:00Z">
            <w:rPr>
              <w:rFonts w:hint="eastAsia"/>
              <w:sz w:val="28"/>
              <w:szCs w:val="28"/>
              <w:rtl/>
            </w:rPr>
          </w:rPrChange>
        </w:rPr>
        <w:t>לאחר</w:t>
      </w:r>
      <w:r w:rsidR="008C7C68" w:rsidRPr="00103DCA">
        <w:rPr>
          <w:rFonts w:ascii="Tahoma" w:hAnsi="Tahoma" w:cs="Tahoma"/>
          <w:sz w:val="24"/>
          <w:szCs w:val="24"/>
          <w:rtl/>
          <w:rPrChange w:id="3093" w:author="רינת אביטל" w:date="2022-05-12T09:18:00Z">
            <w:rPr>
              <w:sz w:val="28"/>
              <w:szCs w:val="28"/>
              <w:rtl/>
            </w:rPr>
          </w:rPrChange>
        </w:rPr>
        <w:t xml:space="preserve"> </w:t>
      </w:r>
      <w:r w:rsidR="008C7C68" w:rsidRPr="00103DCA">
        <w:rPr>
          <w:rFonts w:ascii="Tahoma" w:hAnsi="Tahoma" w:cs="Tahoma" w:hint="eastAsia"/>
          <w:sz w:val="24"/>
          <w:szCs w:val="24"/>
          <w:rtl/>
          <w:rPrChange w:id="3094" w:author="רינת אביטל" w:date="2022-05-12T09:18:00Z">
            <w:rPr>
              <w:rFonts w:hint="eastAsia"/>
              <w:sz w:val="28"/>
              <w:szCs w:val="28"/>
              <w:rtl/>
            </w:rPr>
          </w:rPrChange>
        </w:rPr>
        <w:t>בניית</w:t>
      </w:r>
      <w:r w:rsidR="008C7C68" w:rsidRPr="00103DCA">
        <w:rPr>
          <w:rFonts w:ascii="Tahoma" w:hAnsi="Tahoma" w:cs="Tahoma"/>
          <w:sz w:val="24"/>
          <w:szCs w:val="24"/>
          <w:rtl/>
          <w:rPrChange w:id="3095" w:author="רינת אביטל" w:date="2022-05-12T09:18:00Z">
            <w:rPr>
              <w:sz w:val="28"/>
              <w:szCs w:val="28"/>
              <w:rtl/>
            </w:rPr>
          </w:rPrChange>
        </w:rPr>
        <w:t xml:space="preserve"> </w:t>
      </w:r>
      <w:r w:rsidR="008C7C68" w:rsidRPr="00103DCA">
        <w:rPr>
          <w:rFonts w:ascii="Tahoma" w:hAnsi="Tahoma" w:cs="Tahoma" w:hint="eastAsia"/>
          <w:sz w:val="24"/>
          <w:szCs w:val="24"/>
          <w:rtl/>
          <w:rPrChange w:id="3096" w:author="רינת אביטל" w:date="2022-05-12T09:18:00Z">
            <w:rPr>
              <w:rFonts w:hint="eastAsia"/>
              <w:sz w:val="28"/>
              <w:szCs w:val="28"/>
              <w:rtl/>
            </w:rPr>
          </w:rPrChange>
        </w:rPr>
        <w:t>הפרויקט</w:t>
      </w:r>
      <w:r w:rsidR="008C7C68" w:rsidRPr="00103DCA">
        <w:rPr>
          <w:rFonts w:ascii="Tahoma" w:hAnsi="Tahoma" w:cs="Tahoma"/>
          <w:sz w:val="24"/>
          <w:szCs w:val="24"/>
          <w:rtl/>
          <w:rPrChange w:id="3097" w:author="רינת אביטל" w:date="2022-05-12T09:18:00Z">
            <w:rPr>
              <w:sz w:val="28"/>
              <w:szCs w:val="28"/>
              <w:rtl/>
            </w:rPr>
          </w:rPrChange>
        </w:rPr>
        <w:t xml:space="preserve"> </w:t>
      </w:r>
      <w:r w:rsidR="008C7C68" w:rsidRPr="00103DCA">
        <w:rPr>
          <w:rFonts w:ascii="Tahoma" w:hAnsi="Tahoma" w:cs="Tahoma" w:hint="eastAsia"/>
          <w:sz w:val="24"/>
          <w:szCs w:val="24"/>
          <w:rtl/>
          <w:rPrChange w:id="3098" w:author="רינת אביטל" w:date="2022-05-12T09:18:00Z">
            <w:rPr>
              <w:rFonts w:hint="eastAsia"/>
              <w:sz w:val="28"/>
              <w:szCs w:val="28"/>
              <w:rtl/>
            </w:rPr>
          </w:rPrChange>
        </w:rPr>
        <w:t>אני</w:t>
      </w:r>
      <w:r w:rsidR="008C7C68" w:rsidRPr="00103DCA">
        <w:rPr>
          <w:rFonts w:ascii="Tahoma" w:hAnsi="Tahoma" w:cs="Tahoma"/>
          <w:sz w:val="24"/>
          <w:szCs w:val="24"/>
          <w:rtl/>
          <w:rPrChange w:id="3099" w:author="רינת אביטל" w:date="2022-05-12T09:18:00Z">
            <w:rPr>
              <w:sz w:val="28"/>
              <w:szCs w:val="28"/>
              <w:rtl/>
            </w:rPr>
          </w:rPrChange>
        </w:rPr>
        <w:t xml:space="preserve"> </w:t>
      </w:r>
      <w:r w:rsidR="008C7C68" w:rsidRPr="00103DCA">
        <w:rPr>
          <w:rFonts w:ascii="Tahoma" w:hAnsi="Tahoma" w:cs="Tahoma" w:hint="eastAsia"/>
          <w:sz w:val="24"/>
          <w:szCs w:val="24"/>
          <w:rtl/>
          <w:rPrChange w:id="3100" w:author="רינת אביטל" w:date="2022-05-12T09:18:00Z">
            <w:rPr>
              <w:rFonts w:hint="eastAsia"/>
              <w:sz w:val="28"/>
              <w:szCs w:val="28"/>
              <w:rtl/>
            </w:rPr>
          </w:rPrChange>
        </w:rPr>
        <w:t>מבינה</w:t>
      </w:r>
      <w:r w:rsidR="008C7C68" w:rsidRPr="00103DCA">
        <w:rPr>
          <w:rFonts w:ascii="Tahoma" w:hAnsi="Tahoma" w:cs="Tahoma"/>
          <w:sz w:val="24"/>
          <w:szCs w:val="24"/>
          <w:rtl/>
          <w:rPrChange w:id="3101" w:author="רינת אביטל" w:date="2022-05-12T09:18:00Z">
            <w:rPr>
              <w:sz w:val="28"/>
              <w:szCs w:val="28"/>
              <w:rtl/>
            </w:rPr>
          </w:rPrChange>
        </w:rPr>
        <w:t xml:space="preserve"> </w:t>
      </w:r>
      <w:r w:rsidR="008C7C68" w:rsidRPr="00103DCA">
        <w:rPr>
          <w:rFonts w:ascii="Tahoma" w:hAnsi="Tahoma" w:cs="Tahoma" w:hint="eastAsia"/>
          <w:sz w:val="24"/>
          <w:szCs w:val="24"/>
          <w:rtl/>
          <w:rPrChange w:id="3102" w:author="רינת אביטל" w:date="2022-05-12T09:18:00Z">
            <w:rPr>
              <w:rFonts w:hint="eastAsia"/>
              <w:sz w:val="28"/>
              <w:szCs w:val="28"/>
              <w:rtl/>
            </w:rPr>
          </w:rPrChange>
        </w:rPr>
        <w:t>שהכ</w:t>
      </w:r>
      <w:r w:rsidR="006468E7" w:rsidRPr="00103DCA">
        <w:rPr>
          <w:rFonts w:ascii="Tahoma" w:hAnsi="Tahoma" w:cs="Tahoma" w:hint="eastAsia"/>
          <w:sz w:val="24"/>
          <w:szCs w:val="24"/>
          <w:rtl/>
          <w:rPrChange w:id="3103" w:author="רינת אביטל" w:date="2022-05-12T09:18:00Z">
            <w:rPr>
              <w:rFonts w:hint="eastAsia"/>
              <w:sz w:val="28"/>
              <w:szCs w:val="28"/>
              <w:rtl/>
            </w:rPr>
          </w:rPrChange>
        </w:rPr>
        <w:t>ו</w:t>
      </w:r>
      <w:r w:rsidR="008C7C68" w:rsidRPr="00103DCA">
        <w:rPr>
          <w:rFonts w:ascii="Tahoma" w:hAnsi="Tahoma" w:cs="Tahoma" w:hint="eastAsia"/>
          <w:sz w:val="24"/>
          <w:szCs w:val="24"/>
          <w:rtl/>
          <w:rPrChange w:id="3104" w:author="רינת אביטל" w:date="2022-05-12T09:18:00Z">
            <w:rPr>
              <w:rFonts w:hint="eastAsia"/>
              <w:sz w:val="28"/>
              <w:szCs w:val="28"/>
              <w:rtl/>
            </w:rPr>
          </w:rPrChange>
        </w:rPr>
        <w:t>ל</w:t>
      </w:r>
      <w:r w:rsidR="008C7C68" w:rsidRPr="00103DCA">
        <w:rPr>
          <w:rFonts w:ascii="Tahoma" w:hAnsi="Tahoma" w:cs="Tahoma"/>
          <w:sz w:val="24"/>
          <w:szCs w:val="24"/>
          <w:rtl/>
          <w:rPrChange w:id="3105" w:author="רינת אביטל" w:date="2022-05-12T09:18:00Z">
            <w:rPr>
              <w:sz w:val="28"/>
              <w:szCs w:val="28"/>
              <w:rtl/>
            </w:rPr>
          </w:rPrChange>
        </w:rPr>
        <w:t xml:space="preserve"> </w:t>
      </w:r>
      <w:r w:rsidR="008C7C68" w:rsidRPr="00103DCA">
        <w:rPr>
          <w:rFonts w:ascii="Tahoma" w:hAnsi="Tahoma" w:cs="Tahoma" w:hint="eastAsia"/>
          <w:sz w:val="24"/>
          <w:szCs w:val="24"/>
          <w:rtl/>
          <w:rPrChange w:id="3106" w:author="רינת אביטל" w:date="2022-05-12T09:18:00Z">
            <w:rPr>
              <w:rFonts w:hint="eastAsia"/>
              <w:sz w:val="28"/>
              <w:szCs w:val="28"/>
              <w:rtl/>
            </w:rPr>
          </w:rPrChange>
        </w:rPr>
        <w:t>אפשרי</w:t>
      </w:r>
      <w:r w:rsidR="008C7C68" w:rsidRPr="00103DCA">
        <w:rPr>
          <w:rFonts w:ascii="Tahoma" w:hAnsi="Tahoma" w:cs="Tahoma"/>
          <w:sz w:val="24"/>
          <w:szCs w:val="24"/>
          <w:rtl/>
          <w:rPrChange w:id="3107" w:author="רינת אביטל" w:date="2022-05-12T09:18:00Z">
            <w:rPr>
              <w:sz w:val="28"/>
              <w:szCs w:val="28"/>
              <w:rtl/>
            </w:rPr>
          </w:rPrChange>
        </w:rPr>
        <w:t xml:space="preserve"> </w:t>
      </w:r>
      <w:r w:rsidR="008C7C68" w:rsidRPr="00103DCA">
        <w:rPr>
          <w:rFonts w:ascii="Tahoma" w:hAnsi="Tahoma" w:cs="Tahoma" w:hint="eastAsia"/>
          <w:sz w:val="24"/>
          <w:szCs w:val="24"/>
          <w:rtl/>
          <w:rPrChange w:id="3108" w:author="רינת אביטל" w:date="2022-05-12T09:18:00Z">
            <w:rPr>
              <w:rFonts w:hint="eastAsia"/>
              <w:sz w:val="28"/>
              <w:szCs w:val="28"/>
              <w:rtl/>
            </w:rPr>
          </w:rPrChange>
        </w:rPr>
        <w:t>ו</w:t>
      </w:r>
      <w:r w:rsidR="006468E7" w:rsidRPr="00103DCA">
        <w:rPr>
          <w:rFonts w:ascii="Tahoma" w:hAnsi="Tahoma" w:cs="Tahoma" w:hint="eastAsia"/>
          <w:sz w:val="24"/>
          <w:szCs w:val="24"/>
          <w:rtl/>
          <w:rPrChange w:id="3109" w:author="רינת אביטל" w:date="2022-05-12T09:18:00Z">
            <w:rPr>
              <w:rFonts w:hint="eastAsia"/>
              <w:sz w:val="28"/>
              <w:szCs w:val="28"/>
              <w:rtl/>
            </w:rPr>
          </w:rPrChange>
        </w:rPr>
        <w:t>גם</w:t>
      </w:r>
      <w:r w:rsidR="006468E7" w:rsidRPr="00103DCA">
        <w:rPr>
          <w:rFonts w:ascii="Tahoma" w:hAnsi="Tahoma" w:cs="Tahoma"/>
          <w:sz w:val="24"/>
          <w:szCs w:val="24"/>
          <w:rtl/>
          <w:rPrChange w:id="3110" w:author="רינת אביטל" w:date="2022-05-12T09:18:00Z">
            <w:rPr>
              <w:sz w:val="28"/>
              <w:szCs w:val="28"/>
              <w:rtl/>
            </w:rPr>
          </w:rPrChange>
        </w:rPr>
        <w:t xml:space="preserve"> </w:t>
      </w:r>
      <w:r w:rsidR="006468E7" w:rsidRPr="00103DCA">
        <w:rPr>
          <w:rFonts w:ascii="Tahoma" w:hAnsi="Tahoma" w:cs="Tahoma" w:hint="eastAsia"/>
          <w:sz w:val="24"/>
          <w:szCs w:val="24"/>
          <w:rtl/>
          <w:rPrChange w:id="3111" w:author="רינת אביטל" w:date="2022-05-12T09:18:00Z">
            <w:rPr>
              <w:rFonts w:hint="eastAsia"/>
              <w:sz w:val="28"/>
              <w:szCs w:val="28"/>
              <w:rtl/>
            </w:rPr>
          </w:rPrChange>
        </w:rPr>
        <w:t>דברים</w:t>
      </w:r>
      <w:r w:rsidR="006468E7" w:rsidRPr="00103DCA">
        <w:rPr>
          <w:rFonts w:ascii="Tahoma" w:hAnsi="Tahoma" w:cs="Tahoma"/>
          <w:sz w:val="24"/>
          <w:szCs w:val="24"/>
          <w:rtl/>
          <w:rPrChange w:id="3112" w:author="רינת אביטל" w:date="2022-05-12T09:18:00Z">
            <w:rPr>
              <w:sz w:val="28"/>
              <w:szCs w:val="28"/>
              <w:rtl/>
            </w:rPr>
          </w:rPrChange>
        </w:rPr>
        <w:t xml:space="preserve"> </w:t>
      </w:r>
      <w:r w:rsidR="006468E7" w:rsidRPr="00103DCA">
        <w:rPr>
          <w:rFonts w:ascii="Tahoma" w:hAnsi="Tahoma" w:cs="Tahoma" w:hint="eastAsia"/>
          <w:sz w:val="24"/>
          <w:szCs w:val="24"/>
          <w:rtl/>
          <w:rPrChange w:id="3113" w:author="רינת אביטל" w:date="2022-05-12T09:18:00Z">
            <w:rPr>
              <w:rFonts w:hint="eastAsia"/>
              <w:sz w:val="28"/>
              <w:szCs w:val="28"/>
              <w:rtl/>
            </w:rPr>
          </w:rPrChange>
        </w:rPr>
        <w:t>שנראים</w:t>
      </w:r>
      <w:r w:rsidR="006468E7" w:rsidRPr="00103DCA">
        <w:rPr>
          <w:rFonts w:ascii="Tahoma" w:hAnsi="Tahoma" w:cs="Tahoma"/>
          <w:sz w:val="24"/>
          <w:szCs w:val="24"/>
          <w:rtl/>
          <w:rPrChange w:id="3114" w:author="רינת אביטל" w:date="2022-05-12T09:18:00Z">
            <w:rPr>
              <w:sz w:val="28"/>
              <w:szCs w:val="28"/>
              <w:rtl/>
            </w:rPr>
          </w:rPrChange>
        </w:rPr>
        <w:t xml:space="preserve"> </w:t>
      </w:r>
      <w:r w:rsidR="006468E7" w:rsidRPr="00103DCA">
        <w:rPr>
          <w:rFonts w:ascii="Tahoma" w:hAnsi="Tahoma" w:cs="Tahoma" w:hint="eastAsia"/>
          <w:sz w:val="24"/>
          <w:szCs w:val="24"/>
          <w:rtl/>
          <w:rPrChange w:id="3115" w:author="רינת אביטל" w:date="2022-05-12T09:18:00Z">
            <w:rPr>
              <w:rFonts w:hint="eastAsia"/>
              <w:sz w:val="28"/>
              <w:szCs w:val="28"/>
              <w:rtl/>
            </w:rPr>
          </w:rPrChange>
        </w:rPr>
        <w:t>בלתי</w:t>
      </w:r>
      <w:r w:rsidR="006468E7" w:rsidRPr="00103DCA">
        <w:rPr>
          <w:rFonts w:ascii="Tahoma" w:hAnsi="Tahoma" w:cs="Tahoma"/>
          <w:sz w:val="24"/>
          <w:szCs w:val="24"/>
          <w:rtl/>
          <w:rPrChange w:id="3116" w:author="רינת אביטל" w:date="2022-05-12T09:18:00Z">
            <w:rPr>
              <w:sz w:val="28"/>
              <w:szCs w:val="28"/>
              <w:rtl/>
            </w:rPr>
          </w:rPrChange>
        </w:rPr>
        <w:t xml:space="preserve"> </w:t>
      </w:r>
      <w:r w:rsidR="006468E7" w:rsidRPr="00103DCA">
        <w:rPr>
          <w:rFonts w:ascii="Tahoma" w:hAnsi="Tahoma" w:cs="Tahoma" w:hint="eastAsia"/>
          <w:sz w:val="24"/>
          <w:szCs w:val="24"/>
          <w:rtl/>
          <w:rPrChange w:id="3117" w:author="רינת אביטל" w:date="2022-05-12T09:18:00Z">
            <w:rPr>
              <w:rFonts w:hint="eastAsia"/>
              <w:sz w:val="28"/>
              <w:szCs w:val="28"/>
              <w:rtl/>
            </w:rPr>
          </w:rPrChange>
        </w:rPr>
        <w:t>אפשריים</w:t>
      </w:r>
      <w:r w:rsidR="006468E7" w:rsidRPr="00103DCA">
        <w:rPr>
          <w:rFonts w:ascii="Tahoma" w:hAnsi="Tahoma" w:cs="Tahoma"/>
          <w:sz w:val="24"/>
          <w:szCs w:val="24"/>
          <w:rtl/>
          <w:rPrChange w:id="3118" w:author="רינת אביטל" w:date="2022-05-12T09:18:00Z">
            <w:rPr>
              <w:sz w:val="28"/>
              <w:szCs w:val="28"/>
              <w:rtl/>
            </w:rPr>
          </w:rPrChange>
        </w:rPr>
        <w:t xml:space="preserve"> </w:t>
      </w:r>
      <w:r w:rsidR="006468E7" w:rsidRPr="00103DCA">
        <w:rPr>
          <w:rFonts w:ascii="Tahoma" w:hAnsi="Tahoma" w:cs="Tahoma" w:hint="eastAsia"/>
          <w:sz w:val="24"/>
          <w:szCs w:val="24"/>
          <w:rtl/>
          <w:rPrChange w:id="3119" w:author="רינת אביטל" w:date="2022-05-12T09:18:00Z">
            <w:rPr>
              <w:rFonts w:hint="eastAsia"/>
              <w:sz w:val="28"/>
              <w:szCs w:val="28"/>
              <w:rtl/>
            </w:rPr>
          </w:rPrChange>
        </w:rPr>
        <w:t>בסוף</w:t>
      </w:r>
      <w:r w:rsidR="006468E7" w:rsidRPr="00103DCA">
        <w:rPr>
          <w:rFonts w:ascii="Tahoma" w:hAnsi="Tahoma" w:cs="Tahoma"/>
          <w:sz w:val="24"/>
          <w:szCs w:val="24"/>
          <w:rtl/>
          <w:rPrChange w:id="3120" w:author="רינת אביטל" w:date="2022-05-12T09:18:00Z">
            <w:rPr>
              <w:sz w:val="28"/>
              <w:szCs w:val="28"/>
              <w:rtl/>
            </w:rPr>
          </w:rPrChange>
        </w:rPr>
        <w:t xml:space="preserve"> </w:t>
      </w:r>
      <w:r w:rsidR="006468E7" w:rsidRPr="00103DCA">
        <w:rPr>
          <w:rFonts w:ascii="Tahoma" w:hAnsi="Tahoma" w:cs="Tahoma" w:hint="eastAsia"/>
          <w:sz w:val="24"/>
          <w:szCs w:val="24"/>
          <w:rtl/>
          <w:rPrChange w:id="3121" w:author="רינת אביטל" w:date="2022-05-12T09:18:00Z">
            <w:rPr>
              <w:rFonts w:hint="eastAsia"/>
              <w:sz w:val="28"/>
              <w:szCs w:val="28"/>
              <w:rtl/>
            </w:rPr>
          </w:rPrChange>
        </w:rPr>
        <w:t>עבירים</w:t>
      </w:r>
      <w:r w:rsidR="006468E7" w:rsidRPr="00103DCA">
        <w:rPr>
          <w:rFonts w:ascii="Tahoma" w:hAnsi="Tahoma" w:cs="Tahoma"/>
          <w:sz w:val="24"/>
          <w:szCs w:val="24"/>
          <w:rtl/>
          <w:rPrChange w:id="3122" w:author="רינת אביטל" w:date="2022-05-12T09:18:00Z">
            <w:rPr>
              <w:sz w:val="28"/>
              <w:szCs w:val="28"/>
              <w:rtl/>
            </w:rPr>
          </w:rPrChange>
        </w:rPr>
        <w:t>.</w:t>
      </w:r>
    </w:p>
    <w:p w14:paraId="237218FC" w14:textId="73843EFD" w:rsidR="00724E78" w:rsidRDefault="00A80837" w:rsidP="002E5C47">
      <w:pPr>
        <w:spacing w:line="360" w:lineRule="auto"/>
        <w:rPr>
          <w:ins w:id="3123" w:author="רינת אביטל" w:date="2022-05-12T09:35:00Z"/>
          <w:rFonts w:ascii="Tahoma" w:hAnsi="Tahoma" w:cs="Tahoma"/>
          <w:sz w:val="24"/>
          <w:szCs w:val="24"/>
          <w:rtl/>
        </w:rPr>
      </w:pPr>
      <w:r w:rsidRPr="00103DCA">
        <w:rPr>
          <w:rFonts w:ascii="Tahoma" w:hAnsi="Tahoma" w:cs="Tahoma" w:hint="eastAsia"/>
          <w:sz w:val="24"/>
          <w:szCs w:val="24"/>
          <w:rtl/>
          <w:rPrChange w:id="3124" w:author="רינת אביטל" w:date="2022-05-12T09:18:00Z">
            <w:rPr>
              <w:rFonts w:hint="eastAsia"/>
              <w:sz w:val="28"/>
              <w:szCs w:val="28"/>
              <w:rtl/>
            </w:rPr>
          </w:rPrChange>
        </w:rPr>
        <w:t>לצורך</w:t>
      </w:r>
      <w:r w:rsidRPr="00103DCA">
        <w:rPr>
          <w:rFonts w:ascii="Tahoma" w:hAnsi="Tahoma" w:cs="Tahoma"/>
          <w:sz w:val="24"/>
          <w:szCs w:val="24"/>
          <w:rtl/>
          <w:rPrChange w:id="3125" w:author="רינת אביטל" w:date="2022-05-12T09:18:00Z">
            <w:rPr>
              <w:sz w:val="28"/>
              <w:szCs w:val="28"/>
              <w:rtl/>
            </w:rPr>
          </w:rPrChange>
        </w:rPr>
        <w:t xml:space="preserve"> </w:t>
      </w:r>
      <w:del w:id="3126" w:author="רינת אביטל" w:date="2022-05-12T09:22:00Z">
        <w:r w:rsidRPr="00103DCA" w:rsidDel="00724009">
          <w:rPr>
            <w:rFonts w:ascii="Tahoma" w:hAnsi="Tahoma" w:cs="Tahoma" w:hint="eastAsia"/>
            <w:sz w:val="24"/>
            <w:szCs w:val="24"/>
            <w:rtl/>
            <w:rPrChange w:id="3127" w:author="רינת אביטל" w:date="2022-05-12T09:18:00Z">
              <w:rPr>
                <w:rFonts w:hint="eastAsia"/>
                <w:sz w:val="28"/>
                <w:szCs w:val="28"/>
                <w:rtl/>
              </w:rPr>
            </w:rPrChange>
          </w:rPr>
          <w:delText>שמירת</w:delText>
        </w:r>
        <w:r w:rsidRPr="00103DCA" w:rsidDel="00724009">
          <w:rPr>
            <w:rFonts w:ascii="Tahoma" w:hAnsi="Tahoma" w:cs="Tahoma"/>
            <w:sz w:val="24"/>
            <w:szCs w:val="24"/>
            <w:rtl/>
            <w:rPrChange w:id="3128" w:author="רינת אביטל" w:date="2022-05-12T09:18:00Z">
              <w:rPr>
                <w:sz w:val="28"/>
                <w:szCs w:val="28"/>
                <w:rtl/>
              </w:rPr>
            </w:rPrChange>
          </w:rPr>
          <w:delText xml:space="preserve"> </w:delText>
        </w:r>
        <w:r w:rsidRPr="00103DCA" w:rsidDel="00724009">
          <w:rPr>
            <w:rFonts w:ascii="Tahoma" w:hAnsi="Tahoma" w:cs="Tahoma" w:hint="eastAsia"/>
            <w:sz w:val="24"/>
            <w:szCs w:val="24"/>
            <w:rtl/>
            <w:rPrChange w:id="3129" w:author="רינת אביטל" w:date="2022-05-12T09:18:00Z">
              <w:rPr>
                <w:rFonts w:hint="eastAsia"/>
                <w:sz w:val="28"/>
                <w:szCs w:val="28"/>
                <w:rtl/>
              </w:rPr>
            </w:rPrChange>
          </w:rPr>
          <w:delText>התמונות</w:delText>
        </w:r>
      </w:del>
      <w:ins w:id="3130" w:author="רינת אביטל" w:date="2022-05-12T09:22:00Z">
        <w:r w:rsidR="00724009">
          <w:rPr>
            <w:rFonts w:ascii="Tahoma" w:hAnsi="Tahoma" w:cs="Tahoma" w:hint="cs"/>
            <w:sz w:val="24"/>
            <w:szCs w:val="24"/>
            <w:rtl/>
          </w:rPr>
          <w:t>פתרון המשווא</w:t>
        </w:r>
      </w:ins>
      <w:ins w:id="3131" w:author="רינת אביטל" w:date="2022-05-12T09:23:00Z">
        <w:r w:rsidR="00724009">
          <w:rPr>
            <w:rFonts w:ascii="Tahoma" w:hAnsi="Tahoma" w:cs="Tahoma" w:hint="cs"/>
            <w:sz w:val="24"/>
            <w:szCs w:val="24"/>
            <w:rtl/>
          </w:rPr>
          <w:t>ו</w:t>
        </w:r>
      </w:ins>
      <w:ins w:id="3132" w:author="רינת אביטל" w:date="2022-05-12T09:22:00Z">
        <w:r w:rsidR="00724009">
          <w:rPr>
            <w:rFonts w:ascii="Tahoma" w:hAnsi="Tahoma" w:cs="Tahoma" w:hint="cs"/>
            <w:sz w:val="24"/>
            <w:szCs w:val="24"/>
            <w:rtl/>
          </w:rPr>
          <w:t xml:space="preserve">ת </w:t>
        </w:r>
      </w:ins>
      <w:del w:id="3133" w:author="רינת אביטל" w:date="2022-05-12T09:23:00Z">
        <w:r w:rsidRPr="00103DCA" w:rsidDel="00724009">
          <w:rPr>
            <w:rFonts w:ascii="Tahoma" w:hAnsi="Tahoma" w:cs="Tahoma"/>
            <w:sz w:val="24"/>
            <w:szCs w:val="24"/>
            <w:rtl/>
            <w:rPrChange w:id="3134" w:author="רינת אביטל" w:date="2022-05-12T09:18:00Z">
              <w:rPr>
                <w:sz w:val="28"/>
                <w:szCs w:val="28"/>
                <w:rtl/>
              </w:rPr>
            </w:rPrChange>
          </w:rPr>
          <w:delText xml:space="preserve"> </w:delText>
        </w:r>
      </w:del>
      <w:del w:id="3135" w:author="רינת אביטל" w:date="2022-05-12T09:24:00Z">
        <w:r w:rsidRPr="00103DCA" w:rsidDel="005B0A5C">
          <w:rPr>
            <w:rFonts w:ascii="Tahoma" w:hAnsi="Tahoma" w:cs="Tahoma" w:hint="eastAsia"/>
            <w:sz w:val="24"/>
            <w:szCs w:val="24"/>
            <w:rtl/>
            <w:rPrChange w:id="3136"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13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38"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13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40" w:author="רינת אביטל" w:date="2022-05-12T09:18:00Z">
              <w:rPr>
                <w:rFonts w:hint="eastAsia"/>
                <w:sz w:val="28"/>
                <w:szCs w:val="28"/>
                <w:rtl/>
              </w:rPr>
            </w:rPrChange>
          </w:rPr>
          <w:delText>להשתמש</w:delText>
        </w:r>
        <w:r w:rsidRPr="00103DCA" w:rsidDel="005B0A5C">
          <w:rPr>
            <w:rFonts w:ascii="Tahoma" w:hAnsi="Tahoma" w:cs="Tahoma"/>
            <w:sz w:val="24"/>
            <w:szCs w:val="24"/>
            <w:rtl/>
            <w:rPrChange w:id="3141"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42" w:author="רינת אביטל" w:date="2022-05-12T09:18:00Z">
              <w:rPr>
                <w:rFonts w:hint="eastAsia"/>
                <w:sz w:val="28"/>
                <w:szCs w:val="28"/>
                <w:rtl/>
              </w:rPr>
            </w:rPrChange>
          </w:rPr>
          <w:delText>במסד</w:delText>
        </w:r>
        <w:r w:rsidRPr="00103DCA" w:rsidDel="005B0A5C">
          <w:rPr>
            <w:rFonts w:ascii="Tahoma" w:hAnsi="Tahoma" w:cs="Tahoma"/>
            <w:sz w:val="24"/>
            <w:szCs w:val="24"/>
            <w:rtl/>
            <w:rPrChange w:id="3143"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44" w:author="רינת אביטל" w:date="2022-05-12T09:18:00Z">
              <w:rPr>
                <w:rFonts w:hint="eastAsia"/>
                <w:sz w:val="28"/>
                <w:szCs w:val="28"/>
                <w:rtl/>
              </w:rPr>
            </w:rPrChange>
          </w:rPr>
          <w:delText>נתונים</w:delText>
        </w:r>
        <w:r w:rsidRPr="00103DCA" w:rsidDel="005B0A5C">
          <w:rPr>
            <w:rFonts w:ascii="Tahoma" w:hAnsi="Tahoma" w:cs="Tahoma"/>
            <w:sz w:val="24"/>
            <w:szCs w:val="24"/>
            <w:rtl/>
            <w:rPrChange w:id="314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46" w:author="רינת אביטל" w:date="2022-05-12T09:18:00Z">
              <w:rPr>
                <w:rFonts w:hint="eastAsia"/>
                <w:sz w:val="28"/>
                <w:szCs w:val="28"/>
                <w:rtl/>
              </w:rPr>
            </w:rPrChange>
          </w:rPr>
          <w:delText>השונה</w:delText>
        </w:r>
        <w:r w:rsidRPr="00103DCA" w:rsidDel="005B0A5C">
          <w:rPr>
            <w:rFonts w:ascii="Tahoma" w:hAnsi="Tahoma" w:cs="Tahoma"/>
            <w:sz w:val="24"/>
            <w:szCs w:val="24"/>
            <w:rtl/>
            <w:rPrChange w:id="314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48" w:author="רינת אביטל" w:date="2022-05-12T09:18:00Z">
              <w:rPr>
                <w:rFonts w:hint="eastAsia"/>
                <w:sz w:val="28"/>
                <w:szCs w:val="28"/>
                <w:rtl/>
              </w:rPr>
            </w:rPrChange>
          </w:rPr>
          <w:delText>מ</w:delText>
        </w:r>
        <w:r w:rsidRPr="00103DCA" w:rsidDel="005B0A5C">
          <w:rPr>
            <w:rFonts w:ascii="Tahoma" w:hAnsi="Tahoma" w:cs="Tahoma"/>
            <w:sz w:val="24"/>
            <w:szCs w:val="24"/>
            <w:rPrChange w:id="3149" w:author="רינת אביטל" w:date="2022-05-12T09:18:00Z">
              <w:rPr>
                <w:sz w:val="28"/>
                <w:szCs w:val="28"/>
              </w:rPr>
            </w:rPrChange>
          </w:rPr>
          <w:delText xml:space="preserve"> SQL </w:delText>
        </w:r>
        <w:r w:rsidRPr="00103DCA" w:rsidDel="005B0A5C">
          <w:rPr>
            <w:rFonts w:ascii="Tahoma" w:hAnsi="Tahoma" w:cs="Tahoma"/>
            <w:sz w:val="24"/>
            <w:szCs w:val="24"/>
            <w:rtl/>
            <w:rPrChange w:id="3150"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51" w:author="רינת אביטל" w:date="2022-05-12T09:18:00Z">
              <w:rPr>
                <w:rFonts w:hint="eastAsia"/>
                <w:sz w:val="28"/>
                <w:szCs w:val="28"/>
                <w:rtl/>
              </w:rPr>
            </w:rPrChange>
          </w:rPr>
          <w:delText>שאותו</w:delText>
        </w:r>
        <w:r w:rsidRPr="00103DCA" w:rsidDel="005B0A5C">
          <w:rPr>
            <w:rFonts w:ascii="Tahoma" w:hAnsi="Tahoma" w:cs="Tahoma"/>
            <w:sz w:val="24"/>
            <w:szCs w:val="24"/>
            <w:rtl/>
            <w:rPrChange w:id="315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53" w:author="רינת אביטל" w:date="2022-05-12T09:18:00Z">
              <w:rPr>
                <w:rFonts w:hint="eastAsia"/>
                <w:sz w:val="28"/>
                <w:szCs w:val="28"/>
                <w:rtl/>
              </w:rPr>
            </w:rPrChange>
          </w:rPr>
          <w:delText>למדנו</w:delText>
        </w:r>
        <w:r w:rsidRPr="00103DCA" w:rsidDel="005B0A5C">
          <w:rPr>
            <w:rFonts w:ascii="Tahoma" w:hAnsi="Tahoma" w:cs="Tahoma"/>
            <w:sz w:val="24"/>
            <w:szCs w:val="24"/>
            <w:rtl/>
            <w:rPrChange w:id="315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55" w:author="רינת אביטל" w:date="2022-05-12T09:18:00Z">
              <w:rPr>
                <w:rFonts w:hint="eastAsia"/>
                <w:sz w:val="28"/>
                <w:szCs w:val="28"/>
                <w:rtl/>
              </w:rPr>
            </w:rPrChange>
          </w:rPr>
          <w:delText>בכיתה</w:delText>
        </w:r>
        <w:r w:rsidRPr="00103DCA" w:rsidDel="005B0A5C">
          <w:rPr>
            <w:rFonts w:ascii="Tahoma" w:hAnsi="Tahoma" w:cs="Tahoma"/>
            <w:sz w:val="24"/>
            <w:szCs w:val="24"/>
            <w:rtl/>
            <w:rPrChange w:id="315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57" w:author="רינת אביטל" w:date="2022-05-12T09:18:00Z">
              <w:rPr>
                <w:rFonts w:hint="eastAsia"/>
                <w:sz w:val="28"/>
                <w:szCs w:val="28"/>
                <w:rtl/>
              </w:rPr>
            </w:rPrChange>
          </w:rPr>
          <w:delText>ולכן</w:delText>
        </w:r>
        <w:r w:rsidRPr="00103DCA" w:rsidDel="005B0A5C">
          <w:rPr>
            <w:rFonts w:ascii="Tahoma" w:hAnsi="Tahoma" w:cs="Tahoma"/>
            <w:sz w:val="24"/>
            <w:szCs w:val="24"/>
            <w:rtl/>
            <w:rPrChange w:id="3158"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59"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160"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61"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16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63" w:author="רינת אביטל" w:date="2022-05-12T09:18:00Z">
              <w:rPr>
                <w:rFonts w:hint="eastAsia"/>
                <w:sz w:val="28"/>
                <w:szCs w:val="28"/>
                <w:rtl/>
              </w:rPr>
            </w:rPrChange>
          </w:rPr>
          <w:delText>ללמוד</w:delText>
        </w:r>
        <w:r w:rsidRPr="00103DCA" w:rsidDel="005B0A5C">
          <w:rPr>
            <w:rFonts w:ascii="Tahoma" w:hAnsi="Tahoma" w:cs="Tahoma"/>
            <w:sz w:val="24"/>
            <w:szCs w:val="24"/>
            <w:rtl/>
            <w:rPrChange w:id="316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65" w:author="רינת אביטל" w:date="2022-05-12T09:18:00Z">
              <w:rPr>
                <w:rFonts w:hint="eastAsia"/>
                <w:sz w:val="28"/>
                <w:szCs w:val="28"/>
                <w:rtl/>
              </w:rPr>
            </w:rPrChange>
          </w:rPr>
          <w:delText>על</w:delText>
        </w:r>
        <w:r w:rsidRPr="00103DCA" w:rsidDel="005B0A5C">
          <w:rPr>
            <w:rFonts w:ascii="Tahoma" w:hAnsi="Tahoma" w:cs="Tahoma"/>
            <w:sz w:val="24"/>
            <w:szCs w:val="24"/>
            <w:rtl/>
            <w:rPrChange w:id="3166" w:author="רינת אביטל" w:date="2022-05-12T09:18:00Z">
              <w:rPr>
                <w:sz w:val="28"/>
                <w:szCs w:val="28"/>
                <w:rtl/>
              </w:rPr>
            </w:rPrChange>
          </w:rPr>
          <w:delText xml:space="preserve"> </w:delText>
        </w:r>
        <w:r w:rsidRPr="00103DCA" w:rsidDel="005B0A5C">
          <w:rPr>
            <w:rFonts w:ascii="Tahoma" w:hAnsi="Tahoma" w:cs="Tahoma"/>
            <w:sz w:val="24"/>
            <w:szCs w:val="24"/>
            <w:rPrChange w:id="3167" w:author="רינת אביטל" w:date="2022-05-12T09:18:00Z">
              <w:rPr>
                <w:sz w:val="28"/>
                <w:szCs w:val="28"/>
              </w:rPr>
            </w:rPrChange>
          </w:rPr>
          <w:delText>mongoD</w:delText>
        </w:r>
        <w:r w:rsidR="006468E7" w:rsidRPr="00103DCA" w:rsidDel="005B0A5C">
          <w:rPr>
            <w:rFonts w:ascii="Tahoma" w:hAnsi="Tahoma" w:cs="Tahoma"/>
            <w:sz w:val="24"/>
            <w:szCs w:val="24"/>
            <w:rPrChange w:id="3168" w:author="רינת אביטל" w:date="2022-05-12T09:18:00Z">
              <w:rPr>
                <w:sz w:val="28"/>
                <w:szCs w:val="28"/>
              </w:rPr>
            </w:rPrChange>
          </w:rPr>
          <w:delText>B</w:delText>
        </w:r>
        <w:r w:rsidR="006468E7" w:rsidRPr="00103DCA" w:rsidDel="005B0A5C">
          <w:rPr>
            <w:rFonts w:ascii="Tahoma" w:hAnsi="Tahoma" w:cs="Tahoma"/>
            <w:sz w:val="24"/>
            <w:szCs w:val="24"/>
            <w:rtl/>
            <w:rPrChange w:id="3169" w:author="רינת אביטל" w:date="2022-05-12T09:18:00Z">
              <w:rPr>
                <w:sz w:val="28"/>
                <w:szCs w:val="28"/>
                <w:rtl/>
              </w:rPr>
            </w:rPrChange>
          </w:rPr>
          <w:delText>.</w:delText>
        </w:r>
      </w:del>
      <w:ins w:id="3170" w:author="רינת אביטל" w:date="2022-05-12T09:24:00Z">
        <w:r w:rsidR="005B0A5C">
          <w:rPr>
            <w:rFonts w:ascii="Tahoma" w:hAnsi="Tahoma" w:cs="Tahoma" w:hint="cs"/>
            <w:sz w:val="24"/>
            <w:szCs w:val="24"/>
            <w:rtl/>
          </w:rPr>
          <w:t xml:space="preserve">חיפשתי אלגוריתם שיעזור לי </w:t>
        </w:r>
      </w:ins>
      <w:ins w:id="3171" w:author="רינת אביטל" w:date="2022-05-12T09:25:00Z">
        <w:r w:rsidR="005B0A5C">
          <w:rPr>
            <w:rFonts w:ascii="Tahoma" w:hAnsi="Tahoma" w:cs="Tahoma" w:hint="cs"/>
            <w:sz w:val="24"/>
            <w:szCs w:val="24"/>
            <w:rtl/>
          </w:rPr>
          <w:t xml:space="preserve">בפתירת משוואות אך לא מצאתי </w:t>
        </w:r>
      </w:ins>
      <w:ins w:id="3172"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3173" w:author="רינת אביטל" w:date="2022-05-12T09:27:00Z">
        <w:r w:rsidR="005B0A5C">
          <w:rPr>
            <w:rFonts w:ascii="Tahoma" w:hAnsi="Tahoma" w:cs="Tahoma" w:hint="cs"/>
            <w:sz w:val="24"/>
            <w:szCs w:val="24"/>
            <w:rtl/>
          </w:rPr>
          <w:t xml:space="preserve">שיתאים בדיוק לצרכי פתירת המשוואות. </w:t>
        </w:r>
      </w:ins>
      <w:ins w:id="3174" w:author="רינת אביטל" w:date="2022-05-12T09:28:00Z">
        <w:r w:rsidR="005B0A5C">
          <w:rPr>
            <w:rFonts w:ascii="Tahoma" w:hAnsi="Tahoma" w:cs="Tahoma" w:hint="cs"/>
            <w:sz w:val="24"/>
            <w:szCs w:val="24"/>
            <w:rtl/>
          </w:rPr>
          <w:t>כתיבת האלגוריתם בעצמי דרש</w:t>
        </w:r>
      </w:ins>
      <w:r w:rsidR="0092080F">
        <w:rPr>
          <w:rFonts w:ascii="Tahoma" w:hAnsi="Tahoma" w:cs="Tahoma" w:hint="cs"/>
          <w:sz w:val="24"/>
          <w:szCs w:val="24"/>
          <w:rtl/>
        </w:rPr>
        <w:t xml:space="preserve">ה </w:t>
      </w:r>
      <w:ins w:id="3175" w:author="רינת אביטל" w:date="2022-05-12T09:28:00Z">
        <w:r w:rsidR="005B0A5C">
          <w:rPr>
            <w:rFonts w:ascii="Tahoma" w:hAnsi="Tahoma" w:cs="Tahoma" w:hint="cs"/>
            <w:sz w:val="24"/>
            <w:szCs w:val="24"/>
            <w:rtl/>
          </w:rPr>
          <w:t xml:space="preserve">ממני חקר עמוק ויסודי </w:t>
        </w:r>
      </w:ins>
      <w:ins w:id="3176"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3177"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3178"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3179" w:author="רינת אביטל" w:date="2022-05-12T09:31:00Z">
        <w:r w:rsidR="008C7C68" w:rsidRPr="00103DCA" w:rsidDel="00724E78">
          <w:rPr>
            <w:rFonts w:ascii="Tahoma" w:hAnsi="Tahoma" w:cs="Tahoma"/>
            <w:sz w:val="24"/>
            <w:szCs w:val="24"/>
            <w:rtl/>
            <w:rPrChange w:id="3180"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81" w:author="רינת אביטל" w:date="2022-05-12T09:18:00Z">
              <w:rPr>
                <w:rFonts w:hint="eastAsia"/>
                <w:sz w:val="28"/>
                <w:szCs w:val="28"/>
                <w:rtl/>
              </w:rPr>
            </w:rPrChange>
          </w:rPr>
          <w:delText>הדבר</w:delText>
        </w:r>
        <w:r w:rsidR="008C7C68" w:rsidRPr="00103DCA" w:rsidDel="00724E78">
          <w:rPr>
            <w:rFonts w:ascii="Tahoma" w:hAnsi="Tahoma" w:cs="Tahoma"/>
            <w:sz w:val="24"/>
            <w:szCs w:val="24"/>
            <w:rtl/>
            <w:rPrChange w:id="3182"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83" w:author="רינת אביטל" w:date="2022-05-12T09:18:00Z">
              <w:rPr>
                <w:rFonts w:hint="eastAsia"/>
                <w:sz w:val="28"/>
                <w:szCs w:val="28"/>
                <w:rtl/>
              </w:rPr>
            </w:rPrChange>
          </w:rPr>
          <w:delText>היווה</w:delText>
        </w:r>
        <w:r w:rsidRPr="00103DCA" w:rsidDel="00724E78">
          <w:rPr>
            <w:rFonts w:ascii="Tahoma" w:hAnsi="Tahoma" w:cs="Tahoma"/>
            <w:sz w:val="24"/>
            <w:szCs w:val="24"/>
            <w:rtl/>
            <w:rPrChange w:id="3184"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85" w:author="רינת אביטל" w:date="2022-05-12T09:18:00Z">
              <w:rPr>
                <w:rFonts w:hint="eastAsia"/>
                <w:sz w:val="28"/>
                <w:szCs w:val="28"/>
                <w:rtl/>
              </w:rPr>
            </w:rPrChange>
          </w:rPr>
          <w:delText>לי</w:delText>
        </w:r>
        <w:r w:rsidRPr="00103DCA" w:rsidDel="00724E78">
          <w:rPr>
            <w:rFonts w:ascii="Tahoma" w:hAnsi="Tahoma" w:cs="Tahoma"/>
            <w:sz w:val="24"/>
            <w:szCs w:val="24"/>
            <w:rtl/>
            <w:rPrChange w:id="3186"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87" w:author="רינת אביטל" w:date="2022-05-12T09:18:00Z">
              <w:rPr>
                <w:rFonts w:hint="eastAsia"/>
                <w:sz w:val="28"/>
                <w:szCs w:val="28"/>
                <w:rtl/>
              </w:rPr>
            </w:rPrChange>
          </w:rPr>
          <w:delText>מעט</w:delText>
        </w:r>
        <w:r w:rsidRPr="00103DCA" w:rsidDel="00724E78">
          <w:rPr>
            <w:rFonts w:ascii="Tahoma" w:hAnsi="Tahoma" w:cs="Tahoma"/>
            <w:sz w:val="24"/>
            <w:szCs w:val="24"/>
            <w:rtl/>
            <w:rPrChange w:id="3188"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89" w:author="רינת אביטל" w:date="2022-05-12T09:18:00Z">
              <w:rPr>
                <w:rFonts w:hint="eastAsia"/>
                <w:sz w:val="28"/>
                <w:szCs w:val="28"/>
                <w:rtl/>
              </w:rPr>
            </w:rPrChange>
          </w:rPr>
          <w:delText>קושי</w:delText>
        </w:r>
        <w:r w:rsidRPr="00103DCA" w:rsidDel="00724E78">
          <w:rPr>
            <w:rFonts w:ascii="Tahoma" w:hAnsi="Tahoma" w:cs="Tahoma"/>
            <w:sz w:val="24"/>
            <w:szCs w:val="24"/>
            <w:rtl/>
            <w:rPrChange w:id="3190"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91" w:author="רינת אביטל" w:date="2022-05-12T09:18:00Z">
              <w:rPr>
                <w:rFonts w:hint="eastAsia"/>
                <w:sz w:val="28"/>
                <w:szCs w:val="28"/>
                <w:rtl/>
              </w:rPr>
            </w:rPrChange>
          </w:rPr>
          <w:delText>מכיוון</w:delText>
        </w:r>
        <w:r w:rsidRPr="00103DCA" w:rsidDel="00724E78">
          <w:rPr>
            <w:rFonts w:ascii="Tahoma" w:hAnsi="Tahoma" w:cs="Tahoma"/>
            <w:sz w:val="24"/>
            <w:szCs w:val="24"/>
            <w:rtl/>
            <w:rPrChange w:id="3192"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193" w:author="רינת אביטל" w:date="2022-05-12T09:18:00Z">
              <w:rPr>
                <w:rFonts w:hint="eastAsia"/>
                <w:sz w:val="28"/>
                <w:szCs w:val="28"/>
                <w:rtl/>
              </w:rPr>
            </w:rPrChange>
          </w:rPr>
          <w:delText>ש</w:delText>
        </w:r>
        <w:r w:rsidR="008C7C68" w:rsidRPr="00103DCA" w:rsidDel="00724E78">
          <w:rPr>
            <w:rFonts w:ascii="Tahoma" w:hAnsi="Tahoma" w:cs="Tahoma" w:hint="eastAsia"/>
            <w:sz w:val="24"/>
            <w:szCs w:val="24"/>
            <w:rtl/>
            <w:rPrChange w:id="3194" w:author="רינת אביטל" w:date="2022-05-12T09:18:00Z">
              <w:rPr>
                <w:rFonts w:hint="eastAsia"/>
                <w:sz w:val="28"/>
                <w:szCs w:val="28"/>
                <w:rtl/>
              </w:rPr>
            </w:rPrChange>
          </w:rPr>
          <w:delText>היה</w:delText>
        </w:r>
        <w:r w:rsidR="008C7C68" w:rsidRPr="00103DCA" w:rsidDel="00724E78">
          <w:rPr>
            <w:rFonts w:ascii="Tahoma" w:hAnsi="Tahoma" w:cs="Tahoma"/>
            <w:sz w:val="24"/>
            <w:szCs w:val="24"/>
            <w:rtl/>
            <w:rPrChange w:id="3195"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96" w:author="רינת אביטל" w:date="2022-05-12T09:18:00Z">
              <w:rPr>
                <w:rFonts w:hint="eastAsia"/>
                <w:sz w:val="28"/>
                <w:szCs w:val="28"/>
                <w:rtl/>
              </w:rPr>
            </w:rPrChange>
          </w:rPr>
          <w:delText>עלי</w:delText>
        </w:r>
        <w:r w:rsidR="008C7C68" w:rsidRPr="00103DCA" w:rsidDel="00724E78">
          <w:rPr>
            <w:rFonts w:ascii="Tahoma" w:hAnsi="Tahoma" w:cs="Tahoma"/>
            <w:sz w:val="24"/>
            <w:szCs w:val="24"/>
            <w:rtl/>
            <w:rPrChange w:id="319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98" w:author="רינת אביטל" w:date="2022-05-12T09:18:00Z">
              <w:rPr>
                <w:rFonts w:hint="eastAsia"/>
                <w:sz w:val="28"/>
                <w:szCs w:val="28"/>
                <w:rtl/>
              </w:rPr>
            </w:rPrChange>
          </w:rPr>
          <w:delText>לחפש</w:delText>
        </w:r>
        <w:r w:rsidR="008C7C68" w:rsidRPr="00103DCA" w:rsidDel="00724E78">
          <w:rPr>
            <w:rFonts w:ascii="Tahoma" w:hAnsi="Tahoma" w:cs="Tahoma"/>
            <w:sz w:val="24"/>
            <w:szCs w:val="24"/>
            <w:rtl/>
            <w:rPrChange w:id="319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00" w:author="רינת אביטל" w:date="2022-05-12T09:18:00Z">
              <w:rPr>
                <w:rFonts w:hint="eastAsia"/>
                <w:sz w:val="28"/>
                <w:szCs w:val="28"/>
                <w:rtl/>
              </w:rPr>
            </w:rPrChange>
          </w:rPr>
          <w:delText>חומרים</w:delText>
        </w:r>
        <w:r w:rsidR="008C7C68" w:rsidRPr="00103DCA" w:rsidDel="00724E78">
          <w:rPr>
            <w:rFonts w:ascii="Tahoma" w:hAnsi="Tahoma" w:cs="Tahoma"/>
            <w:sz w:val="24"/>
            <w:szCs w:val="24"/>
            <w:rtl/>
            <w:rPrChange w:id="3201"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02" w:author="רינת אביטל" w:date="2022-05-12T09:18:00Z">
              <w:rPr>
                <w:rFonts w:hint="eastAsia"/>
                <w:sz w:val="28"/>
                <w:szCs w:val="28"/>
                <w:rtl/>
              </w:rPr>
            </w:rPrChange>
          </w:rPr>
          <w:delText>שיעזרו</w:delText>
        </w:r>
        <w:r w:rsidR="008C7C68" w:rsidRPr="00103DCA" w:rsidDel="00724E78">
          <w:rPr>
            <w:rFonts w:ascii="Tahoma" w:hAnsi="Tahoma" w:cs="Tahoma"/>
            <w:sz w:val="24"/>
            <w:szCs w:val="24"/>
            <w:rtl/>
            <w:rPrChange w:id="3203"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04" w:author="רינת אביטל" w:date="2022-05-12T09:18:00Z">
              <w:rPr>
                <w:rFonts w:hint="eastAsia"/>
                <w:sz w:val="28"/>
                <w:szCs w:val="28"/>
                <w:rtl/>
              </w:rPr>
            </w:rPrChange>
          </w:rPr>
          <w:delText>לי</w:delText>
        </w:r>
        <w:r w:rsidR="008C7C68" w:rsidRPr="00103DCA" w:rsidDel="00724E78">
          <w:rPr>
            <w:rFonts w:ascii="Tahoma" w:hAnsi="Tahoma" w:cs="Tahoma"/>
            <w:sz w:val="24"/>
            <w:szCs w:val="24"/>
            <w:rtl/>
            <w:rPrChange w:id="3205"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06" w:author="רינת אביטל" w:date="2022-05-12T09:18:00Z">
              <w:rPr>
                <w:rFonts w:hint="eastAsia"/>
                <w:sz w:val="28"/>
                <w:szCs w:val="28"/>
                <w:rtl/>
              </w:rPr>
            </w:rPrChange>
          </w:rPr>
          <w:delText>ללמוד</w:delText>
        </w:r>
        <w:r w:rsidR="008C7C68" w:rsidRPr="00103DCA" w:rsidDel="00724E78">
          <w:rPr>
            <w:rFonts w:ascii="Tahoma" w:hAnsi="Tahoma" w:cs="Tahoma"/>
            <w:sz w:val="24"/>
            <w:szCs w:val="24"/>
            <w:rtl/>
            <w:rPrChange w:id="320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08" w:author="רינת אביטל" w:date="2022-05-12T09:18:00Z">
              <w:rPr>
                <w:rFonts w:hint="eastAsia"/>
                <w:sz w:val="28"/>
                <w:szCs w:val="28"/>
                <w:rtl/>
              </w:rPr>
            </w:rPrChange>
          </w:rPr>
          <w:delText>על</w:delText>
        </w:r>
        <w:r w:rsidR="008C7C68" w:rsidRPr="00103DCA" w:rsidDel="00724E78">
          <w:rPr>
            <w:rFonts w:ascii="Tahoma" w:hAnsi="Tahoma" w:cs="Tahoma"/>
            <w:sz w:val="24"/>
            <w:szCs w:val="24"/>
            <w:rtl/>
            <w:rPrChange w:id="320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10" w:author="רינת אביטל" w:date="2022-05-12T09:18:00Z">
              <w:rPr>
                <w:rFonts w:hint="eastAsia"/>
                <w:sz w:val="28"/>
                <w:szCs w:val="28"/>
                <w:rtl/>
              </w:rPr>
            </w:rPrChange>
          </w:rPr>
          <w:delText>הנושא</w:delText>
        </w:r>
        <w:r w:rsidR="006468E7" w:rsidRPr="00103DCA" w:rsidDel="00724E78">
          <w:rPr>
            <w:rFonts w:ascii="Tahoma" w:hAnsi="Tahoma" w:cs="Tahoma"/>
            <w:sz w:val="24"/>
            <w:szCs w:val="24"/>
            <w:rtl/>
            <w:rPrChange w:id="321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12" w:author="רינת אביטל" w:date="2022-05-12T09:18:00Z">
              <w:rPr>
                <w:rFonts w:hint="eastAsia"/>
                <w:sz w:val="28"/>
                <w:szCs w:val="28"/>
                <w:rtl/>
              </w:rPr>
            </w:rPrChange>
          </w:rPr>
          <w:delText>להכיר</w:delText>
        </w:r>
        <w:r w:rsidR="006468E7" w:rsidRPr="00103DCA" w:rsidDel="00724E78">
          <w:rPr>
            <w:rFonts w:ascii="Tahoma" w:hAnsi="Tahoma" w:cs="Tahoma"/>
            <w:sz w:val="24"/>
            <w:szCs w:val="24"/>
            <w:rtl/>
            <w:rPrChange w:id="321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14" w:author="רינת אביטל" w:date="2022-05-12T09:18:00Z">
              <w:rPr>
                <w:rFonts w:hint="eastAsia"/>
                <w:sz w:val="28"/>
                <w:szCs w:val="28"/>
                <w:rtl/>
              </w:rPr>
            </w:rPrChange>
          </w:rPr>
          <w:delText>אותו</w:delText>
        </w:r>
        <w:r w:rsidR="006468E7" w:rsidRPr="00103DCA" w:rsidDel="00724E78">
          <w:rPr>
            <w:rFonts w:ascii="Tahoma" w:hAnsi="Tahoma" w:cs="Tahoma"/>
            <w:sz w:val="24"/>
            <w:szCs w:val="24"/>
            <w:rtl/>
            <w:rPrChange w:id="321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16" w:author="רינת אביטל" w:date="2022-05-12T09:18:00Z">
              <w:rPr>
                <w:rFonts w:hint="eastAsia"/>
                <w:sz w:val="28"/>
                <w:szCs w:val="28"/>
                <w:rtl/>
              </w:rPr>
            </w:rPrChange>
          </w:rPr>
          <w:delText>ולהצליח</w:delText>
        </w:r>
        <w:r w:rsidR="006468E7" w:rsidRPr="00103DCA" w:rsidDel="00724E78">
          <w:rPr>
            <w:rFonts w:ascii="Tahoma" w:hAnsi="Tahoma" w:cs="Tahoma"/>
            <w:sz w:val="24"/>
            <w:szCs w:val="24"/>
            <w:rtl/>
            <w:rPrChange w:id="321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18" w:author="רינת אביטל" w:date="2022-05-12T09:18:00Z">
              <w:rPr>
                <w:rFonts w:hint="eastAsia"/>
                <w:sz w:val="28"/>
                <w:szCs w:val="28"/>
                <w:rtl/>
              </w:rPr>
            </w:rPrChange>
          </w:rPr>
          <w:delText>בסופו</w:delText>
        </w:r>
        <w:r w:rsidR="006468E7" w:rsidRPr="00103DCA" w:rsidDel="00724E78">
          <w:rPr>
            <w:rFonts w:ascii="Tahoma" w:hAnsi="Tahoma" w:cs="Tahoma"/>
            <w:sz w:val="24"/>
            <w:szCs w:val="24"/>
            <w:rtl/>
            <w:rPrChange w:id="321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20" w:author="רינת אביטל" w:date="2022-05-12T09:18:00Z">
              <w:rPr>
                <w:rFonts w:hint="eastAsia"/>
                <w:sz w:val="28"/>
                <w:szCs w:val="28"/>
                <w:rtl/>
              </w:rPr>
            </w:rPrChange>
          </w:rPr>
          <w:delText>של</w:delText>
        </w:r>
        <w:r w:rsidR="006468E7" w:rsidRPr="00103DCA" w:rsidDel="00724E78">
          <w:rPr>
            <w:rFonts w:ascii="Tahoma" w:hAnsi="Tahoma" w:cs="Tahoma"/>
            <w:sz w:val="24"/>
            <w:szCs w:val="24"/>
            <w:rtl/>
            <w:rPrChange w:id="322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22" w:author="רינת אביטל" w:date="2022-05-12T09:18:00Z">
              <w:rPr>
                <w:rFonts w:hint="eastAsia"/>
                <w:sz w:val="28"/>
                <w:szCs w:val="28"/>
                <w:rtl/>
              </w:rPr>
            </w:rPrChange>
          </w:rPr>
          <w:delText>דבר</w:delText>
        </w:r>
        <w:r w:rsidR="006468E7" w:rsidRPr="00103DCA" w:rsidDel="00724E78">
          <w:rPr>
            <w:rFonts w:ascii="Tahoma" w:hAnsi="Tahoma" w:cs="Tahoma"/>
            <w:sz w:val="24"/>
            <w:szCs w:val="24"/>
            <w:rtl/>
            <w:rPrChange w:id="322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24" w:author="רינת אביטל" w:date="2022-05-12T09:18:00Z">
              <w:rPr>
                <w:rFonts w:hint="eastAsia"/>
                <w:sz w:val="28"/>
                <w:szCs w:val="28"/>
                <w:rtl/>
              </w:rPr>
            </w:rPrChange>
          </w:rPr>
          <w:delText>לעבוד</w:delText>
        </w:r>
        <w:r w:rsidR="006468E7" w:rsidRPr="00103DCA" w:rsidDel="00724E78">
          <w:rPr>
            <w:rFonts w:ascii="Tahoma" w:hAnsi="Tahoma" w:cs="Tahoma"/>
            <w:sz w:val="24"/>
            <w:szCs w:val="24"/>
            <w:rtl/>
            <w:rPrChange w:id="322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26" w:author="רינת אביטל" w:date="2022-05-12T09:18:00Z">
              <w:rPr>
                <w:rFonts w:hint="eastAsia"/>
                <w:sz w:val="28"/>
                <w:szCs w:val="28"/>
                <w:rtl/>
              </w:rPr>
            </w:rPrChange>
          </w:rPr>
          <w:delText>עם</w:delText>
        </w:r>
        <w:r w:rsidR="006468E7" w:rsidRPr="00103DCA" w:rsidDel="00724E78">
          <w:rPr>
            <w:rFonts w:ascii="Tahoma" w:hAnsi="Tahoma" w:cs="Tahoma"/>
            <w:sz w:val="24"/>
            <w:szCs w:val="24"/>
            <w:rtl/>
            <w:rPrChange w:id="322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28" w:author="רינת אביטל" w:date="2022-05-12T09:18:00Z">
              <w:rPr>
                <w:rFonts w:hint="eastAsia"/>
                <w:sz w:val="28"/>
                <w:szCs w:val="28"/>
                <w:rtl/>
              </w:rPr>
            </w:rPrChange>
          </w:rPr>
          <w:delText>זה</w:delText>
        </w:r>
        <w:r w:rsidR="006468E7" w:rsidRPr="00103DCA" w:rsidDel="00724E78">
          <w:rPr>
            <w:rFonts w:ascii="Tahoma" w:hAnsi="Tahoma" w:cs="Tahoma"/>
            <w:sz w:val="24"/>
            <w:szCs w:val="24"/>
            <w:rtl/>
            <w:rPrChange w:id="322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30" w:author="רינת אביטל" w:date="2022-05-12T09:18:00Z">
              <w:rPr>
                <w:rFonts w:hint="eastAsia"/>
                <w:sz w:val="28"/>
                <w:szCs w:val="28"/>
                <w:rtl/>
              </w:rPr>
            </w:rPrChange>
          </w:rPr>
          <w:delText>ולשמור</w:delText>
        </w:r>
        <w:r w:rsidR="006468E7" w:rsidRPr="00103DCA" w:rsidDel="00724E78">
          <w:rPr>
            <w:rFonts w:ascii="Tahoma" w:hAnsi="Tahoma" w:cs="Tahoma"/>
            <w:sz w:val="24"/>
            <w:szCs w:val="24"/>
            <w:rtl/>
            <w:rPrChange w:id="323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32" w:author="רינת אביטל" w:date="2022-05-12T09:18:00Z">
              <w:rPr>
                <w:rFonts w:hint="eastAsia"/>
                <w:sz w:val="28"/>
                <w:szCs w:val="28"/>
                <w:rtl/>
              </w:rPr>
            </w:rPrChange>
          </w:rPr>
          <w:delText>בו</w:delText>
        </w:r>
        <w:r w:rsidR="006468E7" w:rsidRPr="00103DCA" w:rsidDel="00724E78">
          <w:rPr>
            <w:rFonts w:ascii="Tahoma" w:hAnsi="Tahoma" w:cs="Tahoma"/>
            <w:sz w:val="24"/>
            <w:szCs w:val="24"/>
            <w:rtl/>
            <w:rPrChange w:id="323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34" w:author="רינת אביטל" w:date="2022-05-12T09:18:00Z">
              <w:rPr>
                <w:rFonts w:hint="eastAsia"/>
                <w:sz w:val="28"/>
                <w:szCs w:val="28"/>
                <w:rtl/>
              </w:rPr>
            </w:rPrChange>
          </w:rPr>
          <w:delText>את</w:delText>
        </w:r>
        <w:r w:rsidR="006468E7" w:rsidRPr="00103DCA" w:rsidDel="00724E78">
          <w:rPr>
            <w:rFonts w:ascii="Tahoma" w:hAnsi="Tahoma" w:cs="Tahoma"/>
            <w:sz w:val="24"/>
            <w:szCs w:val="24"/>
            <w:rtl/>
            <w:rPrChange w:id="323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36" w:author="רינת אביטל" w:date="2022-05-12T09:18:00Z">
              <w:rPr>
                <w:rFonts w:hint="eastAsia"/>
                <w:sz w:val="28"/>
                <w:szCs w:val="28"/>
                <w:rtl/>
              </w:rPr>
            </w:rPrChange>
          </w:rPr>
          <w:delText>הנתונים</w:delText>
        </w:r>
        <w:r w:rsidR="006468E7" w:rsidRPr="00103DCA" w:rsidDel="00724E78">
          <w:rPr>
            <w:rFonts w:ascii="Tahoma" w:hAnsi="Tahoma" w:cs="Tahoma"/>
            <w:sz w:val="24"/>
            <w:szCs w:val="24"/>
            <w:rtl/>
            <w:rPrChange w:id="3237" w:author="רינת אביטל" w:date="2022-05-12T09:18:00Z">
              <w:rPr>
                <w:sz w:val="28"/>
                <w:szCs w:val="28"/>
                <w:rtl/>
              </w:rPr>
            </w:rPrChange>
          </w:rPr>
          <w:delText xml:space="preserve">. </w:delText>
        </w:r>
      </w:del>
      <w:ins w:id="3238" w:author="רינת אביטל" w:date="2022-05-12T09:31:00Z">
        <w:r w:rsidR="00724E78">
          <w:rPr>
            <w:rFonts w:ascii="Tahoma" w:hAnsi="Tahoma" w:cs="Tahoma" w:hint="cs"/>
            <w:sz w:val="24"/>
            <w:szCs w:val="24"/>
            <w:rtl/>
          </w:rPr>
          <w:t>.</w:t>
        </w:r>
      </w:ins>
    </w:p>
    <w:p w14:paraId="249280CB" w14:textId="6A7727E5" w:rsidR="00575C13" w:rsidRDefault="00575C13" w:rsidP="002E5C47">
      <w:pPr>
        <w:spacing w:line="360" w:lineRule="auto"/>
        <w:rPr>
          <w:ins w:id="3239" w:author="רינת אביטל" w:date="2022-05-12T09:35:00Z"/>
          <w:rFonts w:ascii="Tahoma" w:hAnsi="Tahoma" w:cs="Tahoma"/>
          <w:sz w:val="24"/>
          <w:szCs w:val="24"/>
          <w:rtl/>
        </w:rPr>
      </w:pPr>
    </w:p>
    <w:p w14:paraId="0570078A" w14:textId="459C56D3" w:rsidR="00D06B17" w:rsidRDefault="00D06B17" w:rsidP="002E5C47">
      <w:pPr>
        <w:spacing w:line="360" w:lineRule="auto"/>
        <w:rPr>
          <w:rFonts w:ascii="Tahoma" w:hAnsi="Tahoma" w:cs="Tahoma"/>
          <w:sz w:val="20"/>
          <w:szCs w:val="20"/>
          <w:rtl/>
        </w:rPr>
      </w:pPr>
    </w:p>
    <w:p w14:paraId="19BBBC7D" w14:textId="430D0992" w:rsidR="000E2E5D" w:rsidRDefault="000E2E5D" w:rsidP="001B6146">
      <w:pPr>
        <w:rPr>
          <w:rFonts w:ascii="Tahoma" w:hAnsi="Tahoma" w:cs="Tahoma"/>
          <w:sz w:val="20"/>
          <w:szCs w:val="20"/>
          <w:rtl/>
        </w:rPr>
      </w:pPr>
    </w:p>
    <w:p w14:paraId="6634EF04" w14:textId="13D901D7" w:rsidR="000E2E5D" w:rsidRDefault="000E2E5D" w:rsidP="001B6146">
      <w:pPr>
        <w:rPr>
          <w:rFonts w:ascii="Tahoma" w:hAnsi="Tahoma" w:cs="Tahoma"/>
          <w:sz w:val="20"/>
          <w:szCs w:val="20"/>
          <w:rtl/>
        </w:rPr>
      </w:pPr>
    </w:p>
    <w:p w14:paraId="07285A45" w14:textId="3D1A9379" w:rsidR="000E2E5D" w:rsidRDefault="000E2E5D" w:rsidP="001B6146">
      <w:pPr>
        <w:rPr>
          <w:rFonts w:ascii="Tahoma" w:hAnsi="Tahoma" w:cs="Tahoma"/>
          <w:sz w:val="20"/>
          <w:szCs w:val="20"/>
          <w:rtl/>
        </w:rPr>
      </w:pPr>
    </w:p>
    <w:p w14:paraId="3F986E7C" w14:textId="326CC678" w:rsidR="000E2E5D" w:rsidRDefault="000E2E5D" w:rsidP="001B6146">
      <w:pPr>
        <w:rPr>
          <w:rFonts w:ascii="Tahoma" w:hAnsi="Tahoma" w:cs="Tahoma"/>
          <w:sz w:val="20"/>
          <w:szCs w:val="20"/>
          <w:rtl/>
        </w:rPr>
      </w:pPr>
    </w:p>
    <w:p w14:paraId="1206CAC7" w14:textId="00A76C48" w:rsidR="000E2E5D" w:rsidRDefault="000E2E5D" w:rsidP="001B6146">
      <w:pPr>
        <w:rPr>
          <w:rFonts w:ascii="Tahoma" w:hAnsi="Tahoma" w:cs="Tahoma"/>
          <w:sz w:val="20"/>
          <w:szCs w:val="20"/>
          <w:rtl/>
        </w:rPr>
      </w:pPr>
    </w:p>
    <w:p w14:paraId="31F1B909" w14:textId="3B1176AF" w:rsidR="000E2E5D" w:rsidRDefault="000E2E5D" w:rsidP="001B6146">
      <w:pPr>
        <w:rPr>
          <w:rFonts w:ascii="Tahoma" w:hAnsi="Tahoma" w:cs="Tahoma"/>
          <w:sz w:val="20"/>
          <w:szCs w:val="20"/>
          <w:rtl/>
        </w:rPr>
      </w:pPr>
    </w:p>
    <w:p w14:paraId="2802F0BE" w14:textId="7D404A9F" w:rsidR="000E2E5D" w:rsidRDefault="000E2E5D" w:rsidP="001B6146">
      <w:pPr>
        <w:rPr>
          <w:rFonts w:ascii="Tahoma" w:hAnsi="Tahoma" w:cs="Tahoma"/>
          <w:sz w:val="20"/>
          <w:szCs w:val="20"/>
          <w:rtl/>
        </w:rPr>
      </w:pPr>
    </w:p>
    <w:p w14:paraId="267B9E10" w14:textId="767EB0EE" w:rsidR="000E2E5D" w:rsidRDefault="000E2E5D" w:rsidP="001B6146">
      <w:pPr>
        <w:rPr>
          <w:rFonts w:ascii="Tahoma" w:hAnsi="Tahoma" w:cs="Tahoma"/>
          <w:sz w:val="20"/>
          <w:szCs w:val="20"/>
          <w:rtl/>
        </w:rPr>
      </w:pPr>
    </w:p>
    <w:p w14:paraId="75568BE6" w14:textId="4BA4E037" w:rsidR="000E2E5D" w:rsidRDefault="000E2E5D" w:rsidP="001B6146">
      <w:pPr>
        <w:rPr>
          <w:rFonts w:ascii="Tahoma" w:hAnsi="Tahoma" w:cs="Tahoma"/>
          <w:sz w:val="20"/>
          <w:szCs w:val="20"/>
          <w:rtl/>
        </w:rPr>
      </w:pPr>
    </w:p>
    <w:p w14:paraId="0F3A7F8A" w14:textId="7FF4C5A8" w:rsidR="000E2E5D" w:rsidRDefault="000E2E5D" w:rsidP="001B6146">
      <w:pPr>
        <w:rPr>
          <w:rFonts w:ascii="Tahoma" w:hAnsi="Tahoma" w:cs="Tahoma"/>
          <w:sz w:val="20"/>
          <w:szCs w:val="20"/>
          <w:rtl/>
        </w:rPr>
      </w:pPr>
    </w:p>
    <w:p w14:paraId="6C4FC7D2" w14:textId="0150F0BE" w:rsidR="000E2E5D" w:rsidRDefault="000E2E5D" w:rsidP="001B6146">
      <w:pPr>
        <w:rPr>
          <w:rFonts w:ascii="Tahoma" w:hAnsi="Tahoma" w:cs="Tahoma"/>
          <w:sz w:val="20"/>
          <w:szCs w:val="20"/>
          <w:rtl/>
        </w:rPr>
      </w:pPr>
    </w:p>
    <w:p w14:paraId="19305861" w14:textId="5650C046" w:rsidR="000E2E5D" w:rsidRDefault="000E2E5D" w:rsidP="001B6146">
      <w:pPr>
        <w:rPr>
          <w:rFonts w:ascii="Tahoma" w:hAnsi="Tahoma" w:cs="Tahoma"/>
          <w:sz w:val="20"/>
          <w:szCs w:val="20"/>
          <w:rtl/>
        </w:rPr>
      </w:pPr>
    </w:p>
    <w:p w14:paraId="72ED29FF" w14:textId="15E26858" w:rsidR="000E2E5D" w:rsidRDefault="000E2E5D" w:rsidP="001B6146">
      <w:pPr>
        <w:rPr>
          <w:rFonts w:ascii="Tahoma" w:hAnsi="Tahoma" w:cs="Tahoma"/>
          <w:sz w:val="20"/>
          <w:szCs w:val="20"/>
          <w:rtl/>
        </w:rPr>
      </w:pPr>
    </w:p>
    <w:p w14:paraId="29C9C61F" w14:textId="7FF00296" w:rsidR="000E2E5D" w:rsidRDefault="000E2E5D" w:rsidP="001B6146">
      <w:pPr>
        <w:rPr>
          <w:rFonts w:ascii="Tahoma" w:hAnsi="Tahoma" w:cs="Tahoma"/>
          <w:sz w:val="20"/>
          <w:szCs w:val="20"/>
          <w:rtl/>
        </w:rPr>
      </w:pPr>
    </w:p>
    <w:p w14:paraId="1BD30BBB" w14:textId="25BE3619" w:rsidR="000971D3" w:rsidRPr="00103DCA" w:rsidDel="00575C13" w:rsidRDefault="000971D3" w:rsidP="001B6146">
      <w:pPr>
        <w:rPr>
          <w:del w:id="3240" w:author="רינת אביטל" w:date="2022-05-12T09:36:00Z"/>
          <w:rFonts w:ascii="Tahoma" w:hAnsi="Tahoma" w:cs="Tahoma"/>
          <w:sz w:val="20"/>
          <w:szCs w:val="20"/>
          <w:rtl/>
          <w:rPrChange w:id="3241" w:author="רינת אביטל" w:date="2022-05-12T09:18:00Z">
            <w:rPr>
              <w:del w:id="3242" w:author="רינת אביטל" w:date="2022-05-12T09:36:00Z"/>
              <w:rtl/>
            </w:rPr>
          </w:rPrChange>
        </w:rPr>
      </w:pPr>
    </w:p>
    <w:p w14:paraId="0D2E32E1" w14:textId="5DE86B8E" w:rsidR="00816266" w:rsidRPr="00103DCA" w:rsidDel="00575C13" w:rsidRDefault="00816266" w:rsidP="001B6146">
      <w:pPr>
        <w:rPr>
          <w:del w:id="3243" w:author="רינת אביטל" w:date="2022-05-12T09:36:00Z"/>
          <w:rFonts w:ascii="Tahoma" w:hAnsi="Tahoma" w:cs="Tahoma"/>
          <w:sz w:val="20"/>
          <w:szCs w:val="20"/>
          <w:rtl/>
          <w:rPrChange w:id="3244" w:author="רינת אביטל" w:date="2022-05-12T09:18:00Z">
            <w:rPr>
              <w:del w:id="3245" w:author="רינת אביטל" w:date="2022-05-12T09:36:00Z"/>
              <w:rtl/>
            </w:rPr>
          </w:rPrChange>
        </w:rPr>
      </w:pPr>
    </w:p>
    <w:p w14:paraId="38730718" w14:textId="2FE3FBC3" w:rsidR="00BB73C2" w:rsidRPr="00103DCA" w:rsidDel="00575C13" w:rsidRDefault="00BB73C2" w:rsidP="001B6146">
      <w:pPr>
        <w:rPr>
          <w:del w:id="3246" w:author="רינת אביטל" w:date="2022-05-12T09:36:00Z"/>
          <w:rFonts w:ascii="Tahoma" w:hAnsi="Tahoma" w:cs="Tahoma"/>
          <w:sz w:val="20"/>
          <w:szCs w:val="20"/>
          <w:rtl/>
          <w:rPrChange w:id="3247" w:author="רינת אביטל" w:date="2022-05-12T09:18:00Z">
            <w:rPr>
              <w:del w:id="3248"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3249" w:author="רינת אביטל" w:date="2022-05-12T09:18:00Z">
            <w:rPr>
              <w:rtl/>
            </w:rPr>
          </w:rPrChange>
        </w:rPr>
      </w:pPr>
    </w:p>
    <w:p w14:paraId="38FA8D8E" w14:textId="66247323" w:rsidR="00695D88"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50" w:author="רינת אביטל" w:date="2022-05-12T09:18:00Z">
            <w:rPr>
              <w:b/>
              <w:bCs/>
              <w:color w:val="89D7C3"/>
              <w:sz w:val="44"/>
              <w:szCs w:val="44"/>
              <w:rtl/>
            </w:rPr>
          </w:rPrChange>
        </w:rPr>
      </w:pPr>
      <w:bookmarkStart w:id="3251" w:name="_Toc103039600"/>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52" w:author="רינת אביטל" w:date="2022-05-12T09:18:00Z">
            <w:rPr>
              <w:rFonts w:hint="eastAsia"/>
              <w:b/>
              <w:bCs/>
              <w:color w:val="89D7C3"/>
              <w:sz w:val="44"/>
              <w:szCs w:val="44"/>
              <w:rtl/>
            </w:rPr>
          </w:rPrChange>
        </w:rPr>
        <w:lastRenderedPageBreak/>
        <w:t>מדדי</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53"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54" w:author="רינת אביטל" w:date="2022-05-12T09:18:00Z">
            <w:rPr>
              <w:rFonts w:hint="eastAsia"/>
              <w:b/>
              <w:bCs/>
              <w:color w:val="89D7C3"/>
              <w:sz w:val="44"/>
              <w:szCs w:val="44"/>
              <w:rtl/>
            </w:rPr>
          </w:rPrChange>
        </w:rPr>
        <w:t>הצלחה</w:t>
      </w:r>
      <w:bookmarkEnd w:id="3251"/>
    </w:p>
    <w:p w14:paraId="1DD98F84" w14:textId="1E0C9305" w:rsidR="009F760A" w:rsidRPr="00C87A0A" w:rsidRDefault="0085463F" w:rsidP="002E5C47">
      <w:pPr>
        <w:spacing w:line="360" w:lineRule="auto"/>
        <w:rPr>
          <w:rFonts w:ascii="Tahoma" w:hAnsi="Tahoma" w:cs="Tahoma"/>
          <w:sz w:val="24"/>
          <w:szCs w:val="24"/>
          <w:rtl/>
        </w:rPr>
      </w:pPr>
      <w:r w:rsidRPr="00C87A0A">
        <w:rPr>
          <w:rFonts w:ascii="Tahoma" w:hAnsi="Tahoma" w:cs="Tahoma" w:hint="eastAsia"/>
          <w:sz w:val="24"/>
          <w:szCs w:val="24"/>
          <w:rtl/>
          <w:rPrChange w:id="3255" w:author="רינת אביטל" w:date="2022-05-12T09:18:00Z">
            <w:rPr>
              <w:rFonts w:hint="eastAsia"/>
              <w:sz w:val="28"/>
              <w:szCs w:val="28"/>
              <w:rtl/>
            </w:rPr>
          </w:rPrChange>
        </w:rPr>
        <w:t>האפליקציה</w:t>
      </w:r>
      <w:r w:rsidRPr="00C87A0A">
        <w:rPr>
          <w:rFonts w:ascii="Tahoma" w:hAnsi="Tahoma" w:cs="Tahoma"/>
          <w:sz w:val="24"/>
          <w:szCs w:val="24"/>
          <w:rtl/>
          <w:rPrChange w:id="3256" w:author="רינת אביטל" w:date="2022-05-12T09:18:00Z">
            <w:rPr>
              <w:sz w:val="28"/>
              <w:szCs w:val="28"/>
              <w:rtl/>
            </w:rPr>
          </w:rPrChange>
        </w:rPr>
        <w:t xml:space="preserve"> </w:t>
      </w:r>
      <w:r w:rsidRPr="00C87A0A">
        <w:rPr>
          <w:rFonts w:ascii="Tahoma" w:hAnsi="Tahoma" w:cs="Tahoma" w:hint="eastAsia"/>
          <w:sz w:val="24"/>
          <w:szCs w:val="24"/>
          <w:rtl/>
          <w:rPrChange w:id="3257" w:author="רינת אביטל" w:date="2022-05-12T09:18:00Z">
            <w:rPr>
              <w:rFonts w:hint="eastAsia"/>
              <w:sz w:val="28"/>
              <w:szCs w:val="28"/>
              <w:rtl/>
            </w:rPr>
          </w:rPrChange>
        </w:rPr>
        <w:t>אכן</w:t>
      </w:r>
      <w:r w:rsidRPr="00C87A0A">
        <w:rPr>
          <w:rFonts w:ascii="Tahoma" w:hAnsi="Tahoma" w:cs="Tahoma"/>
          <w:sz w:val="24"/>
          <w:szCs w:val="24"/>
          <w:rtl/>
          <w:rPrChange w:id="3258" w:author="רינת אביטל" w:date="2022-05-12T09:18:00Z">
            <w:rPr>
              <w:sz w:val="28"/>
              <w:szCs w:val="28"/>
              <w:rtl/>
            </w:rPr>
          </w:rPrChange>
        </w:rPr>
        <w:t xml:space="preserve"> </w:t>
      </w:r>
      <w:r w:rsidRPr="00C87A0A">
        <w:rPr>
          <w:rFonts w:ascii="Tahoma" w:hAnsi="Tahoma" w:cs="Tahoma" w:hint="eastAsia"/>
          <w:sz w:val="24"/>
          <w:szCs w:val="24"/>
          <w:rtl/>
          <w:rPrChange w:id="3259" w:author="רינת אביטל" w:date="2022-05-12T09:18:00Z">
            <w:rPr>
              <w:rFonts w:hint="eastAsia"/>
              <w:sz w:val="28"/>
              <w:szCs w:val="28"/>
              <w:rtl/>
            </w:rPr>
          </w:rPrChange>
        </w:rPr>
        <w:t>הצליחה</w:t>
      </w:r>
      <w:r w:rsidRPr="00C87A0A">
        <w:rPr>
          <w:rFonts w:ascii="Tahoma" w:hAnsi="Tahoma" w:cs="Tahoma"/>
          <w:sz w:val="24"/>
          <w:szCs w:val="24"/>
          <w:rtl/>
          <w:rPrChange w:id="3260" w:author="רינת אביטל" w:date="2022-05-12T09:18:00Z">
            <w:rPr>
              <w:sz w:val="28"/>
              <w:szCs w:val="28"/>
              <w:rtl/>
            </w:rPr>
          </w:rPrChange>
        </w:rPr>
        <w:t xml:space="preserve"> </w:t>
      </w:r>
      <w:r w:rsidRPr="00C87A0A">
        <w:rPr>
          <w:rFonts w:ascii="Tahoma" w:hAnsi="Tahoma" w:cs="Tahoma" w:hint="eastAsia"/>
          <w:sz w:val="24"/>
          <w:szCs w:val="24"/>
          <w:rtl/>
          <w:rPrChange w:id="3261" w:author="רינת אביטל" w:date="2022-05-12T09:18:00Z">
            <w:rPr>
              <w:rFonts w:hint="eastAsia"/>
              <w:sz w:val="28"/>
              <w:szCs w:val="28"/>
              <w:rtl/>
            </w:rPr>
          </w:rPrChange>
        </w:rPr>
        <w:t>והוכיחה</w:t>
      </w:r>
      <w:r w:rsidRPr="00C87A0A">
        <w:rPr>
          <w:rFonts w:ascii="Tahoma" w:hAnsi="Tahoma" w:cs="Tahoma"/>
          <w:sz w:val="24"/>
          <w:szCs w:val="24"/>
          <w:rtl/>
          <w:rPrChange w:id="3262" w:author="רינת אביטל" w:date="2022-05-12T09:18:00Z">
            <w:rPr>
              <w:sz w:val="28"/>
              <w:szCs w:val="28"/>
              <w:rtl/>
            </w:rPr>
          </w:rPrChange>
        </w:rPr>
        <w:t xml:space="preserve"> </w:t>
      </w:r>
      <w:r w:rsidRPr="00C87A0A">
        <w:rPr>
          <w:rFonts w:ascii="Tahoma" w:hAnsi="Tahoma" w:cs="Tahoma" w:hint="eastAsia"/>
          <w:sz w:val="24"/>
          <w:szCs w:val="24"/>
          <w:rtl/>
          <w:rPrChange w:id="3263" w:author="רינת אביטל" w:date="2022-05-12T09:18:00Z">
            <w:rPr>
              <w:rFonts w:hint="eastAsia"/>
              <w:sz w:val="28"/>
              <w:szCs w:val="28"/>
              <w:rtl/>
            </w:rPr>
          </w:rPrChange>
        </w:rPr>
        <w:t>את</w:t>
      </w:r>
      <w:r w:rsidRPr="00C87A0A">
        <w:rPr>
          <w:rFonts w:ascii="Tahoma" w:hAnsi="Tahoma" w:cs="Tahoma"/>
          <w:sz w:val="24"/>
          <w:szCs w:val="24"/>
          <w:rtl/>
          <w:rPrChange w:id="3264" w:author="רינת אביטל" w:date="2022-05-12T09:18:00Z">
            <w:rPr>
              <w:sz w:val="28"/>
              <w:szCs w:val="28"/>
              <w:rtl/>
            </w:rPr>
          </w:rPrChange>
        </w:rPr>
        <w:t xml:space="preserve"> </w:t>
      </w:r>
      <w:r w:rsidRPr="00C87A0A">
        <w:rPr>
          <w:rFonts w:ascii="Tahoma" w:hAnsi="Tahoma" w:cs="Tahoma" w:hint="eastAsia"/>
          <w:sz w:val="24"/>
          <w:szCs w:val="24"/>
          <w:rtl/>
          <w:rPrChange w:id="3265" w:author="רינת אביטל" w:date="2022-05-12T09:18:00Z">
            <w:rPr>
              <w:rFonts w:hint="eastAsia"/>
              <w:sz w:val="28"/>
              <w:szCs w:val="28"/>
              <w:rtl/>
            </w:rPr>
          </w:rPrChange>
        </w:rPr>
        <w:t>נכונותה</w:t>
      </w:r>
      <w:r w:rsidR="009F760A" w:rsidRPr="00C87A0A">
        <w:rPr>
          <w:rFonts w:ascii="Tahoma" w:hAnsi="Tahoma" w:cs="Tahoma" w:hint="cs"/>
          <w:sz w:val="24"/>
          <w:szCs w:val="24"/>
          <w:rtl/>
        </w:rPr>
        <w:t xml:space="preserve"> כאשר </w:t>
      </w:r>
      <w:r w:rsidR="00C87A0A" w:rsidRPr="00C87A0A">
        <w:rPr>
          <w:rFonts w:ascii="Tahoma" w:hAnsi="Tahoma" w:cs="Tahoma" w:hint="cs"/>
          <w:sz w:val="24"/>
          <w:szCs w:val="24"/>
          <w:rtl/>
        </w:rPr>
        <w:t xml:space="preserve">משתמש מכניס פונקציה יש הצלחה של 100% בשרטוט גרף הפונקציה ושרטוט גרף הנגזרת  וכן נקודות מיוחדות. </w:t>
      </w:r>
    </w:p>
    <w:p w14:paraId="45831B38" w14:textId="58190CE8" w:rsidR="000971D3" w:rsidRPr="00103DCA" w:rsidRDefault="000971D3" w:rsidP="002E5C47">
      <w:pPr>
        <w:spacing w:line="360" w:lineRule="auto"/>
        <w:rPr>
          <w:rFonts w:ascii="Tahoma" w:hAnsi="Tahoma" w:cs="Tahoma"/>
          <w:sz w:val="24"/>
          <w:szCs w:val="24"/>
          <w:rtl/>
          <w:rPrChange w:id="3266" w:author="רינת אביטל" w:date="2022-05-12T09:18:00Z">
            <w:rPr>
              <w:sz w:val="28"/>
              <w:szCs w:val="28"/>
              <w:rtl/>
            </w:rPr>
          </w:rPrChange>
        </w:rPr>
      </w:pPr>
    </w:p>
    <w:p w14:paraId="4B8FC37D" w14:textId="77777777" w:rsidR="00BB73C2" w:rsidRPr="00103DCA" w:rsidRDefault="00BB73C2" w:rsidP="00F17837">
      <w:pPr>
        <w:rPr>
          <w:rFonts w:ascii="Tahoma" w:hAnsi="Tahoma" w:cs="Tahoma"/>
          <w:sz w:val="20"/>
          <w:szCs w:val="20"/>
          <w:rPrChange w:id="3267" w:author="רינת אביטל" w:date="2022-05-12T09:18:00Z">
            <w:rPr/>
          </w:rPrChange>
        </w:rPr>
      </w:pPr>
    </w:p>
    <w:p w14:paraId="3C6AE606" w14:textId="3205D911"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68" w:author="רינת אביטל" w:date="2022-05-12T09:18:00Z">
            <w:rPr>
              <w:b/>
              <w:bCs/>
              <w:color w:val="89D7C3"/>
              <w:sz w:val="44"/>
              <w:szCs w:val="44"/>
              <w:rtl/>
            </w:rPr>
          </w:rPrChange>
        </w:rPr>
      </w:pPr>
      <w:bookmarkStart w:id="3269" w:name="_Toc103039601"/>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70" w:author="רינת אביטל" w:date="2022-05-12T09:18:00Z">
            <w:rPr>
              <w:rFonts w:hint="eastAsia"/>
              <w:b/>
              <w:bCs/>
              <w:color w:val="89D7C3"/>
              <w:sz w:val="44"/>
              <w:szCs w:val="44"/>
              <w:rtl/>
            </w:rPr>
          </w:rPrChange>
        </w:rPr>
        <w:t>תיאור</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71"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72" w:author="רינת אביטל" w:date="2022-05-12T09:18:00Z">
            <w:rPr>
              <w:rFonts w:hint="eastAsia"/>
              <w:b/>
              <w:bCs/>
              <w:color w:val="89D7C3"/>
              <w:sz w:val="44"/>
              <w:szCs w:val="44"/>
              <w:rtl/>
            </w:rPr>
          </w:rPrChange>
        </w:rPr>
        <w:t>המצב</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73"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74" w:author="רינת אביטל" w:date="2022-05-12T09:18:00Z">
            <w:rPr>
              <w:rFonts w:hint="eastAsia"/>
              <w:b/>
              <w:bCs/>
              <w:color w:val="89D7C3"/>
              <w:sz w:val="44"/>
              <w:szCs w:val="44"/>
              <w:rtl/>
            </w:rPr>
          </w:rPrChange>
        </w:rPr>
        <w:t>הקיים</w:t>
      </w:r>
      <w:bookmarkEnd w:id="3269"/>
    </w:p>
    <w:p w14:paraId="1B912E12" w14:textId="3B6F0A64" w:rsidR="00000CEC" w:rsidRDefault="00000CEC" w:rsidP="0013624F">
      <w:pPr>
        <w:spacing w:line="360" w:lineRule="auto"/>
        <w:rPr>
          <w:rFonts w:ascii="Tahoma" w:hAnsi="Tahoma" w:cs="Tahoma"/>
          <w:sz w:val="24"/>
          <w:szCs w:val="24"/>
          <w:rtl/>
        </w:rPr>
      </w:pPr>
      <w:r w:rsidRPr="00C96D7E">
        <w:rPr>
          <w:rFonts w:ascii="Tahoma" w:hAnsi="Tahoma" w:cs="Tahoma" w:hint="cs"/>
          <w:sz w:val="24"/>
          <w:szCs w:val="24"/>
          <w:rtl/>
        </w:rPr>
        <w:t>כיום</w:t>
      </w:r>
      <w:r w:rsidR="00C96D7E">
        <w:rPr>
          <w:rFonts w:ascii="Tahoma" w:hAnsi="Tahoma" w:cs="Tahoma" w:hint="cs"/>
          <w:sz w:val="24"/>
          <w:szCs w:val="24"/>
          <w:rtl/>
        </w:rPr>
        <w:t xml:space="preserve"> </w:t>
      </w:r>
      <w:r w:rsidR="00CC3C7A">
        <w:rPr>
          <w:rFonts w:ascii="Tahoma" w:hAnsi="Tahoma" w:cs="Tahoma" w:hint="cs"/>
          <w:sz w:val="24"/>
          <w:szCs w:val="24"/>
          <w:rtl/>
        </w:rPr>
        <w:t>סטודנטים רבים</w:t>
      </w:r>
      <w:r w:rsidR="00555B4A">
        <w:rPr>
          <w:rFonts w:ascii="Tahoma" w:hAnsi="Tahoma" w:cs="Tahoma" w:hint="cs"/>
          <w:sz w:val="24"/>
          <w:szCs w:val="24"/>
          <w:rtl/>
        </w:rPr>
        <w:t xml:space="preserve"> ומרצים </w:t>
      </w:r>
      <w:r w:rsidR="001369BC">
        <w:rPr>
          <w:rFonts w:ascii="Tahoma" w:hAnsi="Tahoma" w:cs="Tahoma" w:hint="cs"/>
          <w:sz w:val="24"/>
          <w:szCs w:val="24"/>
          <w:rtl/>
        </w:rPr>
        <w:t xml:space="preserve">עוסקים </w:t>
      </w:r>
      <w:r w:rsidR="00555B4A">
        <w:rPr>
          <w:rFonts w:ascii="Tahoma" w:hAnsi="Tahoma" w:cs="Tahoma" w:hint="cs"/>
          <w:sz w:val="24"/>
          <w:szCs w:val="24"/>
          <w:rtl/>
        </w:rPr>
        <w:t xml:space="preserve">רבות </w:t>
      </w:r>
      <w:r w:rsidR="001369BC">
        <w:rPr>
          <w:rFonts w:ascii="Tahoma" w:hAnsi="Tahoma" w:cs="Tahoma" w:hint="cs"/>
          <w:sz w:val="24"/>
          <w:szCs w:val="24"/>
          <w:rtl/>
        </w:rPr>
        <w:t xml:space="preserve">בתחום המתמטיקה. </w:t>
      </w:r>
      <w:r w:rsidR="00E91603">
        <w:rPr>
          <w:rFonts w:ascii="Tahoma" w:hAnsi="Tahoma" w:cs="Tahoma" w:hint="cs"/>
          <w:sz w:val="24"/>
          <w:szCs w:val="24"/>
          <w:rtl/>
        </w:rPr>
        <w:t xml:space="preserve">סטודנטים </w:t>
      </w:r>
      <w:r w:rsidR="00555B4A">
        <w:rPr>
          <w:rFonts w:ascii="Tahoma" w:hAnsi="Tahoma" w:cs="Tahoma" w:hint="cs"/>
          <w:sz w:val="24"/>
          <w:szCs w:val="24"/>
          <w:rtl/>
        </w:rPr>
        <w:t xml:space="preserve">ומרצים או סתם חובבי ידע פותרים משוואות רבות מוצאים נקודות מיוחדות למשוואת הפונקציה אותם הם חוקרים וכן לבסוף אף משרטטים ויזואלית את הפונקציה. תהליך זה </w:t>
      </w:r>
      <w:r w:rsidR="00CE55B6">
        <w:rPr>
          <w:rFonts w:ascii="Tahoma" w:hAnsi="Tahoma" w:cs="Tahoma" w:hint="cs"/>
          <w:sz w:val="24"/>
          <w:szCs w:val="24"/>
          <w:rtl/>
        </w:rPr>
        <w:t>דורש ריכוז וידע בתחום ונוסחאות</w:t>
      </w:r>
      <w:r w:rsidR="009D57BF">
        <w:rPr>
          <w:rFonts w:ascii="Tahoma" w:hAnsi="Tahoma" w:cs="Tahoma" w:hint="cs"/>
          <w:sz w:val="24"/>
          <w:szCs w:val="24"/>
          <w:rtl/>
        </w:rPr>
        <w:t xml:space="preserve">. </w:t>
      </w:r>
      <w:r w:rsidR="0047479F" w:rsidRPr="00103DCA">
        <w:rPr>
          <w:rFonts w:ascii="Tahoma" w:hAnsi="Tahoma" w:cs="Tahoma"/>
          <w:sz w:val="24"/>
          <w:szCs w:val="24"/>
          <w:rtl/>
          <w:rPrChange w:id="3275" w:author="רינת אביטל" w:date="2022-05-12T09:18:00Z">
            <w:rPr>
              <w:rFonts w:ascii="Tahoma" w:hAnsi="Tahoma" w:cs="Tahoma"/>
              <w:sz w:val="28"/>
              <w:szCs w:val="28"/>
              <w:rtl/>
            </w:rPr>
          </w:rPrChange>
        </w:rPr>
        <w:t>שרטוט המשוואה דבר מורכב</w:t>
      </w:r>
      <w:r w:rsidR="0047479F">
        <w:rPr>
          <w:rFonts w:ascii="Tahoma" w:hAnsi="Tahoma" w:cs="Tahoma" w:hint="cs"/>
          <w:sz w:val="24"/>
          <w:szCs w:val="24"/>
          <w:rtl/>
        </w:rPr>
        <w:t xml:space="preserve"> </w:t>
      </w:r>
      <w:r w:rsidR="009D57BF">
        <w:rPr>
          <w:rFonts w:ascii="Tahoma" w:hAnsi="Tahoma" w:cs="Tahoma" w:hint="cs"/>
          <w:sz w:val="24"/>
          <w:szCs w:val="24"/>
          <w:rtl/>
        </w:rPr>
        <w:t>לא תמיד מגיעים</w:t>
      </w:r>
      <w:r w:rsidR="0047479F">
        <w:rPr>
          <w:rFonts w:ascii="Tahoma" w:hAnsi="Tahoma" w:cs="Tahoma" w:hint="cs"/>
          <w:sz w:val="24"/>
          <w:szCs w:val="24"/>
          <w:rtl/>
        </w:rPr>
        <w:t xml:space="preserve"> לתוצאות ושרטוט כמו שציפינו </w:t>
      </w:r>
      <w:r w:rsidR="0047479F" w:rsidRPr="00103DCA">
        <w:rPr>
          <w:rFonts w:ascii="Tahoma" w:hAnsi="Tahoma" w:cs="Tahoma"/>
          <w:sz w:val="24"/>
          <w:szCs w:val="24"/>
          <w:rtl/>
          <w:rPrChange w:id="3276" w:author="רינת אביטל" w:date="2022-05-12T09:18:00Z">
            <w:rPr>
              <w:rFonts w:ascii="Tahoma" w:hAnsi="Tahoma" w:cs="Tahoma"/>
              <w:sz w:val="28"/>
              <w:szCs w:val="28"/>
              <w:rtl/>
            </w:rPr>
          </w:rPrChange>
        </w:rPr>
        <w:t>וגם אחרי מציאת</w:t>
      </w:r>
      <w:r w:rsidR="0047479F">
        <w:rPr>
          <w:rFonts w:ascii="Tahoma" w:hAnsi="Tahoma" w:cs="Tahoma" w:hint="cs"/>
          <w:sz w:val="24"/>
          <w:szCs w:val="24"/>
          <w:rtl/>
        </w:rPr>
        <w:t xml:space="preserve"> שרטוט</w:t>
      </w:r>
      <w:r w:rsidR="0047479F" w:rsidRPr="00103DCA">
        <w:rPr>
          <w:rFonts w:ascii="Tahoma" w:hAnsi="Tahoma" w:cs="Tahoma"/>
          <w:sz w:val="24"/>
          <w:szCs w:val="24"/>
          <w:rtl/>
          <w:rPrChange w:id="3277" w:author="רינת אביטל" w:date="2022-05-12T09:18:00Z">
            <w:rPr>
              <w:rFonts w:ascii="Tahoma" w:hAnsi="Tahoma" w:cs="Tahoma"/>
              <w:sz w:val="28"/>
              <w:szCs w:val="28"/>
              <w:rtl/>
            </w:rPr>
          </w:rPrChange>
        </w:rPr>
        <w:t xml:space="preserve"> גרף המשוואה הוא אינו מדויק וברור</w:t>
      </w:r>
      <w:r w:rsidR="006C6815">
        <w:rPr>
          <w:rFonts w:ascii="Tahoma" w:hAnsi="Tahoma" w:cs="Tahoma" w:hint="cs"/>
          <w:sz w:val="24"/>
          <w:szCs w:val="24"/>
          <w:rtl/>
        </w:rPr>
        <w:t>.</w:t>
      </w:r>
    </w:p>
    <w:p w14:paraId="1C411D78" w14:textId="06980203" w:rsidR="00555B4A" w:rsidRDefault="00555B4A" w:rsidP="006C6815">
      <w:pPr>
        <w:spacing w:line="360" w:lineRule="auto"/>
        <w:rPr>
          <w:rFonts w:ascii="Tahoma" w:hAnsi="Tahoma" w:cs="Tahoma"/>
          <w:sz w:val="24"/>
          <w:szCs w:val="24"/>
          <w:rtl/>
        </w:rPr>
      </w:pPr>
      <w:r w:rsidRPr="00103DCA">
        <w:rPr>
          <w:rFonts w:ascii="Tahoma" w:hAnsi="Tahoma" w:cs="Tahoma"/>
          <w:sz w:val="24"/>
          <w:szCs w:val="24"/>
          <w:rtl/>
          <w:rPrChange w:id="3278"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 xml:space="preserve">אתר </w:t>
      </w:r>
      <w:r w:rsidR="006C6815">
        <w:rPr>
          <w:rFonts w:ascii="Tahoma" w:hAnsi="Tahoma" w:cs="Tahoma"/>
          <w:sz w:val="24"/>
          <w:szCs w:val="24"/>
        </w:rPr>
        <w:t>Visual Function</w:t>
      </w:r>
      <w:r w:rsidRPr="00103DCA">
        <w:rPr>
          <w:rFonts w:ascii="Tahoma" w:hAnsi="Tahoma" w:cs="Tahoma"/>
          <w:sz w:val="24"/>
          <w:szCs w:val="24"/>
          <w:rtl/>
          <w:rPrChange w:id="3279"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יוכל לסייע ול</w:t>
      </w:r>
      <w:r w:rsidRPr="00103DCA">
        <w:rPr>
          <w:rFonts w:ascii="Tahoma" w:hAnsi="Tahoma" w:cs="Tahoma"/>
          <w:sz w:val="24"/>
          <w:szCs w:val="24"/>
          <w:rtl/>
          <w:rPrChange w:id="3280" w:author="רינת אביטל" w:date="2022-05-12T09:18:00Z">
            <w:rPr>
              <w:rFonts w:ascii="Tahoma" w:hAnsi="Tahoma" w:cs="Tahoma"/>
              <w:sz w:val="28"/>
              <w:szCs w:val="28"/>
              <w:rtl/>
            </w:rPr>
          </w:rPrChange>
        </w:rPr>
        <w:t>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r w:rsidR="006C6815">
        <w:rPr>
          <w:rFonts w:ascii="Tahoma" w:hAnsi="Tahoma" w:cs="Tahoma" w:hint="cs"/>
          <w:sz w:val="24"/>
          <w:szCs w:val="24"/>
          <w:rtl/>
        </w:rPr>
        <w:t xml:space="preserve"> וכן יצור חוויה נעיצה וברורה הרבה יותר למשתמש וייתן לו חשק ורצון להמשיך ללמוד ולתרגל.</w:t>
      </w:r>
    </w:p>
    <w:p w14:paraId="1091D9D3" w14:textId="5568C0F8" w:rsidR="006C6815" w:rsidRPr="00103DCA" w:rsidRDefault="006C6815" w:rsidP="006C6815">
      <w:pPr>
        <w:spacing w:line="360" w:lineRule="auto"/>
        <w:rPr>
          <w:rFonts w:ascii="Tahoma" w:hAnsi="Tahoma" w:cs="Tahoma"/>
          <w:sz w:val="24"/>
          <w:szCs w:val="24"/>
          <w:rtl/>
          <w:rPrChange w:id="3281" w:author="רינת אביטל" w:date="2022-05-12T09:18:00Z">
            <w:rPr>
              <w:rFonts w:ascii="Tahoma" w:hAnsi="Tahoma" w:cs="Tahoma"/>
              <w:sz w:val="28"/>
              <w:szCs w:val="28"/>
              <w:rtl/>
            </w:rPr>
          </w:rPrChange>
        </w:rPr>
      </w:pPr>
      <w:r>
        <w:rPr>
          <w:rFonts w:ascii="Tahoma" w:hAnsi="Tahoma" w:cs="Tahoma" w:hint="cs"/>
          <w:sz w:val="24"/>
          <w:szCs w:val="24"/>
          <w:rtl/>
        </w:rPr>
        <w:t>אני מאמינה שסטודנטים רבים ייהנ</w:t>
      </w:r>
      <w:r>
        <w:rPr>
          <w:rFonts w:ascii="Tahoma" w:hAnsi="Tahoma" w:cs="Tahoma" w:hint="eastAsia"/>
          <w:sz w:val="24"/>
          <w:szCs w:val="24"/>
          <w:rtl/>
        </w:rPr>
        <w:t>ו</w:t>
      </w:r>
      <w:r>
        <w:rPr>
          <w:rFonts w:ascii="Tahoma" w:hAnsi="Tahoma" w:cs="Tahoma" w:hint="cs"/>
          <w:sz w:val="24"/>
          <w:szCs w:val="24"/>
          <w:rtl/>
        </w:rPr>
        <w:t xml:space="preserve"> מחוויי</w:t>
      </w:r>
      <w:r>
        <w:rPr>
          <w:rFonts w:ascii="Tahoma" w:hAnsi="Tahoma" w:cs="Tahoma" w:hint="eastAsia"/>
          <w:sz w:val="24"/>
          <w:szCs w:val="24"/>
          <w:rtl/>
        </w:rPr>
        <w:t>ת</w:t>
      </w:r>
      <w:r>
        <w:rPr>
          <w:rFonts w:ascii="Tahoma" w:hAnsi="Tahoma" w:cs="Tahoma" w:hint="cs"/>
          <w:sz w:val="24"/>
          <w:szCs w:val="24"/>
          <w:rtl/>
        </w:rPr>
        <w:t xml:space="preserve"> הלימוד ויגיעו לתוצאות איכותיות </w:t>
      </w:r>
      <w:r w:rsidR="00364834">
        <w:rPr>
          <w:rFonts w:ascii="Tahoma" w:hAnsi="Tahoma" w:cs="Tahoma" w:hint="cs"/>
          <w:sz w:val="24"/>
          <w:szCs w:val="24"/>
          <w:rtl/>
        </w:rPr>
        <w:t>ומדויקות</w:t>
      </w:r>
      <w:r>
        <w:rPr>
          <w:rFonts w:ascii="Tahoma" w:hAnsi="Tahoma" w:cs="Tahoma" w:hint="cs"/>
          <w:sz w:val="24"/>
          <w:szCs w:val="24"/>
          <w:rtl/>
        </w:rPr>
        <w:t>.</w:t>
      </w:r>
    </w:p>
    <w:p w14:paraId="72D97A98" w14:textId="77777777" w:rsidR="00555B4A" w:rsidRPr="00555B4A" w:rsidRDefault="00555B4A" w:rsidP="0013624F">
      <w:pPr>
        <w:spacing w:line="360" w:lineRule="auto"/>
        <w:rPr>
          <w:rFonts w:ascii="Tahoma" w:hAnsi="Tahoma" w:cs="Tahoma"/>
          <w:sz w:val="24"/>
          <w:szCs w:val="24"/>
          <w:rtl/>
          <w:rPrChange w:id="3282" w:author="רינת אביטל" w:date="2022-05-12T09:18:00Z">
            <w:rPr>
              <w:sz w:val="28"/>
              <w:szCs w:val="28"/>
              <w:rtl/>
            </w:rPr>
          </w:rPrChange>
        </w:rPr>
      </w:pPr>
    </w:p>
    <w:p w14:paraId="175AE2B3" w14:textId="3F9F0F2C" w:rsidR="000971D3" w:rsidRPr="00103DCA" w:rsidRDefault="000971D3" w:rsidP="0013624F">
      <w:pPr>
        <w:spacing w:line="360" w:lineRule="auto"/>
        <w:rPr>
          <w:rFonts w:ascii="Tahoma" w:hAnsi="Tahoma" w:cs="Tahoma"/>
          <w:sz w:val="20"/>
          <w:szCs w:val="20"/>
          <w:rtl/>
          <w:rPrChange w:id="3283"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3284"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3285"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3286"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3287" w:author="רינת אביטל" w:date="2022-05-12T09:18:00Z">
            <w:rPr>
              <w:rtl/>
            </w:rPr>
          </w:rPrChange>
        </w:rPr>
      </w:pPr>
    </w:p>
    <w:p w14:paraId="0DA9CDE9" w14:textId="2EBFBBD8" w:rsidR="000971D3" w:rsidRDefault="000971D3" w:rsidP="00F17837">
      <w:pPr>
        <w:rPr>
          <w:rFonts w:ascii="Tahoma" w:hAnsi="Tahoma" w:cs="Tahoma"/>
          <w:sz w:val="20"/>
          <w:szCs w:val="20"/>
          <w:rtl/>
        </w:rPr>
      </w:pPr>
    </w:p>
    <w:p w14:paraId="0C960777" w14:textId="72A92A55" w:rsidR="00364834" w:rsidRDefault="00364834" w:rsidP="00F17837">
      <w:pPr>
        <w:rPr>
          <w:rFonts w:ascii="Tahoma" w:hAnsi="Tahoma" w:cs="Tahoma"/>
          <w:sz w:val="20"/>
          <w:szCs w:val="20"/>
          <w:rtl/>
        </w:rPr>
      </w:pPr>
    </w:p>
    <w:p w14:paraId="5EC9F15E" w14:textId="043D91F9" w:rsidR="00364834" w:rsidRDefault="00364834" w:rsidP="00F17837">
      <w:pPr>
        <w:rPr>
          <w:rFonts w:ascii="Tahoma" w:hAnsi="Tahoma" w:cs="Tahoma"/>
          <w:sz w:val="20"/>
          <w:szCs w:val="20"/>
          <w:rtl/>
        </w:rPr>
      </w:pPr>
    </w:p>
    <w:p w14:paraId="4915A35F" w14:textId="5E2949E7" w:rsidR="00364834" w:rsidRDefault="00364834" w:rsidP="00F17837">
      <w:pPr>
        <w:rPr>
          <w:rFonts w:ascii="Tahoma" w:hAnsi="Tahoma" w:cs="Tahoma"/>
          <w:sz w:val="20"/>
          <w:szCs w:val="20"/>
          <w:rtl/>
        </w:rPr>
      </w:pPr>
    </w:p>
    <w:p w14:paraId="39DAAA89" w14:textId="77777777" w:rsidR="000971D3" w:rsidRPr="00103DCA" w:rsidRDefault="000971D3" w:rsidP="00F17837">
      <w:pPr>
        <w:rPr>
          <w:rFonts w:ascii="Tahoma" w:hAnsi="Tahoma" w:cs="Tahoma"/>
          <w:sz w:val="20"/>
          <w:szCs w:val="20"/>
          <w:rPrChange w:id="3288" w:author="רינת אביטל" w:date="2022-05-12T09:18:00Z">
            <w:rPr/>
          </w:rPrChange>
        </w:rPr>
      </w:pPr>
    </w:p>
    <w:p w14:paraId="1BA82EB0" w14:textId="0A9B36BF"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89" w:author="רינת אביטל" w:date="2022-05-12T09:18:00Z">
            <w:rPr>
              <w:b/>
              <w:bCs/>
              <w:color w:val="89D7C3"/>
              <w:sz w:val="40"/>
              <w:szCs w:val="40"/>
              <w:rtl/>
            </w:rPr>
          </w:rPrChange>
        </w:rPr>
      </w:pPr>
      <w:bookmarkStart w:id="3290" w:name="_Toc103039602"/>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91" w:author="רינת אביטל" w:date="2022-05-12T09:18:00Z">
            <w:rPr>
              <w:rFonts w:hint="eastAsia"/>
              <w:b/>
              <w:bCs/>
              <w:color w:val="89D7C3"/>
              <w:sz w:val="40"/>
              <w:szCs w:val="40"/>
              <w:rtl/>
            </w:rPr>
          </w:rPrChange>
        </w:rPr>
        <w:lastRenderedPageBreak/>
        <w:t>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292"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293" w:author="רינת אביטל" w:date="2022-05-12T09:18:00Z">
            <w:rPr>
              <w:rFonts w:hint="eastAsia"/>
              <w:b/>
              <w:bCs/>
              <w:color w:val="89D7C3"/>
              <w:sz w:val="40"/>
              <w:szCs w:val="40"/>
              <w:rtl/>
            </w:rPr>
          </w:rPrChange>
        </w:rPr>
        <w:t>תאורטי</w:t>
      </w:r>
      <w:bookmarkEnd w:id="3290"/>
    </w:p>
    <w:p w14:paraId="2DFFE302" w14:textId="0AA62052" w:rsidR="00CA19B9" w:rsidRPr="00103DCA" w:rsidRDefault="00CA19B9" w:rsidP="00E46511">
      <w:pPr>
        <w:pStyle w:val="1"/>
        <w:spacing w:after="240" w:line="360" w:lineRule="auto"/>
        <w:rPr>
          <w:ins w:id="3294"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295" w:author="רינת אביטל" w:date="2022-05-12T09:18:00Z">
            <w:rPr>
              <w:ins w:id="3296"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3297" w:name="_Toc42553083"/>
      <w:ins w:id="3298"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299"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t>האלגוריתם המרכזי</w:t>
        </w:r>
        <w:bookmarkEnd w:id="3297"/>
      </w:ins>
    </w:p>
    <w:p w14:paraId="4CB48E6E" w14:textId="55999D02" w:rsidR="00CA19B9" w:rsidRPr="00E46511" w:rsidRDefault="00CA19B9" w:rsidP="00CA19B9">
      <w:pPr>
        <w:spacing w:after="240" w:line="360" w:lineRule="auto"/>
        <w:jc w:val="both"/>
        <w:rPr>
          <w:ins w:id="3300" w:author="רינת אביטל" w:date="2022-05-11T23:47:00Z"/>
          <w:rFonts w:ascii="Tahoma" w:hAnsi="Tahoma" w:cs="Tahoma"/>
          <w:b/>
          <w:bCs/>
          <w:color w:val="808080" w:themeColor="background1" w:themeShade="80"/>
          <w:u w:val="single"/>
          <w:rtl/>
        </w:rPr>
      </w:pPr>
      <w:ins w:id="3301" w:author="רינת אביטל" w:date="2022-05-11T23:47:00Z">
        <w:r w:rsidRPr="00E46511">
          <w:rPr>
            <w:rFonts w:ascii="Tahoma" w:hAnsi="Tahoma" w:cs="Tahoma"/>
            <w:b/>
            <w:bCs/>
            <w:color w:val="808080" w:themeColor="background1" w:themeShade="80"/>
            <w:u w:val="single"/>
            <w:rtl/>
          </w:rPr>
          <w:t>ת</w:t>
        </w:r>
      </w:ins>
      <w:r w:rsidR="001369BC">
        <w:rPr>
          <w:rFonts w:ascii="Tahoma" w:hAnsi="Tahoma" w:cs="Tahoma" w:hint="cs"/>
          <w:b/>
          <w:bCs/>
          <w:color w:val="808080" w:themeColor="background1" w:themeShade="80"/>
          <w:u w:val="single"/>
          <w:rtl/>
        </w:rPr>
        <w:t>י</w:t>
      </w:r>
      <w:ins w:id="3302" w:author="רינת אביטל" w:date="2022-05-11T23:47:00Z">
        <w:r w:rsidRPr="00E46511">
          <w:rPr>
            <w:rFonts w:ascii="Tahoma" w:hAnsi="Tahoma" w:cs="Tahoma"/>
            <w:b/>
            <w:bCs/>
            <w:color w:val="808080" w:themeColor="background1" w:themeShade="80"/>
            <w:u w:val="single"/>
            <w:rtl/>
          </w:rPr>
          <w:t>אור המשימה ודרכי היישום:</w:t>
        </w:r>
      </w:ins>
    </w:p>
    <w:p w14:paraId="6C6B8237" w14:textId="2C897EFC" w:rsidR="006973E4" w:rsidRPr="00E46511" w:rsidRDefault="00CA19B9" w:rsidP="006973E4">
      <w:pPr>
        <w:spacing w:after="240" w:line="360" w:lineRule="auto"/>
        <w:jc w:val="both"/>
        <w:rPr>
          <w:ins w:id="3303" w:author="רינת אביטל" w:date="2022-05-11T23:47:00Z"/>
          <w:rFonts w:ascii="Tahoma" w:hAnsi="Tahoma" w:cs="Tahoma"/>
          <w:rtl/>
        </w:rPr>
      </w:pPr>
      <w:ins w:id="3304" w:author="רינת אביטל" w:date="2022-05-11T23:47:00Z">
        <w:r w:rsidRPr="00E46511">
          <w:rPr>
            <w:rFonts w:ascii="Tahoma" w:hAnsi="Tahoma" w:cs="Tahoma"/>
            <w:rtl/>
          </w:rPr>
          <w:t>בשלב תכנון המערכת ובניית מסד הנתונים התבקש</w:t>
        </w:r>
      </w:ins>
      <w:ins w:id="3305" w:author="רינת אביטל" w:date="2022-05-12T09:41:00Z">
        <w:r w:rsidR="008D346F" w:rsidRPr="00E46511">
          <w:rPr>
            <w:rFonts w:ascii="Tahoma" w:hAnsi="Tahoma" w:cs="Tahoma" w:hint="cs"/>
            <w:rtl/>
          </w:rPr>
          <w:t>תי</w:t>
        </w:r>
      </w:ins>
      <w:ins w:id="3306" w:author="רינת אביטל" w:date="2022-05-11T23:47:00Z">
        <w:r w:rsidRPr="00E46511">
          <w:rPr>
            <w:rFonts w:ascii="Tahoma" w:hAnsi="Tahoma" w:cs="Tahoma"/>
            <w:rtl/>
          </w:rPr>
          <w:t xml:space="preserve"> לבנות זאת בצורה הנכונה, המדויקת והממוקדת ביותר.</w:t>
        </w:r>
      </w:ins>
      <w:ins w:id="3307" w:author="רינת אביטל" w:date="2022-05-12T11:19:00Z">
        <w:r w:rsidR="006973E4" w:rsidRPr="00E46511">
          <w:rPr>
            <w:rFonts w:ascii="Tahoma" w:hAnsi="Tahoma" w:cs="Tahoma" w:hint="cs"/>
            <w:rtl/>
          </w:rPr>
          <w:t xml:space="preserve"> </w:t>
        </w:r>
      </w:ins>
      <w:ins w:id="3308" w:author="רינת אביטל" w:date="2022-05-11T23:47:00Z">
        <w:r w:rsidRPr="00E46511">
          <w:rPr>
            <w:rFonts w:ascii="Tahoma" w:hAnsi="Tahoma" w:cs="Tahoma"/>
            <w:rtl/>
          </w:rPr>
          <w:t>לכן חיפש</w:t>
        </w:r>
      </w:ins>
      <w:ins w:id="3309" w:author="רינת אביטל" w:date="2022-05-12T09:42:00Z">
        <w:r w:rsidR="008D346F" w:rsidRPr="00E46511">
          <w:rPr>
            <w:rFonts w:ascii="Tahoma" w:hAnsi="Tahoma" w:cs="Tahoma" w:hint="cs"/>
            <w:rtl/>
          </w:rPr>
          <w:t xml:space="preserve">תי </w:t>
        </w:r>
      </w:ins>
      <w:ins w:id="3310" w:author="רינת אביטל" w:date="2022-05-11T23:47:00Z">
        <w:r w:rsidRPr="00E46511">
          <w:rPr>
            <w:rFonts w:ascii="Tahoma" w:hAnsi="Tahoma" w:cs="Tahoma"/>
            <w:rtl/>
          </w:rPr>
          <w:t xml:space="preserve">את האלגוריתם היעיל ביותר לניווט בשטח מקורה, אלגוריתמים ושיטות שונות למיפוי ולשמירת השטח. </w:t>
        </w:r>
      </w:ins>
    </w:p>
    <w:p w14:paraId="01194E7A" w14:textId="5C33E35A" w:rsidR="00CA19B9" w:rsidRPr="00E46511" w:rsidRDefault="00CA19B9" w:rsidP="00CA19B9">
      <w:pPr>
        <w:spacing w:after="240" w:line="360" w:lineRule="auto"/>
        <w:jc w:val="both"/>
        <w:rPr>
          <w:ins w:id="3311" w:author="רינת אביטל" w:date="2022-05-12T11:20:00Z"/>
          <w:rFonts w:ascii="Tahoma" w:hAnsi="Tahoma" w:cs="Tahoma"/>
          <w:rtl/>
        </w:rPr>
      </w:pPr>
      <w:ins w:id="3312" w:author="רינת אביטל" w:date="2022-05-11T23:47:00Z">
        <w:r w:rsidRPr="00E46511">
          <w:rPr>
            <w:rFonts w:ascii="Tahoma" w:hAnsi="Tahoma" w:cs="Tahoma"/>
            <w:b/>
            <w:bCs/>
            <w:rtl/>
          </w:rPr>
          <w:t>המשימה:</w:t>
        </w:r>
        <w:r w:rsidRPr="00E46511">
          <w:rPr>
            <w:rFonts w:ascii="Tahoma" w:hAnsi="Tahoma" w:cs="Tahoma"/>
            <w:rtl/>
          </w:rPr>
          <w:t xml:space="preserve"> ייצוג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שנוכל</w:t>
        </w:r>
        <w:r w:rsidRPr="00E46511">
          <w:rPr>
            <w:rFonts w:ascii="Tahoma" w:hAnsi="Tahoma" w:cs="Tahoma"/>
            <w:rtl/>
          </w:rPr>
          <w:t xml:space="preserve"> </w:t>
        </w:r>
        <w:r w:rsidRPr="00E46511">
          <w:rPr>
            <w:rFonts w:ascii="Tahoma" w:hAnsi="Tahoma" w:cs="Tahoma" w:hint="eastAsia"/>
            <w:rtl/>
          </w:rPr>
          <w:t>לבצע</w:t>
        </w:r>
        <w:r w:rsidRPr="00E46511">
          <w:rPr>
            <w:rFonts w:ascii="Tahoma" w:hAnsi="Tahoma" w:cs="Tahoma"/>
            <w:rtl/>
          </w:rPr>
          <w:t xml:space="preserve"> </w:t>
        </w:r>
        <w:r w:rsidRPr="00E46511">
          <w:rPr>
            <w:rFonts w:ascii="Tahoma" w:hAnsi="Tahoma" w:cs="Tahoma" w:hint="eastAsia"/>
            <w:rtl/>
          </w:rPr>
          <w:t>בה</w:t>
        </w:r>
        <w:r w:rsidRPr="00E46511">
          <w:rPr>
            <w:rFonts w:ascii="Tahoma" w:hAnsi="Tahoma" w:cs="Tahoma"/>
            <w:rtl/>
          </w:rPr>
          <w:t xml:space="preserve"> </w:t>
        </w:r>
        <w:r w:rsidRPr="00E46511">
          <w:rPr>
            <w:rFonts w:ascii="Tahoma" w:hAnsi="Tahoma" w:cs="Tahoma" w:hint="eastAsia"/>
            <w:rtl/>
          </w:rPr>
          <w:t>חישובים</w:t>
        </w:r>
        <w:r w:rsidRPr="00E46511">
          <w:rPr>
            <w:rFonts w:ascii="Tahoma" w:hAnsi="Tahoma" w:cs="Tahoma"/>
            <w:rtl/>
          </w:rPr>
          <w:t xml:space="preserve"> </w:t>
        </w:r>
        <w:r w:rsidRPr="00E46511">
          <w:rPr>
            <w:rFonts w:ascii="Tahoma" w:hAnsi="Tahoma" w:cs="Tahoma" w:hint="eastAsia"/>
            <w:rtl/>
          </w:rPr>
          <w:t>מתמטיים</w:t>
        </w:r>
      </w:ins>
      <w:ins w:id="3313" w:author="רינת אביטל" w:date="2022-05-12T09:42:00Z">
        <w:r w:rsidR="008D346F" w:rsidRPr="00E46511">
          <w:rPr>
            <w:rFonts w:ascii="Tahoma" w:hAnsi="Tahoma" w:cs="Tahoma" w:hint="cs"/>
            <w:rtl/>
          </w:rPr>
          <w:t xml:space="preserve"> ופתירתה והצגתה באופן ויזואלי.</w:t>
        </w:r>
      </w:ins>
    </w:p>
    <w:p w14:paraId="4D258524" w14:textId="6B86DC4D" w:rsidR="00CA19B9" w:rsidRPr="00E46511" w:rsidRDefault="00CA19B9" w:rsidP="00CA19B9">
      <w:pPr>
        <w:spacing w:after="240" w:line="360" w:lineRule="auto"/>
        <w:jc w:val="both"/>
        <w:rPr>
          <w:ins w:id="3314" w:author="רינת אביטל" w:date="2022-05-11T23:47:00Z"/>
          <w:rFonts w:ascii="Tahoma" w:hAnsi="Tahoma" w:cs="Tahoma"/>
          <w:rtl/>
          <w:rPrChange w:id="3315" w:author="רינת אביטל" w:date="2022-05-12T11:36:00Z">
            <w:rPr>
              <w:ins w:id="3316" w:author="רינת אביטל" w:date="2022-05-11T23:47:00Z"/>
              <w:rFonts w:ascii="Tahoma" w:hAnsi="Tahoma" w:cs="Tahoma"/>
              <w:color w:val="FF0000"/>
              <w:rtl/>
            </w:rPr>
          </w:rPrChange>
        </w:rPr>
      </w:pPr>
      <w:ins w:id="3317" w:author="רינת אביטל" w:date="2022-05-11T23:47:00Z">
        <w:r w:rsidRPr="00E46511">
          <w:rPr>
            <w:rFonts w:ascii="Tahoma" w:hAnsi="Tahoma" w:cs="Tahoma"/>
            <w:rtl/>
            <w:rPrChange w:id="3318" w:author="רינת אביטל" w:date="2022-05-12T11:36:00Z">
              <w:rPr>
                <w:rFonts w:ascii="Tahoma" w:hAnsi="Tahoma" w:cs="Tahoma"/>
                <w:color w:val="FF0000"/>
                <w:rtl/>
              </w:rPr>
            </w:rPrChange>
          </w:rPr>
          <w:t xml:space="preserve">חקירת </w:t>
        </w:r>
        <w:r w:rsidRPr="00E46511">
          <w:rPr>
            <w:rFonts w:ascii="Tahoma" w:hAnsi="Tahoma" w:cs="Tahoma" w:hint="eastAsia"/>
            <w:rtl/>
            <w:rPrChange w:id="3319" w:author="רינת אביטל" w:date="2022-05-12T11:36:00Z">
              <w:rPr>
                <w:rFonts w:ascii="Tahoma" w:hAnsi="Tahoma" w:cs="Tahoma" w:hint="eastAsia"/>
                <w:color w:val="FF0000"/>
                <w:rtl/>
              </w:rPr>
            </w:rPrChange>
          </w:rPr>
          <w:t>נושא</w:t>
        </w:r>
        <w:r w:rsidRPr="00E46511">
          <w:rPr>
            <w:rFonts w:ascii="Tahoma" w:hAnsi="Tahoma" w:cs="Tahoma"/>
            <w:rtl/>
            <w:rPrChange w:id="3320" w:author="רינת אביטל" w:date="2022-05-12T11:36:00Z">
              <w:rPr>
                <w:rFonts w:ascii="Tahoma" w:hAnsi="Tahoma" w:cs="Tahoma"/>
                <w:color w:val="FF0000"/>
                <w:rtl/>
              </w:rPr>
            </w:rPrChange>
          </w:rPr>
          <w:t xml:space="preserve"> </w:t>
        </w:r>
        <w:r w:rsidRPr="00E46511">
          <w:rPr>
            <w:rFonts w:ascii="Tahoma" w:hAnsi="Tahoma" w:cs="Tahoma" w:hint="eastAsia"/>
            <w:rtl/>
            <w:rPrChange w:id="3321" w:author="רינת אביטל" w:date="2022-05-12T11:36:00Z">
              <w:rPr>
                <w:rFonts w:ascii="Tahoma" w:hAnsi="Tahoma" w:cs="Tahoma" w:hint="eastAsia"/>
                <w:color w:val="FF0000"/>
                <w:rtl/>
              </w:rPr>
            </w:rPrChange>
          </w:rPr>
          <w:t>פתירת</w:t>
        </w:r>
        <w:r w:rsidRPr="00E46511">
          <w:rPr>
            <w:rFonts w:ascii="Tahoma" w:hAnsi="Tahoma" w:cs="Tahoma"/>
            <w:rtl/>
            <w:rPrChange w:id="3322" w:author="רינת אביטל" w:date="2022-05-12T11:36:00Z">
              <w:rPr>
                <w:rFonts w:ascii="Tahoma" w:hAnsi="Tahoma" w:cs="Tahoma"/>
                <w:color w:val="FF0000"/>
                <w:rtl/>
              </w:rPr>
            </w:rPrChange>
          </w:rPr>
          <w:t xml:space="preserve"> </w:t>
        </w:r>
        <w:r w:rsidRPr="00E46511">
          <w:rPr>
            <w:rFonts w:ascii="Tahoma" w:hAnsi="Tahoma" w:cs="Tahoma" w:hint="eastAsia"/>
            <w:rtl/>
            <w:rPrChange w:id="3323" w:author="רינת אביטל" w:date="2022-05-12T11:36:00Z">
              <w:rPr>
                <w:rFonts w:ascii="Tahoma" w:hAnsi="Tahoma" w:cs="Tahoma" w:hint="eastAsia"/>
                <w:color w:val="FF0000"/>
                <w:rtl/>
              </w:rPr>
            </w:rPrChange>
          </w:rPr>
          <w:t>משוואות</w:t>
        </w:r>
        <w:r w:rsidRPr="00E46511">
          <w:rPr>
            <w:rFonts w:ascii="Tahoma" w:hAnsi="Tahoma" w:cs="Tahoma"/>
            <w:rtl/>
            <w:rPrChange w:id="3324" w:author="רינת אביטל" w:date="2022-05-12T11:36:00Z">
              <w:rPr>
                <w:rFonts w:ascii="Tahoma" w:hAnsi="Tahoma" w:cs="Tahoma"/>
                <w:color w:val="FF0000"/>
                <w:rtl/>
              </w:rPr>
            </w:rPrChange>
          </w:rPr>
          <w:t xml:space="preserve"> </w:t>
        </w:r>
        <w:r w:rsidRPr="00E46511">
          <w:rPr>
            <w:rFonts w:ascii="Tahoma" w:hAnsi="Tahoma" w:cs="Tahoma" w:hint="eastAsia"/>
            <w:rtl/>
            <w:rPrChange w:id="3325" w:author="רינת אביטל" w:date="2022-05-12T11:36:00Z">
              <w:rPr>
                <w:rFonts w:ascii="Tahoma" w:hAnsi="Tahoma" w:cs="Tahoma" w:hint="eastAsia"/>
                <w:color w:val="FF0000"/>
                <w:rtl/>
              </w:rPr>
            </w:rPrChange>
          </w:rPr>
          <w:t>פונקציונליות</w:t>
        </w:r>
        <w:r w:rsidRPr="00E46511">
          <w:rPr>
            <w:rFonts w:ascii="Tahoma" w:hAnsi="Tahoma" w:cs="Tahoma"/>
            <w:rtl/>
            <w:rPrChange w:id="3326" w:author="רינת אביטל" w:date="2022-05-12T11:36:00Z">
              <w:rPr>
                <w:rFonts w:ascii="Tahoma" w:hAnsi="Tahoma" w:cs="Tahoma"/>
                <w:color w:val="FF0000"/>
                <w:rtl/>
              </w:rPr>
            </w:rPrChange>
          </w:rPr>
          <w:t xml:space="preserve">  ושרטוטם הביאה </w:t>
        </w:r>
        <w:r w:rsidRPr="00E46511">
          <w:rPr>
            <w:rFonts w:ascii="Tahoma" w:hAnsi="Tahoma" w:cs="Tahoma" w:hint="eastAsia"/>
            <w:rtl/>
            <w:rPrChange w:id="3327" w:author="רינת אביטל" w:date="2022-05-12T11:36:00Z">
              <w:rPr>
                <w:rFonts w:ascii="Tahoma" w:hAnsi="Tahoma" w:cs="Tahoma" w:hint="eastAsia"/>
                <w:color w:val="FF0000"/>
                <w:rtl/>
              </w:rPr>
            </w:rPrChange>
          </w:rPr>
          <w:t>אותי</w:t>
        </w:r>
        <w:r w:rsidRPr="00E46511">
          <w:rPr>
            <w:rFonts w:ascii="Tahoma" w:hAnsi="Tahoma" w:cs="Tahoma"/>
            <w:rtl/>
            <w:rPrChange w:id="3328" w:author="רינת אביטל" w:date="2022-05-12T11:36:00Z">
              <w:rPr>
                <w:rFonts w:ascii="Tahoma" w:hAnsi="Tahoma" w:cs="Tahoma"/>
                <w:color w:val="FF0000"/>
                <w:rtl/>
              </w:rPr>
            </w:rPrChange>
          </w:rPr>
          <w:t xml:space="preserve"> למסקנה שהדרך הטובה והיעילה ביותר היא ייצוג </w:t>
        </w:r>
        <w:r w:rsidRPr="00E46511">
          <w:rPr>
            <w:rFonts w:ascii="Tahoma" w:hAnsi="Tahoma" w:cs="Tahoma" w:hint="eastAsia"/>
            <w:rtl/>
            <w:rPrChange w:id="3329" w:author="רינת אביטל" w:date="2022-05-12T11:36:00Z">
              <w:rPr>
                <w:rFonts w:ascii="Tahoma" w:hAnsi="Tahoma" w:cs="Tahoma" w:hint="eastAsia"/>
                <w:color w:val="FF0000"/>
                <w:rtl/>
              </w:rPr>
            </w:rPrChange>
          </w:rPr>
          <w:t>הפונקציה</w:t>
        </w:r>
        <w:r w:rsidRPr="00E46511">
          <w:rPr>
            <w:rFonts w:ascii="Tahoma" w:hAnsi="Tahoma" w:cs="Tahoma"/>
            <w:rtl/>
            <w:rPrChange w:id="3330" w:author="רינת אביטל" w:date="2022-05-12T11:36:00Z">
              <w:rPr>
                <w:rFonts w:ascii="Tahoma" w:hAnsi="Tahoma" w:cs="Tahoma"/>
                <w:color w:val="FF0000"/>
                <w:rtl/>
              </w:rPr>
            </w:rPrChange>
          </w:rPr>
          <w:t xml:space="preserve"> ע"י </w:t>
        </w:r>
        <w:r w:rsidRPr="00E46511">
          <w:rPr>
            <w:rFonts w:ascii="Tahoma" w:hAnsi="Tahoma" w:cs="Tahoma" w:hint="eastAsia"/>
            <w:rtl/>
            <w:rPrChange w:id="3331" w:author="רינת אביטל" w:date="2022-05-12T11:36:00Z">
              <w:rPr>
                <w:rFonts w:ascii="Tahoma" w:hAnsi="Tahoma" w:cs="Tahoma" w:hint="eastAsia"/>
                <w:color w:val="FF0000"/>
                <w:rtl/>
              </w:rPr>
            </w:rPrChange>
          </w:rPr>
          <w:t>מבנ</w:t>
        </w:r>
      </w:ins>
      <w:r w:rsidR="0092080F" w:rsidRPr="00E46511">
        <w:rPr>
          <w:rFonts w:ascii="Tahoma" w:hAnsi="Tahoma" w:cs="Tahoma" w:hint="cs"/>
          <w:rtl/>
        </w:rPr>
        <w:t>ה</w:t>
      </w:r>
      <w:ins w:id="3332" w:author="רינת אביטל" w:date="2022-05-11T23:47:00Z">
        <w:r w:rsidRPr="00E46511">
          <w:rPr>
            <w:rFonts w:ascii="Tahoma" w:hAnsi="Tahoma" w:cs="Tahoma"/>
            <w:rtl/>
            <w:rPrChange w:id="3333" w:author="רינת אביטל" w:date="2022-05-12T11:36:00Z">
              <w:rPr>
                <w:rFonts w:ascii="Tahoma" w:hAnsi="Tahoma" w:cs="Tahoma"/>
                <w:color w:val="FF0000"/>
                <w:rtl/>
              </w:rPr>
            </w:rPrChange>
          </w:rPr>
          <w:t xml:space="preserve"> </w:t>
        </w:r>
        <w:r w:rsidRPr="00E46511">
          <w:rPr>
            <w:rFonts w:ascii="Tahoma" w:hAnsi="Tahoma" w:cs="Tahoma" w:hint="eastAsia"/>
            <w:rtl/>
            <w:rPrChange w:id="3334" w:author="רינת אביטל" w:date="2022-05-12T11:36:00Z">
              <w:rPr>
                <w:rFonts w:ascii="Tahoma" w:hAnsi="Tahoma" w:cs="Tahoma" w:hint="eastAsia"/>
                <w:color w:val="FF0000"/>
                <w:rtl/>
              </w:rPr>
            </w:rPrChange>
          </w:rPr>
          <w:t>נתונים</w:t>
        </w:r>
        <w:r w:rsidRPr="00E46511">
          <w:rPr>
            <w:rFonts w:ascii="Tahoma" w:hAnsi="Tahoma" w:cs="Tahoma"/>
            <w:rtl/>
            <w:rPrChange w:id="3335" w:author="רינת אביטל" w:date="2022-05-12T11:36:00Z">
              <w:rPr>
                <w:rFonts w:ascii="Tahoma" w:hAnsi="Tahoma" w:cs="Tahoma"/>
                <w:color w:val="FF0000"/>
                <w:rtl/>
              </w:rPr>
            </w:rPrChange>
          </w:rPr>
          <w:t xml:space="preserve"> </w:t>
        </w:r>
        <w:r w:rsidRPr="00E46511">
          <w:rPr>
            <w:rFonts w:ascii="Tahoma" w:hAnsi="Tahoma" w:cs="Tahoma" w:hint="eastAsia"/>
            <w:rtl/>
            <w:rPrChange w:id="3336" w:author="רינת אביטל" w:date="2022-05-12T11:36:00Z">
              <w:rPr>
                <w:rFonts w:ascii="Tahoma" w:hAnsi="Tahoma" w:cs="Tahoma" w:hint="eastAsia"/>
                <w:color w:val="FF0000"/>
                <w:rtl/>
              </w:rPr>
            </w:rPrChange>
          </w:rPr>
          <w:t>של</w:t>
        </w:r>
        <w:r w:rsidRPr="00E46511">
          <w:rPr>
            <w:rFonts w:ascii="Tahoma" w:hAnsi="Tahoma" w:cs="Tahoma"/>
            <w:rtl/>
            <w:rPrChange w:id="3337" w:author="רינת אביטל" w:date="2022-05-12T11:36:00Z">
              <w:rPr>
                <w:rFonts w:ascii="Tahoma" w:hAnsi="Tahoma" w:cs="Tahoma"/>
                <w:color w:val="FF0000"/>
                <w:rtl/>
              </w:rPr>
            </w:rPrChange>
          </w:rPr>
          <w:t xml:space="preserve"> </w:t>
        </w:r>
        <w:r w:rsidRPr="00E46511">
          <w:rPr>
            <w:rFonts w:ascii="Tahoma" w:hAnsi="Tahoma" w:cs="Tahoma" w:hint="eastAsia"/>
            <w:rtl/>
            <w:rPrChange w:id="3338" w:author="רינת אביטל" w:date="2022-05-12T11:36:00Z">
              <w:rPr>
                <w:rFonts w:ascii="Tahoma" w:hAnsi="Tahoma" w:cs="Tahoma" w:hint="eastAsia"/>
                <w:color w:val="FF0000"/>
                <w:rtl/>
              </w:rPr>
            </w:rPrChange>
          </w:rPr>
          <w:t>רשימת</w:t>
        </w:r>
        <w:r w:rsidRPr="00E46511">
          <w:rPr>
            <w:rFonts w:ascii="Tahoma" w:hAnsi="Tahoma" w:cs="Tahoma"/>
            <w:rtl/>
            <w:rPrChange w:id="3339" w:author="רינת אביטל" w:date="2022-05-12T11:36:00Z">
              <w:rPr>
                <w:rFonts w:ascii="Tahoma" w:hAnsi="Tahoma" w:cs="Tahoma"/>
                <w:color w:val="FF0000"/>
                <w:rtl/>
              </w:rPr>
            </w:rPrChange>
          </w:rPr>
          <w:t xml:space="preserve"> </w:t>
        </w:r>
        <w:r w:rsidRPr="00E46511">
          <w:rPr>
            <w:rFonts w:ascii="Tahoma" w:hAnsi="Tahoma" w:cs="Tahoma" w:hint="eastAsia"/>
            <w:rtl/>
            <w:rPrChange w:id="3340" w:author="רינת אביטל" w:date="2022-05-12T11:36:00Z">
              <w:rPr>
                <w:rFonts w:ascii="Tahoma" w:hAnsi="Tahoma" w:cs="Tahoma" w:hint="eastAsia"/>
                <w:color w:val="FF0000"/>
                <w:rtl/>
              </w:rPr>
            </w:rPrChange>
          </w:rPr>
          <w:t>פרמטרים</w:t>
        </w:r>
        <w:r w:rsidRPr="00E46511">
          <w:rPr>
            <w:rFonts w:ascii="Tahoma" w:hAnsi="Tahoma" w:cs="Tahoma"/>
            <w:rtl/>
            <w:rPrChange w:id="3341" w:author="רינת אביטל" w:date="2022-05-12T11:36:00Z">
              <w:rPr>
                <w:rFonts w:ascii="Tahoma" w:hAnsi="Tahoma" w:cs="Tahoma"/>
                <w:color w:val="FF0000"/>
                <w:rtl/>
              </w:rPr>
            </w:rPrChange>
          </w:rPr>
          <w:t xml:space="preserve"> </w:t>
        </w:r>
        <w:r w:rsidRPr="00E46511">
          <w:rPr>
            <w:rFonts w:ascii="Tahoma" w:hAnsi="Tahoma" w:cs="Tahoma" w:hint="eastAsia"/>
            <w:rtl/>
            <w:rPrChange w:id="3342" w:author="רינת אביטל" w:date="2022-05-12T11:36:00Z">
              <w:rPr>
                <w:rFonts w:ascii="Tahoma" w:hAnsi="Tahoma" w:cs="Tahoma" w:hint="eastAsia"/>
                <w:color w:val="FF0000"/>
                <w:rtl/>
              </w:rPr>
            </w:rPrChange>
          </w:rPr>
          <w:t>לפונקציה</w:t>
        </w:r>
        <w:r w:rsidRPr="00E46511">
          <w:rPr>
            <w:rFonts w:ascii="Tahoma" w:hAnsi="Tahoma" w:cs="Tahoma"/>
            <w:rtl/>
            <w:rPrChange w:id="3343" w:author="רינת אביטל" w:date="2022-05-12T11:36:00Z">
              <w:rPr>
                <w:rFonts w:ascii="Tahoma" w:hAnsi="Tahoma" w:cs="Tahoma"/>
                <w:color w:val="FF0000"/>
                <w:rtl/>
              </w:rPr>
            </w:rPrChange>
          </w:rPr>
          <w:t>.</w:t>
        </w:r>
      </w:ins>
    </w:p>
    <w:p w14:paraId="2893ACCE" w14:textId="06C238A5" w:rsidR="00CA19B9" w:rsidRPr="00E46511" w:rsidRDefault="00CA19B9" w:rsidP="008D346F">
      <w:pPr>
        <w:spacing w:after="240" w:line="360" w:lineRule="auto"/>
        <w:jc w:val="both"/>
        <w:rPr>
          <w:ins w:id="3344" w:author="רינת אביטל" w:date="2022-05-12T11:36:00Z"/>
          <w:rFonts w:ascii="Tahoma" w:hAnsi="Tahoma" w:cs="Tahoma"/>
          <w:rtl/>
        </w:rPr>
      </w:pPr>
      <w:ins w:id="3345" w:author="רינת אביטל" w:date="2022-05-11T23:47:00Z">
        <w:r w:rsidRPr="00E46511">
          <w:rPr>
            <w:rFonts w:ascii="Tahoma" w:hAnsi="Tahoma" w:cs="Tahoma" w:hint="eastAsia"/>
            <w:rtl/>
            <w:rPrChange w:id="3346" w:author="רינת אביטל" w:date="2022-05-12T11:36:00Z">
              <w:rPr>
                <w:rFonts w:ascii="Tahoma" w:hAnsi="Tahoma" w:cs="Tahoma" w:hint="eastAsia"/>
                <w:color w:val="FF0000"/>
                <w:rtl/>
              </w:rPr>
            </w:rPrChange>
          </w:rPr>
          <w:t>חיפשתי</w:t>
        </w:r>
        <w:r w:rsidRPr="00E46511">
          <w:rPr>
            <w:rFonts w:ascii="Tahoma" w:hAnsi="Tahoma" w:cs="Tahoma"/>
            <w:rtl/>
            <w:rPrChange w:id="3347" w:author="רינת אביטל" w:date="2022-05-12T11:36:00Z">
              <w:rPr>
                <w:rFonts w:ascii="Tahoma" w:hAnsi="Tahoma" w:cs="Tahoma"/>
                <w:color w:val="FF0000"/>
                <w:rtl/>
              </w:rPr>
            </w:rPrChange>
          </w:rPr>
          <w:t xml:space="preserve"> </w:t>
        </w:r>
        <w:r w:rsidRPr="00E46511">
          <w:rPr>
            <w:rFonts w:ascii="Tahoma" w:hAnsi="Tahoma" w:cs="Tahoma" w:hint="eastAsia"/>
            <w:rtl/>
            <w:rPrChange w:id="3348" w:author="רינת אביטל" w:date="2022-05-12T11:36:00Z">
              <w:rPr>
                <w:rFonts w:ascii="Tahoma" w:hAnsi="Tahoma" w:cs="Tahoma" w:hint="eastAsia"/>
                <w:color w:val="FF0000"/>
                <w:rtl/>
              </w:rPr>
            </w:rPrChange>
          </w:rPr>
          <w:t>סוגים</w:t>
        </w:r>
        <w:r w:rsidRPr="00E46511">
          <w:rPr>
            <w:rFonts w:ascii="Tahoma" w:hAnsi="Tahoma" w:cs="Tahoma"/>
            <w:rtl/>
            <w:rPrChange w:id="3349" w:author="רינת אביטל" w:date="2022-05-12T11:36:00Z">
              <w:rPr>
                <w:rFonts w:ascii="Tahoma" w:hAnsi="Tahoma" w:cs="Tahoma"/>
                <w:color w:val="FF0000"/>
                <w:rtl/>
              </w:rPr>
            </w:rPrChange>
          </w:rPr>
          <w:t xml:space="preserve"> </w:t>
        </w:r>
        <w:r w:rsidRPr="00E46511">
          <w:rPr>
            <w:rFonts w:ascii="Tahoma" w:hAnsi="Tahoma" w:cs="Tahoma" w:hint="eastAsia"/>
            <w:rtl/>
            <w:rPrChange w:id="3350" w:author="רינת אביטל" w:date="2022-05-12T11:36:00Z">
              <w:rPr>
                <w:rFonts w:ascii="Tahoma" w:hAnsi="Tahoma" w:cs="Tahoma" w:hint="eastAsia"/>
                <w:color w:val="FF0000"/>
                <w:rtl/>
              </w:rPr>
            </w:rPrChange>
          </w:rPr>
          <w:t>שונים</w:t>
        </w:r>
        <w:r w:rsidRPr="00E46511">
          <w:rPr>
            <w:rFonts w:ascii="Tahoma" w:hAnsi="Tahoma" w:cs="Tahoma"/>
            <w:rtl/>
            <w:rPrChange w:id="3351" w:author="רינת אביטל" w:date="2022-05-12T11:36:00Z">
              <w:rPr>
                <w:rFonts w:ascii="Tahoma" w:hAnsi="Tahoma" w:cs="Tahoma"/>
                <w:color w:val="FF0000"/>
                <w:rtl/>
              </w:rPr>
            </w:rPrChange>
          </w:rPr>
          <w:t xml:space="preserve"> </w:t>
        </w:r>
        <w:r w:rsidRPr="00E46511">
          <w:rPr>
            <w:rFonts w:ascii="Tahoma" w:hAnsi="Tahoma" w:cs="Tahoma" w:hint="eastAsia"/>
            <w:rtl/>
            <w:rPrChange w:id="3352" w:author="רינת אביטל" w:date="2022-05-12T11:36:00Z">
              <w:rPr>
                <w:rFonts w:ascii="Tahoma" w:hAnsi="Tahoma" w:cs="Tahoma" w:hint="eastAsia"/>
                <w:color w:val="FF0000"/>
                <w:rtl/>
              </w:rPr>
            </w:rPrChange>
          </w:rPr>
          <w:t>של</w:t>
        </w:r>
        <w:r w:rsidRPr="00E46511">
          <w:rPr>
            <w:rFonts w:ascii="Tahoma" w:hAnsi="Tahoma" w:cs="Tahoma"/>
            <w:rtl/>
            <w:rPrChange w:id="3353" w:author="רינת אביטל" w:date="2022-05-12T11:36:00Z">
              <w:rPr>
                <w:rFonts w:ascii="Tahoma" w:hAnsi="Tahoma" w:cs="Tahoma"/>
                <w:color w:val="FF0000"/>
                <w:rtl/>
              </w:rPr>
            </w:rPrChange>
          </w:rPr>
          <w:t xml:space="preserve"> </w:t>
        </w:r>
        <w:r w:rsidRPr="00E46511">
          <w:rPr>
            <w:rFonts w:ascii="Tahoma" w:hAnsi="Tahoma" w:cs="Tahoma" w:hint="eastAsia"/>
            <w:rtl/>
            <w:rPrChange w:id="3354" w:author="רינת אביטל" w:date="2022-05-12T11:36:00Z">
              <w:rPr>
                <w:rFonts w:ascii="Tahoma" w:hAnsi="Tahoma" w:cs="Tahoma" w:hint="eastAsia"/>
                <w:color w:val="FF0000"/>
                <w:rtl/>
              </w:rPr>
            </w:rPrChange>
          </w:rPr>
          <w:t>אלגוריתמים</w:t>
        </w:r>
        <w:r w:rsidRPr="00E46511">
          <w:rPr>
            <w:rFonts w:ascii="Tahoma" w:hAnsi="Tahoma" w:cs="Tahoma"/>
            <w:rtl/>
            <w:rPrChange w:id="3355" w:author="רינת אביטל" w:date="2022-05-12T11:36:00Z">
              <w:rPr>
                <w:rFonts w:ascii="Tahoma" w:hAnsi="Tahoma" w:cs="Tahoma"/>
                <w:color w:val="FF0000"/>
                <w:rtl/>
              </w:rPr>
            </w:rPrChange>
          </w:rPr>
          <w:t xml:space="preserve"> </w:t>
        </w:r>
        <w:r w:rsidRPr="00E46511">
          <w:rPr>
            <w:rFonts w:ascii="Tahoma" w:hAnsi="Tahoma" w:cs="Tahoma" w:hint="eastAsia"/>
            <w:rtl/>
            <w:rPrChange w:id="3356" w:author="רינת אביטל" w:date="2022-05-12T11:36:00Z">
              <w:rPr>
                <w:rFonts w:ascii="Tahoma" w:hAnsi="Tahoma" w:cs="Tahoma" w:hint="eastAsia"/>
                <w:color w:val="FF0000"/>
                <w:rtl/>
              </w:rPr>
            </w:rPrChange>
          </w:rPr>
          <w:t>שקשורים</w:t>
        </w:r>
        <w:r w:rsidRPr="00E46511">
          <w:rPr>
            <w:rFonts w:ascii="Tahoma" w:hAnsi="Tahoma" w:cs="Tahoma"/>
            <w:rtl/>
            <w:rPrChange w:id="3357" w:author="רינת אביטל" w:date="2022-05-12T11:36:00Z">
              <w:rPr>
                <w:rFonts w:ascii="Tahoma" w:hAnsi="Tahoma" w:cs="Tahoma"/>
                <w:color w:val="FF0000"/>
                <w:rtl/>
              </w:rPr>
            </w:rPrChange>
          </w:rPr>
          <w:t xml:space="preserve"> </w:t>
        </w:r>
        <w:r w:rsidRPr="00E46511">
          <w:rPr>
            <w:rFonts w:ascii="Tahoma" w:hAnsi="Tahoma" w:cs="Tahoma" w:hint="eastAsia"/>
            <w:rtl/>
            <w:rPrChange w:id="3358" w:author="רינת אביטל" w:date="2022-05-12T11:36:00Z">
              <w:rPr>
                <w:rFonts w:ascii="Tahoma" w:hAnsi="Tahoma" w:cs="Tahoma" w:hint="eastAsia"/>
                <w:color w:val="FF0000"/>
                <w:rtl/>
              </w:rPr>
            </w:rPrChange>
          </w:rPr>
          <w:t>במתמטיקה</w:t>
        </w:r>
        <w:r w:rsidRPr="00E46511">
          <w:rPr>
            <w:rFonts w:ascii="Tahoma" w:hAnsi="Tahoma" w:cs="Tahoma"/>
            <w:rtl/>
            <w:rPrChange w:id="3359" w:author="רינת אביטל" w:date="2022-05-12T11:36:00Z">
              <w:rPr>
                <w:rFonts w:ascii="Tahoma" w:hAnsi="Tahoma" w:cs="Tahoma"/>
                <w:color w:val="FF0000"/>
                <w:rtl/>
              </w:rPr>
            </w:rPrChange>
          </w:rPr>
          <w:t xml:space="preserve"> </w:t>
        </w:r>
        <w:r w:rsidRPr="00E46511">
          <w:rPr>
            <w:rFonts w:ascii="Tahoma" w:hAnsi="Tahoma" w:cs="Tahoma" w:hint="eastAsia"/>
            <w:rtl/>
            <w:rPrChange w:id="3360" w:author="רינת אביטל" w:date="2022-05-12T11:36:00Z">
              <w:rPr>
                <w:rFonts w:ascii="Tahoma" w:hAnsi="Tahoma" w:cs="Tahoma" w:hint="eastAsia"/>
                <w:color w:val="FF0000"/>
                <w:rtl/>
              </w:rPr>
            </w:rPrChange>
          </w:rPr>
          <w:t>ופתרון</w:t>
        </w:r>
        <w:r w:rsidRPr="00E46511">
          <w:rPr>
            <w:rFonts w:ascii="Tahoma" w:hAnsi="Tahoma" w:cs="Tahoma"/>
            <w:rtl/>
            <w:rPrChange w:id="3361" w:author="רינת אביטל" w:date="2022-05-12T11:36:00Z">
              <w:rPr>
                <w:rFonts w:ascii="Tahoma" w:hAnsi="Tahoma" w:cs="Tahoma"/>
                <w:color w:val="FF0000"/>
                <w:rtl/>
              </w:rPr>
            </w:rPrChange>
          </w:rPr>
          <w:t xml:space="preserve"> </w:t>
        </w:r>
        <w:r w:rsidRPr="00E46511">
          <w:rPr>
            <w:rFonts w:ascii="Tahoma" w:hAnsi="Tahoma" w:cs="Tahoma" w:hint="eastAsia"/>
            <w:rtl/>
            <w:rPrChange w:id="3362" w:author="רינת אביטל" w:date="2022-05-12T11:36:00Z">
              <w:rPr>
                <w:rFonts w:ascii="Tahoma" w:hAnsi="Tahoma" w:cs="Tahoma" w:hint="eastAsia"/>
                <w:color w:val="FF0000"/>
                <w:rtl/>
              </w:rPr>
            </w:rPrChange>
          </w:rPr>
          <w:t>משוואות</w:t>
        </w:r>
        <w:r w:rsidRPr="00E46511">
          <w:rPr>
            <w:rFonts w:ascii="Tahoma" w:hAnsi="Tahoma" w:cs="Tahoma"/>
            <w:rtl/>
            <w:rPrChange w:id="3363" w:author="רינת אביטל" w:date="2022-05-12T11:36:00Z">
              <w:rPr>
                <w:rFonts w:ascii="Tahoma" w:hAnsi="Tahoma" w:cs="Tahoma"/>
                <w:color w:val="FF0000"/>
                <w:rtl/>
              </w:rPr>
            </w:rPrChange>
          </w:rPr>
          <w:t xml:space="preserve"> </w:t>
        </w:r>
        <w:r w:rsidRPr="00E46511">
          <w:rPr>
            <w:rFonts w:ascii="Tahoma" w:hAnsi="Tahoma" w:cs="Tahoma" w:hint="eastAsia"/>
            <w:rtl/>
            <w:rPrChange w:id="3364" w:author="רינת אביטל" w:date="2022-05-12T11:36:00Z">
              <w:rPr>
                <w:rFonts w:ascii="Tahoma" w:hAnsi="Tahoma" w:cs="Tahoma" w:hint="eastAsia"/>
                <w:color w:val="FF0000"/>
                <w:rtl/>
              </w:rPr>
            </w:rPrChange>
          </w:rPr>
          <w:t>פונקציונליות</w:t>
        </w:r>
        <w:r w:rsidRPr="00E46511">
          <w:rPr>
            <w:rFonts w:ascii="Tahoma" w:hAnsi="Tahoma" w:cs="Tahoma"/>
            <w:rtl/>
            <w:rPrChange w:id="3365" w:author="רינת אביטל" w:date="2022-05-12T11:36:00Z">
              <w:rPr>
                <w:rFonts w:ascii="Tahoma" w:hAnsi="Tahoma" w:cs="Tahoma"/>
                <w:color w:val="FF0000"/>
                <w:rtl/>
              </w:rPr>
            </w:rPrChange>
          </w:rPr>
          <w:t xml:space="preserve"> אך לא מצאתי משהו שתואם את </w:t>
        </w:r>
        <w:r w:rsidRPr="00E46511">
          <w:rPr>
            <w:rFonts w:ascii="Tahoma" w:hAnsi="Tahoma" w:cs="Tahoma" w:hint="eastAsia"/>
            <w:rtl/>
            <w:rPrChange w:id="3366" w:author="רינת אביטל" w:date="2022-05-12T11:36:00Z">
              <w:rPr>
                <w:rFonts w:ascii="Tahoma" w:hAnsi="Tahoma" w:cs="Tahoma" w:hint="eastAsia"/>
                <w:color w:val="FF0000"/>
                <w:rtl/>
              </w:rPr>
            </w:rPrChange>
          </w:rPr>
          <w:t>הבעיה</w:t>
        </w:r>
        <w:r w:rsidRPr="00E46511">
          <w:rPr>
            <w:rFonts w:ascii="Tahoma" w:hAnsi="Tahoma" w:cs="Tahoma"/>
            <w:rtl/>
            <w:rPrChange w:id="3367" w:author="רינת אביטל" w:date="2022-05-12T11:36:00Z">
              <w:rPr>
                <w:rFonts w:ascii="Tahoma" w:hAnsi="Tahoma" w:cs="Tahoma"/>
                <w:color w:val="FF0000"/>
                <w:rtl/>
              </w:rPr>
            </w:rPrChange>
          </w:rPr>
          <w:t xml:space="preserve"> </w:t>
        </w:r>
        <w:r w:rsidRPr="00E46511">
          <w:rPr>
            <w:rFonts w:ascii="Tahoma" w:hAnsi="Tahoma" w:cs="Tahoma" w:hint="eastAsia"/>
            <w:rtl/>
            <w:rPrChange w:id="3368" w:author="רינת אביטל" w:date="2022-05-12T11:36:00Z">
              <w:rPr>
                <w:rFonts w:ascii="Tahoma" w:hAnsi="Tahoma" w:cs="Tahoma" w:hint="eastAsia"/>
                <w:color w:val="FF0000"/>
                <w:rtl/>
              </w:rPr>
            </w:rPrChange>
          </w:rPr>
          <w:t>שלי</w:t>
        </w:r>
        <w:r w:rsidRPr="00E46511">
          <w:rPr>
            <w:rFonts w:ascii="Tahoma" w:hAnsi="Tahoma" w:cs="Tahoma"/>
            <w:rtl/>
            <w:rPrChange w:id="3369" w:author="רינת אביטל" w:date="2022-05-12T11:36:00Z">
              <w:rPr>
                <w:rFonts w:ascii="Tahoma" w:hAnsi="Tahoma" w:cs="Tahoma"/>
                <w:color w:val="FF0000"/>
                <w:rtl/>
              </w:rPr>
            </w:rPrChange>
          </w:rPr>
          <w:t xml:space="preserve"> </w:t>
        </w:r>
        <w:r w:rsidRPr="00E46511">
          <w:rPr>
            <w:rFonts w:ascii="Tahoma" w:hAnsi="Tahoma" w:cs="Tahoma" w:hint="eastAsia"/>
            <w:rtl/>
            <w:rPrChange w:id="3370" w:author="רינת אביטל" w:date="2022-05-12T11:36:00Z">
              <w:rPr>
                <w:rFonts w:ascii="Tahoma" w:hAnsi="Tahoma" w:cs="Tahoma" w:hint="eastAsia"/>
                <w:color w:val="FF0000"/>
                <w:rtl/>
              </w:rPr>
            </w:rPrChange>
          </w:rPr>
          <w:t>ולכן</w:t>
        </w:r>
        <w:r w:rsidRPr="00E46511">
          <w:rPr>
            <w:rFonts w:ascii="Tahoma" w:hAnsi="Tahoma" w:cs="Tahoma"/>
            <w:rtl/>
            <w:rPrChange w:id="3371" w:author="רינת אביטל" w:date="2022-05-12T11:36:00Z">
              <w:rPr>
                <w:rFonts w:ascii="Tahoma" w:hAnsi="Tahoma" w:cs="Tahoma"/>
                <w:color w:val="FF0000"/>
                <w:rtl/>
              </w:rPr>
            </w:rPrChange>
          </w:rPr>
          <w:t xml:space="preserve"> </w:t>
        </w:r>
        <w:r w:rsidRPr="00E46511">
          <w:rPr>
            <w:rFonts w:ascii="Tahoma" w:hAnsi="Tahoma" w:cs="Tahoma" w:hint="eastAsia"/>
            <w:rtl/>
            <w:rPrChange w:id="3372" w:author="רינת אביטל" w:date="2022-05-12T11:36:00Z">
              <w:rPr>
                <w:rFonts w:ascii="Tahoma" w:hAnsi="Tahoma" w:cs="Tahoma" w:hint="eastAsia"/>
                <w:color w:val="FF0000"/>
                <w:rtl/>
              </w:rPr>
            </w:rPrChange>
          </w:rPr>
          <w:t>החלטתי</w:t>
        </w:r>
        <w:r w:rsidRPr="00E46511">
          <w:rPr>
            <w:rFonts w:ascii="Tahoma" w:hAnsi="Tahoma" w:cs="Tahoma"/>
            <w:rtl/>
            <w:rPrChange w:id="3373" w:author="רינת אביטל" w:date="2022-05-12T11:36:00Z">
              <w:rPr>
                <w:rFonts w:ascii="Tahoma" w:hAnsi="Tahoma" w:cs="Tahoma"/>
                <w:color w:val="FF0000"/>
                <w:rtl/>
              </w:rPr>
            </w:rPrChange>
          </w:rPr>
          <w:t xml:space="preserve"> </w:t>
        </w:r>
        <w:r w:rsidRPr="00E46511">
          <w:rPr>
            <w:rFonts w:ascii="Tahoma" w:hAnsi="Tahoma" w:cs="Tahoma" w:hint="eastAsia"/>
            <w:rtl/>
            <w:rPrChange w:id="3374" w:author="רינת אביטל" w:date="2022-05-12T11:36:00Z">
              <w:rPr>
                <w:rFonts w:ascii="Tahoma" w:hAnsi="Tahoma" w:cs="Tahoma" w:hint="eastAsia"/>
                <w:color w:val="FF0000"/>
                <w:rtl/>
              </w:rPr>
            </w:rPrChange>
          </w:rPr>
          <w:t>ליצור</w:t>
        </w:r>
        <w:r w:rsidRPr="00E46511">
          <w:rPr>
            <w:rFonts w:ascii="Tahoma" w:hAnsi="Tahoma" w:cs="Tahoma"/>
            <w:rtl/>
            <w:rPrChange w:id="3375" w:author="רינת אביטל" w:date="2022-05-12T11:36:00Z">
              <w:rPr>
                <w:rFonts w:ascii="Tahoma" w:hAnsi="Tahoma" w:cs="Tahoma"/>
                <w:color w:val="FF0000"/>
                <w:rtl/>
              </w:rPr>
            </w:rPrChange>
          </w:rPr>
          <w:t xml:space="preserve"> </w:t>
        </w:r>
        <w:r w:rsidRPr="00E46511">
          <w:rPr>
            <w:rFonts w:ascii="Tahoma" w:hAnsi="Tahoma" w:cs="Tahoma" w:hint="eastAsia"/>
            <w:rtl/>
            <w:rPrChange w:id="3376" w:author="רינת אביטל" w:date="2022-05-12T11:36:00Z">
              <w:rPr>
                <w:rFonts w:ascii="Tahoma" w:hAnsi="Tahoma" w:cs="Tahoma" w:hint="eastAsia"/>
                <w:color w:val="FF0000"/>
                <w:rtl/>
              </w:rPr>
            </w:rPrChange>
          </w:rPr>
          <w:t>בעצמי</w:t>
        </w:r>
        <w:r w:rsidRPr="00E46511">
          <w:rPr>
            <w:rFonts w:ascii="Tahoma" w:hAnsi="Tahoma" w:cs="Tahoma"/>
            <w:rtl/>
            <w:rPrChange w:id="3377" w:author="רינת אביטל" w:date="2022-05-12T11:36:00Z">
              <w:rPr>
                <w:rFonts w:ascii="Tahoma" w:hAnsi="Tahoma" w:cs="Tahoma"/>
                <w:color w:val="FF0000"/>
                <w:rtl/>
              </w:rPr>
            </w:rPrChange>
          </w:rPr>
          <w:t xml:space="preserve"> </w:t>
        </w:r>
        <w:r w:rsidRPr="00E46511">
          <w:rPr>
            <w:rFonts w:ascii="Tahoma" w:hAnsi="Tahoma" w:cs="Tahoma" w:hint="eastAsia"/>
            <w:rtl/>
            <w:rPrChange w:id="3378" w:author="רינת אביטל" w:date="2022-05-12T11:36:00Z">
              <w:rPr>
                <w:rFonts w:ascii="Tahoma" w:hAnsi="Tahoma" w:cs="Tahoma" w:hint="eastAsia"/>
                <w:color w:val="FF0000"/>
                <w:rtl/>
              </w:rPr>
            </w:rPrChange>
          </w:rPr>
          <w:t>את</w:t>
        </w:r>
        <w:r w:rsidRPr="00E46511">
          <w:rPr>
            <w:rFonts w:ascii="Tahoma" w:hAnsi="Tahoma" w:cs="Tahoma"/>
            <w:rtl/>
            <w:rPrChange w:id="3379" w:author="רינת אביטל" w:date="2022-05-12T11:36:00Z">
              <w:rPr>
                <w:rFonts w:ascii="Tahoma" w:hAnsi="Tahoma" w:cs="Tahoma"/>
                <w:color w:val="FF0000"/>
                <w:rtl/>
              </w:rPr>
            </w:rPrChange>
          </w:rPr>
          <w:t xml:space="preserve"> </w:t>
        </w:r>
        <w:r w:rsidRPr="00E46511">
          <w:rPr>
            <w:rFonts w:ascii="Tahoma" w:hAnsi="Tahoma" w:cs="Tahoma" w:hint="eastAsia"/>
            <w:rtl/>
            <w:rPrChange w:id="3380" w:author="רינת אביטל" w:date="2022-05-12T11:36:00Z">
              <w:rPr>
                <w:rFonts w:ascii="Tahoma" w:hAnsi="Tahoma" w:cs="Tahoma" w:hint="eastAsia"/>
                <w:color w:val="FF0000"/>
                <w:rtl/>
              </w:rPr>
            </w:rPrChange>
          </w:rPr>
          <w:t>האלגוריתם</w:t>
        </w:r>
        <w:r w:rsidRPr="00E46511">
          <w:rPr>
            <w:rFonts w:ascii="Tahoma" w:hAnsi="Tahoma" w:cs="Tahoma"/>
            <w:rtl/>
            <w:rPrChange w:id="3381" w:author="רינת אביטל" w:date="2022-05-12T11:36:00Z">
              <w:rPr>
                <w:rFonts w:ascii="Tahoma" w:hAnsi="Tahoma" w:cs="Tahoma"/>
                <w:color w:val="FF0000"/>
                <w:rtl/>
              </w:rPr>
            </w:rPrChange>
          </w:rPr>
          <w:t xml:space="preserve"> </w:t>
        </w:r>
        <w:r w:rsidRPr="00E46511">
          <w:rPr>
            <w:rFonts w:ascii="Tahoma" w:hAnsi="Tahoma" w:cs="Tahoma" w:hint="eastAsia"/>
            <w:rtl/>
            <w:rPrChange w:id="3382" w:author="רינת אביטל" w:date="2022-05-12T11:36:00Z">
              <w:rPr>
                <w:rFonts w:ascii="Tahoma" w:hAnsi="Tahoma" w:cs="Tahoma" w:hint="eastAsia"/>
                <w:color w:val="FF0000"/>
                <w:rtl/>
              </w:rPr>
            </w:rPrChange>
          </w:rPr>
          <w:t>שמתאים</w:t>
        </w:r>
        <w:r w:rsidRPr="00E46511">
          <w:rPr>
            <w:rFonts w:ascii="Tahoma" w:hAnsi="Tahoma" w:cs="Tahoma"/>
            <w:rtl/>
            <w:rPrChange w:id="3383" w:author="רינת אביטל" w:date="2022-05-12T11:36:00Z">
              <w:rPr>
                <w:rFonts w:ascii="Tahoma" w:hAnsi="Tahoma" w:cs="Tahoma"/>
                <w:color w:val="FF0000"/>
                <w:rtl/>
              </w:rPr>
            </w:rPrChange>
          </w:rPr>
          <w:t xml:space="preserve"> </w:t>
        </w:r>
        <w:r w:rsidRPr="00E46511">
          <w:rPr>
            <w:rFonts w:ascii="Tahoma" w:hAnsi="Tahoma" w:cs="Tahoma" w:hint="eastAsia"/>
            <w:rtl/>
            <w:rPrChange w:id="3384" w:author="רינת אביטל" w:date="2022-05-12T11:36:00Z">
              <w:rPr>
                <w:rFonts w:ascii="Tahoma" w:hAnsi="Tahoma" w:cs="Tahoma" w:hint="eastAsia"/>
                <w:color w:val="FF0000"/>
                <w:rtl/>
              </w:rPr>
            </w:rPrChange>
          </w:rPr>
          <w:t>כדי</w:t>
        </w:r>
        <w:r w:rsidRPr="00E46511">
          <w:rPr>
            <w:rFonts w:ascii="Tahoma" w:hAnsi="Tahoma" w:cs="Tahoma"/>
            <w:rtl/>
            <w:rPrChange w:id="3385" w:author="רינת אביטל" w:date="2022-05-12T11:36:00Z">
              <w:rPr>
                <w:rFonts w:ascii="Tahoma" w:hAnsi="Tahoma" w:cs="Tahoma"/>
                <w:color w:val="FF0000"/>
                <w:rtl/>
              </w:rPr>
            </w:rPrChange>
          </w:rPr>
          <w:t xml:space="preserve"> </w:t>
        </w:r>
        <w:r w:rsidRPr="00E46511">
          <w:rPr>
            <w:rFonts w:ascii="Tahoma" w:hAnsi="Tahoma" w:cs="Tahoma" w:hint="eastAsia"/>
            <w:rtl/>
            <w:rPrChange w:id="3386" w:author="רינת אביטל" w:date="2022-05-12T11:36:00Z">
              <w:rPr>
                <w:rFonts w:ascii="Tahoma" w:hAnsi="Tahoma" w:cs="Tahoma" w:hint="eastAsia"/>
                <w:color w:val="FF0000"/>
                <w:rtl/>
              </w:rPr>
            </w:rPrChange>
          </w:rPr>
          <w:t>שאוכל</w:t>
        </w:r>
        <w:r w:rsidRPr="00E46511">
          <w:rPr>
            <w:rFonts w:ascii="Tahoma" w:hAnsi="Tahoma" w:cs="Tahoma"/>
            <w:rtl/>
            <w:rPrChange w:id="3387" w:author="רינת אביטל" w:date="2022-05-12T11:36:00Z">
              <w:rPr>
                <w:rFonts w:ascii="Tahoma" w:hAnsi="Tahoma" w:cs="Tahoma"/>
                <w:color w:val="FF0000"/>
                <w:rtl/>
              </w:rPr>
            </w:rPrChange>
          </w:rPr>
          <w:t xml:space="preserve"> </w:t>
        </w:r>
        <w:r w:rsidRPr="00E46511">
          <w:rPr>
            <w:rFonts w:ascii="Tahoma" w:hAnsi="Tahoma" w:cs="Tahoma" w:hint="eastAsia"/>
            <w:rtl/>
            <w:rPrChange w:id="3388" w:author="רינת אביטל" w:date="2022-05-12T11:36:00Z">
              <w:rPr>
                <w:rFonts w:ascii="Tahoma" w:hAnsi="Tahoma" w:cs="Tahoma" w:hint="eastAsia"/>
                <w:color w:val="FF0000"/>
                <w:rtl/>
              </w:rPr>
            </w:rPrChange>
          </w:rPr>
          <w:t>לייצג</w:t>
        </w:r>
        <w:r w:rsidRPr="00E46511">
          <w:rPr>
            <w:rFonts w:ascii="Tahoma" w:hAnsi="Tahoma" w:cs="Tahoma"/>
            <w:rtl/>
            <w:rPrChange w:id="3389" w:author="רינת אביטל" w:date="2022-05-12T11:36:00Z">
              <w:rPr>
                <w:rFonts w:ascii="Tahoma" w:hAnsi="Tahoma" w:cs="Tahoma"/>
                <w:color w:val="FF0000"/>
                <w:rtl/>
              </w:rPr>
            </w:rPrChange>
          </w:rPr>
          <w:t xml:space="preserve"> </w:t>
        </w:r>
        <w:r w:rsidRPr="00E46511">
          <w:rPr>
            <w:rFonts w:ascii="Tahoma" w:hAnsi="Tahoma" w:cs="Tahoma" w:hint="eastAsia"/>
            <w:rtl/>
            <w:rPrChange w:id="3390" w:author="רינת אביטל" w:date="2022-05-12T11:36:00Z">
              <w:rPr>
                <w:rFonts w:ascii="Tahoma" w:hAnsi="Tahoma" w:cs="Tahoma" w:hint="eastAsia"/>
                <w:color w:val="FF0000"/>
                <w:rtl/>
              </w:rPr>
            </w:rPrChange>
          </w:rPr>
          <w:t>את</w:t>
        </w:r>
        <w:r w:rsidRPr="00E46511">
          <w:rPr>
            <w:rFonts w:ascii="Tahoma" w:hAnsi="Tahoma" w:cs="Tahoma"/>
            <w:rtl/>
            <w:rPrChange w:id="3391" w:author="רינת אביטל" w:date="2022-05-12T11:36:00Z">
              <w:rPr>
                <w:rFonts w:ascii="Tahoma" w:hAnsi="Tahoma" w:cs="Tahoma"/>
                <w:color w:val="FF0000"/>
                <w:rtl/>
              </w:rPr>
            </w:rPrChange>
          </w:rPr>
          <w:t xml:space="preserve"> </w:t>
        </w:r>
        <w:r w:rsidRPr="00E46511">
          <w:rPr>
            <w:rFonts w:ascii="Tahoma" w:hAnsi="Tahoma" w:cs="Tahoma" w:hint="eastAsia"/>
            <w:rtl/>
            <w:rPrChange w:id="3392" w:author="רינת אביטל" w:date="2022-05-12T11:36:00Z">
              <w:rPr>
                <w:rFonts w:ascii="Tahoma" w:hAnsi="Tahoma" w:cs="Tahoma" w:hint="eastAsia"/>
                <w:color w:val="FF0000"/>
                <w:rtl/>
              </w:rPr>
            </w:rPrChange>
          </w:rPr>
          <w:t>משוואת</w:t>
        </w:r>
        <w:r w:rsidRPr="00E46511">
          <w:rPr>
            <w:rFonts w:ascii="Tahoma" w:hAnsi="Tahoma" w:cs="Tahoma"/>
            <w:rtl/>
            <w:rPrChange w:id="3393" w:author="רינת אביטל" w:date="2022-05-12T11:36:00Z">
              <w:rPr>
                <w:rFonts w:ascii="Tahoma" w:hAnsi="Tahoma" w:cs="Tahoma"/>
                <w:color w:val="FF0000"/>
                <w:rtl/>
              </w:rPr>
            </w:rPrChange>
          </w:rPr>
          <w:t xml:space="preserve"> </w:t>
        </w:r>
        <w:r w:rsidRPr="00E46511">
          <w:rPr>
            <w:rFonts w:ascii="Tahoma" w:hAnsi="Tahoma" w:cs="Tahoma" w:hint="eastAsia"/>
            <w:rtl/>
            <w:rPrChange w:id="3394" w:author="רינת אביטל" w:date="2022-05-12T11:36:00Z">
              <w:rPr>
                <w:rFonts w:ascii="Tahoma" w:hAnsi="Tahoma" w:cs="Tahoma" w:hint="eastAsia"/>
                <w:color w:val="FF0000"/>
                <w:rtl/>
              </w:rPr>
            </w:rPrChange>
          </w:rPr>
          <w:t>הפונקציה</w:t>
        </w:r>
        <w:r w:rsidRPr="00E46511">
          <w:rPr>
            <w:rFonts w:ascii="Tahoma" w:hAnsi="Tahoma" w:cs="Tahoma"/>
            <w:rtl/>
            <w:rPrChange w:id="3395" w:author="רינת אביטל" w:date="2022-05-12T11:36:00Z">
              <w:rPr>
                <w:rFonts w:ascii="Tahoma" w:hAnsi="Tahoma" w:cs="Tahoma"/>
                <w:color w:val="FF0000"/>
                <w:rtl/>
              </w:rPr>
            </w:rPrChange>
          </w:rPr>
          <w:t xml:space="preserve"> בצורה </w:t>
        </w:r>
        <w:r w:rsidRPr="00E46511">
          <w:rPr>
            <w:rFonts w:ascii="Tahoma" w:hAnsi="Tahoma" w:cs="Tahoma" w:hint="eastAsia"/>
            <w:rtl/>
            <w:rPrChange w:id="3396" w:author="רינת אביטל" w:date="2022-05-12T11:36:00Z">
              <w:rPr>
                <w:rFonts w:ascii="Tahoma" w:hAnsi="Tahoma" w:cs="Tahoma" w:hint="eastAsia"/>
                <w:color w:val="FF0000"/>
                <w:rtl/>
              </w:rPr>
            </w:rPrChange>
          </w:rPr>
          <w:t>קלה</w:t>
        </w:r>
        <w:r w:rsidRPr="00E46511">
          <w:rPr>
            <w:rFonts w:ascii="Tahoma" w:hAnsi="Tahoma" w:cs="Tahoma"/>
            <w:rtl/>
            <w:rPrChange w:id="3397" w:author="רינת אביטל" w:date="2022-05-12T11:36:00Z">
              <w:rPr>
                <w:rFonts w:ascii="Tahoma" w:hAnsi="Tahoma" w:cs="Tahoma"/>
                <w:color w:val="FF0000"/>
                <w:rtl/>
              </w:rPr>
            </w:rPrChange>
          </w:rPr>
          <w:t xml:space="preserve"> ונכונה וכך אוכל ביתר קלות לגשת לכל </w:t>
        </w:r>
        <w:r w:rsidRPr="00E46511">
          <w:rPr>
            <w:rFonts w:ascii="Tahoma" w:hAnsi="Tahoma" w:cs="Tahoma" w:hint="eastAsia"/>
            <w:rtl/>
            <w:rPrChange w:id="3398" w:author="רינת אביטל" w:date="2022-05-12T11:36:00Z">
              <w:rPr>
                <w:rFonts w:ascii="Tahoma" w:hAnsi="Tahoma" w:cs="Tahoma" w:hint="eastAsia"/>
                <w:color w:val="FF0000"/>
                <w:rtl/>
              </w:rPr>
            </w:rPrChange>
          </w:rPr>
          <w:t>אברי</w:t>
        </w:r>
        <w:r w:rsidRPr="00E46511">
          <w:rPr>
            <w:rFonts w:ascii="Tahoma" w:hAnsi="Tahoma" w:cs="Tahoma"/>
            <w:rtl/>
            <w:rPrChange w:id="3399" w:author="רינת אביטל" w:date="2022-05-12T11:36:00Z">
              <w:rPr>
                <w:rFonts w:ascii="Tahoma" w:hAnsi="Tahoma" w:cs="Tahoma"/>
                <w:color w:val="FF0000"/>
                <w:rtl/>
              </w:rPr>
            </w:rPrChange>
          </w:rPr>
          <w:t xml:space="preserve"> </w:t>
        </w:r>
        <w:r w:rsidRPr="00E46511">
          <w:rPr>
            <w:rFonts w:ascii="Tahoma" w:hAnsi="Tahoma" w:cs="Tahoma" w:hint="eastAsia"/>
            <w:rtl/>
            <w:rPrChange w:id="3400" w:author="רינת אביטל" w:date="2022-05-12T11:36:00Z">
              <w:rPr>
                <w:rFonts w:ascii="Tahoma" w:hAnsi="Tahoma" w:cs="Tahoma" w:hint="eastAsia"/>
                <w:color w:val="FF0000"/>
                <w:rtl/>
              </w:rPr>
            </w:rPrChange>
          </w:rPr>
          <w:t>בפונקציה</w:t>
        </w:r>
        <w:r w:rsidRPr="00E46511">
          <w:rPr>
            <w:rFonts w:ascii="Tahoma" w:hAnsi="Tahoma" w:cs="Tahoma"/>
            <w:rtl/>
            <w:rPrChange w:id="3401" w:author="רינת אביטל" w:date="2022-05-12T11:36:00Z">
              <w:rPr>
                <w:rFonts w:ascii="Tahoma" w:hAnsi="Tahoma" w:cs="Tahoma"/>
                <w:color w:val="FF0000"/>
                <w:rtl/>
              </w:rPr>
            </w:rPrChange>
          </w:rPr>
          <w:t xml:space="preserve"> </w:t>
        </w:r>
        <w:r w:rsidRPr="00E46511">
          <w:rPr>
            <w:rFonts w:ascii="Tahoma" w:hAnsi="Tahoma" w:cs="Tahoma" w:hint="eastAsia"/>
            <w:rtl/>
            <w:rPrChange w:id="3402" w:author="רינת אביטל" w:date="2022-05-12T11:36:00Z">
              <w:rPr>
                <w:rFonts w:ascii="Tahoma" w:hAnsi="Tahoma" w:cs="Tahoma" w:hint="eastAsia"/>
                <w:color w:val="FF0000"/>
                <w:rtl/>
              </w:rPr>
            </w:rPrChange>
          </w:rPr>
          <w:t>ולחקור</w:t>
        </w:r>
        <w:r w:rsidRPr="00E46511">
          <w:rPr>
            <w:rFonts w:ascii="Tahoma" w:hAnsi="Tahoma" w:cs="Tahoma"/>
            <w:rtl/>
            <w:rPrChange w:id="3403" w:author="רינת אביטל" w:date="2022-05-12T11:36:00Z">
              <w:rPr>
                <w:rFonts w:ascii="Tahoma" w:hAnsi="Tahoma" w:cs="Tahoma"/>
                <w:color w:val="FF0000"/>
                <w:rtl/>
              </w:rPr>
            </w:rPrChange>
          </w:rPr>
          <w:t xml:space="preserve"> </w:t>
        </w:r>
        <w:r w:rsidRPr="00E46511">
          <w:rPr>
            <w:rFonts w:ascii="Tahoma" w:hAnsi="Tahoma" w:cs="Tahoma" w:hint="eastAsia"/>
            <w:rtl/>
            <w:rPrChange w:id="3404" w:author="רינת אביטל" w:date="2022-05-12T11:36:00Z">
              <w:rPr>
                <w:rFonts w:ascii="Tahoma" w:hAnsi="Tahoma" w:cs="Tahoma" w:hint="eastAsia"/>
                <w:color w:val="FF0000"/>
                <w:rtl/>
              </w:rPr>
            </w:rPrChange>
          </w:rPr>
          <w:t>אותה</w:t>
        </w:r>
        <w:r w:rsidRPr="00E46511">
          <w:rPr>
            <w:rFonts w:ascii="Tahoma" w:hAnsi="Tahoma" w:cs="Tahoma"/>
            <w:rtl/>
            <w:rPrChange w:id="3405" w:author="רינת אביטל" w:date="2022-05-12T11:36:00Z">
              <w:rPr>
                <w:rFonts w:ascii="Tahoma" w:hAnsi="Tahoma" w:cs="Tahoma"/>
                <w:color w:val="FF0000"/>
                <w:rtl/>
              </w:rPr>
            </w:rPrChange>
          </w:rPr>
          <w:t xml:space="preserve"> </w:t>
        </w:r>
        <w:r w:rsidRPr="00E46511">
          <w:rPr>
            <w:rFonts w:ascii="Tahoma" w:hAnsi="Tahoma" w:cs="Tahoma" w:hint="eastAsia"/>
            <w:rtl/>
            <w:rPrChange w:id="3406" w:author="רינת אביטל" w:date="2022-05-12T11:36:00Z">
              <w:rPr>
                <w:rFonts w:ascii="Tahoma" w:hAnsi="Tahoma" w:cs="Tahoma" w:hint="eastAsia"/>
                <w:color w:val="FF0000"/>
                <w:rtl/>
              </w:rPr>
            </w:rPrChange>
          </w:rPr>
          <w:t>ולקבל</w:t>
        </w:r>
        <w:r w:rsidRPr="00E46511">
          <w:rPr>
            <w:rFonts w:ascii="Tahoma" w:hAnsi="Tahoma" w:cs="Tahoma"/>
            <w:rtl/>
            <w:rPrChange w:id="3407" w:author="רינת אביטל" w:date="2022-05-12T11:36:00Z">
              <w:rPr>
                <w:rFonts w:ascii="Tahoma" w:hAnsi="Tahoma" w:cs="Tahoma"/>
                <w:color w:val="FF0000"/>
                <w:rtl/>
              </w:rPr>
            </w:rPrChange>
          </w:rPr>
          <w:t xml:space="preserve"> </w:t>
        </w:r>
        <w:r w:rsidRPr="00E46511">
          <w:rPr>
            <w:rFonts w:ascii="Tahoma" w:hAnsi="Tahoma" w:cs="Tahoma" w:hint="eastAsia"/>
            <w:rtl/>
            <w:rPrChange w:id="3408" w:author="רינת אביטל" w:date="2022-05-12T11:36:00Z">
              <w:rPr>
                <w:rFonts w:ascii="Tahoma" w:hAnsi="Tahoma" w:cs="Tahoma" w:hint="eastAsia"/>
                <w:color w:val="FF0000"/>
                <w:rtl/>
              </w:rPr>
            </w:rPrChange>
          </w:rPr>
          <w:t>תוצאות</w:t>
        </w:r>
        <w:r w:rsidRPr="00E46511">
          <w:rPr>
            <w:rFonts w:ascii="Tahoma" w:hAnsi="Tahoma" w:cs="Tahoma"/>
            <w:rtl/>
            <w:rPrChange w:id="3409" w:author="רינת אביטל" w:date="2022-05-12T11:36:00Z">
              <w:rPr>
                <w:rFonts w:ascii="Tahoma" w:hAnsi="Tahoma" w:cs="Tahoma"/>
                <w:color w:val="FF0000"/>
                <w:rtl/>
              </w:rPr>
            </w:rPrChange>
          </w:rPr>
          <w:t xml:space="preserve"> </w:t>
        </w:r>
        <w:r w:rsidRPr="00E46511">
          <w:rPr>
            <w:rFonts w:ascii="Tahoma" w:hAnsi="Tahoma" w:cs="Tahoma" w:hint="eastAsia"/>
            <w:rtl/>
            <w:rPrChange w:id="3410" w:author="רינת אביטל" w:date="2022-05-12T11:36:00Z">
              <w:rPr>
                <w:rFonts w:ascii="Tahoma" w:hAnsi="Tahoma" w:cs="Tahoma" w:hint="eastAsia"/>
                <w:color w:val="FF0000"/>
                <w:rtl/>
              </w:rPr>
            </w:rPrChange>
          </w:rPr>
          <w:t>מדויקות</w:t>
        </w:r>
        <w:r w:rsidRPr="00E46511">
          <w:rPr>
            <w:rFonts w:ascii="Tahoma" w:hAnsi="Tahoma" w:cs="Tahoma"/>
            <w:rtl/>
            <w:rPrChange w:id="3411" w:author="רינת אביטל" w:date="2022-05-12T11:36:00Z">
              <w:rPr>
                <w:rFonts w:ascii="Tahoma" w:hAnsi="Tahoma" w:cs="Tahoma"/>
                <w:color w:val="FF0000"/>
                <w:rtl/>
              </w:rPr>
            </w:rPrChange>
          </w:rPr>
          <w:t>.</w:t>
        </w:r>
        <w:r w:rsidRPr="00E46511">
          <w:rPr>
            <w:rFonts w:ascii="Tahoma" w:hAnsi="Tahoma" w:cs="Tahoma"/>
            <w:rtl/>
          </w:rPr>
          <w:t xml:space="preserve">  </w:t>
        </w:r>
      </w:ins>
    </w:p>
    <w:p w14:paraId="20C105E3" w14:textId="77777777" w:rsidR="00E0782E" w:rsidRPr="00E46511" w:rsidRDefault="00E0782E" w:rsidP="00E0782E">
      <w:pPr>
        <w:spacing w:after="240" w:line="360" w:lineRule="auto"/>
        <w:jc w:val="both"/>
        <w:rPr>
          <w:ins w:id="3412" w:author="רינת אביטל" w:date="2022-05-12T11:36:00Z"/>
          <w:rFonts w:ascii="Tahoma" w:hAnsi="Tahoma" w:cs="Tahoma"/>
          <w:rtl/>
        </w:rPr>
      </w:pPr>
      <w:ins w:id="3413" w:author="רינת אביטל" w:date="2022-05-12T11:36:00Z">
        <w:r w:rsidRPr="00E46511">
          <w:rPr>
            <w:rFonts w:ascii="Tahoma" w:hAnsi="Tahoma" w:cs="Tahoma" w:hint="cs"/>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E46511" w:rsidRDefault="00E0782E" w:rsidP="00E0782E">
      <w:pPr>
        <w:spacing w:after="240" w:line="360" w:lineRule="auto"/>
        <w:jc w:val="both"/>
        <w:rPr>
          <w:ins w:id="3414" w:author="רינת אביטל" w:date="2022-05-12T11:36:00Z"/>
          <w:rFonts w:ascii="Tahoma" w:hAnsi="Tahoma" w:cs="Tahoma"/>
          <w:rtl/>
        </w:rPr>
      </w:pPr>
      <w:ins w:id="3415" w:author="רינת אביטל" w:date="2022-05-12T11:36:00Z">
        <w:r w:rsidRPr="00E46511">
          <w:rPr>
            <w:rFonts w:ascii="Tahoma" w:hAnsi="Tahoma" w:cs="Tahoma" w:hint="cs"/>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E46511" w:rsidRDefault="00CA19B9" w:rsidP="00CA19B9">
      <w:pPr>
        <w:spacing w:after="240" w:line="360" w:lineRule="auto"/>
        <w:jc w:val="both"/>
        <w:rPr>
          <w:ins w:id="3416" w:author="רינת אביטל" w:date="2022-05-11T23:47:00Z"/>
          <w:rFonts w:ascii="Tahoma" w:hAnsi="Tahoma" w:cs="Tahoma"/>
          <w:rtl/>
        </w:rPr>
      </w:pPr>
      <w:ins w:id="3417" w:author="רינת אביטל" w:date="2022-05-11T23:47:00Z">
        <w:r w:rsidRPr="00E46511">
          <w:rPr>
            <w:rFonts w:ascii="Tahoma" w:hAnsi="Tahoma" w:cs="Tahoma"/>
            <w:rtl/>
          </w:rPr>
          <w:t>ערכ</w:t>
        </w:r>
      </w:ins>
      <w:ins w:id="3418" w:author="רינת אביטל" w:date="2022-05-12T09:43:00Z">
        <w:r w:rsidR="008D346F" w:rsidRPr="00E46511">
          <w:rPr>
            <w:rFonts w:ascii="Tahoma" w:hAnsi="Tahoma" w:cs="Tahoma" w:hint="cs"/>
            <w:rtl/>
          </w:rPr>
          <w:t>תי</w:t>
        </w:r>
      </w:ins>
      <w:ins w:id="3419" w:author="רינת אביטל" w:date="2022-05-11T23:47:00Z">
        <w:r w:rsidRPr="00E46511">
          <w:rPr>
            <w:rFonts w:ascii="Tahoma" w:hAnsi="Tahoma" w:cs="Tahoma"/>
            <w:rtl/>
          </w:rPr>
          <w:t xml:space="preserve"> עבודת חקר וקראנו חומרים רבים בנושא </w:t>
        </w:r>
      </w:ins>
      <w:ins w:id="3420" w:author="רינת אביטל" w:date="2022-05-12T09:43:00Z">
        <w:r w:rsidR="008D346F" w:rsidRPr="00E46511">
          <w:rPr>
            <w:rFonts w:ascii="Tahoma" w:hAnsi="Tahoma" w:cs="Tahoma" w:hint="cs"/>
            <w:rtl/>
          </w:rPr>
          <w:t>פתירת משווא</w:t>
        </w:r>
      </w:ins>
      <w:ins w:id="3421" w:author="רינת אביטל" w:date="2022-05-12T09:44:00Z">
        <w:r w:rsidR="008D346F" w:rsidRPr="00E46511">
          <w:rPr>
            <w:rFonts w:ascii="Tahoma" w:hAnsi="Tahoma" w:cs="Tahoma" w:hint="cs"/>
            <w:rtl/>
          </w:rPr>
          <w:t>ות</w:t>
        </w:r>
      </w:ins>
      <w:ins w:id="3422" w:author="רינת אביטל" w:date="2022-05-11T23:47:00Z">
        <w:r w:rsidRPr="00E46511">
          <w:rPr>
            <w:rFonts w:ascii="Tahoma" w:hAnsi="Tahoma" w:cs="Tahoma"/>
            <w:rtl/>
          </w:rPr>
          <w:t>, התדיינ</w:t>
        </w:r>
      </w:ins>
      <w:ins w:id="3423" w:author="רינת אביטל" w:date="2022-05-12T09:44:00Z">
        <w:r w:rsidR="008D346F" w:rsidRPr="00E46511">
          <w:rPr>
            <w:rFonts w:ascii="Tahoma" w:hAnsi="Tahoma" w:cs="Tahoma" w:hint="cs"/>
            <w:rtl/>
          </w:rPr>
          <w:t>תי</w:t>
        </w:r>
      </w:ins>
      <w:ins w:id="3424" w:author="רינת אביטל" w:date="2022-05-11T23:47:00Z">
        <w:r w:rsidRPr="00E46511">
          <w:rPr>
            <w:rFonts w:ascii="Tahoma" w:hAnsi="Tahoma" w:cs="Tahoma"/>
            <w:rtl/>
          </w:rPr>
          <w:t xml:space="preserve"> רבות באשר לדרך המימוש היעילה, התייעצ</w:t>
        </w:r>
      </w:ins>
      <w:ins w:id="3425" w:author="רינת אביטל" w:date="2022-05-12T09:45:00Z">
        <w:r w:rsidR="008D346F" w:rsidRPr="00E46511">
          <w:rPr>
            <w:rFonts w:ascii="Tahoma" w:hAnsi="Tahoma" w:cs="Tahoma" w:hint="cs"/>
            <w:rtl/>
          </w:rPr>
          <w:t>תי</w:t>
        </w:r>
      </w:ins>
      <w:ins w:id="3426" w:author="רינת אביטל" w:date="2022-05-11T23:47:00Z">
        <w:r w:rsidRPr="00E46511">
          <w:rPr>
            <w:rFonts w:ascii="Tahoma" w:hAnsi="Tahoma" w:cs="Tahoma"/>
            <w:rtl/>
          </w:rPr>
          <w:t xml:space="preserve"> עם מומחים היאך לחשב </w:t>
        </w:r>
      </w:ins>
      <w:ins w:id="3427" w:author="רינת אביטל" w:date="2022-05-12T09:46:00Z">
        <w:r w:rsidR="008D346F" w:rsidRPr="00E46511">
          <w:rPr>
            <w:rFonts w:ascii="Tahoma" w:hAnsi="Tahoma" w:cs="Tahoma" w:hint="cs"/>
            <w:rtl/>
          </w:rPr>
          <w:t xml:space="preserve">את פתרון המשוואות בדרך </w:t>
        </w:r>
        <w:r w:rsidR="00043A70" w:rsidRPr="00E46511">
          <w:rPr>
            <w:rFonts w:ascii="Tahoma" w:hAnsi="Tahoma" w:cs="Tahoma" w:hint="cs"/>
            <w:rtl/>
          </w:rPr>
          <w:t>הטובה ביותר</w:t>
        </w:r>
      </w:ins>
      <w:ins w:id="3428" w:author="רינת אביטל" w:date="2022-05-11T23:47:00Z">
        <w:r w:rsidRPr="00E46511">
          <w:rPr>
            <w:rFonts w:ascii="Tahoma" w:hAnsi="Tahoma" w:cs="Tahoma"/>
            <w:rtl/>
          </w:rPr>
          <w:t xml:space="preserve"> כדי לשמור על יעילות, דיוק ומהירות. </w:t>
        </w:r>
      </w:ins>
    </w:p>
    <w:p w14:paraId="3173ED60" w14:textId="6F7F95F0" w:rsidR="00CA19B9" w:rsidRPr="00E46511" w:rsidRDefault="00CA19B9" w:rsidP="00CA19B9">
      <w:pPr>
        <w:spacing w:after="240" w:line="360" w:lineRule="auto"/>
        <w:jc w:val="both"/>
        <w:rPr>
          <w:ins w:id="3429" w:author="רינת אביטל" w:date="2022-05-11T23:47:00Z"/>
          <w:rFonts w:ascii="Tahoma" w:hAnsi="Tahoma" w:cs="Tahoma"/>
          <w:rtl/>
        </w:rPr>
      </w:pPr>
      <w:ins w:id="3430" w:author="רינת אביטל" w:date="2022-05-11T23:47:00Z">
        <w:r w:rsidRPr="00E46511">
          <w:rPr>
            <w:rFonts w:ascii="Tahoma" w:hAnsi="Tahoma" w:cs="Tahoma"/>
            <w:rtl/>
          </w:rPr>
          <w:lastRenderedPageBreak/>
          <w:t>להלן מוצגות חלק מבעיות נוספות שהתעוררו בעת תכנון מבנה המערכת באופן זה, וכן הצעות שעלו ופתרונות שנקטנו בפועל.</w:t>
        </w:r>
      </w:ins>
    </w:p>
    <w:p w14:paraId="37C6C97F" w14:textId="77777777" w:rsidR="00E0782E" w:rsidRPr="00E46511" w:rsidRDefault="00E0782E" w:rsidP="00CA19B9">
      <w:pPr>
        <w:spacing w:after="240" w:line="360" w:lineRule="auto"/>
        <w:jc w:val="both"/>
        <w:rPr>
          <w:ins w:id="3431" w:author="רינת אביטל" w:date="2022-05-12T11:36:00Z"/>
          <w:rFonts w:ascii="Tahoma" w:hAnsi="Tahoma" w:cs="Tahoma"/>
          <w:b/>
          <w:bCs/>
          <w:color w:val="808080" w:themeColor="background1" w:themeShade="80"/>
          <w:u w:val="single"/>
          <w:rtl/>
        </w:rPr>
      </w:pPr>
      <w:bookmarkStart w:id="3432" w:name="_Toc39972181"/>
    </w:p>
    <w:p w14:paraId="3825C8D4" w14:textId="77777777" w:rsidR="00E0782E" w:rsidRDefault="00E0782E" w:rsidP="00CA19B9">
      <w:pPr>
        <w:spacing w:after="240" w:line="360" w:lineRule="auto"/>
        <w:jc w:val="both"/>
        <w:rPr>
          <w:ins w:id="3433" w:author="רינת אביטל" w:date="2022-05-12T11:36:00Z"/>
          <w:rFonts w:ascii="Tahoma" w:hAnsi="Tahoma" w:cs="Tahoma"/>
          <w:b/>
          <w:bCs/>
          <w:color w:val="808080" w:themeColor="background1" w:themeShade="80"/>
          <w:sz w:val="20"/>
          <w:szCs w:val="20"/>
          <w:u w:val="single"/>
          <w:rtl/>
        </w:rPr>
      </w:pPr>
    </w:p>
    <w:p w14:paraId="476641A2" w14:textId="756CC201" w:rsidR="00CA19B9" w:rsidRPr="00103DCA" w:rsidRDefault="00CA19B9" w:rsidP="00CA19B9">
      <w:pPr>
        <w:spacing w:after="240" w:line="360" w:lineRule="auto"/>
        <w:jc w:val="both"/>
        <w:rPr>
          <w:ins w:id="3434" w:author="רינת אביטל" w:date="2022-05-11T23:47:00Z"/>
          <w:rFonts w:ascii="Tahoma" w:hAnsi="Tahoma" w:cs="Tahoma"/>
          <w:b/>
          <w:bCs/>
          <w:color w:val="808080" w:themeColor="background1" w:themeShade="80"/>
          <w:sz w:val="20"/>
          <w:szCs w:val="20"/>
          <w:u w:val="single"/>
          <w:rtl/>
          <w:rPrChange w:id="3435" w:author="רינת אביטל" w:date="2022-05-12T09:18:00Z">
            <w:rPr>
              <w:ins w:id="3436" w:author="רינת אביטל" w:date="2022-05-11T23:47:00Z"/>
              <w:rFonts w:ascii="Tahoma" w:hAnsi="Tahoma" w:cs="Tahoma"/>
              <w:b/>
              <w:bCs/>
              <w:color w:val="808080" w:themeColor="background1" w:themeShade="80"/>
              <w:u w:val="single"/>
              <w:rtl/>
            </w:rPr>
          </w:rPrChange>
        </w:rPr>
      </w:pPr>
      <w:ins w:id="3437" w:author="רינת אביטל" w:date="2022-05-11T23:47:00Z">
        <w:r w:rsidRPr="00103DCA">
          <w:rPr>
            <w:rFonts w:ascii="Tahoma" w:hAnsi="Tahoma" w:cs="Tahoma"/>
            <w:b/>
            <w:bCs/>
            <w:color w:val="808080" w:themeColor="background1" w:themeShade="80"/>
            <w:sz w:val="20"/>
            <w:szCs w:val="20"/>
            <w:u w:val="single"/>
            <w:rtl/>
            <w:rPrChange w:id="3438" w:author="רינת אביטל" w:date="2022-05-12T09:18:00Z">
              <w:rPr>
                <w:rFonts w:ascii="Tahoma" w:hAnsi="Tahoma" w:cs="Tahoma"/>
                <w:b/>
                <w:bCs/>
                <w:color w:val="808080" w:themeColor="background1" w:themeShade="80"/>
                <w:u w:val="single"/>
                <w:rtl/>
              </w:rPr>
            </w:rPrChange>
          </w:rPr>
          <w:t>בעיות ופתרו</w:t>
        </w:r>
      </w:ins>
      <w:bookmarkEnd w:id="3432"/>
      <w:r w:rsidR="003C27B6">
        <w:rPr>
          <w:rFonts w:ascii="Tahoma" w:hAnsi="Tahoma" w:cs="Tahoma" w:hint="cs"/>
          <w:b/>
          <w:bCs/>
          <w:color w:val="808080" w:themeColor="background1" w:themeShade="80"/>
          <w:sz w:val="20"/>
          <w:szCs w:val="20"/>
          <w:u w:val="single"/>
          <w:rtl/>
        </w:rPr>
        <w:t>נן</w:t>
      </w:r>
      <w:ins w:id="3439" w:author="רינת אביטל" w:date="2022-05-11T23:47:00Z">
        <w:r w:rsidRPr="00103DCA">
          <w:rPr>
            <w:rFonts w:ascii="Tahoma" w:hAnsi="Tahoma" w:cs="Tahoma"/>
            <w:b/>
            <w:bCs/>
            <w:color w:val="808080" w:themeColor="background1" w:themeShade="80"/>
            <w:sz w:val="20"/>
            <w:szCs w:val="20"/>
            <w:u w:val="single"/>
            <w:rtl/>
            <w:rPrChange w:id="3440"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3441" w:author="רינת אביטל" w:date="2022-05-11T23:47:00Z"/>
          <w:rFonts w:ascii="Tahoma" w:hAnsi="Tahoma" w:cs="Tahoma"/>
          <w:b/>
          <w:bCs/>
          <w:sz w:val="20"/>
          <w:szCs w:val="20"/>
          <w:rtl/>
          <w:rPrChange w:id="3442" w:author="רינת אביטל" w:date="2022-05-12T09:18:00Z">
            <w:rPr>
              <w:ins w:id="3443" w:author="רינת אביטל" w:date="2022-05-11T23:47:00Z"/>
              <w:rFonts w:ascii="Tahoma" w:hAnsi="Tahoma" w:cs="Tahoma"/>
              <w:b/>
              <w:bCs/>
              <w:rtl/>
            </w:rPr>
          </w:rPrChange>
        </w:rPr>
      </w:pPr>
      <w:ins w:id="3444" w:author="רינת אביטל" w:date="2022-05-11T23:47:00Z">
        <w:r w:rsidRPr="00103DCA">
          <w:rPr>
            <w:rFonts w:ascii="Tahoma" w:hAnsi="Tahoma" w:cs="Tahoma"/>
            <w:b/>
            <w:bCs/>
            <w:sz w:val="20"/>
            <w:szCs w:val="20"/>
            <w:rtl/>
            <w:rPrChange w:id="3445" w:author="רינת אביטל" w:date="2022-05-12T09:18:00Z">
              <w:rPr>
                <w:rFonts w:ascii="Tahoma" w:hAnsi="Tahoma" w:cs="Tahoma"/>
                <w:b/>
                <w:bCs/>
                <w:rtl/>
              </w:rPr>
            </w:rPrChange>
          </w:rPr>
          <w:t xml:space="preserve">א. </w:t>
        </w:r>
        <w:r w:rsidRPr="00103DCA">
          <w:rPr>
            <w:rFonts w:ascii="Tahoma" w:hAnsi="Tahoma" w:cs="Tahoma" w:hint="eastAsia"/>
            <w:b/>
            <w:bCs/>
            <w:sz w:val="20"/>
            <w:szCs w:val="20"/>
            <w:rtl/>
            <w:rPrChange w:id="3446" w:author="רינת אביטל" w:date="2022-05-12T09:18:00Z">
              <w:rPr>
                <w:rFonts w:ascii="Tahoma" w:hAnsi="Tahoma" w:cs="Tahoma" w:hint="eastAsia"/>
                <w:b/>
                <w:bCs/>
                <w:rtl/>
              </w:rPr>
            </w:rPrChange>
          </w:rPr>
          <w:t>שמירת</w:t>
        </w:r>
        <w:r w:rsidRPr="00103DCA">
          <w:rPr>
            <w:rFonts w:ascii="Tahoma" w:hAnsi="Tahoma" w:cs="Tahoma"/>
            <w:b/>
            <w:bCs/>
            <w:sz w:val="20"/>
            <w:szCs w:val="20"/>
            <w:rtl/>
            <w:rPrChange w:id="3447"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48" w:author="רינת אביטל" w:date="2022-05-12T09:18:00Z">
              <w:rPr>
                <w:rFonts w:ascii="Tahoma" w:hAnsi="Tahoma" w:cs="Tahoma" w:hint="eastAsia"/>
                <w:b/>
                <w:bCs/>
                <w:rtl/>
              </w:rPr>
            </w:rPrChange>
          </w:rPr>
          <w:t>מחרוזת</w:t>
        </w:r>
        <w:r w:rsidRPr="00103DCA">
          <w:rPr>
            <w:rFonts w:ascii="Tahoma" w:hAnsi="Tahoma" w:cs="Tahoma"/>
            <w:b/>
            <w:bCs/>
            <w:sz w:val="20"/>
            <w:szCs w:val="20"/>
            <w:rtl/>
            <w:rPrChange w:id="344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50" w:author="רינת אביטל" w:date="2022-05-12T09:18:00Z">
              <w:rPr>
                <w:rFonts w:ascii="Tahoma" w:hAnsi="Tahoma" w:cs="Tahoma" w:hint="eastAsia"/>
                <w:b/>
                <w:bCs/>
                <w:rtl/>
              </w:rPr>
            </w:rPrChange>
          </w:rPr>
          <w:t>של</w:t>
        </w:r>
        <w:r w:rsidRPr="00103DCA">
          <w:rPr>
            <w:rFonts w:ascii="Tahoma" w:hAnsi="Tahoma" w:cs="Tahoma"/>
            <w:b/>
            <w:bCs/>
            <w:sz w:val="20"/>
            <w:szCs w:val="20"/>
            <w:rtl/>
            <w:rPrChange w:id="345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52" w:author="רינת אביטל" w:date="2022-05-12T09:18:00Z">
              <w:rPr>
                <w:rFonts w:ascii="Tahoma" w:hAnsi="Tahoma" w:cs="Tahoma" w:hint="eastAsia"/>
                <w:b/>
                <w:bCs/>
                <w:rtl/>
              </w:rPr>
            </w:rPrChange>
          </w:rPr>
          <w:t>גרף</w:t>
        </w:r>
        <w:r w:rsidRPr="00103DCA">
          <w:rPr>
            <w:rFonts w:ascii="Tahoma" w:hAnsi="Tahoma" w:cs="Tahoma"/>
            <w:b/>
            <w:bCs/>
            <w:sz w:val="20"/>
            <w:szCs w:val="20"/>
            <w:rtl/>
            <w:rPrChange w:id="345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54"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455"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56" w:author="רינת אביטל" w:date="2022-05-12T09:18:00Z">
              <w:rPr>
                <w:rFonts w:ascii="Tahoma" w:hAnsi="Tahoma" w:cs="Tahoma" w:hint="eastAsia"/>
                <w:b/>
                <w:bCs/>
                <w:rtl/>
              </w:rPr>
            </w:rPrChange>
          </w:rPr>
          <w:t>לכדי</w:t>
        </w:r>
        <w:r w:rsidRPr="00103DCA">
          <w:rPr>
            <w:rFonts w:ascii="Tahoma" w:hAnsi="Tahoma" w:cs="Tahoma"/>
            <w:b/>
            <w:bCs/>
            <w:sz w:val="20"/>
            <w:szCs w:val="20"/>
            <w:rtl/>
            <w:rPrChange w:id="3457"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58" w:author="רינת אביטל" w:date="2022-05-12T09:18:00Z">
              <w:rPr>
                <w:rFonts w:ascii="Tahoma" w:hAnsi="Tahoma" w:cs="Tahoma" w:hint="eastAsia"/>
                <w:b/>
                <w:bCs/>
                <w:rtl/>
              </w:rPr>
            </w:rPrChange>
          </w:rPr>
          <w:t>מבני</w:t>
        </w:r>
        <w:r w:rsidRPr="00103DCA">
          <w:rPr>
            <w:rFonts w:ascii="Tahoma" w:hAnsi="Tahoma" w:cs="Tahoma"/>
            <w:b/>
            <w:bCs/>
            <w:sz w:val="20"/>
            <w:szCs w:val="20"/>
            <w:rtl/>
            <w:rPrChange w:id="345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60" w:author="רינת אביטל" w:date="2022-05-12T09:18:00Z">
              <w:rPr>
                <w:rFonts w:ascii="Tahoma" w:hAnsi="Tahoma" w:cs="Tahoma" w:hint="eastAsia"/>
                <w:b/>
                <w:bCs/>
                <w:rtl/>
              </w:rPr>
            </w:rPrChange>
          </w:rPr>
          <w:t>נתונים</w:t>
        </w:r>
        <w:r w:rsidRPr="00103DCA">
          <w:rPr>
            <w:rFonts w:ascii="Tahoma" w:hAnsi="Tahoma" w:cs="Tahoma"/>
            <w:b/>
            <w:bCs/>
            <w:sz w:val="20"/>
            <w:szCs w:val="20"/>
            <w:rtl/>
            <w:rPrChange w:id="346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62" w:author="רינת אביטל" w:date="2022-05-12T09:18:00Z">
              <w:rPr>
                <w:rFonts w:ascii="Tahoma" w:hAnsi="Tahoma" w:cs="Tahoma" w:hint="eastAsia"/>
                <w:b/>
                <w:bCs/>
                <w:rtl/>
              </w:rPr>
            </w:rPrChange>
          </w:rPr>
          <w:t>שישמר</w:t>
        </w:r>
        <w:r w:rsidRPr="00103DCA">
          <w:rPr>
            <w:rFonts w:ascii="Tahoma" w:hAnsi="Tahoma" w:cs="Tahoma"/>
            <w:b/>
            <w:bCs/>
            <w:sz w:val="20"/>
            <w:szCs w:val="20"/>
            <w:rtl/>
            <w:rPrChange w:id="346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64" w:author="רינת אביטל" w:date="2022-05-12T09:18:00Z">
              <w:rPr>
                <w:rFonts w:ascii="Tahoma" w:hAnsi="Tahoma" w:cs="Tahoma" w:hint="eastAsia"/>
                <w:b/>
                <w:bCs/>
                <w:rtl/>
              </w:rPr>
            </w:rPrChange>
          </w:rPr>
          <w:t>בתוכו</w:t>
        </w:r>
        <w:r w:rsidRPr="00103DCA">
          <w:rPr>
            <w:rFonts w:ascii="Tahoma" w:hAnsi="Tahoma" w:cs="Tahoma"/>
            <w:b/>
            <w:bCs/>
            <w:sz w:val="20"/>
            <w:szCs w:val="20"/>
            <w:rtl/>
            <w:rPrChange w:id="3465"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66" w:author="רינת אביטל" w:date="2022-05-12T09:18:00Z">
              <w:rPr>
                <w:rFonts w:ascii="Tahoma" w:hAnsi="Tahoma" w:cs="Tahoma" w:hint="eastAsia"/>
                <w:b/>
                <w:bCs/>
                <w:rtl/>
              </w:rPr>
            </w:rPrChange>
          </w:rPr>
          <w:t>נתוני</w:t>
        </w:r>
        <w:r w:rsidRPr="00103DCA">
          <w:rPr>
            <w:rFonts w:ascii="Tahoma" w:hAnsi="Tahoma" w:cs="Tahoma"/>
            <w:b/>
            <w:bCs/>
            <w:sz w:val="20"/>
            <w:szCs w:val="20"/>
            <w:rtl/>
            <w:rPrChange w:id="3467"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68"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46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70" w:author="רינת אביטל" w:date="2022-05-12T09:18:00Z">
              <w:rPr>
                <w:rFonts w:ascii="Tahoma" w:hAnsi="Tahoma" w:cs="Tahoma" w:hint="eastAsia"/>
                <w:b/>
                <w:bCs/>
                <w:rtl/>
              </w:rPr>
            </w:rPrChange>
          </w:rPr>
          <w:t>והפיכתה</w:t>
        </w:r>
        <w:r w:rsidRPr="00103DCA">
          <w:rPr>
            <w:rFonts w:ascii="Tahoma" w:hAnsi="Tahoma" w:cs="Tahoma"/>
            <w:b/>
            <w:bCs/>
            <w:sz w:val="20"/>
            <w:szCs w:val="20"/>
            <w:rtl/>
            <w:rPrChange w:id="347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72" w:author="רינת אביטל" w:date="2022-05-12T09:18:00Z">
              <w:rPr>
                <w:rFonts w:ascii="Tahoma" w:hAnsi="Tahoma" w:cs="Tahoma" w:hint="eastAsia"/>
                <w:b/>
                <w:bCs/>
                <w:rtl/>
              </w:rPr>
            </w:rPrChange>
          </w:rPr>
          <w:t>לשימושית</w:t>
        </w:r>
        <w:r w:rsidRPr="00103DCA">
          <w:rPr>
            <w:rFonts w:ascii="Tahoma" w:hAnsi="Tahoma" w:cs="Tahoma"/>
            <w:b/>
            <w:bCs/>
            <w:sz w:val="20"/>
            <w:szCs w:val="20"/>
            <w:rtl/>
            <w:rPrChange w:id="347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474" w:author="רינת אביטל" w:date="2022-05-12T09:18:00Z">
              <w:rPr>
                <w:rFonts w:ascii="Tahoma" w:hAnsi="Tahoma" w:cs="Tahoma" w:hint="eastAsia"/>
                <w:b/>
                <w:bCs/>
                <w:rtl/>
              </w:rPr>
            </w:rPrChange>
          </w:rPr>
          <w:t>ופתירה</w:t>
        </w:r>
        <w:r w:rsidRPr="00103DCA">
          <w:rPr>
            <w:rFonts w:ascii="Tahoma" w:hAnsi="Tahoma" w:cs="Tahoma"/>
            <w:b/>
            <w:bCs/>
            <w:sz w:val="20"/>
            <w:szCs w:val="20"/>
            <w:rtl/>
            <w:rPrChange w:id="3475" w:author="רינת אביטל" w:date="2022-05-12T09:18:00Z">
              <w:rPr>
                <w:rFonts w:ascii="Tahoma" w:hAnsi="Tahoma" w:cs="Tahoma"/>
                <w:b/>
                <w:bCs/>
                <w:rtl/>
              </w:rPr>
            </w:rPrChange>
          </w:rPr>
          <w:t>.</w:t>
        </w:r>
      </w:ins>
    </w:p>
    <w:p w14:paraId="074819DD" w14:textId="77777777" w:rsidR="00CA19B9" w:rsidRPr="00E46511" w:rsidRDefault="00CA19B9" w:rsidP="00CA19B9">
      <w:pPr>
        <w:pStyle w:val="a8"/>
        <w:numPr>
          <w:ilvl w:val="0"/>
          <w:numId w:val="49"/>
        </w:numPr>
        <w:spacing w:after="240" w:line="360" w:lineRule="auto"/>
        <w:jc w:val="both"/>
        <w:rPr>
          <w:ins w:id="3476" w:author="רינת אביטל" w:date="2022-05-11T23:47:00Z"/>
          <w:rFonts w:ascii="Tahoma" w:hAnsi="Tahoma" w:cs="Tahoma"/>
          <w:rtl/>
        </w:rPr>
      </w:pPr>
      <w:ins w:id="3477" w:author="רינת אביטל" w:date="2022-05-11T23:47:00Z">
        <w:r w:rsidRPr="00E46511">
          <w:rPr>
            <w:rFonts w:ascii="Tahoma" w:hAnsi="Tahoma" w:cs="Tahoma"/>
            <w:noProof/>
            <w:rPrChange w:id="3478" w:author="רינת אביטל" w:date="2022-05-12T09:18:00Z">
              <w:rPr>
                <w:noProof/>
              </w:rPr>
            </w:rPrChange>
          </w:rPr>
          <mc:AlternateContent>
            <mc:Choice Requires="wpg">
              <w:drawing>
                <wp:anchor distT="0" distB="0" distL="114300" distR="114300" simplePos="0" relativeHeight="251668480" behindDoc="0" locked="0" layoutInCell="1" allowOverlap="1" wp14:anchorId="24B02D08" wp14:editId="2E726332">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8480;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E46511">
          <w:rPr>
            <w:rFonts w:ascii="Tahoma" w:hAnsi="Tahoma" w:cs="Tahoma" w:hint="eastAsia"/>
            <w:rtl/>
          </w:rPr>
          <w:t>לשם</w:t>
        </w:r>
        <w:r w:rsidRPr="00E46511">
          <w:rPr>
            <w:rFonts w:ascii="Tahoma" w:hAnsi="Tahoma" w:cs="Tahoma"/>
            <w:rtl/>
          </w:rPr>
          <w:t xml:space="preserve"> כך צריך ליצור </w:t>
        </w:r>
        <w:r w:rsidRPr="00E46511">
          <w:rPr>
            <w:rFonts w:ascii="Tahoma" w:hAnsi="Tahoma" w:cs="Tahoma" w:hint="eastAsia"/>
            <w:rtl/>
          </w:rPr>
          <w:t>אובייקט</w:t>
        </w:r>
        <w:r w:rsidRPr="00E46511">
          <w:rPr>
            <w:rFonts w:ascii="Tahoma" w:hAnsi="Tahoma" w:cs="Tahoma"/>
            <w:rtl/>
          </w:rPr>
          <w:t xml:space="preserve"> "פרמטר"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7414E9D5" w14:textId="77777777" w:rsidR="00CA19B9" w:rsidRPr="00E46511" w:rsidRDefault="00CA19B9" w:rsidP="00CA19B9">
      <w:pPr>
        <w:ind w:left="720"/>
        <w:rPr>
          <w:ins w:id="3479" w:author="רינת אביטל" w:date="2022-05-11T23:47:00Z"/>
          <w:rFonts w:ascii="Tahoma" w:hAnsi="Tahoma" w:cs="Tahoma"/>
          <w:color w:val="000000" w:themeColor="text1"/>
          <w:kern w:val="24"/>
          <w:sz w:val="28"/>
          <w:szCs w:val="28"/>
          <w:rtl/>
          <w:rPrChange w:id="3480" w:author="רינת אביטל" w:date="2022-05-12T09:18:00Z">
            <w:rPr>
              <w:ins w:id="3481" w:author="רינת אביטל" w:date="2022-05-11T23:47:00Z"/>
              <w:rFonts w:hAnsi="Calibri"/>
              <w:color w:val="000000" w:themeColor="text1"/>
              <w:kern w:val="24"/>
              <w:sz w:val="28"/>
              <w:szCs w:val="28"/>
              <w:rtl/>
            </w:rPr>
          </w:rPrChange>
        </w:rPr>
      </w:pPr>
      <w:ins w:id="3482" w:author="רינת אביטל" w:date="2022-05-11T23:47:00Z">
        <w:r w:rsidRPr="00E46511">
          <w:rPr>
            <w:rFonts w:ascii="Tahoma" w:hAnsi="Tahoma" w:cs="Tahoma"/>
            <w:color w:val="000000" w:themeColor="text1"/>
            <w:kern w:val="24"/>
            <w:sz w:val="28"/>
            <w:szCs w:val="28"/>
            <w:rPrChange w:id="3483" w:author="רינת אביטל" w:date="2022-05-12T09:18:00Z">
              <w:rPr>
                <w:rFonts w:hAnsi="Calibri"/>
                <w:color w:val="000000" w:themeColor="text1"/>
                <w:kern w:val="24"/>
                <w:sz w:val="28"/>
                <w:szCs w:val="28"/>
              </w:rPr>
            </w:rPrChange>
          </w:rPr>
          <w:t>Value</w:t>
        </w:r>
        <w:r w:rsidRPr="00E46511">
          <w:rPr>
            <w:rFonts w:ascii="Tahoma" w:hAnsi="Tahoma" w:cs="Tahoma"/>
            <w:color w:val="000000" w:themeColor="text1"/>
            <w:kern w:val="24"/>
            <w:sz w:val="28"/>
            <w:szCs w:val="28"/>
            <w:rtl/>
            <w:rPrChange w:id="3484"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ערך</w:t>
        </w:r>
        <w:r w:rsidRPr="00E46511">
          <w:rPr>
            <w:rFonts w:ascii="Tahoma" w:hAnsi="Tahoma" w:cs="Tahoma"/>
            <w:rtl/>
          </w:rPr>
          <w:t xml:space="preserve"> </w:t>
        </w:r>
        <w:r w:rsidRPr="00E46511">
          <w:rPr>
            <w:rFonts w:ascii="Tahoma" w:hAnsi="Tahoma" w:cs="Tahoma" w:hint="eastAsia"/>
            <w:rtl/>
          </w:rPr>
          <w:t>האיבר</w:t>
        </w:r>
      </w:ins>
    </w:p>
    <w:p w14:paraId="615B7335" w14:textId="77777777" w:rsidR="00CA19B9" w:rsidRPr="00E46511" w:rsidRDefault="00CA19B9" w:rsidP="00CA19B9">
      <w:pPr>
        <w:ind w:left="720"/>
        <w:rPr>
          <w:ins w:id="3485" w:author="רינת אביטל" w:date="2022-05-11T23:47:00Z"/>
          <w:rFonts w:ascii="Tahoma" w:hAnsi="Tahoma" w:cs="Tahoma"/>
          <w:color w:val="000000" w:themeColor="text1"/>
          <w:kern w:val="24"/>
          <w:sz w:val="28"/>
          <w:szCs w:val="28"/>
          <w:rtl/>
          <w:rPrChange w:id="3486" w:author="רינת אביטל" w:date="2022-05-12T09:18:00Z">
            <w:rPr>
              <w:ins w:id="3487" w:author="רינת אביטל" w:date="2022-05-11T23:47:00Z"/>
              <w:rFonts w:hAnsi="Calibri"/>
              <w:color w:val="000000" w:themeColor="text1"/>
              <w:kern w:val="24"/>
              <w:sz w:val="28"/>
              <w:szCs w:val="28"/>
              <w:rtl/>
            </w:rPr>
          </w:rPrChange>
        </w:rPr>
      </w:pPr>
      <w:ins w:id="3488" w:author="רינת אביטל" w:date="2022-05-11T23:47:00Z">
        <w:r w:rsidRPr="00E46511">
          <w:rPr>
            <w:rFonts w:ascii="Tahoma" w:hAnsi="Tahoma" w:cs="Tahoma"/>
            <w:color w:val="000000" w:themeColor="text1"/>
            <w:kern w:val="24"/>
            <w:sz w:val="28"/>
            <w:szCs w:val="28"/>
            <w:rPrChange w:id="3489" w:author="רינת אביטל" w:date="2022-05-12T09:18:00Z">
              <w:rPr>
                <w:rFonts w:hAnsi="Calibri"/>
                <w:color w:val="000000" w:themeColor="text1"/>
                <w:kern w:val="24"/>
                <w:sz w:val="28"/>
                <w:szCs w:val="28"/>
              </w:rPr>
            </w:rPrChange>
          </w:rPr>
          <w:t>Operator</w:t>
        </w:r>
        <w:r w:rsidRPr="00E46511">
          <w:rPr>
            <w:rFonts w:ascii="Tahoma" w:hAnsi="Tahoma" w:cs="Tahoma"/>
            <w:color w:val="000000" w:themeColor="text1"/>
            <w:kern w:val="24"/>
            <w:sz w:val="28"/>
            <w:szCs w:val="28"/>
            <w:rtl/>
            <w:rPrChange w:id="3490"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אופרטור</w:t>
        </w:r>
        <w:r w:rsidRPr="00E46511">
          <w:rPr>
            <w:rFonts w:ascii="Tahoma" w:hAnsi="Tahoma" w:cs="Tahoma"/>
            <w:rtl/>
          </w:rPr>
          <w:t xml:space="preserve"> (+/-)</w:t>
        </w:r>
      </w:ins>
    </w:p>
    <w:p w14:paraId="0C5FA893" w14:textId="77777777" w:rsidR="00CA19B9" w:rsidRPr="00E46511" w:rsidRDefault="00CA19B9" w:rsidP="00CA19B9">
      <w:pPr>
        <w:ind w:left="720"/>
        <w:rPr>
          <w:ins w:id="3491" w:author="רינת אביטל" w:date="2022-05-11T23:47:00Z"/>
          <w:rFonts w:ascii="Tahoma" w:hAnsi="Tahoma" w:cs="Tahoma"/>
          <w:rtl/>
        </w:rPr>
      </w:pPr>
      <w:ins w:id="3492" w:author="רינת אביטל" w:date="2022-05-11T23:47:00Z">
        <w:r w:rsidRPr="00E46511">
          <w:rPr>
            <w:rFonts w:ascii="Tahoma" w:hAnsi="Tahoma" w:cs="Tahoma"/>
            <w:color w:val="000000" w:themeColor="text1"/>
            <w:kern w:val="24"/>
            <w:sz w:val="28"/>
            <w:szCs w:val="28"/>
            <w:rPrChange w:id="3493"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494"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מעלה</w:t>
        </w:r>
        <w:r w:rsidRPr="00E46511">
          <w:rPr>
            <w:rFonts w:ascii="Tahoma" w:hAnsi="Tahoma" w:cs="Tahoma"/>
            <w:rtl/>
          </w:rPr>
          <w:t xml:space="preserve"> של </w:t>
        </w:r>
        <w:proofErr w:type="gramStart"/>
        <w:r w:rsidRPr="00E46511">
          <w:rPr>
            <w:rFonts w:ascii="Tahoma" w:hAnsi="Tahoma" w:cs="Tahoma" w:hint="eastAsia"/>
            <w:rtl/>
          </w:rPr>
          <w:t>האיבר</w:t>
        </w:r>
        <w:r w:rsidRPr="00E46511">
          <w:rPr>
            <w:rFonts w:ascii="Tahoma" w:hAnsi="Tahoma" w:cs="Tahoma"/>
          </w:rPr>
          <w:t xml:space="preserve"> </w:t>
        </w:r>
        <w:r w:rsidRPr="00E46511">
          <w:rPr>
            <w:rFonts w:ascii="Tahoma" w:hAnsi="Tahoma" w:cs="Tahoma"/>
            <w:rtl/>
          </w:rPr>
          <w:t xml:space="preserve"> (</w:t>
        </w:r>
        <w:proofErr w:type="gramEnd"/>
        <w:r w:rsidRPr="00E46511">
          <w:rPr>
            <w:rFonts w:ascii="Tahoma" w:hAnsi="Tahoma" w:cs="Tahoma" w:hint="eastAsia"/>
            <w:rtl/>
          </w:rPr>
          <w:t>דרגה</w:t>
        </w:r>
        <w:r w:rsidRPr="00E46511">
          <w:rPr>
            <w:rFonts w:ascii="Tahoma" w:hAnsi="Tahoma" w:cs="Tahoma"/>
            <w:rtl/>
          </w:rPr>
          <w:t>)</w:t>
        </w:r>
      </w:ins>
    </w:p>
    <w:p w14:paraId="4CD2CD98" w14:textId="77777777" w:rsidR="00CA19B9" w:rsidRPr="00E46511" w:rsidRDefault="00CA19B9" w:rsidP="00CA19B9">
      <w:pPr>
        <w:rPr>
          <w:ins w:id="3495" w:author="רינת אביטל" w:date="2022-05-11T23:47:00Z"/>
          <w:rFonts w:ascii="Tahoma" w:hAnsi="Tahoma" w:cs="Tahoma"/>
          <w:rtl/>
        </w:rPr>
      </w:pPr>
    </w:p>
    <w:p w14:paraId="4E2610EA" w14:textId="77777777" w:rsidR="00CA19B9" w:rsidRPr="00E46511" w:rsidRDefault="00CA19B9" w:rsidP="00CA19B9">
      <w:pPr>
        <w:rPr>
          <w:ins w:id="3496" w:author="רינת אביטל" w:date="2022-05-11T23:47:00Z"/>
          <w:rFonts w:ascii="Tahoma" w:hAnsi="Tahoma" w:cs="Tahoma"/>
          <w:rtl/>
        </w:rPr>
      </w:pPr>
      <w:ins w:id="3497" w:author="רינת אביטל" w:date="2022-05-11T23:47:00Z">
        <w:r w:rsidRPr="00E46511">
          <w:rPr>
            <w:rFonts w:ascii="Tahoma" w:hAnsi="Tahoma" w:cs="Tahoma"/>
            <w:noProof/>
          </w:rPr>
          <mc:AlternateContent>
            <mc:Choice Requires="wpg">
              <w:drawing>
                <wp:anchor distT="0" distB="0" distL="114300" distR="114300" simplePos="0" relativeHeight="251669504" behindDoc="0" locked="0" layoutInCell="1" allowOverlap="1" wp14:anchorId="74C3C2A5" wp14:editId="75544316">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69504;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E46511" w:rsidRDefault="00CA19B9" w:rsidP="00CA19B9">
      <w:pPr>
        <w:ind w:left="720"/>
        <w:rPr>
          <w:ins w:id="3498" w:author="רינת אביטל" w:date="2022-05-11T23:47:00Z"/>
          <w:rFonts w:ascii="Tahoma" w:hAnsi="Tahoma" w:cs="Tahoma"/>
          <w:rtl/>
        </w:rPr>
      </w:pPr>
      <w:ins w:id="3499" w:author="רינת אביטל" w:date="2022-05-11T23:47:00Z">
        <w:r w:rsidRPr="00E46511">
          <w:rPr>
            <w:rFonts w:ascii="Tahoma" w:hAnsi="Tahoma" w:cs="Tahoma" w:hint="eastAsia"/>
            <w:rtl/>
          </w:rPr>
          <w:t>לדוגמא</w:t>
        </w:r>
        <w:r w:rsidRPr="00E46511">
          <w:rPr>
            <w:rFonts w:ascii="Tahoma" w:hAnsi="Tahoma" w:cs="Tahoma"/>
            <w:rtl/>
          </w:rPr>
          <w:t xml:space="preserve">: </w:t>
        </w:r>
      </w:ins>
      <m:oMath>
        <m:r>
          <w:ins w:id="3500" w:author="רינת אביטל" w:date="2022-05-11T23:47:00Z">
            <m:rPr>
              <m:sty m:val="p"/>
            </m:rPr>
            <w:rPr>
              <w:rFonts w:ascii="Cambria Math" w:hAnsi="Cambria Math" w:cs="Tahoma"/>
              <w:sz w:val="32"/>
              <w:szCs w:val="32"/>
              <w:rtl/>
            </w:rPr>
            <m:t>3</m:t>
          </w:ins>
        </m:r>
        <m:sSup>
          <m:sSupPr>
            <m:ctrlPr>
              <w:ins w:id="3501" w:author="רינת אביטל" w:date="2022-05-11T23:47:00Z">
                <w:rPr>
                  <w:rFonts w:ascii="Cambria Math" w:hAnsi="Cambria Math" w:cs="Tahoma"/>
                  <w:i/>
                  <w:iCs/>
                  <w:sz w:val="32"/>
                  <w:szCs w:val="32"/>
                </w:rPr>
              </w:ins>
            </m:ctrlPr>
          </m:sSupPr>
          <m:e>
            <m:r>
              <w:ins w:id="3502" w:author="רינת אביטל" w:date="2022-05-11T23:47:00Z">
                <w:rPr>
                  <w:rFonts w:ascii="Cambria Math" w:hAnsi="Cambria Math" w:cs="Tahoma"/>
                  <w:sz w:val="32"/>
                  <w:szCs w:val="32"/>
                </w:rPr>
                <m:t>x</m:t>
              </w:ins>
            </m:r>
          </m:e>
          <m:sup>
            <m:r>
              <w:ins w:id="3503" w:author="רינת אביטל" w:date="2022-05-11T23:47:00Z">
                <m:rPr>
                  <m:sty m:val="p"/>
                </m:rPr>
                <w:rPr>
                  <w:rFonts w:ascii="Cambria Math" w:hAnsi="Cambria Math" w:cs="Tahoma"/>
                  <w:sz w:val="32"/>
                  <w:szCs w:val="32"/>
                  <w:rtl/>
                </w:rPr>
                <m:t>2</m:t>
              </w:ins>
            </m:r>
          </m:sup>
        </m:sSup>
      </m:oMath>
      <w:ins w:id="3504" w:author="רינת אביטל" w:date="2022-05-11T23:47:00Z">
        <w:r w:rsidRPr="00E46511">
          <w:rPr>
            <w:rFonts w:ascii="Tahoma" w:hAnsi="Tahoma" w:cs="Tahoma"/>
            <w:rtl/>
          </w:rPr>
          <w:t xml:space="preserve"> </w:t>
        </w:r>
      </w:ins>
    </w:p>
    <w:p w14:paraId="019E9EFF" w14:textId="77777777" w:rsidR="00CA19B9" w:rsidRPr="00E46511" w:rsidRDefault="00CA19B9" w:rsidP="00CA19B9">
      <w:pPr>
        <w:rPr>
          <w:ins w:id="3505" w:author="רינת אביטל" w:date="2022-05-11T23:47:00Z"/>
          <w:rFonts w:ascii="Tahoma" w:hAnsi="Tahoma" w:cs="Tahoma"/>
          <w:sz w:val="24"/>
          <w:szCs w:val="24"/>
        </w:rPr>
      </w:pPr>
    </w:p>
    <w:p w14:paraId="3D463D28" w14:textId="77777777" w:rsidR="00CA19B9" w:rsidRPr="00E46511" w:rsidRDefault="00CA19B9" w:rsidP="00CA19B9">
      <w:pPr>
        <w:spacing w:after="240" w:line="360" w:lineRule="auto"/>
        <w:jc w:val="both"/>
        <w:rPr>
          <w:ins w:id="3506" w:author="רינת אביטל" w:date="2022-05-11T23:47:00Z"/>
          <w:rFonts w:ascii="Tahoma" w:hAnsi="Tahoma" w:cs="Tahoma"/>
          <w:rtl/>
        </w:rPr>
      </w:pPr>
    </w:p>
    <w:p w14:paraId="4AA4FAED" w14:textId="77777777" w:rsidR="00CA19B9" w:rsidRPr="00E46511" w:rsidRDefault="00CA19B9" w:rsidP="00CA19B9">
      <w:pPr>
        <w:spacing w:after="240" w:line="360" w:lineRule="auto"/>
        <w:jc w:val="both"/>
        <w:rPr>
          <w:ins w:id="3507" w:author="רינת אביטל" w:date="2022-05-11T23:47:00Z"/>
          <w:rFonts w:ascii="Tahoma" w:hAnsi="Tahoma" w:cs="Tahoma"/>
          <w:rtl/>
        </w:rPr>
      </w:pPr>
    </w:p>
    <w:p w14:paraId="363B41C5" w14:textId="77777777" w:rsidR="00CA19B9" w:rsidRPr="00E46511" w:rsidRDefault="00CA19B9" w:rsidP="00CA19B9">
      <w:pPr>
        <w:spacing w:after="240" w:line="360" w:lineRule="auto"/>
        <w:jc w:val="both"/>
        <w:rPr>
          <w:ins w:id="3508" w:author="רינת אביטל" w:date="2022-05-11T23:47:00Z"/>
          <w:rFonts w:ascii="Tahoma" w:hAnsi="Tahoma" w:cs="Tahoma"/>
          <w:rtl/>
        </w:rPr>
      </w:pPr>
    </w:p>
    <w:p w14:paraId="1A56FD15" w14:textId="77777777" w:rsidR="00CA19B9" w:rsidRPr="00E46511" w:rsidRDefault="00CA19B9" w:rsidP="00CA19B9">
      <w:pPr>
        <w:pStyle w:val="a8"/>
        <w:numPr>
          <w:ilvl w:val="0"/>
          <w:numId w:val="49"/>
        </w:numPr>
        <w:spacing w:after="240" w:line="360" w:lineRule="auto"/>
        <w:jc w:val="both"/>
        <w:rPr>
          <w:ins w:id="3509" w:author="רינת אביטל" w:date="2022-05-11T23:47:00Z"/>
          <w:rFonts w:ascii="Tahoma" w:hAnsi="Tahoma" w:cs="Tahoma"/>
        </w:rPr>
      </w:pPr>
      <w:ins w:id="3510" w:author="רינת אביטל" w:date="2022-05-11T23:47:00Z">
        <w:r w:rsidRPr="00E46511">
          <w:rPr>
            <w:rFonts w:ascii="Tahoma" w:hAnsi="Tahoma" w:cs="Tahoma"/>
            <w:noProof/>
            <w:rtl/>
            <w:lang w:val="he-IL"/>
          </w:rPr>
          <w:lastRenderedPageBreak/>
          <mc:AlternateContent>
            <mc:Choice Requires="wpg">
              <w:drawing>
                <wp:anchor distT="0" distB="0" distL="114300" distR="114300" simplePos="0" relativeHeight="251670528" behindDoc="0" locked="0" layoutInCell="1" allowOverlap="1" wp14:anchorId="03A67D50" wp14:editId="3C9E9F99">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0528"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מנת</w:t>
        </w:r>
        <w:r w:rsidRPr="00E46511">
          <w:rPr>
            <w:rFonts w:ascii="Tahoma" w:hAnsi="Tahoma" w:cs="Tahoma"/>
            <w:rtl/>
          </w:rPr>
          <w:t xml:space="preserve"> </w:t>
        </w:r>
        <w:r w:rsidRPr="00E46511">
          <w:rPr>
            <w:rFonts w:ascii="Tahoma" w:hAnsi="Tahoma" w:cs="Tahoma" w:hint="eastAsia"/>
            <w:rtl/>
          </w:rPr>
          <w:t>שאוכל</w:t>
        </w:r>
        <w:r w:rsidRPr="00E46511">
          <w:rPr>
            <w:rFonts w:ascii="Tahoma" w:hAnsi="Tahoma" w:cs="Tahoma"/>
            <w:rtl/>
          </w:rPr>
          <w:t xml:space="preserve"> </w:t>
        </w:r>
        <w:r w:rsidRPr="00E46511">
          <w:rPr>
            <w:rFonts w:ascii="Tahoma" w:hAnsi="Tahoma" w:cs="Tahoma" w:hint="eastAsia"/>
            <w:rtl/>
          </w:rPr>
          <w:t>לאגד</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לי</w:t>
        </w:r>
        <w:r w:rsidRPr="00E46511">
          <w:rPr>
            <w:rFonts w:ascii="Tahoma" w:hAnsi="Tahoma" w:cs="Tahoma"/>
            <w:rtl/>
          </w:rPr>
          <w:t xml:space="preserve"> </w:t>
        </w:r>
        <w:r w:rsidRPr="00E46511">
          <w:rPr>
            <w:rFonts w:ascii="Tahoma" w:hAnsi="Tahoma" w:cs="Tahoma" w:hint="eastAsia"/>
            <w:rtl/>
          </w:rPr>
          <w:t>אצטרך</w:t>
        </w:r>
        <w:r w:rsidRPr="00E46511">
          <w:rPr>
            <w:rFonts w:ascii="Tahoma" w:hAnsi="Tahoma" w:cs="Tahoma"/>
            <w:rtl/>
          </w:rPr>
          <w:t xml:space="preserve">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פרמטרים</w:t>
        </w:r>
        <w:r w:rsidRPr="00E46511">
          <w:rPr>
            <w:rFonts w:ascii="Tahoma" w:hAnsi="Tahoma" w:cs="Tahoma"/>
            <w:rtl/>
          </w:rPr>
          <w:t xml:space="preserve"> </w:t>
        </w:r>
        <w:r w:rsidRPr="00E46511">
          <w:rPr>
            <w:rFonts w:ascii="Tahoma" w:hAnsi="Tahoma" w:cs="Tahoma" w:hint="eastAsia"/>
            <w:rtl/>
          </w:rPr>
          <w:t>שתכיל</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1637D24B" w14:textId="77777777" w:rsidR="00CA19B9" w:rsidRPr="00E46511" w:rsidRDefault="00CA19B9" w:rsidP="00CA19B9">
      <w:pPr>
        <w:pStyle w:val="a8"/>
        <w:spacing w:after="240" w:line="360" w:lineRule="auto"/>
        <w:jc w:val="both"/>
        <w:rPr>
          <w:ins w:id="3511" w:author="רינת אביטל" w:date="2022-05-11T23:47:00Z"/>
          <w:rFonts w:ascii="Tahoma" w:hAnsi="Tahoma" w:cs="Tahoma"/>
          <w:rtl/>
        </w:rPr>
      </w:pPr>
    </w:p>
    <w:p w14:paraId="768B3B8B" w14:textId="6D0F689B" w:rsidR="00CA19B9" w:rsidRPr="00E46511" w:rsidRDefault="00CA19B9" w:rsidP="00CA19B9">
      <w:pPr>
        <w:pStyle w:val="a8"/>
        <w:numPr>
          <w:ilvl w:val="0"/>
          <w:numId w:val="49"/>
        </w:numPr>
        <w:spacing w:after="240" w:line="360" w:lineRule="auto"/>
        <w:jc w:val="both"/>
        <w:rPr>
          <w:ins w:id="3512" w:author="רינת אביטל" w:date="2022-05-11T23:47:00Z"/>
          <w:rFonts w:ascii="Tahoma" w:hAnsi="Tahoma" w:cs="Tahoma"/>
        </w:rPr>
      </w:pPr>
      <w:ins w:id="3513" w:author="רינת אביטל" w:date="2022-05-11T23:47:00Z">
        <w:r w:rsidRPr="00E46511">
          <w:rPr>
            <w:rFonts w:ascii="Tahoma" w:hAnsi="Tahoma" w:cs="Tahoma"/>
            <w:noProof/>
          </w:rPr>
          <mc:AlternateContent>
            <mc:Choice Requires="wpg">
              <w:drawing>
                <wp:anchor distT="0" distB="0" distL="114300" distR="114300" simplePos="0" relativeHeight="251671552" behindDoc="0" locked="0" layoutInCell="1" allowOverlap="1" wp14:anchorId="27ECF84C" wp14:editId="2C5D8D1F">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1552;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E46511">
          <w:rPr>
            <w:rFonts w:ascii="Tahoma" w:hAnsi="Tahoma" w:cs="Tahoma" w:hint="eastAsia"/>
            <w:rtl/>
          </w:rPr>
          <w:t>אך</w:t>
        </w:r>
        <w:r w:rsidRPr="00E46511">
          <w:rPr>
            <w:rFonts w:ascii="Tahoma" w:hAnsi="Tahoma" w:cs="Tahoma"/>
            <w:rtl/>
          </w:rPr>
          <w:t xml:space="preserve"> מכיוון שאני צריכה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משוואת</w:t>
        </w:r>
        <w:r w:rsidRPr="00E46511">
          <w:rPr>
            <w:rFonts w:ascii="Tahoma" w:hAnsi="Tahoma" w:cs="Tahoma"/>
            <w:rtl/>
          </w:rPr>
          <w:t xml:space="preserve"> פונקציה </w:t>
        </w:r>
        <w:r w:rsidRPr="00E46511">
          <w:rPr>
            <w:rFonts w:ascii="Tahoma" w:hAnsi="Tahoma" w:cs="Tahoma" w:hint="eastAsia"/>
            <w:rtl/>
          </w:rPr>
          <w:t>ולדעת</w:t>
        </w:r>
        <w:r w:rsidRPr="00E46511">
          <w:rPr>
            <w:rFonts w:ascii="Tahoma" w:hAnsi="Tahoma" w:cs="Tahoma"/>
            <w:rtl/>
          </w:rPr>
          <w:t xml:space="preserve"> </w:t>
        </w:r>
        <w:r w:rsidRPr="00E46511">
          <w:rPr>
            <w:rFonts w:ascii="Tahoma" w:hAnsi="Tahoma" w:cs="Tahoma" w:hint="eastAsia"/>
            <w:rtl/>
          </w:rPr>
          <w:t>פרטים</w:t>
        </w:r>
        <w:r w:rsidRPr="00E46511">
          <w:rPr>
            <w:rFonts w:ascii="Tahoma" w:hAnsi="Tahoma" w:cs="Tahoma"/>
            <w:rtl/>
          </w:rPr>
          <w:t xml:space="preserve"> </w:t>
        </w:r>
        <w:r w:rsidRPr="00E46511">
          <w:rPr>
            <w:rFonts w:ascii="Tahoma" w:hAnsi="Tahoma" w:cs="Tahoma" w:hint="eastAsia"/>
            <w:rtl/>
          </w:rPr>
          <w:t>נוספים</w:t>
        </w:r>
        <w:r w:rsidRPr="00E46511">
          <w:rPr>
            <w:rFonts w:ascii="Tahoma" w:hAnsi="Tahoma" w:cs="Tahoma"/>
            <w:rtl/>
          </w:rPr>
          <w:t xml:space="preserve"> </w:t>
        </w:r>
        <w:r w:rsidRPr="00E46511">
          <w:rPr>
            <w:rFonts w:ascii="Tahoma" w:hAnsi="Tahoma" w:cs="Tahoma" w:hint="eastAsia"/>
            <w:rtl/>
          </w:rPr>
          <w:t>חשובים</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החדשה</w:t>
        </w:r>
        <w:r w:rsidRPr="00E46511">
          <w:rPr>
            <w:rFonts w:ascii="Tahoma" w:hAnsi="Tahoma" w:cs="Tahoma"/>
            <w:rtl/>
          </w:rPr>
          <w:t xml:space="preserve"> </w:t>
        </w:r>
        <w:r w:rsidRPr="00E46511">
          <w:rPr>
            <w:rFonts w:ascii="Tahoma" w:hAnsi="Tahoma" w:cs="Tahoma" w:hint="eastAsia"/>
            <w:rtl/>
          </w:rPr>
          <w:t>שנוצרת</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כן </w:t>
        </w:r>
        <w:r w:rsidRPr="00E46511">
          <w:rPr>
            <w:rFonts w:ascii="Tahoma" w:hAnsi="Tahoma" w:cs="Tahoma" w:hint="eastAsia"/>
            <w:rtl/>
          </w:rPr>
          <w:t>ניצור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שבה</w:t>
        </w:r>
        <w:r w:rsidRPr="00E46511">
          <w:rPr>
            <w:rFonts w:ascii="Tahoma" w:hAnsi="Tahoma" w:cs="Tahoma"/>
            <w:rtl/>
          </w:rPr>
          <w:t xml:space="preserve"> </w:t>
        </w:r>
        <w:r w:rsidRPr="00E46511">
          <w:rPr>
            <w:rFonts w:ascii="Tahoma" w:hAnsi="Tahoma" w:cs="Tahoma" w:hint="eastAsia"/>
            <w:rtl/>
          </w:rPr>
          <w:t>נשמור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הדרוש</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56783B75" w14:textId="77777777" w:rsidR="00CA19B9" w:rsidRPr="00E46511" w:rsidRDefault="00CA19B9" w:rsidP="00CA19B9">
      <w:pPr>
        <w:pStyle w:val="a8"/>
        <w:bidi w:val="0"/>
        <w:rPr>
          <w:ins w:id="3514" w:author="רינת אביטל" w:date="2022-05-11T23:47:00Z"/>
          <w:rFonts w:ascii="Tahoma" w:hAnsi="Tahoma" w:cs="Tahoma"/>
          <w:rtl/>
        </w:rPr>
      </w:pPr>
    </w:p>
    <w:p w14:paraId="5D8DCA00" w14:textId="77777777" w:rsidR="00CA19B9" w:rsidRPr="00E46511" w:rsidRDefault="00CA19B9" w:rsidP="00CA19B9">
      <w:pPr>
        <w:ind w:left="720"/>
        <w:rPr>
          <w:ins w:id="3515" w:author="רינת אביטל" w:date="2022-05-11T23:47:00Z"/>
          <w:rFonts w:ascii="Tahoma" w:hAnsi="Tahoma" w:cs="Tahoma"/>
          <w:color w:val="000000" w:themeColor="text1"/>
          <w:kern w:val="24"/>
          <w:sz w:val="28"/>
          <w:szCs w:val="28"/>
          <w:rtl/>
          <w:rPrChange w:id="3516" w:author="רינת אביטל" w:date="2022-05-12T09:18:00Z">
            <w:rPr>
              <w:ins w:id="3517" w:author="רינת אביטל" w:date="2022-05-11T23:47:00Z"/>
              <w:rFonts w:hAnsi="Calibri"/>
              <w:color w:val="000000" w:themeColor="text1"/>
              <w:kern w:val="24"/>
              <w:sz w:val="28"/>
              <w:szCs w:val="28"/>
              <w:rtl/>
            </w:rPr>
          </w:rPrChange>
        </w:rPr>
      </w:pPr>
      <w:ins w:id="3518" w:author="רינת אביטל" w:date="2022-05-11T23:47:00Z">
        <w:r w:rsidRPr="00E46511">
          <w:rPr>
            <w:rFonts w:ascii="Tahoma" w:hAnsi="Tahoma" w:cs="Tahoma"/>
            <w:color w:val="000000" w:themeColor="text1"/>
            <w:kern w:val="24"/>
            <w:sz w:val="28"/>
            <w:szCs w:val="28"/>
            <w:rPrChange w:id="3519"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520"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מעלת</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הגדול</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מבין</w:t>
        </w:r>
        <w:r w:rsidRPr="00E46511">
          <w:rPr>
            <w:rFonts w:ascii="Tahoma" w:hAnsi="Tahoma" w:cs="Tahoma"/>
            <w:rtl/>
          </w:rPr>
          <w:t xml:space="preserve"> </w:t>
        </w:r>
        <w:r w:rsidRPr="00E46511">
          <w:rPr>
            <w:rFonts w:ascii="Tahoma" w:hAnsi="Tahoma" w:cs="Tahoma" w:hint="eastAsia"/>
            <w:rtl/>
          </w:rPr>
          <w:t>הפרמטרים</w:t>
        </w:r>
      </w:ins>
    </w:p>
    <w:p w14:paraId="238B3B51" w14:textId="77777777" w:rsidR="00CA19B9" w:rsidRPr="00E46511" w:rsidRDefault="00CA19B9" w:rsidP="00CA19B9">
      <w:pPr>
        <w:ind w:left="720"/>
        <w:rPr>
          <w:ins w:id="3521" w:author="רינת אביטל" w:date="2022-05-11T23:47:00Z"/>
          <w:rFonts w:ascii="Tahoma" w:hAnsi="Tahoma" w:cs="Tahoma"/>
          <w:color w:val="000000" w:themeColor="text1"/>
          <w:kern w:val="24"/>
          <w:sz w:val="28"/>
          <w:szCs w:val="28"/>
          <w:rtl/>
          <w:rPrChange w:id="3522" w:author="רינת אביטל" w:date="2022-05-12T09:18:00Z">
            <w:rPr>
              <w:ins w:id="3523" w:author="רינת אביטל" w:date="2022-05-11T23:47:00Z"/>
              <w:rFonts w:hAnsi="Calibri"/>
              <w:color w:val="000000" w:themeColor="text1"/>
              <w:kern w:val="24"/>
              <w:sz w:val="28"/>
              <w:szCs w:val="28"/>
              <w:rtl/>
            </w:rPr>
          </w:rPrChange>
        </w:rPr>
      </w:pPr>
      <w:ins w:id="3524" w:author="רינת אביטל" w:date="2022-05-11T23:47:00Z">
        <w:r w:rsidRPr="00E46511">
          <w:rPr>
            <w:rFonts w:ascii="Tahoma" w:hAnsi="Tahoma" w:cs="Tahoma"/>
            <w:color w:val="000000" w:themeColor="text1"/>
            <w:kern w:val="24"/>
            <w:sz w:val="28"/>
            <w:szCs w:val="28"/>
            <w:rPrChange w:id="3525" w:author="רינת אביטל" w:date="2022-05-12T09:18:00Z">
              <w:rPr>
                <w:rFonts w:hAnsi="Calibri"/>
                <w:color w:val="000000" w:themeColor="text1"/>
                <w:kern w:val="24"/>
                <w:sz w:val="28"/>
                <w:szCs w:val="28"/>
              </w:rPr>
            </w:rPrChange>
          </w:rPr>
          <w:t>Count</w:t>
        </w:r>
        <w:r w:rsidRPr="00E46511">
          <w:rPr>
            <w:rFonts w:ascii="Tahoma" w:hAnsi="Tahoma" w:cs="Tahoma"/>
            <w:color w:val="000000" w:themeColor="text1"/>
            <w:kern w:val="24"/>
            <w:sz w:val="28"/>
            <w:szCs w:val="28"/>
            <w:rtl/>
            <w:rPrChange w:id="3526"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מספר</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בפונקציה</w:t>
        </w:r>
      </w:ins>
    </w:p>
    <w:p w14:paraId="2F6F59AF" w14:textId="77777777" w:rsidR="00CA19B9" w:rsidRPr="00E46511" w:rsidRDefault="00CA19B9" w:rsidP="00CA19B9">
      <w:pPr>
        <w:ind w:left="720"/>
        <w:rPr>
          <w:ins w:id="3527" w:author="רינת אביטל" w:date="2022-05-11T23:47:00Z"/>
          <w:rFonts w:ascii="Tahoma" w:hAnsi="Tahoma" w:cs="Tahoma"/>
          <w:rtl/>
        </w:rPr>
      </w:pPr>
      <w:ins w:id="3528" w:author="רינת אביטל" w:date="2022-05-11T23:47:00Z">
        <w:r w:rsidRPr="00E46511">
          <w:rPr>
            <w:rFonts w:ascii="Tahoma" w:hAnsi="Tahoma" w:cs="Tahoma"/>
            <w:color w:val="000000" w:themeColor="text1"/>
            <w:kern w:val="24"/>
            <w:sz w:val="28"/>
            <w:szCs w:val="28"/>
            <w:rPrChange w:id="3529" w:author="רינת אביטל" w:date="2022-05-12T09:18:00Z">
              <w:rPr>
                <w:rFonts w:hAnsi="Calibri"/>
                <w:color w:val="000000" w:themeColor="text1"/>
                <w:kern w:val="24"/>
                <w:sz w:val="28"/>
                <w:szCs w:val="28"/>
              </w:rPr>
            </w:rPrChange>
          </w:rPr>
          <w:t>Parameters</w:t>
        </w:r>
        <w:r w:rsidRPr="00E46511">
          <w:rPr>
            <w:rFonts w:ascii="Tahoma" w:hAnsi="Tahoma" w:cs="Tahoma"/>
            <w:color w:val="000000" w:themeColor="text1"/>
            <w:kern w:val="24"/>
            <w:sz w:val="28"/>
            <w:szCs w:val="28"/>
            <w:rtl/>
            <w:rPrChange w:id="3530"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אברי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הממוינים</w:t>
        </w:r>
        <w:r w:rsidRPr="00E46511">
          <w:rPr>
            <w:rFonts w:ascii="Tahoma" w:hAnsi="Tahoma" w:cs="Tahoma"/>
            <w:rtl/>
          </w:rPr>
          <w:t xml:space="preserve"> </w:t>
        </w:r>
        <w:r w:rsidRPr="00E46511">
          <w:rPr>
            <w:rFonts w:ascii="Tahoma" w:hAnsi="Tahoma" w:cs="Tahoma" w:hint="eastAsia"/>
            <w:rtl/>
          </w:rPr>
          <w:t>בסדר</w:t>
        </w:r>
        <w:r w:rsidRPr="00E46511">
          <w:rPr>
            <w:rFonts w:ascii="Tahoma" w:hAnsi="Tahoma" w:cs="Tahoma"/>
            <w:rtl/>
          </w:rPr>
          <w:t xml:space="preserve"> </w:t>
        </w:r>
        <w:r w:rsidRPr="00E46511">
          <w:rPr>
            <w:rFonts w:ascii="Tahoma" w:hAnsi="Tahoma" w:cs="Tahoma" w:hint="eastAsia"/>
            <w:rtl/>
          </w:rPr>
          <w:t>יורד</w:t>
        </w:r>
      </w:ins>
    </w:p>
    <w:p w14:paraId="5DD05E72" w14:textId="661FF2B6" w:rsidR="00CA19B9" w:rsidRPr="00E46511" w:rsidRDefault="00CA19B9" w:rsidP="00CA19B9">
      <w:pPr>
        <w:ind w:left="720"/>
        <w:rPr>
          <w:ins w:id="3531" w:author="רינת אביטל" w:date="2022-05-11T23:47:00Z"/>
          <w:rFonts w:ascii="Tahoma" w:hAnsi="Tahoma" w:cs="Tahoma"/>
          <w:rtl/>
        </w:rPr>
      </w:pPr>
    </w:p>
    <w:p w14:paraId="522C4F29" w14:textId="5F7EE486" w:rsidR="00CA19B9" w:rsidRPr="00E46511" w:rsidRDefault="00575C13">
      <w:pPr>
        <w:tabs>
          <w:tab w:val="left" w:pos="3533"/>
        </w:tabs>
        <w:rPr>
          <w:ins w:id="3532" w:author="רינת אביטל" w:date="2022-05-11T23:47:00Z"/>
          <w:rFonts w:ascii="Tahoma" w:hAnsi="Tahoma" w:cs="Tahoma"/>
          <w:rtl/>
        </w:rPr>
        <w:pPrChange w:id="3533" w:author="רינת אביטל" w:date="2022-05-12T09:40:00Z">
          <w:pPr>
            <w:ind w:left="720"/>
          </w:pPr>
        </w:pPrChange>
      </w:pPr>
      <w:ins w:id="3534" w:author="רינת אביטל" w:date="2022-05-12T09:40:00Z">
        <w:r w:rsidRPr="00E46511">
          <w:rPr>
            <w:rFonts w:ascii="Tahoma" w:hAnsi="Tahoma" w:cs="Tahoma"/>
            <w:rtl/>
          </w:rPr>
          <w:lastRenderedPageBreak/>
          <w:tab/>
        </w:r>
      </w:ins>
    </w:p>
    <w:p w14:paraId="08E5B496" w14:textId="3997F238" w:rsidR="00CA19B9" w:rsidRPr="00E46511" w:rsidRDefault="00E0782E" w:rsidP="00CA19B9">
      <w:pPr>
        <w:ind w:left="720"/>
        <w:rPr>
          <w:ins w:id="3535" w:author="רינת אביטל" w:date="2022-05-11T23:47:00Z"/>
          <w:rFonts w:ascii="Tahoma" w:hAnsi="Tahoma" w:cs="Tahoma"/>
          <w:rtl/>
        </w:rPr>
      </w:pPr>
      <w:ins w:id="3536" w:author="רינת אביטל" w:date="2022-05-11T23:47:00Z">
        <w:r w:rsidRPr="00E46511">
          <w:rPr>
            <w:rFonts w:ascii="Tahoma" w:hAnsi="Tahoma" w:cs="Tahoma"/>
            <w:noProof/>
            <w:rPrChange w:id="3537" w:author="רינת אביטל" w:date="2022-05-12T09:18:00Z">
              <w:rPr>
                <w:noProof/>
              </w:rPr>
            </w:rPrChange>
          </w:rPr>
          <w:drawing>
            <wp:anchor distT="0" distB="0" distL="114300" distR="114300" simplePos="0" relativeHeight="251673600" behindDoc="1" locked="0" layoutInCell="1" allowOverlap="1" wp14:anchorId="5F7D15D2" wp14:editId="1BFB9E41">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E46511">
          <w:rPr>
            <w:rFonts w:ascii="Tahoma" w:hAnsi="Tahoma" w:cs="Tahoma" w:hint="eastAsia"/>
            <w:rtl/>
          </w:rPr>
          <w:t>לדוגמא</w:t>
        </w:r>
        <w:r w:rsidR="00CA19B9" w:rsidRPr="00E46511">
          <w:rPr>
            <w:rFonts w:ascii="Tahoma" w:hAnsi="Tahoma" w:cs="Tahoma"/>
            <w:rtl/>
          </w:rPr>
          <w:t xml:space="preserve">: עבור הפונקציה: </w:t>
        </w:r>
      </w:ins>
    </w:p>
    <w:p w14:paraId="6F4D860D" w14:textId="4BF8B369" w:rsidR="00CA19B9" w:rsidRPr="00E46511" w:rsidRDefault="00E54D12" w:rsidP="00CA19B9">
      <w:pPr>
        <w:ind w:left="720"/>
        <w:rPr>
          <w:ins w:id="3538" w:author="רינת אביטל" w:date="2022-05-11T23:47:00Z"/>
          <w:rFonts w:ascii="Tahoma" w:hAnsi="Tahoma" w:cs="Tahoma"/>
          <w:rtl/>
        </w:rPr>
      </w:pPr>
      <w:r>
        <w:rPr>
          <w:rFonts w:ascii="Tahoma" w:hAnsi="Tahoma" w:cs="Tahoma"/>
          <w:noProof/>
        </w:rPr>
        <mc:AlternateContent>
          <mc:Choice Requires="wpg">
            <w:drawing>
              <wp:anchor distT="0" distB="0" distL="114300" distR="114300" simplePos="0" relativeHeight="251700224" behindDoc="0" locked="0" layoutInCell="1" allowOverlap="1" wp14:anchorId="1F07A3F4" wp14:editId="7037D413">
                <wp:simplePos x="0" y="0"/>
                <wp:positionH relativeFrom="column">
                  <wp:posOffset>-152400</wp:posOffset>
                </wp:positionH>
                <wp:positionV relativeFrom="paragraph">
                  <wp:posOffset>584412</wp:posOffset>
                </wp:positionV>
                <wp:extent cx="2353733" cy="2257014"/>
                <wp:effectExtent l="0" t="0" r="27940" b="29210"/>
                <wp:wrapNone/>
                <wp:docPr id="12" name="קבוצה 12"/>
                <wp:cNvGraphicFramePr/>
                <a:graphic xmlns:a="http://schemas.openxmlformats.org/drawingml/2006/main">
                  <a:graphicData uri="http://schemas.microsoft.com/office/word/2010/wordprocessingGroup">
                    <wpg:wgp>
                      <wpg:cNvGrpSpPr/>
                      <wpg:grpSpPr>
                        <a:xfrm>
                          <a:off x="0" y="0"/>
                          <a:ext cx="2353733" cy="2257014"/>
                          <a:chOff x="0" y="0"/>
                          <a:chExt cx="2353733" cy="2257014"/>
                        </a:xfrm>
                      </wpg:grpSpPr>
                      <wps:wsp>
                        <wps:cNvPr id="4" name="מחבר ישר 4"/>
                        <wps:cNvCnPr/>
                        <wps:spPr>
                          <a:xfrm>
                            <a:off x="1159933" y="0"/>
                            <a:ext cx="0" cy="22570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מחבר ישר 5"/>
                        <wps:cNvCnPr/>
                        <wps:spPr>
                          <a:xfrm flipH="1">
                            <a:off x="0" y="1380066"/>
                            <a:ext cx="23537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צורה חופשית: צורה 9"/>
                        <wps:cNvSpPr/>
                        <wps:spPr>
                          <a:xfrm>
                            <a:off x="347133" y="186266"/>
                            <a:ext cx="1422400" cy="1617180"/>
                          </a:xfrm>
                          <a:custGeom>
                            <a:avLst/>
                            <a:gdLst>
                              <a:gd name="connsiteX0" fmla="*/ 0 w 1422400"/>
                              <a:gd name="connsiteY0" fmla="*/ 0 h 1617180"/>
                              <a:gd name="connsiteX1" fmla="*/ 601133 w 1422400"/>
                              <a:gd name="connsiteY1" fmla="*/ 1617134 h 1617180"/>
                              <a:gd name="connsiteX2" fmla="*/ 1422400 w 1422400"/>
                              <a:gd name="connsiteY2" fmla="*/ 59267 h 1617180"/>
                              <a:gd name="connsiteX3" fmla="*/ 1422400 w 1422400"/>
                              <a:gd name="connsiteY3" fmla="*/ 59267 h 1617180"/>
                            </a:gdLst>
                            <a:ahLst/>
                            <a:cxnLst>
                              <a:cxn ang="0">
                                <a:pos x="connsiteX0" y="connsiteY0"/>
                              </a:cxn>
                              <a:cxn ang="0">
                                <a:pos x="connsiteX1" y="connsiteY1"/>
                              </a:cxn>
                              <a:cxn ang="0">
                                <a:pos x="connsiteX2" y="connsiteY2"/>
                              </a:cxn>
                              <a:cxn ang="0">
                                <a:pos x="connsiteX3" y="connsiteY3"/>
                              </a:cxn>
                            </a:cxnLst>
                            <a:rect l="l" t="t" r="r" b="b"/>
                            <a:pathLst>
                              <a:path w="1422400" h="1617180">
                                <a:moveTo>
                                  <a:pt x="0" y="0"/>
                                </a:moveTo>
                                <a:cubicBezTo>
                                  <a:pt x="182033" y="803628"/>
                                  <a:pt x="364066" y="1607256"/>
                                  <a:pt x="601133" y="1617134"/>
                                </a:cubicBezTo>
                                <a:cubicBezTo>
                                  <a:pt x="838200" y="1627012"/>
                                  <a:pt x="1422400" y="59267"/>
                                  <a:pt x="1422400" y="59267"/>
                                </a:cubicBezTo>
                                <a:lnTo>
                                  <a:pt x="1422400" y="59267"/>
                                </a:ln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308BC15" id="קבוצה 12" o:spid="_x0000_s1026" style="position:absolute;left:0;text-align:left;margin-left:-12pt;margin-top:46pt;width:185.35pt;height:177.7pt;z-index:251700224" coordsize="23537,2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">
                <v:line id="מחבר ישר 4" o:spid="_x0000_s1027" style="position:absolute;visibility:visible;mso-wrap-style:square" from="11599,0" to="11599,2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" strokecolor="black [3213]" strokeweight="1.5pt">
                  <v:stroke joinstyle="miter"/>
                </v:line>
                <v:line id="מחבר ישר 5" o:spid="_x0000_s1028" style="position:absolute;flip:x;visibility:visible;mso-wrap-style:square" from="0,13800" to="23537,1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" strokecolor="black [3213]" strokeweight="1.5pt">
                  <v:stroke joinstyle="miter"/>
                </v:line>
                <v:shape id="צורה חופשית: צורה 9" o:spid="_x0000_s1029" style="position:absolute;left:3471;top:1862;width:14224;height:16172;visibility:visible;mso-wrap-style:square;v-text-anchor:middle" coordsize="1422400,16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" path="m,c182033,803628,364066,1607256,601133,1617134,838200,1627012,1422400,59267,1422400,59267r,e" filled="f" strokecolor="red" strokeweight="1.5pt">
                  <v:stroke joinstyle="miter"/>
                  <v:path arrowok="t" o:connecttype="custom" o:connectlocs="0,0;601133,1617134;1422400,59267;1422400,59267" o:connectangles="0,0,0,0"/>
                </v:shape>
              </v:group>
            </w:pict>
          </mc:Fallback>
        </mc:AlternateContent>
      </w:r>
      <w:ins w:id="3539" w:author="רינת אביטל" w:date="2022-05-11T23:47:00Z">
        <w:r w:rsidR="003C27B6" w:rsidRPr="00E46511">
          <w:rPr>
            <w:rFonts w:ascii="Tahoma" w:hAnsi="Tahoma" w:cs="Tahoma"/>
            <w:noProof/>
          </w:rPr>
          <mc:AlternateContent>
            <mc:Choice Requires="wpg">
              <w:drawing>
                <wp:anchor distT="0" distB="0" distL="114300" distR="114300" simplePos="0" relativeHeight="251672576" behindDoc="0" locked="0" layoutInCell="1" allowOverlap="1" wp14:anchorId="0BB1E34B" wp14:editId="2310AA38">
                  <wp:simplePos x="0" y="0"/>
                  <wp:positionH relativeFrom="column">
                    <wp:posOffset>2723092</wp:posOffset>
                  </wp:positionH>
                  <wp:positionV relativeFrom="paragraph">
                    <wp:posOffset>257599</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14.4pt;margin-top:20.3pt;width:209.2pt;height:242pt;z-index:251672576;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E46511">
          <w:rPr>
            <w:rFonts w:ascii="Tahoma" w:hAnsi="Tahoma" w:cs="Tahoma"/>
            <w:rtl/>
          </w:rPr>
          <w:t xml:space="preserve"> </w:t>
        </w:r>
      </w:ins>
    </w:p>
    <w:p w14:paraId="0C1C9D55" w14:textId="77777777" w:rsidR="00CA19B9" w:rsidRPr="00E46511" w:rsidRDefault="00CA19B9" w:rsidP="00CA19B9">
      <w:pPr>
        <w:spacing w:after="240" w:line="360" w:lineRule="auto"/>
        <w:jc w:val="both"/>
        <w:rPr>
          <w:ins w:id="3540" w:author="רינת אביטל" w:date="2022-05-11T23:47:00Z"/>
          <w:rFonts w:ascii="Tahoma" w:hAnsi="Tahoma" w:cs="Tahoma"/>
          <w:rtl/>
        </w:rPr>
      </w:pPr>
    </w:p>
    <w:p w14:paraId="40CC7C0D" w14:textId="77777777" w:rsidR="00CA19B9" w:rsidRPr="00E46511" w:rsidRDefault="00CA19B9" w:rsidP="00CA19B9">
      <w:pPr>
        <w:spacing w:line="360" w:lineRule="auto"/>
        <w:ind w:left="720"/>
        <w:rPr>
          <w:ins w:id="3541" w:author="רינת אביטל" w:date="2022-05-11T23:47:00Z"/>
          <w:rFonts w:ascii="Tahoma" w:hAnsi="Tahoma" w:cs="Tahoma"/>
          <w:rtl/>
        </w:rPr>
      </w:pPr>
      <w:ins w:id="3542" w:author="רינת אביטל" w:date="2022-05-11T23:47:00Z">
        <w:r w:rsidRPr="00E46511">
          <w:rPr>
            <w:rFonts w:ascii="Tahoma" w:hAnsi="Tahoma" w:cs="Tahoma" w:hint="eastAsia"/>
            <w:rtl/>
          </w:rPr>
          <w:t>גם</w:t>
        </w:r>
        <w:r w:rsidRPr="00E46511">
          <w:rPr>
            <w:rFonts w:ascii="Tahoma" w:hAnsi="Tahoma" w:cs="Tahoma"/>
            <w:rtl/>
          </w:rPr>
          <w:t xml:space="preserve"> חישוב פונקציית הנגזרת מיוצגת ע"י האובייקט </w:t>
        </w:r>
        <w:r w:rsidRPr="00E46511">
          <w:rPr>
            <w:rFonts w:ascii="Tahoma" w:hAnsi="Tahoma" w:cs="Tahoma"/>
          </w:rPr>
          <w:t>Equation</w:t>
        </w:r>
        <w:r w:rsidRPr="00E46511">
          <w:rPr>
            <w:rFonts w:ascii="Tahoma" w:hAnsi="Tahoma" w:cs="Tahoma"/>
            <w:rtl/>
          </w:rPr>
          <w:t xml:space="preserve"> שכמובן יכנס לתוכו ע"י </w:t>
        </w:r>
        <w:r w:rsidRPr="00E46511">
          <w:rPr>
            <w:rFonts w:ascii="Tahoma" w:hAnsi="Tahoma" w:cs="Tahoma" w:hint="eastAsia"/>
            <w:rtl/>
          </w:rPr>
          <w:t>חישוב</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שאפרט</w:t>
        </w:r>
        <w:r w:rsidRPr="00E46511">
          <w:rPr>
            <w:rFonts w:ascii="Tahoma" w:hAnsi="Tahoma" w:cs="Tahoma"/>
            <w:rtl/>
          </w:rPr>
          <w:t xml:space="preserve"> </w:t>
        </w:r>
        <w:r w:rsidRPr="00E46511">
          <w:rPr>
            <w:rFonts w:ascii="Tahoma" w:hAnsi="Tahoma" w:cs="Tahoma" w:hint="eastAsia"/>
            <w:rtl/>
          </w:rPr>
          <w:t>בהמשך</w:t>
        </w:r>
        <w:r w:rsidRPr="00E46511">
          <w:rPr>
            <w:rFonts w:ascii="Tahoma" w:hAnsi="Tahoma" w:cs="Tahoma"/>
            <w:rtl/>
          </w:rPr>
          <w:t>.</w:t>
        </w:r>
      </w:ins>
    </w:p>
    <w:p w14:paraId="7FBFE512" w14:textId="77777777" w:rsidR="00CA19B9" w:rsidRPr="00E46511" w:rsidRDefault="00CA19B9" w:rsidP="00CA19B9">
      <w:pPr>
        <w:spacing w:line="360" w:lineRule="auto"/>
        <w:rPr>
          <w:ins w:id="3543" w:author="רינת אביטל" w:date="2022-05-11T23:47:00Z"/>
          <w:rFonts w:ascii="Tahoma" w:hAnsi="Tahoma" w:cs="Tahoma"/>
          <w:rtl/>
        </w:rPr>
      </w:pPr>
    </w:p>
    <w:p w14:paraId="7FC3E862" w14:textId="77777777" w:rsidR="00CA19B9" w:rsidRPr="00E46511" w:rsidRDefault="00CA19B9" w:rsidP="00CA19B9">
      <w:pPr>
        <w:spacing w:line="360" w:lineRule="auto"/>
        <w:rPr>
          <w:ins w:id="3544" w:author="רינת אביטל" w:date="2022-05-11T23:47:00Z"/>
          <w:rFonts w:ascii="Tahoma" w:hAnsi="Tahoma" w:cs="Tahoma"/>
          <w:rtl/>
        </w:rPr>
      </w:pPr>
      <w:ins w:id="3545" w:author="רינת אביטל" w:date="2022-05-11T23:47:00Z">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שאני</w:t>
        </w:r>
        <w:r w:rsidRPr="00E46511">
          <w:rPr>
            <w:rFonts w:ascii="Tahoma" w:hAnsi="Tahoma" w:cs="Tahoma"/>
            <w:rtl/>
          </w:rPr>
          <w:t xml:space="preserve"> </w:t>
        </w:r>
        <w:r w:rsidRPr="00E46511">
          <w:rPr>
            <w:rFonts w:ascii="Tahoma" w:hAnsi="Tahoma" w:cs="Tahoma" w:hint="eastAsia"/>
            <w:rtl/>
          </w:rPr>
          <w:t>יודעת</w:t>
        </w:r>
        <w:r w:rsidRPr="00E46511">
          <w:rPr>
            <w:rFonts w:ascii="Tahoma" w:hAnsi="Tahoma" w:cs="Tahoma"/>
            <w:rtl/>
          </w:rPr>
          <w:t xml:space="preserve"> </w:t>
        </w:r>
        <w:r w:rsidRPr="00E46511">
          <w:rPr>
            <w:rFonts w:ascii="Tahoma" w:hAnsi="Tahoma" w:cs="Tahoma" w:hint="eastAsia"/>
            <w:rtl/>
          </w:rPr>
          <w:t>איכן</w:t>
        </w:r>
        <w:r w:rsidRPr="00E46511">
          <w:rPr>
            <w:rFonts w:ascii="Tahoma" w:hAnsi="Tahoma" w:cs="Tahoma"/>
            <w:rtl/>
          </w:rPr>
          <w:t xml:space="preserve"> </w:t>
        </w:r>
        <w:r w:rsidRPr="00E46511">
          <w:rPr>
            <w:rFonts w:ascii="Tahoma" w:hAnsi="Tahoma" w:cs="Tahoma" w:hint="eastAsia"/>
            <w:rtl/>
          </w:rPr>
          <w:t>יאוכסן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נשאלת</w:t>
        </w:r>
        <w:r w:rsidRPr="00E46511">
          <w:rPr>
            <w:rFonts w:ascii="Tahoma" w:hAnsi="Tahoma" w:cs="Tahoma"/>
            <w:rtl/>
          </w:rPr>
          <w:t xml:space="preserve"> </w:t>
        </w:r>
        <w:r w:rsidRPr="00E46511">
          <w:rPr>
            <w:rFonts w:ascii="Tahoma" w:hAnsi="Tahoma" w:cs="Tahoma" w:hint="eastAsia"/>
            <w:rtl/>
          </w:rPr>
          <w:t>השאלה</w:t>
        </w:r>
        <w:r w:rsidRPr="00E46511">
          <w:rPr>
            <w:rFonts w:ascii="Tahoma" w:hAnsi="Tahoma" w:cs="Tahoma"/>
            <w:rtl/>
          </w:rPr>
          <w:t xml:space="preserve"> </w:t>
        </w:r>
        <w:r w:rsidRPr="00E46511">
          <w:rPr>
            <w:rFonts w:ascii="Tahoma" w:hAnsi="Tahoma" w:cs="Tahoma" w:hint="eastAsia"/>
            <w:rtl/>
          </w:rPr>
          <w:t>איך</w:t>
        </w:r>
        <w:r w:rsidRPr="00E46511">
          <w:rPr>
            <w:rFonts w:ascii="Tahoma" w:hAnsi="Tahoma" w:cs="Tahoma"/>
            <w:rtl/>
          </w:rPr>
          <w:t xml:space="preserve"> </w:t>
        </w:r>
        <w:r w:rsidRPr="00E46511">
          <w:rPr>
            <w:rFonts w:ascii="Tahoma" w:hAnsi="Tahoma" w:cs="Tahoma" w:hint="eastAsia"/>
            <w:rtl/>
          </w:rPr>
          <w:t>ממחרוזת</w:t>
        </w:r>
        <w:r w:rsidRPr="00E46511">
          <w:rPr>
            <w:rFonts w:ascii="Tahoma" w:hAnsi="Tahoma" w:cs="Tahoma"/>
            <w:rtl/>
          </w:rPr>
          <w:t xml:space="preserve"> </w:t>
        </w:r>
        <w:r w:rsidRPr="00E46511">
          <w:rPr>
            <w:rFonts w:ascii="Tahoma" w:hAnsi="Tahoma" w:cs="Tahoma" w:hint="eastAsia"/>
            <w:rtl/>
          </w:rPr>
          <w:t>פשוטה</w:t>
        </w:r>
        <w:r w:rsidRPr="00E46511">
          <w:rPr>
            <w:rFonts w:ascii="Tahoma" w:hAnsi="Tahoma" w:cs="Tahoma"/>
            <w:rtl/>
          </w:rPr>
          <w:t xml:space="preserve"> </w:t>
        </w:r>
        <w:r w:rsidRPr="00E46511">
          <w:rPr>
            <w:rFonts w:ascii="Tahoma" w:hAnsi="Tahoma" w:cs="Tahoma" w:hint="eastAsia"/>
            <w:rtl/>
          </w:rPr>
          <w:t>שהמשתמש</w:t>
        </w:r>
        <w:r w:rsidRPr="00E46511">
          <w:rPr>
            <w:rFonts w:ascii="Tahoma" w:hAnsi="Tahoma" w:cs="Tahoma"/>
            <w:rtl/>
          </w:rPr>
          <w:t xml:space="preserve"> </w:t>
        </w:r>
        <w:r w:rsidRPr="00E46511">
          <w:rPr>
            <w:rFonts w:ascii="Tahoma" w:hAnsi="Tahoma" w:cs="Tahoma" w:hint="eastAsia"/>
            <w:rtl/>
          </w:rPr>
          <w:t>הכניס</w:t>
        </w:r>
        <w:r w:rsidRPr="00E46511">
          <w:rPr>
            <w:rFonts w:ascii="Tahoma" w:hAnsi="Tahoma" w:cs="Tahoma"/>
            <w:rtl/>
          </w:rPr>
          <w:t xml:space="preserve"> </w:t>
        </w:r>
        <w:r w:rsidRPr="00E46511">
          <w:rPr>
            <w:rFonts w:ascii="Tahoma" w:hAnsi="Tahoma" w:cs="Tahoma" w:hint="eastAsia"/>
            <w:rtl/>
          </w:rPr>
          <w:t>למערכת</w:t>
        </w:r>
        <w:r w:rsidRPr="00E46511">
          <w:rPr>
            <w:rFonts w:ascii="Tahoma" w:hAnsi="Tahoma" w:cs="Tahoma"/>
            <w:rtl/>
          </w:rPr>
          <w:t xml:space="preserve"> </w:t>
        </w:r>
        <w:r w:rsidRPr="00E46511">
          <w:rPr>
            <w:rFonts w:ascii="Tahoma" w:hAnsi="Tahoma" w:cs="Tahoma" w:hint="eastAsia"/>
            <w:rtl/>
          </w:rPr>
          <w:t>אוכל</w:t>
        </w:r>
        <w:r w:rsidRPr="00E46511">
          <w:rPr>
            <w:rFonts w:ascii="Tahoma" w:hAnsi="Tahoma" w:cs="Tahoma"/>
            <w:rtl/>
          </w:rPr>
          <w:t xml:space="preserve"> </w:t>
        </w:r>
        <w:r w:rsidRPr="00E46511">
          <w:rPr>
            <w:rFonts w:ascii="Tahoma" w:hAnsi="Tahoma" w:cs="Tahoma" w:hint="eastAsia"/>
            <w:rtl/>
          </w:rPr>
          <w:t>לפרק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לכדי</w:t>
        </w:r>
        <w:r w:rsidRPr="00E46511">
          <w:rPr>
            <w:rFonts w:ascii="Tahoma" w:hAnsi="Tahoma" w:cs="Tahoma"/>
            <w:rtl/>
          </w:rPr>
          <w:t xml:space="preserve"> </w:t>
        </w:r>
        <w:r w:rsidRPr="00E46511">
          <w:rPr>
            <w:rFonts w:ascii="Tahoma" w:hAnsi="Tahoma" w:cs="Tahoma" w:hint="eastAsia"/>
            <w:rtl/>
          </w:rPr>
          <w:t>מבני</w:t>
        </w:r>
        <w:r w:rsidRPr="00E46511">
          <w:rPr>
            <w:rFonts w:ascii="Tahoma" w:hAnsi="Tahoma" w:cs="Tahoma"/>
            <w:rtl/>
          </w:rPr>
          <w:t xml:space="preserve"> </w:t>
        </w:r>
        <w:r w:rsidRPr="00E46511">
          <w:rPr>
            <w:rFonts w:ascii="Tahoma" w:hAnsi="Tahoma" w:cs="Tahoma" w:hint="eastAsia"/>
            <w:rtl/>
          </w:rPr>
          <w:t>נתונים</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w:t>
        </w:r>
      </w:ins>
    </w:p>
    <w:p w14:paraId="198011FF" w14:textId="2D68131D" w:rsidR="008834DE" w:rsidRPr="00E46511" w:rsidRDefault="00CA19B9" w:rsidP="008834DE">
      <w:pPr>
        <w:spacing w:line="360" w:lineRule="auto"/>
        <w:rPr>
          <w:rFonts w:ascii="Tahoma" w:hAnsi="Tahoma" w:cs="Tahoma"/>
          <w:rtl/>
        </w:rPr>
      </w:pPr>
      <w:ins w:id="3546" w:author="רינת אביטל" w:date="2022-05-11T23:47:00Z">
        <w:r w:rsidRPr="00E46511">
          <w:rPr>
            <w:rFonts w:ascii="Tahoma" w:hAnsi="Tahoma" w:cs="Tahoma" w:hint="eastAsia"/>
            <w:rtl/>
          </w:rPr>
          <w:t>וכאן</w:t>
        </w:r>
        <w:r w:rsidRPr="00E46511">
          <w:rPr>
            <w:rFonts w:ascii="Tahoma" w:hAnsi="Tahoma" w:cs="Tahoma"/>
            <w:rtl/>
          </w:rPr>
          <w:t xml:space="preserve"> </w:t>
        </w:r>
        <w:r w:rsidRPr="00E46511">
          <w:rPr>
            <w:rFonts w:ascii="Tahoma" w:hAnsi="Tahoma" w:cs="Tahoma" w:hint="eastAsia"/>
            <w:rtl/>
          </w:rPr>
          <w:t>האלגוריתם</w:t>
        </w:r>
        <w:r w:rsidRPr="00E46511">
          <w:rPr>
            <w:rFonts w:ascii="Tahoma" w:hAnsi="Tahoma" w:cs="Tahoma"/>
            <w:rtl/>
          </w:rPr>
          <w:t xml:space="preserve"> </w:t>
        </w:r>
        <w:r w:rsidRPr="00E46511">
          <w:rPr>
            <w:rFonts w:ascii="Tahoma" w:hAnsi="Tahoma" w:cs="Tahoma" w:hint="eastAsia"/>
            <w:rtl/>
          </w:rPr>
          <w:t>העיקרי</w:t>
        </w:r>
        <w:r w:rsidRPr="00E46511">
          <w:rPr>
            <w:rFonts w:ascii="Tahoma" w:hAnsi="Tahoma" w:cs="Tahoma"/>
            <w:rtl/>
          </w:rPr>
          <w:t xml:space="preserve"> </w:t>
        </w:r>
        <w:r w:rsidRPr="00E46511">
          <w:rPr>
            <w:rFonts w:ascii="Tahoma" w:hAnsi="Tahoma" w:cs="Tahoma" w:hint="eastAsia"/>
            <w:rtl/>
          </w:rPr>
          <w:t>מגיע</w:t>
        </w:r>
        <w:r w:rsidRPr="00E46511">
          <w:rPr>
            <w:rFonts w:ascii="Tahoma" w:hAnsi="Tahoma" w:cs="Tahoma"/>
            <w:rtl/>
          </w:rPr>
          <w:t xml:space="preserve"> </w:t>
        </w:r>
        <w:r w:rsidRPr="00E46511">
          <w:rPr>
            <w:rFonts w:ascii="Tahoma" w:hAnsi="Tahoma" w:cs="Tahoma" w:hint="eastAsia"/>
            <w:rtl/>
          </w:rPr>
          <w:t>ותפקידו</w:t>
        </w:r>
        <w:r w:rsidRPr="00E46511">
          <w:rPr>
            <w:rFonts w:ascii="Tahoma" w:hAnsi="Tahoma" w:cs="Tahoma"/>
            <w:rtl/>
          </w:rPr>
          <w:t xml:space="preserve"> </w:t>
        </w:r>
        <w:r w:rsidRPr="00E46511">
          <w:rPr>
            <w:rFonts w:ascii="Tahoma" w:hAnsi="Tahoma" w:cs="Tahoma" w:hint="eastAsia"/>
            <w:rtl/>
          </w:rPr>
          <w:t>לעבור</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שיטתי</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 xml:space="preserve"> </w:t>
        </w:r>
        <w:r w:rsidRPr="00E46511">
          <w:rPr>
            <w:rFonts w:ascii="Tahoma" w:hAnsi="Tahoma" w:cs="Tahoma" w:hint="eastAsia"/>
            <w:rtl/>
          </w:rPr>
          <w:t>ובו</w:t>
        </w:r>
        <w:r w:rsidRPr="00E46511">
          <w:rPr>
            <w:rFonts w:ascii="Tahoma" w:hAnsi="Tahoma" w:cs="Tahoma"/>
            <w:rtl/>
          </w:rPr>
          <w:t xml:space="preserve"> </w:t>
        </w:r>
        <w:r w:rsidRPr="00E46511">
          <w:rPr>
            <w:rFonts w:ascii="Tahoma" w:hAnsi="Tahoma" w:cs="Tahoma" w:hint="eastAsia"/>
            <w:rtl/>
          </w:rPr>
          <w:t>לטפל</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אישי</w:t>
        </w:r>
        <w:r w:rsidRPr="00E46511">
          <w:rPr>
            <w:rFonts w:ascii="Tahoma" w:hAnsi="Tahoma" w:cs="Tahoma"/>
            <w:rtl/>
          </w:rPr>
          <w:t>.</w:t>
        </w:r>
      </w:ins>
    </w:p>
    <w:p w14:paraId="6E35D6FC" w14:textId="07AB6728" w:rsidR="008834DE" w:rsidRPr="00E46511" w:rsidRDefault="008834DE" w:rsidP="008834DE">
      <w:pPr>
        <w:spacing w:line="360" w:lineRule="auto"/>
        <w:rPr>
          <w:ins w:id="3547" w:author="רינת אביטל" w:date="2022-05-11T23:47:00Z"/>
          <w:rFonts w:ascii="Tahoma" w:hAnsi="Tahoma" w:cs="Tahoma"/>
          <w:rtl/>
        </w:rPr>
      </w:pPr>
      <w:r w:rsidRPr="00E46511">
        <w:rPr>
          <w:rFonts w:ascii="Tahoma" w:hAnsi="Tahoma" w:cs="Tahoma" w:hint="cs"/>
          <w:rtl/>
        </w:rPr>
        <w:t xml:space="preserve">הנה </w:t>
      </w:r>
      <w:r w:rsidR="00E46511" w:rsidRPr="00E46511">
        <w:rPr>
          <w:rFonts w:ascii="Tahoma" w:hAnsi="Tahoma" w:cs="Tahoma" w:hint="cs"/>
          <w:rtl/>
        </w:rPr>
        <w:t>דוגמת</w:t>
      </w:r>
      <w:r w:rsidRPr="00E46511">
        <w:rPr>
          <w:rFonts w:ascii="Tahoma" w:hAnsi="Tahoma" w:cs="Tahoma" w:hint="cs"/>
          <w:rtl/>
        </w:rPr>
        <w:t xml:space="preserve"> קוד להסבר ה</w:t>
      </w:r>
      <w:r w:rsidR="00E46511" w:rsidRPr="00E46511">
        <w:rPr>
          <w:rFonts w:ascii="Tahoma" w:hAnsi="Tahoma" w:cs="Tahoma" w:hint="cs"/>
          <w:rtl/>
        </w:rPr>
        <w:t>אלגוריתם המרכזי שמפרק את משוואת הפונקציה לאיברים ומכניס אותם לתוך מבנה הנתונים.</w:t>
      </w:r>
    </w:p>
    <w:p w14:paraId="374BD4A5" w14:textId="77777777" w:rsidR="00CA19B9" w:rsidRPr="00E46511" w:rsidRDefault="00CA19B9" w:rsidP="00CA19B9">
      <w:pPr>
        <w:spacing w:line="360" w:lineRule="auto"/>
        <w:rPr>
          <w:ins w:id="3548" w:author="רינת אביטל" w:date="2022-05-11T23:47:00Z"/>
          <w:rFonts w:ascii="Tahoma" w:hAnsi="Tahoma" w:cs="Tahoma"/>
          <w:rtl/>
        </w:rPr>
      </w:pPr>
    </w:p>
    <w:p w14:paraId="732991C9" w14:textId="77777777" w:rsidR="00CA19B9" w:rsidRPr="00E46511" w:rsidRDefault="00CA19B9" w:rsidP="00CA19B9">
      <w:pPr>
        <w:spacing w:after="0" w:line="360" w:lineRule="auto"/>
        <w:rPr>
          <w:ins w:id="3549" w:author="רינת אביטל" w:date="2022-05-11T23:47:00Z"/>
          <w:rFonts w:ascii="Tahoma" w:hAnsi="Tahoma" w:cs="Tahoma"/>
          <w:rtl/>
        </w:rPr>
      </w:pPr>
    </w:p>
    <w:p w14:paraId="1CCAAFAD" w14:textId="77777777" w:rsidR="00CA19B9" w:rsidRPr="00103DCA" w:rsidRDefault="00CA19B9" w:rsidP="00CA19B9">
      <w:pPr>
        <w:spacing w:after="240" w:line="360" w:lineRule="auto"/>
        <w:jc w:val="both"/>
        <w:rPr>
          <w:ins w:id="3550" w:author="רינת אביטל" w:date="2022-05-11T23:47:00Z"/>
          <w:rFonts w:ascii="Tahoma" w:hAnsi="Tahoma" w:cs="Tahoma"/>
          <w:sz w:val="20"/>
          <w:szCs w:val="20"/>
          <w:rtl/>
          <w:rPrChange w:id="3551" w:author="רינת אביטל" w:date="2022-05-12T09:18:00Z">
            <w:rPr>
              <w:ins w:id="3552" w:author="רינת אביטל" w:date="2022-05-11T23:47:00Z"/>
              <w:rFonts w:ascii="Tahoma" w:hAnsi="Tahoma" w:cs="Tahoma"/>
              <w:rtl/>
            </w:rPr>
          </w:rPrChange>
        </w:rPr>
      </w:pPr>
    </w:p>
    <w:p w14:paraId="2A16D4C7" w14:textId="04A8ABAF" w:rsidR="00CA19B9" w:rsidRPr="00103DCA" w:rsidRDefault="00CA19B9" w:rsidP="00E46511">
      <w:pPr>
        <w:spacing w:after="240" w:line="360" w:lineRule="auto"/>
        <w:jc w:val="both"/>
        <w:rPr>
          <w:ins w:id="3553" w:author="רינת אביטל" w:date="2022-05-11T23:47:00Z"/>
          <w:rFonts w:ascii="Tahoma" w:hAnsi="Tahoma" w:cs="Tahoma"/>
          <w:sz w:val="20"/>
          <w:szCs w:val="20"/>
          <w:rtl/>
          <w:rPrChange w:id="3554" w:author="רינת אביטל" w:date="2022-05-12T09:18:00Z">
            <w:rPr>
              <w:ins w:id="3555" w:author="רינת אביטל" w:date="2022-05-11T23:47:00Z"/>
              <w:rtl/>
            </w:rPr>
          </w:rPrChange>
        </w:rPr>
      </w:pPr>
    </w:p>
    <w:p w14:paraId="395C0931"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1AD9609D"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205C294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82BC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70A4913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7462D01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DD6646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74D710C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79AC373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ECF93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C4AF6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42E4627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4EA16E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221C2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EE09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2F9BCA1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06A4B32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77793D4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013188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5E600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139709B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DA6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37C851B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9B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27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77B421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3EA2CF5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06F9CAF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7EB8D8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62A1C8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3A8744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08227A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3C390E2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3E10D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1BCE6E8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5972812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D1FF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2AF4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584B2D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5716D6F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2242A23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71551C6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0474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7C2B6C4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28E682F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3B122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2B35170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EC1106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E32D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311B8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92DE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BC2EA6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687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62B925C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C04C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4081632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57CA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94BCFF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C75DA2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403FA09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4010CE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582B3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FCE0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EC6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57D2565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4831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5B94AF0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20B3AD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C424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23E6D23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691A71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3670C67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1F7B620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5B6D99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169B9C90" w14:textId="77777777" w:rsidR="00AE5D34" w:rsidRPr="00AE5D34" w:rsidRDefault="00AE5D34" w:rsidP="00AE5D34">
      <w:pPr>
        <w:shd w:val="clear" w:color="auto" w:fill="FBE4D5" w:themeFill="accent2" w:themeFillTint="33"/>
        <w:rPr>
          <w:rFonts w:ascii="Tahoma" w:hAnsi="Tahoma" w:cs="Tahoma"/>
          <w:sz w:val="20"/>
          <w:szCs w:val="20"/>
          <w:rtl/>
          <w:rPrChange w:id="3556" w:author="רינת אביטל" w:date="2022-05-12T09:18:00Z">
            <w:rPr>
              <w:rtl/>
            </w:rPr>
          </w:rPrChange>
        </w:rPr>
      </w:pPr>
      <w:r>
        <w:rPr>
          <w:rFonts w:ascii="Cascadia Mono" w:hAnsi="Cascadia Mono" w:cs="Cascadia Mono"/>
          <w:color w:val="000000"/>
          <w:sz w:val="19"/>
          <w:szCs w:val="19"/>
        </w:rPr>
        <w:t xml:space="preserve">        }</w:t>
      </w:r>
    </w:p>
    <w:p w14:paraId="150A7F0B" w14:textId="1118CDA7" w:rsidR="00AE5D34" w:rsidRPr="00AE5D34" w:rsidRDefault="00AE5D34" w:rsidP="00AE5D34">
      <w:pPr>
        <w:pStyle w:val="a8"/>
        <w:rPr>
          <w:rFonts w:ascii="Tahoma" w:hAnsi="Tahoma" w:cs="Tahoma"/>
          <w:sz w:val="20"/>
          <w:szCs w:val="20"/>
          <w:rtl/>
          <w:rPrChange w:id="3557" w:author="רינת אביטל" w:date="2022-05-12T09:18:00Z">
            <w:rPr>
              <w:rtl/>
            </w:rPr>
          </w:rPrChange>
        </w:rPr>
      </w:pPr>
    </w:p>
    <w:p w14:paraId="15A4857C"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63A1AFB3"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4CDE55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274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9F4A73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29C0945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06DA5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F4140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210A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15D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509447D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3945E9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FE9B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3BA54D3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4F9066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71B7A62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6D94C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B7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57181EE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5366797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4F3D4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03EF6FB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9E8B6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44572E9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FA3EC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78957" w14:textId="77777777" w:rsidR="00AE5D34" w:rsidRPr="00103DCA" w:rsidRDefault="00AE5D34" w:rsidP="00AE5D34">
      <w:pPr>
        <w:shd w:val="clear" w:color="auto" w:fill="FBE4D5" w:themeFill="accent2" w:themeFillTint="33"/>
        <w:jc w:val="right"/>
        <w:rPr>
          <w:rFonts w:ascii="Tahoma" w:hAnsi="Tahoma" w:cs="Tahoma"/>
          <w:sz w:val="20"/>
          <w:szCs w:val="20"/>
          <w:rtl/>
          <w:rPrChange w:id="3558" w:author="רינת אביטל" w:date="2022-05-12T09:18:00Z">
            <w:rPr>
              <w:rtl/>
            </w:rPr>
          </w:rPrChange>
        </w:rPr>
      </w:pPr>
      <w:r>
        <w:rPr>
          <w:rFonts w:ascii="Cascadia Mono" w:hAnsi="Cascadia Mono" w:cs="Cascadia Mono"/>
          <w:color w:val="000000"/>
          <w:sz w:val="19"/>
          <w:szCs w:val="19"/>
        </w:rPr>
        <w:t xml:space="preserve">        }</w:t>
      </w:r>
    </w:p>
    <w:p w14:paraId="48EDA9B0" w14:textId="60FF3333" w:rsidR="00CA19B9" w:rsidRPr="00103DCA" w:rsidRDefault="00CA19B9" w:rsidP="00CA19B9">
      <w:pPr>
        <w:rPr>
          <w:ins w:id="3559" w:author="רינת אביטל" w:date="2022-05-11T23:47:00Z"/>
          <w:rFonts w:ascii="Tahoma" w:hAnsi="Tahoma" w:cs="Tahoma"/>
          <w:rtl/>
          <w:rPrChange w:id="3560" w:author="רינת אביטל" w:date="2022-05-12T09:18:00Z">
            <w:rPr>
              <w:ins w:id="3561" w:author="רינת אביטל" w:date="2022-05-11T23:47:00Z"/>
              <w:rFonts w:ascii="Times New Roman" w:hAnsi="Times New Roman" w:cs="Times New Roman"/>
              <w:sz w:val="24"/>
              <w:szCs w:val="24"/>
              <w:rtl/>
            </w:rPr>
          </w:rPrChange>
        </w:rPr>
      </w:pPr>
    </w:p>
    <w:p w14:paraId="6093A525" w14:textId="77777777" w:rsidR="00CA19B9" w:rsidRPr="00103DCA" w:rsidRDefault="00CA19B9" w:rsidP="00CA19B9">
      <w:pPr>
        <w:spacing w:after="240" w:line="360" w:lineRule="auto"/>
        <w:jc w:val="center"/>
        <w:rPr>
          <w:ins w:id="3562" w:author="רינת אביטל" w:date="2022-05-11T23:47:00Z"/>
          <w:rFonts w:ascii="Tahoma" w:hAnsi="Tahoma" w:cs="Tahoma"/>
          <w:b/>
          <w:bCs/>
          <w:color w:val="ED7D31" w:themeColor="accent2"/>
          <w:sz w:val="20"/>
          <w:szCs w:val="20"/>
          <w:u w:val="single"/>
          <w:rtl/>
          <w:rPrChange w:id="3563" w:author="רינת אביטל" w:date="2022-05-12T09:18:00Z">
            <w:rPr>
              <w:ins w:id="3564"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3565" w:author="רינת אביטל" w:date="2022-05-11T23:47:00Z"/>
          <w:rFonts w:ascii="Tahoma" w:hAnsi="Tahoma" w:cs="Tahoma"/>
          <w:b/>
          <w:bCs/>
          <w:color w:val="ED7D31" w:themeColor="accent2"/>
          <w:sz w:val="20"/>
          <w:szCs w:val="20"/>
          <w:u w:val="single"/>
          <w:rtl/>
          <w:rPrChange w:id="3566" w:author="רינת אביטל" w:date="2022-05-12T09:18:00Z">
            <w:rPr>
              <w:ins w:id="3567" w:author="רינת אביטל" w:date="2022-05-11T23:47:00Z"/>
              <w:rFonts w:ascii="Tahoma" w:hAnsi="Tahoma" w:cs="Tahoma"/>
              <w:b/>
              <w:bCs/>
              <w:color w:val="ED7D31" w:themeColor="accent2"/>
              <w:u w:val="single"/>
              <w:rtl/>
            </w:rPr>
          </w:rPrChange>
        </w:rPr>
      </w:pPr>
    </w:p>
    <w:p w14:paraId="06CE0BBE" w14:textId="77777777" w:rsidR="00E46511" w:rsidRDefault="00E46511" w:rsidP="00CA19B9">
      <w:pPr>
        <w:spacing w:after="240" w:line="360" w:lineRule="auto"/>
        <w:jc w:val="both"/>
        <w:rPr>
          <w:rFonts w:ascii="Tahoma" w:hAnsi="Tahoma" w:cs="Tahoma"/>
          <w:rtl/>
        </w:rPr>
      </w:pPr>
    </w:p>
    <w:p w14:paraId="23F6933D" w14:textId="77777777" w:rsidR="00E46511" w:rsidRDefault="00E46511" w:rsidP="00CA19B9">
      <w:pPr>
        <w:spacing w:after="240" w:line="360" w:lineRule="auto"/>
        <w:jc w:val="both"/>
        <w:rPr>
          <w:rFonts w:ascii="Tahoma" w:hAnsi="Tahoma" w:cs="Tahoma"/>
          <w:rtl/>
        </w:rPr>
      </w:pPr>
    </w:p>
    <w:p w14:paraId="1E92F834" w14:textId="1C527F9E" w:rsidR="00CA19B9" w:rsidRPr="00E46511" w:rsidRDefault="00CA19B9" w:rsidP="00CA19B9">
      <w:pPr>
        <w:spacing w:after="240" w:line="360" w:lineRule="auto"/>
        <w:jc w:val="both"/>
        <w:rPr>
          <w:ins w:id="3568" w:author="רינת אביטל" w:date="2022-05-11T23:47:00Z"/>
          <w:rFonts w:ascii="Tahoma" w:hAnsi="Tahoma" w:cs="Tahoma"/>
          <w:rtl/>
        </w:rPr>
      </w:pPr>
      <w:ins w:id="3569" w:author="רינת אביטל" w:date="2022-05-11T23:47:00Z">
        <w:r w:rsidRPr="00E46511">
          <w:rPr>
            <w:rFonts w:ascii="Tahoma" w:hAnsi="Tahoma" w:cs="Tahoma" w:hint="eastAsia"/>
            <w:rtl/>
          </w:rPr>
          <w:lastRenderedPageBreak/>
          <w:t>ע</w:t>
        </w:r>
        <w:r w:rsidRPr="00E46511">
          <w:rPr>
            <w:rFonts w:ascii="Tahoma" w:hAnsi="Tahoma" w:cs="Tahoma"/>
            <w:rtl/>
          </w:rPr>
          <w:t xml:space="preserve">"י </w:t>
        </w:r>
        <w:r w:rsidRPr="00E46511">
          <w:rPr>
            <w:rFonts w:ascii="Tahoma" w:hAnsi="Tahoma" w:cs="Tahoma" w:hint="eastAsia"/>
            <w:rtl/>
          </w:rPr>
          <w:t>שתי</w:t>
        </w:r>
        <w:r w:rsidRPr="00E46511">
          <w:rPr>
            <w:rFonts w:ascii="Tahoma" w:hAnsi="Tahoma" w:cs="Tahoma"/>
            <w:rtl/>
          </w:rPr>
          <w:t xml:space="preserve"> </w:t>
        </w:r>
        <w:r w:rsidRPr="00E46511">
          <w:rPr>
            <w:rFonts w:ascii="Tahoma" w:hAnsi="Tahoma" w:cs="Tahoma" w:hint="eastAsia"/>
            <w:rtl/>
          </w:rPr>
          <w:t>פונקציות</w:t>
        </w:r>
        <w:r w:rsidRPr="00E46511">
          <w:rPr>
            <w:rFonts w:ascii="Tahoma" w:hAnsi="Tahoma" w:cs="Tahoma"/>
            <w:rtl/>
          </w:rPr>
          <w:t xml:space="preserve"> </w:t>
        </w:r>
        <w:r w:rsidRPr="00E46511">
          <w:rPr>
            <w:rFonts w:ascii="Tahoma" w:hAnsi="Tahoma" w:cs="Tahoma" w:hint="eastAsia"/>
            <w:rtl/>
          </w:rPr>
          <w:t>אלו</w:t>
        </w:r>
        <w:r w:rsidRPr="00E46511">
          <w:rPr>
            <w:rFonts w:ascii="Tahoma" w:hAnsi="Tahoma" w:cs="Tahoma"/>
            <w:rtl/>
          </w:rPr>
          <w:t xml:space="preserve"> </w:t>
        </w:r>
        <w:r w:rsidRPr="00E46511">
          <w:rPr>
            <w:rFonts w:ascii="Tahoma" w:hAnsi="Tahoma" w:cs="Tahoma" w:hint="eastAsia"/>
            <w:rtl/>
          </w:rPr>
          <w:t>נפרק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המחרוזת</w:t>
        </w:r>
        <w:r w:rsidRPr="00E46511">
          <w:rPr>
            <w:rFonts w:ascii="Tahoma" w:hAnsi="Tahoma" w:cs="Tahoma"/>
            <w:rtl/>
          </w:rPr>
          <w:t xml:space="preserve"> </w:t>
        </w:r>
        <w:r w:rsidRPr="00E46511">
          <w:rPr>
            <w:rFonts w:ascii="Tahoma" w:hAnsi="Tahoma" w:cs="Tahoma" w:hint="eastAsia"/>
            <w:rtl/>
          </w:rPr>
          <w:t>הפשוטה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גרף</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מאוכסנים</w:t>
        </w:r>
        <w:r w:rsidRPr="00E46511">
          <w:rPr>
            <w:rFonts w:ascii="Tahoma" w:hAnsi="Tahoma" w:cs="Tahoma"/>
            <w:rtl/>
          </w:rPr>
          <w:t xml:space="preserve"> </w:t>
        </w:r>
        <w:r w:rsidRPr="00E46511">
          <w:rPr>
            <w:rFonts w:ascii="Tahoma" w:hAnsi="Tahoma" w:cs="Tahoma" w:hint="eastAsia"/>
            <w:rtl/>
          </w:rPr>
          <w:t>נתוני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07489F21" w14:textId="77777777" w:rsidR="00CA19B9" w:rsidRPr="00E46511" w:rsidRDefault="00CA19B9" w:rsidP="00CA19B9">
      <w:pPr>
        <w:spacing w:line="360" w:lineRule="auto"/>
        <w:rPr>
          <w:ins w:id="3570" w:author="רינת אביטל" w:date="2022-05-11T23:47:00Z"/>
          <w:rFonts w:ascii="Tahoma" w:hAnsi="Tahoma" w:cs="Tahoma"/>
          <w:rtl/>
        </w:rPr>
      </w:pPr>
      <w:ins w:id="3571" w:author="רינת אביטל" w:date="2022-05-11T23:47:00Z">
        <w:r w:rsidRPr="00E46511">
          <w:rPr>
            <w:rFonts w:ascii="Tahoma" w:hAnsi="Tahoma" w:cs="Tahoma" w:hint="eastAsia"/>
            <w:rtl/>
          </w:rPr>
          <w:t>הפונקציה</w:t>
        </w:r>
        <w:r w:rsidRPr="00E46511">
          <w:rPr>
            <w:rFonts w:ascii="Tahoma" w:hAnsi="Tahoma" w:cs="Tahoma"/>
            <w:rtl/>
          </w:rPr>
          <w:t xml:space="preserve"> </w:t>
        </w:r>
        <w:proofErr w:type="spellStart"/>
        <w:r w:rsidRPr="00E46511">
          <w:rPr>
            <w:rFonts w:ascii="Tahoma" w:eastAsiaTheme="minorEastAsia" w:hAnsi="Tahoma" w:cs="Tahoma"/>
            <w:color w:val="000000"/>
            <w:sz w:val="20"/>
            <w:szCs w:val="20"/>
            <w:rPrChange w:id="3572"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E46511" w:rsidRDefault="00CA19B9" w:rsidP="00CA19B9">
      <w:pPr>
        <w:spacing w:line="360" w:lineRule="auto"/>
        <w:rPr>
          <w:ins w:id="3573" w:author="רינת אביטל" w:date="2022-05-11T23:47:00Z"/>
          <w:rFonts w:ascii="Tahoma" w:hAnsi="Tahoma" w:cs="Tahoma"/>
          <w:rtl/>
        </w:rPr>
      </w:pPr>
      <w:ins w:id="3574" w:author="רינת אביטל" w:date="2022-05-11T23:47:00Z">
        <w:r w:rsidRPr="00E46511">
          <w:rPr>
            <w:rFonts w:ascii="Tahoma" w:hAnsi="Tahoma" w:cs="Tahoma" w:hint="eastAsia"/>
            <w:rtl/>
          </w:rPr>
          <w:t>הפונקציה</w:t>
        </w:r>
        <w:r w:rsidRPr="00E46511">
          <w:rPr>
            <w:rFonts w:ascii="Tahoma" w:hAnsi="Tahoma" w:cs="Tahoma"/>
            <w:rtl/>
          </w:rPr>
          <w:t xml:space="preserve"> עוברת על כל איבר ואיבר במערך האיברים ובודקת אותו באופן אישי. וכן יוצרת אובייקט משוואה ובתוכה מוכלת רשימת פרמטרים – איברים שלתוכה נכניס לכל איבר חדש.</w:t>
        </w:r>
      </w:ins>
    </w:p>
    <w:p w14:paraId="035DF6A3" w14:textId="77777777" w:rsidR="00CA19B9" w:rsidRPr="00E46511" w:rsidRDefault="00CA19B9" w:rsidP="00CA19B9">
      <w:pPr>
        <w:spacing w:line="360" w:lineRule="auto"/>
        <w:rPr>
          <w:ins w:id="3575" w:author="רינת אביטל" w:date="2022-05-11T23:47:00Z"/>
          <w:rFonts w:ascii="Tahoma" w:hAnsi="Tahoma" w:cs="Tahoma"/>
          <w:rtl/>
        </w:rPr>
      </w:pPr>
      <w:ins w:id="3576" w:author="רינת אביטל" w:date="2022-05-11T23:47:00Z">
        <w:r w:rsidRPr="00E46511">
          <w:rPr>
            <w:rFonts w:ascii="Tahoma" w:hAnsi="Tahoma" w:cs="Tahoma" w:hint="eastAsia"/>
            <w:rtl/>
          </w:rPr>
          <w:t>עוברים</w:t>
        </w:r>
        <w:r w:rsidRPr="00E46511">
          <w:rPr>
            <w:rFonts w:ascii="Tahoma" w:hAnsi="Tahoma" w:cs="Tahoma"/>
            <w:rtl/>
          </w:rPr>
          <w:t xml:space="preserve"> על כל איבר מהתו האחרון שלו ובודקים אם התו הוא ' </w:t>
        </w:r>
        <w:r w:rsidRPr="00E46511">
          <w:rPr>
            <w:rFonts w:ascii="Tahoma" w:hAnsi="Tahoma" w:cs="Tahoma"/>
          </w:rPr>
          <w:t>X</w:t>
        </w:r>
        <w:r w:rsidRPr="00E46511">
          <w:rPr>
            <w:rFonts w:ascii="Tahoma" w:hAnsi="Tahoma" w:cs="Tahoma"/>
            <w:rtl/>
          </w:rPr>
          <w:t xml:space="preserve"> ', אם כן סימן שהמעלה שלו היא 1 ולכן נכניס 1 למעלת האיבר. אם לא נבדוק אם המעלה של האיבר גדולה מ – 1 או שהיא 0 שאז זה אומר שהאיבר הוא מספר בודד.</w:t>
        </w:r>
      </w:ins>
    </w:p>
    <w:p w14:paraId="46CB865F" w14:textId="77777777" w:rsidR="00CA19B9" w:rsidRPr="00E46511" w:rsidRDefault="00CA19B9" w:rsidP="00CA19B9">
      <w:pPr>
        <w:spacing w:line="360" w:lineRule="auto"/>
        <w:rPr>
          <w:ins w:id="3577" w:author="רינת אביטל" w:date="2022-05-11T23:47:00Z"/>
          <w:rFonts w:ascii="Tahoma" w:hAnsi="Tahoma" w:cs="Tahoma"/>
          <w:rtl/>
        </w:rPr>
      </w:pPr>
      <w:ins w:id="3578" w:author="רינת אביטל" w:date="2022-05-11T23:47:00Z">
        <w:r w:rsidRPr="00E46511">
          <w:rPr>
            <w:rFonts w:ascii="Tahoma" w:hAnsi="Tahoma" w:cs="Tahoma" w:hint="eastAsia"/>
            <w:rtl/>
          </w:rPr>
          <w:t>אם</w:t>
        </w:r>
        <w:r w:rsidRPr="00E46511">
          <w:rPr>
            <w:rFonts w:ascii="Tahoma" w:hAnsi="Tahoma" w:cs="Tahoma"/>
            <w:rtl/>
          </w:rPr>
          <w:t xml:space="preserve"> המקום השני מהסוף הוא גג (סימן מעלה – דרגה) אזי נדע שהאיבר האחרון באיבר הוא המעלה של האיבר. אחרת אם לא קיים גג סימן שאין מעלה באיבר והוא רק מספר בודד. </w:t>
        </w:r>
      </w:ins>
    </w:p>
    <w:p w14:paraId="08EEC0B8" w14:textId="77777777" w:rsidR="00CA19B9" w:rsidRPr="00E46511" w:rsidRDefault="00CA19B9" w:rsidP="00CA19B9">
      <w:pPr>
        <w:spacing w:line="360" w:lineRule="auto"/>
        <w:rPr>
          <w:ins w:id="3579" w:author="רינת אביטל" w:date="2022-05-11T23:47:00Z"/>
          <w:rFonts w:ascii="Tahoma" w:hAnsi="Tahoma" w:cs="Tahoma"/>
          <w:rtl/>
        </w:rPr>
      </w:pPr>
      <w:ins w:id="3580" w:author="רינת אביטל" w:date="2022-05-11T23:47:00Z">
        <w:r w:rsidRPr="00E46511">
          <w:rPr>
            <w:rFonts w:ascii="Tahoma" w:hAnsi="Tahoma" w:cs="Tahoma" w:hint="eastAsia"/>
            <w:rtl/>
          </w:rPr>
          <w:t>אחרי</w:t>
        </w:r>
        <w:r w:rsidRPr="00E46511">
          <w:rPr>
            <w:rFonts w:ascii="Tahoma" w:hAnsi="Tahoma" w:cs="Tahoma"/>
            <w:rtl/>
          </w:rPr>
          <w:t xml:space="preserve"> שחישבנו את מעלת האיבר נעבור לחשב את האופרטור ואת הערך של האיבר ע"י הפונקציה </w:t>
        </w:r>
        <w:proofErr w:type="spellStart"/>
        <w:r w:rsidRPr="00E46511">
          <w:rPr>
            <w:rFonts w:ascii="Tahoma" w:eastAsiaTheme="minorEastAsia" w:hAnsi="Tahoma" w:cs="Tahoma"/>
            <w:color w:val="000000"/>
            <w:sz w:val="20"/>
            <w:szCs w:val="20"/>
            <w:rPrChange w:id="3581" w:author="רינת אביטל" w:date="2022-05-12T09:18:00Z">
              <w:rPr>
                <w:rFonts w:ascii="Cascadia Mono" w:eastAsiaTheme="minorEastAsia" w:hAnsi="Cascadia Mono" w:cs="Cascadia Mono"/>
                <w:color w:val="000000"/>
                <w:sz w:val="19"/>
                <w:szCs w:val="19"/>
              </w:rPr>
            </w:rPrChange>
          </w:rPr>
          <w:t>calcOperator</w:t>
        </w:r>
        <w:proofErr w:type="spellEnd"/>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מקבלת</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מחרוזת</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w:t>
        </w:r>
        <w:r w:rsidRPr="00E46511">
          <w:rPr>
            <w:rFonts w:ascii="Tahoma" w:hAnsi="Tahoma" w:cs="Tahoma" w:hint="eastAsia"/>
            <w:rtl/>
          </w:rPr>
          <w:t>ומכניסה</w:t>
        </w:r>
        <w:r w:rsidRPr="00E46511">
          <w:rPr>
            <w:rFonts w:ascii="Tahoma" w:hAnsi="Tahoma" w:cs="Tahoma"/>
            <w:rtl/>
          </w:rPr>
          <w:t xml:space="preserve"> </w:t>
        </w:r>
        <w:r w:rsidRPr="00E46511">
          <w:rPr>
            <w:rFonts w:ascii="Tahoma" w:hAnsi="Tahoma" w:cs="Tahoma" w:hint="eastAsia"/>
            <w:rtl/>
          </w:rPr>
          <w:t>לאובייקט</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 </w:t>
        </w:r>
        <w:r w:rsidRPr="00E46511">
          <w:rPr>
            <w:rFonts w:ascii="Tahoma" w:hAnsi="Tahoma" w:cs="Tahoma" w:hint="eastAsia"/>
            <w:rtl/>
          </w:rPr>
          <w:t>בהתאמה</w:t>
        </w:r>
        <w:r w:rsidRPr="00E46511">
          <w:rPr>
            <w:rFonts w:ascii="Tahoma" w:hAnsi="Tahoma" w:cs="Tahoma"/>
            <w:rtl/>
          </w:rPr>
          <w:t>.</w:t>
        </w:r>
      </w:ins>
    </w:p>
    <w:p w14:paraId="4A6418AD" w14:textId="77777777" w:rsidR="00CA19B9" w:rsidRPr="00E46511" w:rsidRDefault="00CA19B9" w:rsidP="00CA19B9">
      <w:pPr>
        <w:spacing w:line="360" w:lineRule="auto"/>
        <w:rPr>
          <w:ins w:id="3582" w:author="רינת אביטל" w:date="2022-05-11T23:47:00Z"/>
          <w:rFonts w:ascii="Tahoma" w:hAnsi="Tahoma" w:cs="Tahoma"/>
          <w:rtl/>
        </w:rPr>
      </w:pPr>
      <w:ins w:id="3583" w:author="רינת אביטל" w:date="2022-05-11T23:47:00Z">
        <w:r w:rsidRPr="00E46511">
          <w:rPr>
            <w:rFonts w:ascii="Tahoma" w:hAnsi="Tahoma" w:cs="Tahoma" w:hint="eastAsia"/>
            <w:rtl/>
          </w:rPr>
          <w:t>אם</w:t>
        </w:r>
        <w:r w:rsidRPr="00E46511">
          <w:rPr>
            <w:rFonts w:ascii="Tahoma" w:hAnsi="Tahoma" w:cs="Tahoma"/>
            <w:rtl/>
          </w:rPr>
          <w:t xml:space="preserve"> מחרוזת האיבר במקום הראשון הוא ' </w:t>
        </w:r>
        <w:r w:rsidRPr="00E46511">
          <w:rPr>
            <w:rFonts w:ascii="Tahoma" w:hAnsi="Tahoma" w:cs="Tahoma"/>
          </w:rPr>
          <w:t>X</w:t>
        </w:r>
        <w:r w:rsidRPr="00E46511">
          <w:rPr>
            <w:rFonts w:ascii="Tahoma" w:hAnsi="Tahoma" w:cs="Tahoma"/>
            <w:rtl/>
          </w:rPr>
          <w:t xml:space="preserve"> ' אזי ערך האיבר הוא – 1 אחרת נוריד מהמחרוזת ע"י </w:t>
        </w:r>
        <w:r w:rsidRPr="00E46511">
          <w:rPr>
            <w:rFonts w:ascii="Tahoma" w:hAnsi="Tahoma" w:cs="Tahoma"/>
          </w:rPr>
          <w:t xml:space="preserve">split </w:t>
        </w:r>
        <w:r w:rsidRPr="00E46511">
          <w:rPr>
            <w:rFonts w:ascii="Tahoma" w:hAnsi="Tahoma" w:cs="Tahoma"/>
            <w:rtl/>
          </w:rPr>
          <w:t xml:space="preserve"> את כל התווי</w:t>
        </w:r>
        <w:r w:rsidRPr="00E46511">
          <w:rPr>
            <w:rFonts w:ascii="Tahoma" w:hAnsi="Tahoma" w:cs="Tahoma" w:hint="eastAsia"/>
            <w:rtl/>
          </w:rPr>
          <w:t>ם</w:t>
        </w:r>
        <w:r w:rsidRPr="00E46511">
          <w:rPr>
            <w:rFonts w:ascii="Tahoma" w:hAnsi="Tahoma" w:cs="Tahoma"/>
            <w:rtl/>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proofErr w:type="spellStart"/>
        <w:r w:rsidRPr="00E46511">
          <w:rPr>
            <w:rFonts w:ascii="Tahoma" w:eastAsiaTheme="minorEastAsia" w:hAnsi="Tahoma" w:cs="Tahoma"/>
            <w:color w:val="000000"/>
            <w:sz w:val="20"/>
            <w:szCs w:val="20"/>
            <w:rPrChange w:id="3584"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ששם מכניסים את אובייקט האיבר לתוך רשימת הפרמטרים של המשוואה. וכך עוברים על כל אברי המשוואה.</w:t>
        </w:r>
      </w:ins>
    </w:p>
    <w:p w14:paraId="7D1389C6" w14:textId="77777777" w:rsidR="00CA19B9" w:rsidRPr="00E46511" w:rsidRDefault="00CA19B9" w:rsidP="00CA19B9">
      <w:pPr>
        <w:spacing w:line="360" w:lineRule="auto"/>
        <w:rPr>
          <w:ins w:id="3585" w:author="רינת אביטל" w:date="2022-05-11T23:47:00Z"/>
          <w:rFonts w:ascii="Tahoma" w:hAnsi="Tahoma" w:cs="Tahoma"/>
          <w:rtl/>
        </w:rPr>
      </w:pPr>
      <w:ins w:id="3586" w:author="רינת אביטל" w:date="2022-05-11T23:47:00Z">
        <w:r w:rsidRPr="00E46511">
          <w:rPr>
            <w:rFonts w:ascii="Tahoma" w:hAnsi="Tahoma" w:cs="Tahoma" w:hint="eastAsia"/>
            <w:rtl/>
          </w:rPr>
          <w:t>לבסוף</w:t>
        </w:r>
        <w:r w:rsidRPr="00E46511">
          <w:rPr>
            <w:rFonts w:ascii="Tahoma" w:hAnsi="Tahoma" w:cs="Tahoma"/>
            <w:rtl/>
          </w:rPr>
          <w:t xml:space="preserve"> </w:t>
        </w:r>
        <w:r w:rsidRPr="00E46511">
          <w:rPr>
            <w:rFonts w:ascii="Tahoma" w:hAnsi="Tahoma" w:cs="Tahoma" w:hint="eastAsia"/>
            <w:rtl/>
          </w:rPr>
          <w:t>כאשר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מלאה</w:t>
        </w:r>
        <w:r w:rsidRPr="00E46511">
          <w:rPr>
            <w:rFonts w:ascii="Tahoma" w:hAnsi="Tahoma" w:cs="Tahoma"/>
            <w:rtl/>
          </w:rPr>
          <w:t xml:space="preserve">, </w:t>
        </w:r>
        <w:r w:rsidRPr="00E46511">
          <w:rPr>
            <w:rFonts w:ascii="Tahoma" w:hAnsi="Tahoma" w:cs="Tahoma" w:hint="eastAsia"/>
            <w:rtl/>
          </w:rPr>
          <w:t>ברצוני</w:t>
        </w:r>
        <w:r w:rsidRPr="00E46511">
          <w:rPr>
            <w:rFonts w:ascii="Tahoma" w:hAnsi="Tahoma" w:cs="Tahoma"/>
            <w:rtl/>
          </w:rPr>
          <w:t xml:space="preserve"> </w:t>
        </w:r>
        <w:r w:rsidRPr="00E46511">
          <w:rPr>
            <w:rFonts w:ascii="Tahoma" w:hAnsi="Tahoma" w:cs="Tahoma" w:hint="eastAsia"/>
            <w:rtl/>
          </w:rPr>
          <w:t>לבדוק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בגבוה</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לכן</w:t>
        </w:r>
        <w:r w:rsidRPr="00E46511">
          <w:rPr>
            <w:rFonts w:ascii="Tahoma" w:hAnsi="Tahoma" w:cs="Tahoma"/>
            <w:rtl/>
          </w:rPr>
          <w:t xml:space="preserve"> </w:t>
        </w:r>
        <w:r w:rsidRPr="00E46511">
          <w:rPr>
            <w:rFonts w:ascii="Tahoma" w:hAnsi="Tahoma" w:cs="Tahoma" w:hint="eastAsia"/>
            <w:rtl/>
          </w:rPr>
          <w:t>נמיין</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ע</w:t>
        </w:r>
        <w:r w:rsidRPr="00E46511">
          <w:rPr>
            <w:rFonts w:ascii="Tahoma" w:hAnsi="Tahoma" w:cs="Tahoma"/>
            <w:rtl/>
          </w:rPr>
          <w:t xml:space="preserve">"פ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מהגבוה</w:t>
        </w:r>
        <w:r w:rsidRPr="00E46511">
          <w:rPr>
            <w:rFonts w:ascii="Tahoma" w:hAnsi="Tahoma" w:cs="Tahoma"/>
            <w:rtl/>
          </w:rPr>
          <w:t xml:space="preserve"> </w:t>
        </w:r>
        <w:r w:rsidRPr="00E46511">
          <w:rPr>
            <w:rFonts w:ascii="Tahoma" w:hAnsi="Tahoma" w:cs="Tahoma" w:hint="eastAsia"/>
            <w:rtl/>
          </w:rPr>
          <w:t>לנמוך</w:t>
        </w:r>
        <w:r w:rsidRPr="00E46511">
          <w:rPr>
            <w:rFonts w:ascii="Tahoma" w:hAnsi="Tahoma" w:cs="Tahoma"/>
            <w:rtl/>
          </w:rPr>
          <w:t xml:space="preserve">, </w:t>
        </w:r>
        <w:r w:rsidRPr="00E46511">
          <w:rPr>
            <w:rFonts w:ascii="Tahoma" w:hAnsi="Tahoma" w:cs="Tahoma" w:hint="eastAsia"/>
            <w:rtl/>
          </w:rPr>
          <w:t>וניקח</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הראשון</w:t>
        </w:r>
        <w:r w:rsidRPr="00E46511">
          <w:rPr>
            <w:rFonts w:ascii="Tahoma" w:hAnsi="Tahoma" w:cs="Tahoma"/>
            <w:rtl/>
          </w:rPr>
          <w:t xml:space="preserve"> </w:t>
        </w:r>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המיון</w:t>
        </w:r>
        <w:r w:rsidRPr="00E46511">
          <w:rPr>
            <w:rFonts w:ascii="Tahoma" w:hAnsi="Tahoma" w:cs="Tahoma"/>
            <w:rtl/>
          </w:rPr>
          <w:t xml:space="preserve">. </w:t>
        </w:r>
        <w:r w:rsidRPr="00E46511">
          <w:rPr>
            <w:rFonts w:ascii="Tahoma" w:hAnsi="Tahoma" w:cs="Tahoma" w:hint="eastAsia"/>
            <w:rtl/>
          </w:rPr>
          <w:t>וכן</w:t>
        </w:r>
        <w:r w:rsidRPr="00E46511">
          <w:rPr>
            <w:rFonts w:ascii="Tahoma" w:hAnsi="Tahoma" w:cs="Tahoma"/>
            <w:rtl/>
          </w:rPr>
          <w:t xml:space="preserve"> </w:t>
        </w:r>
        <w:r w:rsidRPr="00E46511">
          <w:rPr>
            <w:rFonts w:ascii="Tahoma" w:hAnsi="Tahoma" w:cs="Tahoma" w:hint="eastAsia"/>
            <w:rtl/>
          </w:rPr>
          <w:t>נכניס</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w:t>
        </w:r>
      </w:ins>
    </w:p>
    <w:p w14:paraId="71996477" w14:textId="0C04EF9D" w:rsidR="00CA19B9" w:rsidRDefault="00CA19B9" w:rsidP="00CA19B9">
      <w:pPr>
        <w:spacing w:line="360" w:lineRule="auto"/>
        <w:rPr>
          <w:rFonts w:ascii="Tahoma" w:hAnsi="Tahoma" w:cs="Tahoma"/>
          <w:rtl/>
        </w:rPr>
      </w:pPr>
      <w:ins w:id="3587" w:author="רינת אביטל" w:date="2022-05-11T23:47:00Z">
        <w:r w:rsidRPr="00E46511">
          <w:rPr>
            <w:rFonts w:ascii="Tahoma" w:hAnsi="Tahoma" w:cs="Tahoma" w:hint="eastAsia"/>
            <w:rtl/>
          </w:rPr>
          <w:t>וכך</w:t>
        </w:r>
        <w:r w:rsidRPr="00E46511">
          <w:rPr>
            <w:rFonts w:ascii="Tahoma" w:hAnsi="Tahoma" w:cs="Tahoma"/>
            <w:rtl/>
          </w:rPr>
          <w:t xml:space="preserve"> יצרנו אובייקט משוואה המכיל מידע על המשוואה: מעלה הגבוה ביותר, כמות האיברים ורשימת פרמטרים – איברים.</w:t>
        </w:r>
      </w:ins>
    </w:p>
    <w:p w14:paraId="34690DF6" w14:textId="2B5736EB" w:rsidR="003C27B6" w:rsidRDefault="000D0C92" w:rsidP="00CA19B9">
      <w:pPr>
        <w:spacing w:line="360" w:lineRule="auto"/>
        <w:rPr>
          <w:rFonts w:ascii="Tahoma" w:hAnsi="Tahoma" w:cs="Tahoma"/>
          <w:rtl/>
        </w:rPr>
      </w:pPr>
      <w:r>
        <w:rPr>
          <w:rFonts w:ascii="Tahoma" w:hAnsi="Tahoma" w:cs="Tahoma" w:hint="cs"/>
          <w:rtl/>
        </w:rPr>
        <w:t>לאחר שיצרנו אובייקט משוואה נוכל לחקור ולפתור את המשוואה ולהגיעה לכל איבר בפונקציה. ע"י נוסחאו</w:t>
      </w:r>
      <w:r>
        <w:rPr>
          <w:rFonts w:ascii="Tahoma" w:hAnsi="Tahoma" w:cs="Tahoma" w:hint="eastAsia"/>
          <w:rtl/>
        </w:rPr>
        <w:t>ת</w:t>
      </w:r>
      <w:r>
        <w:rPr>
          <w:rFonts w:ascii="Tahoma" w:hAnsi="Tahoma" w:cs="Tahoma" w:hint="cs"/>
          <w:rtl/>
        </w:rPr>
        <w:t xml:space="preserve"> מתמטיות נתפור ונמצא נקודות מיוחדות לפונקציות, נקודות קיצון, נגזרת לפונקציה...</w:t>
      </w:r>
    </w:p>
    <w:p w14:paraId="02BA9DFB" w14:textId="77777777" w:rsidR="007775A7" w:rsidRDefault="007775A7" w:rsidP="00CA19B9">
      <w:pPr>
        <w:spacing w:line="360" w:lineRule="auto"/>
        <w:rPr>
          <w:rFonts w:ascii="Tahoma" w:hAnsi="Tahoma" w:cs="Tahoma"/>
          <w:rtl/>
        </w:rPr>
      </w:pPr>
    </w:p>
    <w:p w14:paraId="038A4540" w14:textId="77777777" w:rsidR="007775A7" w:rsidRDefault="007775A7" w:rsidP="00CA19B9">
      <w:pPr>
        <w:spacing w:line="360" w:lineRule="auto"/>
        <w:rPr>
          <w:rFonts w:ascii="Tahoma" w:hAnsi="Tahoma" w:cs="Tahoma"/>
          <w:rtl/>
        </w:rPr>
      </w:pPr>
    </w:p>
    <w:p w14:paraId="3720A726" w14:textId="4C4B65B9" w:rsidR="00195105" w:rsidRDefault="008152A1" w:rsidP="00CA19B9">
      <w:pPr>
        <w:spacing w:line="360" w:lineRule="auto"/>
        <w:rPr>
          <w:rFonts w:ascii="Tahoma" w:hAnsi="Tahoma" w:cs="Tahoma"/>
          <w:rtl/>
        </w:rPr>
      </w:pPr>
      <w:r w:rsidRPr="00195105">
        <w:rPr>
          <w:rFonts w:ascii="Tahoma" w:hAnsi="Tahoma" w:cs="Tahoma"/>
          <w:noProof/>
          <w:rtl/>
        </w:rPr>
        <w:lastRenderedPageBreak/>
        <w:drawing>
          <wp:anchor distT="0" distB="0" distL="114300" distR="114300" simplePos="0" relativeHeight="251695104" behindDoc="1" locked="0" layoutInCell="1" allowOverlap="1" wp14:anchorId="36A46319" wp14:editId="0D820E28">
            <wp:simplePos x="0" y="0"/>
            <wp:positionH relativeFrom="column">
              <wp:posOffset>-398357</wp:posOffset>
            </wp:positionH>
            <wp:positionV relativeFrom="paragraph">
              <wp:posOffset>198544</wp:posOffset>
            </wp:positionV>
            <wp:extent cx="3208020" cy="55626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8020" cy="556260"/>
                    </a:xfrm>
                    <a:prstGeom prst="rect">
                      <a:avLst/>
                    </a:prstGeom>
                  </pic:spPr>
                </pic:pic>
              </a:graphicData>
            </a:graphic>
          </wp:anchor>
        </w:drawing>
      </w:r>
      <w:r w:rsidR="00195105">
        <w:rPr>
          <w:rFonts w:ascii="Tahoma" w:hAnsi="Tahoma" w:cs="Tahoma" w:hint="cs"/>
          <w:rtl/>
        </w:rPr>
        <w:t xml:space="preserve">נוסחת שורשים: </w:t>
      </w:r>
      <w:r>
        <w:rPr>
          <w:rFonts w:ascii="Tahoma" w:hAnsi="Tahoma" w:cs="Tahoma" w:hint="cs"/>
          <w:rtl/>
        </w:rPr>
        <w:t>נוסחה זו מוצאת נקודות אפס בציר האיקס.</w:t>
      </w:r>
    </w:p>
    <w:p w14:paraId="0420C798" w14:textId="77777777" w:rsidR="000D0C92" w:rsidRPr="00E46511" w:rsidRDefault="000D0C92" w:rsidP="00CA19B9">
      <w:pPr>
        <w:spacing w:line="360" w:lineRule="auto"/>
        <w:rPr>
          <w:ins w:id="3588" w:author="רינת אביטל" w:date="2022-05-11T23:47:00Z"/>
          <w:rFonts w:ascii="Tahoma" w:hAnsi="Tahoma" w:cs="Tahoma"/>
          <w:rtl/>
        </w:rPr>
      </w:pPr>
    </w:p>
    <w:p w14:paraId="74781CD6" w14:textId="3EF7261E" w:rsidR="000971D3" w:rsidRPr="00103DCA" w:rsidRDefault="000971D3" w:rsidP="000971D3">
      <w:pPr>
        <w:rPr>
          <w:rFonts w:ascii="Tahoma" w:hAnsi="Tahoma" w:cs="Tahoma"/>
          <w:sz w:val="20"/>
          <w:szCs w:val="20"/>
          <w:highlight w:val="yellow"/>
          <w:rtl/>
          <w:rPrChange w:id="3589" w:author="רינת אביטל" w:date="2022-05-12T09:18:00Z">
            <w:rPr>
              <w:highlight w:val="yellow"/>
              <w:rtl/>
            </w:rPr>
          </w:rPrChange>
        </w:rPr>
      </w:pPr>
    </w:p>
    <w:p w14:paraId="1D75E382" w14:textId="598ADFDE"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חישוב טרינום -נקודות חיתוך עם ציר האיקס</w:t>
      </w:r>
    </w:p>
    <w:p w14:paraId="4EA5A794"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441AA737"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A7E27CA" w14:textId="44C93085" w:rsidR="000971D3" w:rsidRPr="007775A7" w:rsidRDefault="000971D3" w:rsidP="000971D3">
      <w:pPr>
        <w:rPr>
          <w:rFonts w:ascii="Tahoma" w:hAnsi="Tahoma" w:cs="Tahoma"/>
          <w:sz w:val="20"/>
          <w:szCs w:val="20"/>
          <w:highlight w:val="yellow"/>
          <w:rtl/>
          <w:rPrChange w:id="3590" w:author="רינת אביטל" w:date="2022-05-12T09:18:00Z">
            <w:rPr>
              <w:highlight w:val="yellow"/>
              <w:rtl/>
            </w:rPr>
          </w:rPrChange>
        </w:rPr>
      </w:pPr>
    </w:p>
    <w:p w14:paraId="5DD3C150" w14:textId="4286CF03" w:rsidR="000971D3" w:rsidRPr="00103DCA" w:rsidRDefault="000971D3" w:rsidP="000971D3">
      <w:pPr>
        <w:rPr>
          <w:rFonts w:ascii="Tahoma" w:hAnsi="Tahoma" w:cs="Tahoma"/>
          <w:sz w:val="20"/>
          <w:szCs w:val="20"/>
          <w:highlight w:val="yellow"/>
          <w:rtl/>
          <w:rPrChange w:id="3591" w:author="רינת אביטל" w:date="2022-05-12T09:18:00Z">
            <w:rPr>
              <w:highlight w:val="yellow"/>
              <w:rtl/>
            </w:rPr>
          </w:rPrChange>
        </w:rPr>
      </w:pPr>
    </w:p>
    <w:p w14:paraId="257EB6A6" w14:textId="0931C33E" w:rsidR="000971D3" w:rsidRPr="00103DCA" w:rsidRDefault="000971D3" w:rsidP="000971D3">
      <w:pPr>
        <w:rPr>
          <w:rFonts w:ascii="Tahoma" w:hAnsi="Tahoma" w:cs="Tahoma"/>
          <w:sz w:val="20"/>
          <w:szCs w:val="20"/>
          <w:highlight w:val="yellow"/>
          <w:rtl/>
          <w:rPrChange w:id="3592" w:author="רינת אביטל" w:date="2022-05-12T09:18:00Z">
            <w:rPr>
              <w:highlight w:val="yellow"/>
              <w:rtl/>
            </w:rPr>
          </w:rPrChange>
        </w:rPr>
      </w:pPr>
    </w:p>
    <w:p w14:paraId="6E9198AF" w14:textId="6A8F66F6" w:rsidR="0000600C" w:rsidRDefault="0000600C" w:rsidP="0000600C">
      <w:pPr>
        <w:rPr>
          <w:rFonts w:ascii="Tahoma" w:hAnsi="Tahoma" w:cs="Tahoma"/>
          <w:sz w:val="20"/>
          <w:szCs w:val="20"/>
          <w:rtl/>
        </w:rPr>
      </w:pPr>
    </w:p>
    <w:p w14:paraId="1A6DECD9" w14:textId="0623EF84" w:rsidR="007775A7" w:rsidRDefault="007775A7" w:rsidP="0000600C">
      <w:pPr>
        <w:rPr>
          <w:rFonts w:ascii="Tahoma" w:hAnsi="Tahoma" w:cs="Tahoma"/>
          <w:sz w:val="20"/>
          <w:szCs w:val="20"/>
          <w:rtl/>
        </w:rPr>
      </w:pPr>
    </w:p>
    <w:p w14:paraId="2BA854A6" w14:textId="73C438E5" w:rsidR="007775A7" w:rsidRDefault="007775A7" w:rsidP="0000600C">
      <w:pPr>
        <w:rPr>
          <w:rFonts w:ascii="Tahoma" w:hAnsi="Tahoma" w:cs="Tahoma"/>
          <w:sz w:val="20"/>
          <w:szCs w:val="20"/>
          <w:rtl/>
        </w:rPr>
      </w:pPr>
    </w:p>
    <w:p w14:paraId="49C7AC2A" w14:textId="0C24B495" w:rsidR="007775A7" w:rsidRDefault="007775A7" w:rsidP="0000600C">
      <w:pPr>
        <w:rPr>
          <w:rFonts w:ascii="Tahoma" w:hAnsi="Tahoma" w:cs="Tahoma"/>
          <w:sz w:val="20"/>
          <w:szCs w:val="20"/>
          <w:rtl/>
        </w:rPr>
      </w:pPr>
    </w:p>
    <w:p w14:paraId="77306C20" w14:textId="17B10A14" w:rsidR="007775A7" w:rsidRDefault="007775A7" w:rsidP="0000600C">
      <w:pPr>
        <w:rPr>
          <w:rFonts w:ascii="Tahoma" w:hAnsi="Tahoma" w:cs="Tahoma"/>
          <w:sz w:val="20"/>
          <w:szCs w:val="20"/>
          <w:rtl/>
        </w:rPr>
      </w:pPr>
    </w:p>
    <w:p w14:paraId="7DDC5DE1" w14:textId="0A0A7EEC" w:rsidR="007775A7" w:rsidRDefault="007775A7" w:rsidP="0000600C">
      <w:pPr>
        <w:rPr>
          <w:rFonts w:ascii="Tahoma" w:hAnsi="Tahoma" w:cs="Tahoma"/>
          <w:sz w:val="20"/>
          <w:szCs w:val="20"/>
          <w:rtl/>
        </w:rPr>
      </w:pPr>
    </w:p>
    <w:p w14:paraId="4FB3D2B7" w14:textId="40A78C0D" w:rsidR="007775A7" w:rsidRDefault="007775A7" w:rsidP="0000600C">
      <w:pPr>
        <w:rPr>
          <w:rFonts w:ascii="Tahoma" w:hAnsi="Tahoma" w:cs="Tahoma"/>
          <w:sz w:val="20"/>
          <w:szCs w:val="20"/>
          <w:rtl/>
        </w:rPr>
      </w:pPr>
    </w:p>
    <w:p w14:paraId="76B492D4" w14:textId="0871D37E" w:rsidR="007775A7" w:rsidRDefault="007775A7" w:rsidP="0000600C">
      <w:pPr>
        <w:rPr>
          <w:rFonts w:ascii="Tahoma" w:hAnsi="Tahoma" w:cs="Tahoma"/>
          <w:sz w:val="20"/>
          <w:szCs w:val="20"/>
          <w:rtl/>
        </w:rPr>
      </w:pPr>
    </w:p>
    <w:p w14:paraId="11CB41A6" w14:textId="3DA22B9C" w:rsidR="007775A7" w:rsidRDefault="007775A7" w:rsidP="0000600C">
      <w:pPr>
        <w:rPr>
          <w:rFonts w:ascii="Tahoma" w:hAnsi="Tahoma" w:cs="Tahoma"/>
          <w:sz w:val="20"/>
          <w:szCs w:val="20"/>
          <w:rtl/>
        </w:rPr>
      </w:pPr>
    </w:p>
    <w:p w14:paraId="116FE341" w14:textId="0C6DF774" w:rsidR="007775A7" w:rsidRDefault="007775A7" w:rsidP="0000600C">
      <w:pPr>
        <w:rPr>
          <w:rFonts w:ascii="Tahoma" w:hAnsi="Tahoma" w:cs="Tahoma"/>
          <w:sz w:val="20"/>
          <w:szCs w:val="20"/>
          <w:rtl/>
        </w:rPr>
      </w:pPr>
    </w:p>
    <w:p w14:paraId="71BAD183" w14:textId="27048D85" w:rsidR="007775A7" w:rsidRDefault="007775A7" w:rsidP="0000600C">
      <w:pPr>
        <w:rPr>
          <w:rFonts w:ascii="Tahoma" w:hAnsi="Tahoma" w:cs="Tahoma"/>
          <w:sz w:val="20"/>
          <w:szCs w:val="20"/>
          <w:rtl/>
        </w:rPr>
      </w:pPr>
    </w:p>
    <w:p w14:paraId="74B5F5C3" w14:textId="03A240DD" w:rsidR="007775A7" w:rsidRDefault="007775A7" w:rsidP="0000600C">
      <w:pPr>
        <w:rPr>
          <w:rFonts w:ascii="Tahoma" w:hAnsi="Tahoma" w:cs="Tahoma"/>
          <w:sz w:val="20"/>
          <w:szCs w:val="20"/>
          <w:rtl/>
        </w:rPr>
      </w:pPr>
    </w:p>
    <w:p w14:paraId="029F1E0E" w14:textId="2D50A24E" w:rsidR="007775A7" w:rsidRDefault="007775A7" w:rsidP="0000600C">
      <w:pPr>
        <w:rPr>
          <w:rFonts w:ascii="Tahoma" w:hAnsi="Tahoma" w:cs="Tahoma"/>
          <w:sz w:val="20"/>
          <w:szCs w:val="20"/>
          <w:rtl/>
        </w:rPr>
      </w:pPr>
    </w:p>
    <w:p w14:paraId="096F4C0E" w14:textId="0DC564AB" w:rsidR="007775A7" w:rsidRDefault="007775A7" w:rsidP="0000600C">
      <w:pPr>
        <w:rPr>
          <w:rFonts w:ascii="Tahoma" w:hAnsi="Tahoma" w:cs="Tahoma"/>
          <w:sz w:val="20"/>
          <w:szCs w:val="20"/>
          <w:rtl/>
        </w:rPr>
      </w:pPr>
    </w:p>
    <w:p w14:paraId="68B3B4B5" w14:textId="5128739F" w:rsidR="007775A7" w:rsidRDefault="007775A7" w:rsidP="0000600C">
      <w:pPr>
        <w:rPr>
          <w:rFonts w:ascii="Tahoma" w:hAnsi="Tahoma" w:cs="Tahoma"/>
          <w:sz w:val="20"/>
          <w:szCs w:val="20"/>
          <w:rtl/>
        </w:rPr>
      </w:pPr>
    </w:p>
    <w:p w14:paraId="17E87BDF" w14:textId="4CE4DD12" w:rsidR="007775A7" w:rsidRDefault="007775A7" w:rsidP="0000600C">
      <w:pPr>
        <w:rPr>
          <w:rFonts w:ascii="Tahoma" w:hAnsi="Tahoma" w:cs="Tahoma"/>
          <w:sz w:val="20"/>
          <w:szCs w:val="20"/>
          <w:rtl/>
        </w:rPr>
      </w:pPr>
    </w:p>
    <w:p w14:paraId="0301EB30" w14:textId="7BA83646" w:rsidR="007775A7" w:rsidRDefault="007775A7" w:rsidP="0000600C">
      <w:pPr>
        <w:rPr>
          <w:rFonts w:ascii="Tahoma" w:hAnsi="Tahoma" w:cs="Tahoma"/>
          <w:sz w:val="20"/>
          <w:szCs w:val="20"/>
          <w:rtl/>
        </w:rPr>
      </w:pPr>
    </w:p>
    <w:p w14:paraId="7F371137" w14:textId="7E9C7093" w:rsidR="007775A7" w:rsidRDefault="007775A7" w:rsidP="0000600C">
      <w:pPr>
        <w:rPr>
          <w:rFonts w:ascii="Tahoma" w:hAnsi="Tahoma" w:cs="Tahoma"/>
          <w:sz w:val="20"/>
          <w:szCs w:val="20"/>
          <w:rtl/>
        </w:rPr>
      </w:pPr>
    </w:p>
    <w:p w14:paraId="5297B282" w14:textId="20A80FDA" w:rsidR="007775A7" w:rsidRDefault="007775A7" w:rsidP="0000600C">
      <w:pPr>
        <w:rPr>
          <w:rFonts w:ascii="Tahoma" w:hAnsi="Tahoma" w:cs="Tahoma"/>
          <w:sz w:val="20"/>
          <w:szCs w:val="20"/>
          <w:rtl/>
        </w:rPr>
      </w:pPr>
    </w:p>
    <w:p w14:paraId="6A74E3E0" w14:textId="215705BB" w:rsidR="007775A7" w:rsidRDefault="007775A7" w:rsidP="0000600C">
      <w:pPr>
        <w:rPr>
          <w:rFonts w:ascii="Tahoma" w:hAnsi="Tahoma" w:cs="Tahoma"/>
          <w:sz w:val="20"/>
          <w:szCs w:val="20"/>
          <w:rtl/>
        </w:rPr>
      </w:pPr>
    </w:p>
    <w:p w14:paraId="2283AC5B" w14:textId="3077D53C" w:rsidR="007775A7" w:rsidRDefault="007775A7" w:rsidP="0000600C">
      <w:pPr>
        <w:rPr>
          <w:rFonts w:ascii="Tahoma" w:hAnsi="Tahoma" w:cs="Tahoma"/>
          <w:sz w:val="20"/>
          <w:szCs w:val="20"/>
          <w:rtl/>
        </w:rPr>
      </w:pPr>
    </w:p>
    <w:p w14:paraId="003C1ECA" w14:textId="77777777" w:rsidR="007775A7" w:rsidRPr="00103DCA" w:rsidRDefault="007775A7" w:rsidP="0000600C">
      <w:pPr>
        <w:rPr>
          <w:rFonts w:ascii="Tahoma" w:hAnsi="Tahoma" w:cs="Tahoma"/>
          <w:sz w:val="20"/>
          <w:szCs w:val="20"/>
          <w:rtl/>
          <w:rPrChange w:id="3593" w:author="רינת אביטל" w:date="2022-05-12T09:18:00Z">
            <w:rPr>
              <w:rtl/>
            </w:rPr>
          </w:rPrChange>
        </w:rPr>
      </w:pPr>
    </w:p>
    <w:p w14:paraId="1CC76DA7" w14:textId="29C671CB" w:rsidR="00BB73C2" w:rsidRPr="00103DCA" w:rsidDel="00CA19B9" w:rsidRDefault="00BB73C2" w:rsidP="0000600C">
      <w:pPr>
        <w:rPr>
          <w:del w:id="3594" w:author="רינת אביטל" w:date="2022-05-11T23:48:00Z"/>
          <w:rFonts w:ascii="Tahoma" w:hAnsi="Tahoma" w:cs="Tahoma"/>
          <w:sz w:val="20"/>
          <w:szCs w:val="20"/>
          <w:rtl/>
          <w:rPrChange w:id="3595" w:author="רינת אביטל" w:date="2022-05-12T09:18:00Z">
            <w:rPr>
              <w:del w:id="3596" w:author="רינת אביטל" w:date="2022-05-11T23:48:00Z"/>
              <w:rtl/>
            </w:rPr>
          </w:rPrChange>
        </w:rPr>
      </w:pPr>
    </w:p>
    <w:p w14:paraId="3D082F38" w14:textId="0CCA28E7" w:rsidR="00BB73C2" w:rsidRPr="00103DCA" w:rsidDel="00CA19B9" w:rsidRDefault="00BB73C2" w:rsidP="0000600C">
      <w:pPr>
        <w:rPr>
          <w:del w:id="3597" w:author="רינת אביטל" w:date="2022-05-11T23:48:00Z"/>
          <w:rFonts w:ascii="Tahoma" w:hAnsi="Tahoma" w:cs="Tahoma"/>
          <w:sz w:val="20"/>
          <w:szCs w:val="20"/>
          <w:rtl/>
          <w:rPrChange w:id="3598" w:author="רינת אביטל" w:date="2022-05-12T09:18:00Z">
            <w:rPr>
              <w:del w:id="3599" w:author="רינת אביטל" w:date="2022-05-11T23:48:00Z"/>
              <w:rtl/>
            </w:rPr>
          </w:rPrChange>
        </w:rPr>
      </w:pPr>
    </w:p>
    <w:p w14:paraId="428FDEDD" w14:textId="5FD54160" w:rsidR="00BB73C2" w:rsidRPr="00103DCA" w:rsidDel="00CA19B9" w:rsidRDefault="00BB73C2" w:rsidP="0000600C">
      <w:pPr>
        <w:rPr>
          <w:del w:id="3600" w:author="רינת אביטל" w:date="2022-05-11T23:48:00Z"/>
          <w:rFonts w:ascii="Tahoma" w:hAnsi="Tahoma" w:cs="Tahoma"/>
          <w:sz w:val="20"/>
          <w:szCs w:val="20"/>
          <w:rtl/>
          <w:rPrChange w:id="3601" w:author="רינת אביטל" w:date="2022-05-12T09:18:00Z">
            <w:rPr>
              <w:del w:id="3602" w:author="רינת אביטל" w:date="2022-05-11T23:48:00Z"/>
              <w:rtl/>
            </w:rPr>
          </w:rPrChange>
        </w:rPr>
      </w:pPr>
    </w:p>
    <w:p w14:paraId="1339D718" w14:textId="7ACB7D13" w:rsidR="00BB73C2" w:rsidRPr="00103DCA" w:rsidDel="00CA19B9" w:rsidRDefault="00BB73C2" w:rsidP="0000600C">
      <w:pPr>
        <w:rPr>
          <w:del w:id="3603" w:author="רינת אביטל" w:date="2022-05-11T23:48:00Z"/>
          <w:rFonts w:ascii="Tahoma" w:hAnsi="Tahoma" w:cs="Tahoma"/>
          <w:sz w:val="20"/>
          <w:szCs w:val="20"/>
          <w:rtl/>
          <w:rPrChange w:id="3604" w:author="רינת אביטל" w:date="2022-05-12T09:18:00Z">
            <w:rPr>
              <w:del w:id="3605" w:author="רינת אביטל" w:date="2022-05-11T23:48:00Z"/>
              <w:rtl/>
            </w:rPr>
          </w:rPrChange>
        </w:rPr>
      </w:pPr>
    </w:p>
    <w:p w14:paraId="54061F5F" w14:textId="77777777" w:rsidR="00CA19B9" w:rsidRPr="00103DCA" w:rsidDel="00CA19B9" w:rsidRDefault="00CA19B9" w:rsidP="0000600C">
      <w:pPr>
        <w:rPr>
          <w:del w:id="3606" w:author="רינת אביטל" w:date="2022-05-11T23:48:00Z"/>
          <w:rFonts w:ascii="Tahoma" w:hAnsi="Tahoma" w:cs="Tahoma"/>
          <w:sz w:val="20"/>
          <w:szCs w:val="20"/>
          <w:rtl/>
          <w:rPrChange w:id="3607" w:author="רינת אביטל" w:date="2022-05-12T09:18:00Z">
            <w:rPr>
              <w:del w:id="3608"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3609" w:author="רינת אביטל" w:date="2022-05-12T09:18:00Z">
            <w:rPr/>
          </w:rPrChange>
        </w:rPr>
      </w:pPr>
    </w:p>
    <w:p w14:paraId="3363374A" w14:textId="0147775D" w:rsidR="001B42CD" w:rsidRPr="00BF6341" w:rsidRDefault="0040191B" w:rsidP="00BF6341">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3610" w:name="_Toc10303960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11"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1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13" w:author="רינת אביטל" w:date="2022-05-12T09:18:00Z">
            <w:rPr>
              <w:rFonts w:hint="eastAsia"/>
              <w:b/>
              <w:bCs/>
              <w:color w:val="89D7C3"/>
              <w:sz w:val="44"/>
              <w:szCs w:val="44"/>
              <w:rtl/>
            </w:rPr>
          </w:rPrChange>
        </w:rPr>
        <w:t>חלופות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14"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15" w:author="רינת אביטל" w:date="2022-05-12T09:18:00Z">
            <w:rPr>
              <w:rFonts w:hint="eastAsia"/>
              <w:b/>
              <w:bCs/>
              <w:color w:val="89D7C3"/>
              <w:sz w:val="44"/>
              <w:szCs w:val="44"/>
              <w:rtl/>
            </w:rPr>
          </w:rPrChange>
        </w:rPr>
        <w:t>מערכתי</w:t>
      </w:r>
      <w:bookmarkEnd w:id="3610"/>
    </w:p>
    <w:p w14:paraId="22E40612" w14:textId="0E22AD0B" w:rsidR="005E60B7" w:rsidRPr="005E60B7" w:rsidRDefault="001B42CD" w:rsidP="005E60B7">
      <w:pPr>
        <w:pStyle w:val="a8"/>
        <w:spacing w:line="360" w:lineRule="auto"/>
        <w:rPr>
          <w:rFonts w:ascii="Tahoma" w:hAnsi="Tahoma" w:cs="Tahoma"/>
          <w:rtl/>
        </w:rPr>
      </w:pPr>
      <w:r w:rsidRPr="001B42CD">
        <w:rPr>
          <w:rFonts w:ascii="Tahoma" w:hAnsi="Tahoma" w:cs="Tahoma" w:hint="cs"/>
          <w:rtl/>
        </w:rPr>
        <w:t>ישנם אפשרויות שונות לפתרון הבעיה</w:t>
      </w:r>
      <w:r w:rsidR="00676CBE">
        <w:rPr>
          <w:rFonts w:ascii="Tahoma" w:hAnsi="Tahoma" w:cs="Tahoma" w:hint="cs"/>
          <w:rtl/>
        </w:rPr>
        <w:t>:</w:t>
      </w:r>
    </w:p>
    <w:p w14:paraId="6EA9961A" w14:textId="288CDFCF" w:rsidR="00676CBE" w:rsidRDefault="00676CBE" w:rsidP="005E60B7">
      <w:pPr>
        <w:pStyle w:val="a8"/>
        <w:numPr>
          <w:ilvl w:val="0"/>
          <w:numId w:val="79"/>
        </w:numPr>
        <w:spacing w:line="360" w:lineRule="auto"/>
        <w:rPr>
          <w:rFonts w:ascii="Tahoma" w:hAnsi="Tahoma" w:cs="Tahoma"/>
        </w:rPr>
      </w:pPr>
      <w:r>
        <w:rPr>
          <w:rFonts w:ascii="Tahoma" w:hAnsi="Tahoma" w:cs="Tahoma" w:hint="cs"/>
          <w:rtl/>
        </w:rPr>
        <w:t xml:space="preserve">המשתמש יוכל להכניס למערכת נקודות מיוחדות של משוואת הפונקציה שלו </w:t>
      </w:r>
      <w:r w:rsidR="00AF276D">
        <w:rPr>
          <w:rFonts w:ascii="Tahoma" w:hAnsi="Tahoma" w:cs="Tahoma" w:hint="cs"/>
          <w:rtl/>
        </w:rPr>
        <w:t>והמחשב ישרטט בעצמו את הפונקציה על גבי מערכת צירים.</w:t>
      </w:r>
    </w:p>
    <w:p w14:paraId="3F72BF92" w14:textId="48E16B8E" w:rsidR="00AF276D" w:rsidRDefault="00AF276D" w:rsidP="005E60B7">
      <w:pPr>
        <w:pStyle w:val="a8"/>
        <w:numPr>
          <w:ilvl w:val="0"/>
          <w:numId w:val="79"/>
        </w:numPr>
        <w:spacing w:line="360" w:lineRule="auto"/>
        <w:rPr>
          <w:rFonts w:ascii="Tahoma" w:hAnsi="Tahoma" w:cs="Tahoma"/>
        </w:rPr>
      </w:pPr>
      <w:r>
        <w:rPr>
          <w:rFonts w:ascii="Tahoma" w:hAnsi="Tahoma" w:cs="Tahoma" w:hint="cs"/>
          <w:rtl/>
        </w:rPr>
        <w:t>אפשרות נוספת שהמשתמש משרטט בעצמו את משוואת הפונקציה על גבי מערכת צירים והמחשב יחשב את מחרוזת המשוואה של הפונקציה</w:t>
      </w:r>
      <w:r w:rsidR="005E60B7">
        <w:rPr>
          <w:rFonts w:ascii="Tahoma" w:hAnsi="Tahoma" w:cs="Tahoma" w:hint="cs"/>
          <w:rtl/>
        </w:rPr>
        <w:t xml:space="preserve"> ויפתור לו את המשוואה ויית</w:t>
      </w:r>
      <w:r w:rsidR="005E60B7">
        <w:rPr>
          <w:rFonts w:ascii="Tahoma" w:hAnsi="Tahoma" w:cs="Tahoma" w:hint="eastAsia"/>
          <w:rtl/>
        </w:rPr>
        <w:t>ן</w:t>
      </w:r>
      <w:r w:rsidR="005E60B7">
        <w:rPr>
          <w:rFonts w:ascii="Tahoma" w:hAnsi="Tahoma" w:cs="Tahoma" w:hint="cs"/>
          <w:rtl/>
        </w:rPr>
        <w:t xml:space="preserve"> לו את נגזרת הפונקציה ונקודות מיוחדות. </w:t>
      </w:r>
    </w:p>
    <w:p w14:paraId="0AE8090C" w14:textId="6B29CA5C" w:rsidR="005E60B7" w:rsidRPr="005E60B7" w:rsidRDefault="005E60B7" w:rsidP="005E60B7">
      <w:pPr>
        <w:spacing w:line="360" w:lineRule="auto"/>
        <w:ind w:left="720"/>
        <w:rPr>
          <w:rFonts w:ascii="Tahoma" w:hAnsi="Tahoma" w:cs="Tahoma"/>
          <w:rPrChange w:id="3616" w:author="רינת אביטל" w:date="2022-05-12T09:18:00Z">
            <w:rPr>
              <w:highlight w:val="yellow"/>
            </w:rPr>
          </w:rPrChange>
        </w:rPr>
      </w:pPr>
      <w:r>
        <w:rPr>
          <w:rFonts w:ascii="Tahoma" w:hAnsi="Tahoma" w:cs="Tahoma" w:hint="cs"/>
          <w:rtl/>
        </w:rPr>
        <w:t xml:space="preserve">אני בחרתי את האפשרות שהמשתמש יכניס בעצמו את מחרוזת הפונקציה למערכת והיא תפתור את משוואת הפונקציה ותציג באופן ויזואלי את הפונקציה על גבי מערכת צירים </w:t>
      </w:r>
      <w:r w:rsidR="00BF6341">
        <w:rPr>
          <w:rFonts w:ascii="Tahoma" w:hAnsi="Tahoma" w:cs="Tahoma" w:hint="cs"/>
          <w:rtl/>
        </w:rPr>
        <w:t>ותוכל להציג בנוסף את משוואת הנגזרת של המשוואה הנתונה כמו כן המערכת תציג את הנקודות המיוחדות של הפונקציה, נקודות אפס, נקודות קיצון.</w:t>
      </w:r>
    </w:p>
    <w:p w14:paraId="467490ED" w14:textId="1F5FFFA8" w:rsidR="0000600C" w:rsidRPr="00103DCA" w:rsidRDefault="0000600C" w:rsidP="0000600C">
      <w:pPr>
        <w:rPr>
          <w:rFonts w:ascii="Tahoma" w:hAnsi="Tahoma" w:cs="Tahoma"/>
          <w:sz w:val="20"/>
          <w:szCs w:val="20"/>
          <w:rtl/>
          <w:rPrChange w:id="3617" w:author="רינת אביטל" w:date="2022-05-12T09:18:00Z">
            <w:rPr>
              <w:rtl/>
            </w:rPr>
          </w:rPrChange>
        </w:rPr>
      </w:pPr>
    </w:p>
    <w:p w14:paraId="49C98237" w14:textId="76DFDA6A" w:rsidR="000971D3" w:rsidRDefault="000971D3" w:rsidP="0000600C">
      <w:pPr>
        <w:rPr>
          <w:rFonts w:ascii="Tahoma" w:hAnsi="Tahoma" w:cs="Tahoma"/>
          <w:sz w:val="20"/>
          <w:szCs w:val="20"/>
          <w:rtl/>
        </w:rPr>
      </w:pPr>
    </w:p>
    <w:p w14:paraId="04CB1ADC" w14:textId="721557F4" w:rsidR="001B42CD" w:rsidRDefault="001B42CD" w:rsidP="0000600C">
      <w:pPr>
        <w:rPr>
          <w:rFonts w:ascii="Tahoma" w:hAnsi="Tahoma" w:cs="Tahoma"/>
          <w:sz w:val="20"/>
          <w:szCs w:val="20"/>
          <w:rtl/>
        </w:rPr>
      </w:pPr>
    </w:p>
    <w:p w14:paraId="37DC29AC" w14:textId="6759C439" w:rsidR="001B42CD" w:rsidRDefault="001B42CD" w:rsidP="0000600C">
      <w:pPr>
        <w:rPr>
          <w:rFonts w:ascii="Tahoma" w:hAnsi="Tahoma" w:cs="Tahoma"/>
          <w:sz w:val="20"/>
          <w:szCs w:val="20"/>
          <w:rtl/>
        </w:rPr>
      </w:pPr>
    </w:p>
    <w:p w14:paraId="79C9AAC0" w14:textId="05647A38" w:rsidR="001B42CD" w:rsidRDefault="001B42CD" w:rsidP="0000600C">
      <w:pPr>
        <w:rPr>
          <w:rFonts w:ascii="Tahoma" w:hAnsi="Tahoma" w:cs="Tahoma"/>
          <w:sz w:val="20"/>
          <w:szCs w:val="20"/>
          <w:rtl/>
        </w:rPr>
      </w:pPr>
    </w:p>
    <w:p w14:paraId="7AB15F40" w14:textId="134B38E4" w:rsidR="001B42CD" w:rsidRDefault="001B42CD" w:rsidP="0000600C">
      <w:pPr>
        <w:rPr>
          <w:rFonts w:ascii="Tahoma" w:hAnsi="Tahoma" w:cs="Tahoma"/>
          <w:sz w:val="20"/>
          <w:szCs w:val="20"/>
          <w:rtl/>
        </w:rPr>
      </w:pPr>
    </w:p>
    <w:p w14:paraId="47D23029" w14:textId="345D8F24" w:rsidR="001B42CD" w:rsidRDefault="001B42CD" w:rsidP="0000600C">
      <w:pPr>
        <w:rPr>
          <w:rFonts w:ascii="Tahoma" w:hAnsi="Tahoma" w:cs="Tahoma"/>
          <w:sz w:val="20"/>
          <w:szCs w:val="20"/>
          <w:rtl/>
        </w:rPr>
      </w:pPr>
    </w:p>
    <w:p w14:paraId="04492F39" w14:textId="62E1C3FC" w:rsidR="001B42CD" w:rsidRDefault="001B42CD" w:rsidP="0000600C">
      <w:pPr>
        <w:rPr>
          <w:rFonts w:ascii="Tahoma" w:hAnsi="Tahoma" w:cs="Tahoma"/>
          <w:sz w:val="20"/>
          <w:szCs w:val="20"/>
          <w:rtl/>
        </w:rPr>
      </w:pPr>
    </w:p>
    <w:p w14:paraId="0A287643" w14:textId="658D7747" w:rsidR="001B42CD" w:rsidRDefault="001B42CD" w:rsidP="0000600C">
      <w:pPr>
        <w:rPr>
          <w:rFonts w:ascii="Tahoma" w:hAnsi="Tahoma" w:cs="Tahoma"/>
          <w:sz w:val="20"/>
          <w:szCs w:val="20"/>
          <w:rtl/>
        </w:rPr>
      </w:pPr>
    </w:p>
    <w:p w14:paraId="7F25DB2C" w14:textId="1AD9F331" w:rsidR="001B42CD" w:rsidRDefault="001B42CD" w:rsidP="0000600C">
      <w:pPr>
        <w:rPr>
          <w:rFonts w:ascii="Tahoma" w:hAnsi="Tahoma" w:cs="Tahoma"/>
          <w:sz w:val="20"/>
          <w:szCs w:val="20"/>
          <w:rtl/>
        </w:rPr>
      </w:pPr>
    </w:p>
    <w:p w14:paraId="36536682" w14:textId="149D5C93" w:rsidR="001B42CD" w:rsidRDefault="001B42CD" w:rsidP="0000600C">
      <w:pPr>
        <w:rPr>
          <w:rFonts w:ascii="Tahoma" w:hAnsi="Tahoma" w:cs="Tahoma"/>
          <w:sz w:val="20"/>
          <w:szCs w:val="20"/>
          <w:rtl/>
        </w:rPr>
      </w:pPr>
    </w:p>
    <w:p w14:paraId="73F538A2" w14:textId="653FA0DB" w:rsidR="001B42CD" w:rsidRDefault="001B42CD" w:rsidP="0000600C">
      <w:pPr>
        <w:rPr>
          <w:rFonts w:ascii="Tahoma" w:hAnsi="Tahoma" w:cs="Tahoma"/>
          <w:sz w:val="20"/>
          <w:szCs w:val="20"/>
          <w:rtl/>
        </w:rPr>
      </w:pPr>
    </w:p>
    <w:p w14:paraId="550AF0DC" w14:textId="529AB8ED" w:rsidR="001B42CD" w:rsidRDefault="001B42CD" w:rsidP="0000600C">
      <w:pPr>
        <w:rPr>
          <w:rFonts w:ascii="Tahoma" w:hAnsi="Tahoma" w:cs="Tahoma"/>
          <w:sz w:val="20"/>
          <w:szCs w:val="20"/>
          <w:rtl/>
        </w:rPr>
      </w:pPr>
    </w:p>
    <w:p w14:paraId="14B53291" w14:textId="26353670" w:rsidR="001B42CD" w:rsidRDefault="001B42CD" w:rsidP="0000600C">
      <w:pPr>
        <w:rPr>
          <w:rFonts w:ascii="Tahoma" w:hAnsi="Tahoma" w:cs="Tahoma"/>
          <w:sz w:val="20"/>
          <w:szCs w:val="20"/>
          <w:rtl/>
        </w:rPr>
      </w:pPr>
    </w:p>
    <w:p w14:paraId="62761C09" w14:textId="5CF48569" w:rsidR="001B42CD" w:rsidRDefault="001B42CD" w:rsidP="0000600C">
      <w:pPr>
        <w:rPr>
          <w:rFonts w:ascii="Tahoma" w:hAnsi="Tahoma" w:cs="Tahoma"/>
          <w:sz w:val="20"/>
          <w:szCs w:val="20"/>
          <w:rtl/>
        </w:rPr>
      </w:pPr>
    </w:p>
    <w:p w14:paraId="2BAEE749" w14:textId="09EF6C07" w:rsidR="001B42CD" w:rsidRDefault="001B42CD" w:rsidP="0000600C">
      <w:pPr>
        <w:rPr>
          <w:rFonts w:ascii="Tahoma" w:hAnsi="Tahoma" w:cs="Tahoma"/>
          <w:sz w:val="20"/>
          <w:szCs w:val="20"/>
          <w:rtl/>
        </w:rPr>
      </w:pPr>
    </w:p>
    <w:p w14:paraId="41100FA6" w14:textId="741176C0" w:rsidR="001B42CD" w:rsidRDefault="001B42CD" w:rsidP="0000600C">
      <w:pPr>
        <w:rPr>
          <w:rFonts w:ascii="Tahoma" w:hAnsi="Tahoma" w:cs="Tahoma"/>
          <w:sz w:val="20"/>
          <w:szCs w:val="20"/>
          <w:rtl/>
        </w:rPr>
      </w:pPr>
    </w:p>
    <w:p w14:paraId="5D059AE2" w14:textId="72D91128" w:rsidR="001B42CD" w:rsidRDefault="001B42CD" w:rsidP="0000600C">
      <w:pPr>
        <w:rPr>
          <w:rFonts w:ascii="Tahoma" w:hAnsi="Tahoma" w:cs="Tahoma"/>
          <w:sz w:val="20"/>
          <w:szCs w:val="20"/>
          <w:rtl/>
        </w:rPr>
      </w:pPr>
    </w:p>
    <w:p w14:paraId="0C741841" w14:textId="624C48CD" w:rsidR="001B42CD" w:rsidRDefault="001B42CD" w:rsidP="0000600C">
      <w:pPr>
        <w:rPr>
          <w:rFonts w:ascii="Tahoma" w:hAnsi="Tahoma" w:cs="Tahoma"/>
          <w:sz w:val="20"/>
          <w:szCs w:val="20"/>
          <w:rtl/>
        </w:rPr>
      </w:pPr>
    </w:p>
    <w:p w14:paraId="541523D2" w14:textId="77777777" w:rsidR="000971D3" w:rsidRPr="00103DCA" w:rsidRDefault="000971D3" w:rsidP="0000600C">
      <w:pPr>
        <w:rPr>
          <w:rFonts w:ascii="Tahoma" w:hAnsi="Tahoma" w:cs="Tahoma"/>
          <w:sz w:val="20"/>
          <w:szCs w:val="20"/>
          <w:rPrChange w:id="3618" w:author="רינת אביטל" w:date="2022-05-12T09:18:00Z">
            <w:rPr/>
          </w:rPrChange>
        </w:rPr>
      </w:pPr>
    </w:p>
    <w:p w14:paraId="3C949748" w14:textId="2279CC09" w:rsidR="00BF6341" w:rsidRPr="00EF12AB" w:rsidRDefault="0040191B" w:rsidP="00EF12AB">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
      </w:pPr>
      <w:bookmarkStart w:id="3619" w:name="_Toc10303960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0"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21"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2" w:author="רינת אביטל" w:date="2022-05-12T09:18:00Z">
            <w:rPr>
              <w:rFonts w:hint="eastAsia"/>
              <w:b/>
              <w:bCs/>
              <w:color w:val="89D7C3"/>
              <w:sz w:val="44"/>
              <w:szCs w:val="44"/>
              <w:rtl/>
            </w:rPr>
          </w:rPrChange>
        </w:rPr>
        <w:t>החלופה</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2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4" w:author="רינת אביטל" w:date="2022-05-12T09:18:00Z">
            <w:rPr>
              <w:rFonts w:hint="eastAsia"/>
              <w:b/>
              <w:bCs/>
              <w:color w:val="89D7C3"/>
              <w:sz w:val="44"/>
              <w:szCs w:val="44"/>
              <w:rtl/>
            </w:rPr>
          </w:rPrChange>
        </w:rPr>
        <w:t>הנבחרת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25"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6" w:author="רינת אביטל" w:date="2022-05-12T09:18:00Z">
            <w:rPr>
              <w:rFonts w:hint="eastAsia"/>
              <w:b/>
              <w:bCs/>
              <w:color w:val="89D7C3"/>
              <w:sz w:val="44"/>
              <w:szCs w:val="44"/>
              <w:rtl/>
            </w:rPr>
          </w:rPrChange>
        </w:rPr>
        <w:t>והנימוקים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2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8" w:author="רינת אביטל" w:date="2022-05-12T09:18:00Z">
            <w:rPr>
              <w:rFonts w:hint="eastAsia"/>
              <w:b/>
              <w:bCs/>
              <w:color w:val="89D7C3"/>
              <w:sz w:val="44"/>
              <w:szCs w:val="44"/>
              <w:rtl/>
            </w:rPr>
          </w:rPrChange>
        </w:rPr>
        <w:t>לבחירה</w:t>
      </w:r>
      <w:bookmarkEnd w:id="3619"/>
    </w:p>
    <w:p w14:paraId="683F89CA" w14:textId="34F9B2DA" w:rsidR="006C2982" w:rsidRDefault="007C661D" w:rsidP="006C2982">
      <w:pPr>
        <w:bidi w:val="0"/>
        <w:spacing w:line="360" w:lineRule="auto"/>
        <w:jc w:val="right"/>
        <w:rPr>
          <w:rFonts w:ascii="Tahoma" w:hAnsi="Tahoma" w:cs="Tahoma"/>
          <w:rtl/>
        </w:rPr>
      </w:pPr>
      <w:r w:rsidRPr="007C661D">
        <w:rPr>
          <w:rFonts w:ascii="Tahoma" w:hAnsi="Tahoma" w:cs="Tahoma" w:hint="cs"/>
          <w:rtl/>
        </w:rPr>
        <w:t>האתר</w:t>
      </w:r>
      <w:r w:rsidR="00BF6341" w:rsidRPr="007C661D">
        <w:rPr>
          <w:rFonts w:ascii="Tahoma" w:hAnsi="Tahoma" w:cs="Tahoma" w:hint="cs"/>
          <w:rtl/>
        </w:rPr>
        <w:t xml:space="preserve"> שאני </w:t>
      </w:r>
      <w:r w:rsidRPr="007C661D">
        <w:rPr>
          <w:rFonts w:ascii="Tahoma" w:hAnsi="Tahoma" w:cs="Tahoma" w:hint="cs"/>
          <w:rtl/>
        </w:rPr>
        <w:t>מפתח</w:t>
      </w:r>
      <w:r>
        <w:rPr>
          <w:rFonts w:ascii="Tahoma" w:hAnsi="Tahoma" w:cs="Tahoma" w:hint="cs"/>
          <w:rtl/>
        </w:rPr>
        <w:t>ת עוסק בפתירת משוואות רציונליות</w:t>
      </w:r>
      <w:r w:rsidR="006C2982">
        <w:rPr>
          <w:rFonts w:ascii="Tahoma" w:hAnsi="Tahoma" w:cs="Tahoma" w:hint="cs"/>
          <w:rtl/>
        </w:rPr>
        <w:t xml:space="preserve"> והצגתם בצורה ויזואלית על גבי מערכת צירים</w:t>
      </w:r>
      <w:r w:rsidR="00AD6853">
        <w:rPr>
          <w:rFonts w:ascii="Tahoma" w:hAnsi="Tahoma" w:cs="Tahoma" w:hint="cs"/>
          <w:rtl/>
        </w:rPr>
        <w:t>. המשתמש מכניס את משוואת פונקציה והאתר פותר את המשוואה</w:t>
      </w:r>
      <w:r w:rsidR="006C2982">
        <w:rPr>
          <w:rFonts w:ascii="Tahoma" w:hAnsi="Tahoma" w:cs="Tahoma" w:hint="cs"/>
          <w:rtl/>
        </w:rPr>
        <w:t xml:space="preserve"> </w:t>
      </w:r>
      <w:r w:rsidR="00AD6853">
        <w:rPr>
          <w:rFonts w:ascii="Tahoma" w:hAnsi="Tahoma" w:cs="Tahoma" w:hint="cs"/>
          <w:rtl/>
        </w:rPr>
        <w:t xml:space="preserve">ומשרטט ויזואלית את משוואת הנגזרת שהוכנסה וכן </w:t>
      </w:r>
      <w:r w:rsidR="006C2982">
        <w:rPr>
          <w:rFonts w:ascii="Tahoma" w:hAnsi="Tahoma" w:cs="Tahoma" w:hint="cs"/>
          <w:rtl/>
        </w:rPr>
        <w:t xml:space="preserve">מציג ויזואלית את משוואת הנגזרת של הפונקציה בנוסף </w:t>
      </w:r>
      <w:r w:rsidR="00AD6853">
        <w:rPr>
          <w:rFonts w:ascii="Tahoma" w:hAnsi="Tahoma" w:cs="Tahoma" w:hint="cs"/>
          <w:rtl/>
        </w:rPr>
        <w:t>האתר מציג את הנקודות המיוחדות של הפונקציה, נקודות אפס, נקודות קיצון.</w:t>
      </w:r>
    </w:p>
    <w:p w14:paraId="6A4F31CE" w14:textId="3BE867B1" w:rsidR="00AD6853" w:rsidRDefault="00AD6853" w:rsidP="00AD6853">
      <w:pPr>
        <w:bidi w:val="0"/>
        <w:spacing w:line="360" w:lineRule="auto"/>
        <w:jc w:val="right"/>
        <w:rPr>
          <w:rFonts w:ascii="Tahoma" w:hAnsi="Tahoma" w:cs="Tahoma"/>
          <w:rtl/>
        </w:rPr>
      </w:pPr>
      <w:r>
        <w:rPr>
          <w:rFonts w:ascii="Tahoma" w:hAnsi="Tahoma" w:cs="Tahoma" w:hint="cs"/>
          <w:rtl/>
        </w:rPr>
        <w:t xml:space="preserve">הפתרונות הנוספים שקיימים אינם </w:t>
      </w:r>
      <w:r w:rsidR="00445124">
        <w:rPr>
          <w:rFonts w:ascii="Tahoma" w:hAnsi="Tahoma" w:cs="Tahoma" w:hint="cs"/>
          <w:rtl/>
        </w:rPr>
        <w:t xml:space="preserve">אפקטיביים מכיוון שהפתרון הראשון, שהמשתמש יכניס את הנקודות, אינו מנצל את יכולת המחשב  </w:t>
      </w:r>
      <w:r w:rsidR="008D14CD">
        <w:rPr>
          <w:rFonts w:ascii="Tahoma" w:hAnsi="Tahoma" w:cs="Tahoma" w:hint="cs"/>
          <w:rtl/>
        </w:rPr>
        <w:t>לפתור לבד את המשוואה וכן מדדי ההצלחה לא יהיו מושלמים.</w:t>
      </w:r>
    </w:p>
    <w:p w14:paraId="77701FB3" w14:textId="3EF19AB4" w:rsidR="00AD6853" w:rsidRDefault="008D14CD" w:rsidP="00E34868">
      <w:pPr>
        <w:bidi w:val="0"/>
        <w:spacing w:line="360" w:lineRule="auto"/>
        <w:jc w:val="right"/>
        <w:rPr>
          <w:rFonts w:ascii="Tahoma" w:hAnsi="Tahoma" w:cs="Tahoma"/>
          <w:rtl/>
        </w:rPr>
      </w:pPr>
      <w:r>
        <w:rPr>
          <w:rFonts w:ascii="Tahoma" w:hAnsi="Tahoma" w:cs="Tahoma" w:hint="cs"/>
          <w:rtl/>
        </w:rPr>
        <w:t>הפתרון השני פחות נח למשתמש שהוא בעצמו משרטט את המשוואה</w:t>
      </w:r>
      <w:r w:rsidR="00E34868">
        <w:rPr>
          <w:rFonts w:ascii="Tahoma" w:hAnsi="Tahoma" w:cs="Tahoma" w:hint="cs"/>
          <w:rtl/>
        </w:rPr>
        <w:t xml:space="preserve"> (שהרי זה מה שהאתר שלי עושה) פתרון זה אינו יעיל למשתמש אלא אם כן רק קיימת לו רק שרטוט הפונקציה, מה שפחות נפוץ.</w:t>
      </w:r>
    </w:p>
    <w:p w14:paraId="299292D3" w14:textId="77777777" w:rsidR="00E64CE8" w:rsidRDefault="00E34868" w:rsidP="00E34868">
      <w:pPr>
        <w:bidi w:val="0"/>
        <w:spacing w:line="360" w:lineRule="auto"/>
        <w:jc w:val="right"/>
        <w:rPr>
          <w:rFonts w:ascii="Tahoma" w:hAnsi="Tahoma" w:cs="Tahoma"/>
          <w:rtl/>
        </w:rPr>
      </w:pPr>
      <w:r>
        <w:rPr>
          <w:rFonts w:ascii="Tahoma" w:hAnsi="Tahoma" w:cs="Tahoma" w:hint="cs"/>
          <w:rtl/>
        </w:rPr>
        <w:t>האלגורית</w:t>
      </w:r>
      <w:r>
        <w:rPr>
          <w:rFonts w:ascii="Tahoma" w:hAnsi="Tahoma" w:cs="Tahoma" w:hint="eastAsia"/>
          <w:rtl/>
        </w:rPr>
        <w:t>ם</w:t>
      </w:r>
      <w:r>
        <w:rPr>
          <w:rFonts w:ascii="Tahoma" w:hAnsi="Tahoma" w:cs="Tahoma" w:hint="cs"/>
          <w:rtl/>
        </w:rPr>
        <w:t xml:space="preserve"> שפ</w:t>
      </w:r>
      <w:r w:rsidR="00D25089">
        <w:rPr>
          <w:rFonts w:ascii="Tahoma" w:hAnsi="Tahoma" w:cs="Tahoma" w:hint="cs"/>
          <w:rtl/>
        </w:rPr>
        <w:t xml:space="preserve">תחתי כולל מבנה נתונים לאליו מוכנס פירוק המשוואה לאיברים ע"י האלגוריתם. האלגוריתם עובר על כל איבר ואיבר במחרוזת המשוואה ומכניס </w:t>
      </w:r>
      <w:r w:rsidR="00BA6C29">
        <w:rPr>
          <w:rFonts w:ascii="Tahoma" w:hAnsi="Tahoma" w:cs="Tahoma" w:hint="cs"/>
          <w:rtl/>
        </w:rPr>
        <w:t>לרשימת  הפרמטרים במבנה הנתונים. אחרי שמבנה הנתונים אכן מלא נוכל לגשת לפתירת המשוואה והצגת נקודות, הצגת הנגזרת ושרטוט המשוו</w:t>
      </w:r>
      <w:r w:rsidR="00E64CE8">
        <w:rPr>
          <w:rFonts w:ascii="Tahoma" w:hAnsi="Tahoma" w:cs="Tahoma" w:hint="cs"/>
          <w:rtl/>
        </w:rPr>
        <w:t xml:space="preserve">אה. </w:t>
      </w:r>
    </w:p>
    <w:p w14:paraId="55C8CCF2" w14:textId="700A60F5" w:rsidR="00E34868" w:rsidRDefault="00E64CE8" w:rsidP="00E64CE8">
      <w:pPr>
        <w:bidi w:val="0"/>
        <w:spacing w:line="360" w:lineRule="auto"/>
        <w:jc w:val="right"/>
        <w:rPr>
          <w:rFonts w:ascii="Tahoma" w:hAnsi="Tahoma" w:cs="Tahoma"/>
        </w:rPr>
      </w:pPr>
      <w:r>
        <w:rPr>
          <w:rFonts w:ascii="Tahoma" w:hAnsi="Tahoma" w:cs="Tahoma" w:hint="cs"/>
          <w:rtl/>
        </w:rPr>
        <w:t>את פרוט האלגוריתם כתבתי תחת הכותרת "רקע תאורתי".</w:t>
      </w:r>
    </w:p>
    <w:p w14:paraId="5F24562D" w14:textId="77777777" w:rsidR="00AD6853" w:rsidRDefault="00AD6853" w:rsidP="00AD6853">
      <w:pPr>
        <w:bidi w:val="0"/>
        <w:spacing w:line="360" w:lineRule="auto"/>
        <w:jc w:val="right"/>
        <w:rPr>
          <w:rFonts w:ascii="Tahoma" w:hAnsi="Tahoma" w:cs="Tahoma"/>
          <w:rtl/>
        </w:rPr>
      </w:pPr>
    </w:p>
    <w:p w14:paraId="0D024CE9" w14:textId="77777777" w:rsidR="006C2982" w:rsidRDefault="006C2982" w:rsidP="006C2982">
      <w:pPr>
        <w:bidi w:val="0"/>
        <w:spacing w:line="360" w:lineRule="auto"/>
        <w:jc w:val="right"/>
        <w:rPr>
          <w:rFonts w:ascii="Tahoma" w:hAnsi="Tahoma" w:cs="Tahoma"/>
          <w:rtl/>
        </w:rPr>
      </w:pPr>
    </w:p>
    <w:p w14:paraId="4364C6E5" w14:textId="14BF3EDA" w:rsidR="004730FF" w:rsidRPr="007C661D" w:rsidRDefault="004730FF" w:rsidP="006C2982">
      <w:pPr>
        <w:bidi w:val="0"/>
        <w:spacing w:line="360" w:lineRule="auto"/>
        <w:jc w:val="right"/>
        <w:rPr>
          <w:rFonts w:ascii="Tahoma" w:hAnsi="Tahoma" w:cs="Tahoma"/>
          <w:rPrChange w:id="3629" w:author="רינת אביטל" w:date="2022-05-12T09:18:00Z">
            <w:rPr/>
          </w:rPrChange>
        </w:rPr>
      </w:pPr>
      <w:r w:rsidRPr="007C661D">
        <w:rPr>
          <w:rFonts w:ascii="Tahoma" w:hAnsi="Tahoma" w:cs="Tahoma"/>
          <w:rPrChange w:id="3630" w:author="רינת אביטל" w:date="2022-05-12T09:18:00Z">
            <w:rPr/>
          </w:rPrChange>
        </w:rPr>
        <w:br w:type="page"/>
      </w:r>
    </w:p>
    <w:p w14:paraId="423D2DBC" w14:textId="77777777" w:rsidR="004730FF" w:rsidRPr="00FB0F25" w:rsidRDefault="004730FF"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631" w:author="רינת אביטל" w:date="2022-05-12T09:18:00Z">
            <w:rPr>
              <w:b/>
              <w:bCs/>
              <w:color w:val="89D7C3"/>
              <w:sz w:val="44"/>
              <w:szCs w:val="44"/>
            </w:rPr>
          </w:rPrChange>
        </w:rPr>
      </w:pPr>
      <w:bookmarkStart w:id="3632" w:name="_Toc10303960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33" w:author="רינת אביטל" w:date="2022-05-12T09:18:00Z">
            <w:rPr>
              <w:rFonts w:hint="eastAsia"/>
              <w:b/>
              <w:bCs/>
              <w:color w:val="89D7C3"/>
              <w:sz w:val="44"/>
              <w:szCs w:val="44"/>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34"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35" w:author="רינת אביטל" w:date="2022-05-12T09:18:00Z">
            <w:rPr>
              <w:rFonts w:hint="eastAsia"/>
              <w:b/>
              <w:bCs/>
              <w:color w:val="89D7C3"/>
              <w:sz w:val="44"/>
              <w:szCs w:val="44"/>
              <w:rtl/>
            </w:rPr>
          </w:rPrChange>
        </w:rPr>
        <w:t>המערכת</w:t>
      </w:r>
      <w:bookmarkEnd w:id="3632"/>
    </w:p>
    <w:p w14:paraId="2A0E785A" w14:textId="139B5757" w:rsidR="004730FF" w:rsidRPr="00A91924" w:rsidRDefault="004730FF" w:rsidP="004730FF">
      <w:pPr>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3636" w:author="רינת אביטל" w:date="2022-05-12T09:18:00Z">
            <w:rPr>
              <w:b/>
              <w:bCs/>
            </w:rPr>
          </w:rPrChange>
        </w:rPr>
      </w:pP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637" w:author="רינת אביטל" w:date="2022-05-12T09:18:00Z">
            <w:rPr>
              <w:rFonts w:hint="eastAsia"/>
              <w:b/>
              <w:bCs/>
              <w:rtl/>
            </w:rPr>
          </w:rPrChange>
        </w:rPr>
        <w:t>סביבת</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638" w:author="רינת אביטל" w:date="2022-05-12T09:18:00Z">
            <w:rPr>
              <w:b/>
              <w:bCs/>
              <w:rtl/>
            </w:rPr>
          </w:rPrChange>
        </w:rPr>
        <w:t xml:space="preserve"> </w:t>
      </w: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639" w:author="רינת אביטל" w:date="2022-05-12T09:18:00Z">
            <w:rPr>
              <w:rFonts w:hint="eastAsia"/>
              <w:b/>
              <w:bCs/>
              <w:rtl/>
            </w:rPr>
          </w:rPrChange>
        </w:rPr>
        <w:t>פיתוח</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640" w:author="רינת אביטל" w:date="2022-05-12T09:18:00Z">
            <w:rPr>
              <w:rFonts w:ascii="Arial" w:eastAsia="Arial" w:hAnsi="Arial" w:cs="Arial"/>
              <w:b/>
              <w:bCs/>
              <w:rtl/>
            </w:rPr>
          </w:rPrChange>
        </w:rPr>
        <w:t xml:space="preserve"> :</w:t>
      </w:r>
    </w:p>
    <w:p w14:paraId="1027F613"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641" w:author="רינת אביטל" w:date="2022-05-12T09:18:00Z">
            <w:rPr>
              <w:rFonts w:ascii="Calibri" w:eastAsia="Calibri" w:hAnsi="Calibri" w:cs="Times New Roman"/>
              <w:rtl/>
            </w:rPr>
          </w:rPrChange>
        </w:rPr>
        <w:t>חומרה</w:t>
      </w:r>
      <w:r w:rsidRPr="00A91924">
        <w:rPr>
          <w:rFonts w:ascii="Tahoma" w:eastAsia="Arial" w:hAnsi="Tahoma" w:cs="Tahoma"/>
          <w:rtl/>
          <w:rPrChange w:id="3642" w:author="רינת אביטל" w:date="2022-05-12T09:18:00Z">
            <w:rPr>
              <w:rFonts w:ascii="Arial" w:eastAsia="Arial" w:hAnsi="Arial" w:cs="Arial"/>
              <w:rtl/>
            </w:rPr>
          </w:rPrChange>
        </w:rPr>
        <w:t>:</w:t>
      </w:r>
      <w:r w:rsidRPr="00A91924">
        <w:rPr>
          <w:rFonts w:ascii="Tahoma" w:eastAsia="Calibri" w:hAnsi="Tahoma" w:cs="Tahoma"/>
          <w:rtl/>
          <w:rPrChange w:id="3643" w:author="רינת אביטל" w:date="2022-05-12T09:18:00Z">
            <w:rPr>
              <w:rFonts w:ascii="Calibri" w:eastAsia="Calibri" w:hAnsi="Calibri" w:cs="Times New Roman"/>
              <w:rtl/>
            </w:rPr>
          </w:rPrChange>
        </w:rPr>
        <w:t xml:space="preserve"> מעבד </w:t>
      </w:r>
      <w:r w:rsidRPr="00A91924">
        <w:rPr>
          <w:rFonts w:ascii="Tahoma" w:eastAsia="Calibri" w:hAnsi="Tahoma" w:cs="Tahoma"/>
          <w:rPrChange w:id="3644" w:author="רינת אביטל" w:date="2022-05-12T09:18:00Z">
            <w:rPr>
              <w:rFonts w:ascii="Calibri" w:eastAsia="Calibri" w:hAnsi="Calibri" w:cs="Calibri"/>
            </w:rPr>
          </w:rPrChange>
        </w:rPr>
        <w:t>RAM 32GB   i7</w:t>
      </w:r>
      <w:r w:rsidRPr="00A91924">
        <w:rPr>
          <w:rFonts w:ascii="Tahoma" w:eastAsia="Arial" w:hAnsi="Tahoma" w:cs="Tahoma"/>
          <w:rtl/>
          <w:rPrChange w:id="3645" w:author="רינת אביטל" w:date="2022-05-12T09:18:00Z">
            <w:rPr>
              <w:rFonts w:ascii="Arial" w:eastAsia="Arial" w:hAnsi="Arial" w:cs="Arial"/>
              <w:rtl/>
            </w:rPr>
          </w:rPrChange>
        </w:rPr>
        <w:t xml:space="preserve"> </w:t>
      </w:r>
    </w:p>
    <w:p w14:paraId="2ADEF9B0"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646" w:author="רינת אביטל" w:date="2022-05-12T09:18:00Z">
            <w:rPr>
              <w:rFonts w:ascii="Calibri" w:eastAsia="Calibri" w:hAnsi="Calibri" w:cs="Times New Roman"/>
              <w:rtl/>
            </w:rPr>
          </w:rPrChange>
        </w:rPr>
        <w:t xml:space="preserve">עמדת פיתוח: מחשב </w:t>
      </w:r>
      <w:r w:rsidR="00FD348C" w:rsidRPr="00A91924">
        <w:rPr>
          <w:rFonts w:ascii="Tahoma" w:eastAsia="Calibri" w:hAnsi="Tahoma" w:cs="Tahoma"/>
        </w:rPr>
        <w:t>dell</w:t>
      </w:r>
      <w:r w:rsidRPr="00A91924">
        <w:rPr>
          <w:rFonts w:ascii="Tahoma" w:eastAsia="Calibri" w:hAnsi="Tahoma" w:cs="Tahoma"/>
          <w:rtl/>
          <w:rPrChange w:id="3647" w:author="רינת אביטל" w:date="2022-05-12T09:18:00Z">
            <w:rPr>
              <w:rFonts w:ascii="Calibri" w:eastAsia="Calibri" w:hAnsi="Calibri" w:cs="Times New Roman"/>
              <w:rtl/>
            </w:rPr>
          </w:rPrChange>
        </w:rPr>
        <w:t xml:space="preserve"> </w:t>
      </w:r>
    </w:p>
    <w:p w14:paraId="082BE4CC" w14:textId="6B154AAF" w:rsidR="004730FF" w:rsidRPr="00A91924" w:rsidRDefault="004730FF" w:rsidP="00EF12AB">
      <w:pPr>
        <w:spacing w:after="0" w:line="360" w:lineRule="auto"/>
        <w:ind w:left="368" w:hanging="10"/>
        <w:rPr>
          <w:rFonts w:ascii="Tahoma" w:hAnsi="Tahoma" w:cs="Tahoma"/>
          <w:rPrChange w:id="3648" w:author="רינת אביטל" w:date="2022-05-12T09:18:00Z">
            <w:rPr/>
          </w:rPrChange>
        </w:rPr>
      </w:pPr>
      <w:r w:rsidRPr="00A91924">
        <w:rPr>
          <w:rFonts w:ascii="Tahoma" w:eastAsia="Calibri" w:hAnsi="Tahoma" w:cs="Tahoma"/>
          <w:rtl/>
          <w:rPrChange w:id="3649"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650" w:author="רינת אביטל" w:date="2022-05-12T09:18:00Z">
            <w:rPr>
              <w:rFonts w:ascii="Calibri" w:eastAsia="Calibri" w:hAnsi="Calibri" w:cs="Calibri"/>
            </w:rPr>
          </w:rPrChange>
        </w:rPr>
        <w:t>10</w:t>
      </w:r>
      <w:r w:rsidRPr="00A91924">
        <w:rPr>
          <w:rFonts w:ascii="Tahoma" w:eastAsia="Calibri" w:hAnsi="Tahoma" w:cs="Tahoma"/>
          <w:rtl/>
          <w:rPrChange w:id="3651" w:author="רינת אביטל" w:date="2022-05-12T09:18:00Z">
            <w:rPr>
              <w:rFonts w:ascii="Calibri" w:eastAsia="Calibri" w:hAnsi="Calibri" w:cs="Times New Roman"/>
              <w:rtl/>
            </w:rPr>
          </w:rPrChange>
        </w:rPr>
        <w:t xml:space="preserve"> </w:t>
      </w:r>
      <w:r w:rsidRPr="00A91924">
        <w:rPr>
          <w:rFonts w:ascii="Tahoma" w:eastAsia="Calibri" w:hAnsi="Tahoma" w:cs="Tahoma"/>
          <w:rPrChange w:id="3652" w:author="רינת אביטל" w:date="2022-05-12T09:18:00Z">
            <w:rPr>
              <w:rFonts w:ascii="Calibri" w:eastAsia="Calibri" w:hAnsi="Calibri" w:cs="Calibri"/>
            </w:rPr>
          </w:rPrChange>
        </w:rPr>
        <w:t>Windo</w:t>
      </w:r>
      <w:r w:rsidR="00160971" w:rsidRPr="00A91924">
        <w:rPr>
          <w:rFonts w:ascii="Tahoma" w:eastAsia="Calibri" w:hAnsi="Tahoma" w:cs="Tahoma"/>
        </w:rPr>
        <w:t>w</w:t>
      </w:r>
      <w:r w:rsidRPr="00A91924">
        <w:rPr>
          <w:rFonts w:ascii="Tahoma" w:eastAsia="Calibri" w:hAnsi="Tahoma" w:cs="Tahoma"/>
          <w:rtl/>
          <w:rPrChange w:id="3653" w:author="רינת אביטל" w:date="2022-05-12T09:18:00Z">
            <w:rPr>
              <w:rFonts w:ascii="Calibri" w:eastAsia="Calibri" w:hAnsi="Calibri" w:cs="Times New Roman"/>
              <w:rtl/>
            </w:rPr>
          </w:rPrChange>
        </w:rPr>
        <w:t xml:space="preserve"> </w:t>
      </w:r>
    </w:p>
    <w:p w14:paraId="16F52042" w14:textId="33D56A27" w:rsidR="004730FF" w:rsidRPr="00A91924" w:rsidRDefault="00160971" w:rsidP="00EF12AB">
      <w:pPr>
        <w:spacing w:after="112" w:line="360" w:lineRule="auto"/>
        <w:rPr>
          <w:rFonts w:ascii="Tahoma" w:hAnsi="Tahoma" w:cs="Tahoma"/>
          <w:rPrChange w:id="3654" w:author="רינת אביטל" w:date="2022-05-12T09:18:00Z">
            <w:rPr/>
          </w:rPrChange>
        </w:rPr>
      </w:pPr>
      <w:r w:rsidRPr="00A91924">
        <w:rPr>
          <w:rFonts w:ascii="Tahoma" w:eastAsia="Calibri" w:hAnsi="Tahoma" w:cs="Tahoma" w:hint="cs"/>
          <w:rtl/>
        </w:rPr>
        <w:t xml:space="preserve">      </w:t>
      </w:r>
      <w:r w:rsidR="004730FF" w:rsidRPr="00A91924">
        <w:rPr>
          <w:rFonts w:ascii="Tahoma" w:eastAsia="Calibri" w:hAnsi="Tahoma" w:cs="Tahoma"/>
          <w:rtl/>
          <w:rPrChange w:id="3655" w:author="רינת אביטל" w:date="2022-05-12T09:18:00Z">
            <w:rPr>
              <w:rFonts w:ascii="Calibri" w:eastAsia="Calibri" w:hAnsi="Calibri" w:cs="Times New Roman"/>
              <w:rtl/>
            </w:rPr>
          </w:rPrChange>
        </w:rPr>
        <w:t>שפות תוכנה: #</w:t>
      </w:r>
      <w:r w:rsidR="004730FF" w:rsidRPr="00A91924">
        <w:rPr>
          <w:rFonts w:ascii="Tahoma" w:eastAsia="Calibri" w:hAnsi="Tahoma" w:cs="Tahoma"/>
          <w:rPrChange w:id="3656" w:author="רינת אביטל" w:date="2022-05-12T09:18:00Z">
            <w:rPr>
              <w:rFonts w:ascii="Calibri" w:eastAsia="Calibri" w:hAnsi="Calibri" w:cs="Calibri"/>
            </w:rPr>
          </w:rPrChange>
        </w:rPr>
        <w:t>C</w:t>
      </w:r>
      <w:r w:rsidR="004730FF" w:rsidRPr="00A91924">
        <w:rPr>
          <w:rFonts w:ascii="Tahoma" w:eastAsia="Calibri" w:hAnsi="Tahoma" w:cs="Tahoma"/>
          <w:rtl/>
          <w:rPrChange w:id="3657" w:author="רינת אביטל" w:date="2022-05-12T09:18:00Z">
            <w:rPr>
              <w:rFonts w:ascii="Calibri" w:eastAsia="Calibri" w:hAnsi="Calibri" w:cs="Times New Roman"/>
              <w:rtl/>
            </w:rPr>
          </w:rPrChange>
        </w:rPr>
        <w:t xml:space="preserve"> , תוך שימוש בטכנולוגית </w:t>
      </w:r>
      <w:proofErr w:type="spellStart"/>
      <w:r w:rsidR="004730FF" w:rsidRPr="00A91924">
        <w:rPr>
          <w:rFonts w:ascii="Tahoma" w:eastAsia="Calibri" w:hAnsi="Tahoma" w:cs="Tahoma"/>
          <w:rPrChange w:id="3658" w:author="רינת אביטל" w:date="2022-05-12T09:18:00Z">
            <w:rPr>
              <w:rFonts w:ascii="Calibri" w:eastAsia="Calibri" w:hAnsi="Calibri" w:cs="Calibri"/>
            </w:rPr>
          </w:rPrChange>
        </w:rPr>
        <w:t>WebApi</w:t>
      </w:r>
      <w:proofErr w:type="spellEnd"/>
      <w:r w:rsidR="004730FF" w:rsidRPr="00A91924">
        <w:rPr>
          <w:rFonts w:ascii="Tahoma" w:eastAsia="Calibri" w:hAnsi="Tahoma" w:cs="Tahoma"/>
          <w:rtl/>
          <w:rPrChange w:id="3659" w:author="רינת אביטל" w:date="2022-05-12T09:18:00Z">
            <w:rPr>
              <w:rFonts w:ascii="Calibri" w:eastAsia="Calibri" w:hAnsi="Calibri" w:cs="Times New Roman"/>
              <w:rtl/>
            </w:rPr>
          </w:rPrChange>
        </w:rPr>
        <w:t xml:space="preserve">, אנגולר . </w:t>
      </w:r>
    </w:p>
    <w:p w14:paraId="54E335A7" w14:textId="643ECD41" w:rsidR="004730FF" w:rsidRPr="00A91924" w:rsidRDefault="004730FF" w:rsidP="00EF12AB">
      <w:pPr>
        <w:spacing w:after="107" w:line="360" w:lineRule="auto"/>
        <w:ind w:right="419"/>
        <w:rPr>
          <w:rFonts w:ascii="Tahoma" w:hAnsi="Tahoma" w:cs="Tahoma"/>
          <w:rtl/>
          <w:rPrChange w:id="3660" w:author="רינת אביטל" w:date="2022-05-12T09:18:00Z">
            <w:rPr>
              <w:rtl/>
            </w:rPr>
          </w:rPrChange>
        </w:rPr>
      </w:pPr>
      <w:r w:rsidRPr="00A91924">
        <w:rPr>
          <w:rFonts w:ascii="Tahoma" w:eastAsia="Calibri" w:hAnsi="Tahoma" w:cs="Tahoma"/>
          <w:rPrChange w:id="3661" w:author="רינת אביטל" w:date="2022-05-12T09:18:00Z">
            <w:rPr>
              <w:rFonts w:ascii="Calibri" w:eastAsia="Calibri" w:hAnsi="Calibri" w:cs="Calibri"/>
            </w:rPr>
          </w:rPrChange>
        </w:rPr>
        <w:t xml:space="preserve">      </w:t>
      </w:r>
      <w:r w:rsidRPr="00A91924">
        <w:rPr>
          <w:rFonts w:ascii="Tahoma" w:eastAsia="Calibri" w:hAnsi="Tahoma" w:cs="Tahoma"/>
          <w:rtl/>
          <w:rPrChange w:id="3662" w:author="רינת אביטל" w:date="2022-05-12T09:18:00Z">
            <w:rPr>
              <w:rFonts w:ascii="Calibri" w:eastAsia="Calibri" w:hAnsi="Calibri" w:cs="Times New Roman"/>
              <w:rtl/>
            </w:rPr>
          </w:rPrChange>
        </w:rPr>
        <w:t xml:space="preserve">כלי תוכנה לפיתוח המערכת: </w:t>
      </w:r>
      <w:r w:rsidRPr="00A91924">
        <w:rPr>
          <w:rFonts w:ascii="Tahoma" w:eastAsia="Calibri" w:hAnsi="Tahoma" w:cs="Tahoma"/>
          <w:rPrChange w:id="3663" w:author="רינת אביטל" w:date="2022-05-12T09:18:00Z">
            <w:rPr>
              <w:rFonts w:ascii="Calibri" w:eastAsia="Calibri" w:hAnsi="Calibri" w:cs="Calibri"/>
            </w:rPr>
          </w:rPrChange>
        </w:rPr>
        <w:t>.Microsoft Visual Studio2019, vs code:</w:t>
      </w:r>
    </w:p>
    <w:p w14:paraId="41F5EF3C" w14:textId="0A0D0C8C" w:rsidR="00A91924" w:rsidRDefault="004730FF" w:rsidP="00EF12AB">
      <w:pPr>
        <w:spacing w:after="35" w:line="360" w:lineRule="auto"/>
        <w:ind w:left="368" w:right="1560" w:hanging="10"/>
        <w:rPr>
          <w:rFonts w:ascii="Tahoma" w:eastAsia="Calibri" w:hAnsi="Tahoma" w:cs="Tahoma"/>
        </w:rPr>
      </w:pPr>
      <w:r w:rsidRPr="00A91924">
        <w:rPr>
          <w:rFonts w:ascii="Tahoma" w:eastAsia="Calibri" w:hAnsi="Tahoma" w:cs="Tahoma"/>
          <w:rtl/>
          <w:rPrChange w:id="3664" w:author="רינת אביטל" w:date="2022-05-12T09:18:00Z">
            <w:rPr>
              <w:rFonts w:ascii="Calibri" w:eastAsia="Calibri" w:hAnsi="Calibri" w:cs="Times New Roman"/>
              <w:rtl/>
            </w:rPr>
          </w:rPrChange>
        </w:rPr>
        <w:t>מסד</w:t>
      </w:r>
      <w:r w:rsidR="00A91924" w:rsidRPr="00A91924">
        <w:rPr>
          <w:rFonts w:ascii="Tahoma" w:eastAsia="Calibri" w:hAnsi="Tahoma" w:cs="Tahoma" w:hint="cs"/>
          <w:rtl/>
        </w:rPr>
        <w:t xml:space="preserve"> </w:t>
      </w:r>
      <w:r w:rsidRPr="00A91924">
        <w:rPr>
          <w:rFonts w:ascii="Tahoma" w:eastAsia="Calibri" w:hAnsi="Tahoma" w:cs="Tahoma"/>
          <w:rtl/>
          <w:rPrChange w:id="3665" w:author="רינת אביטל" w:date="2022-05-12T09:18:00Z">
            <w:rPr>
              <w:rFonts w:ascii="Calibri" w:eastAsia="Calibri" w:hAnsi="Calibri" w:cs="Times New Roman"/>
              <w:rtl/>
            </w:rPr>
          </w:rPrChange>
        </w:rPr>
        <w:t>נתוני</w:t>
      </w:r>
      <w:r w:rsidR="00A91924" w:rsidRPr="00A91924">
        <w:rPr>
          <w:rFonts w:ascii="Tahoma" w:eastAsia="Calibri" w:hAnsi="Tahoma" w:cs="Tahoma" w:hint="cs"/>
          <w:rtl/>
        </w:rPr>
        <w:t>ם</w:t>
      </w:r>
      <w:r w:rsidR="00A91924" w:rsidRPr="00A91924">
        <w:rPr>
          <w:rFonts w:ascii="Tahoma" w:eastAsia="Calibri" w:hAnsi="Tahoma" w:cs="Tahoma"/>
        </w:rPr>
        <w:t>SQL SERVER :</w:t>
      </w:r>
    </w:p>
    <w:p w14:paraId="31A7004C" w14:textId="77777777" w:rsidR="00A91924" w:rsidRPr="00A91924" w:rsidRDefault="00A91924" w:rsidP="00EF12AB">
      <w:pPr>
        <w:spacing w:after="35" w:line="360" w:lineRule="auto"/>
        <w:ind w:left="368" w:right="1560" w:hanging="10"/>
        <w:rPr>
          <w:rFonts w:ascii="Tahoma" w:eastAsia="Calibri" w:hAnsi="Tahoma" w:cs="Tahoma"/>
          <w:rtl/>
        </w:rPr>
      </w:pPr>
    </w:p>
    <w:p w14:paraId="2B8E31EB" w14:textId="1E133F80" w:rsidR="004730FF" w:rsidRPr="00A91924" w:rsidRDefault="004730FF" w:rsidP="00EF12AB">
      <w:pPr>
        <w:spacing w:after="35" w:line="360" w:lineRule="auto"/>
        <w:ind w:left="368" w:right="1560" w:hanging="10"/>
        <w:rPr>
          <w:rFonts w:ascii="Tahoma" w:hAnsi="Tahoma" w:cs="Tahoma"/>
          <w:rPrChange w:id="3666" w:author="רינת אביטל" w:date="2022-05-12T09:18:00Z">
            <w:rPr/>
          </w:rPrChange>
        </w:rPr>
      </w:pPr>
      <w:r w:rsidRPr="00A91924">
        <w:rPr>
          <w:rFonts w:ascii="Tahoma" w:eastAsia="Calibri" w:hAnsi="Tahoma" w:cs="Tahoma"/>
          <w:rtl/>
          <w:rPrChange w:id="3667" w:author="רינת אביטל" w:date="2022-05-12T09:18:00Z">
            <w:rPr>
              <w:rFonts w:ascii="Calibri" w:eastAsia="Calibri" w:hAnsi="Calibri" w:cs="Times New Roman"/>
              <w:rtl/>
            </w:rPr>
          </w:rPrChange>
        </w:rPr>
        <w:t xml:space="preserve">עמדת משתמש מינימאלית : </w:t>
      </w:r>
    </w:p>
    <w:p w14:paraId="091DCD94" w14:textId="6EECB49A" w:rsidR="004730FF" w:rsidRPr="00A91924" w:rsidRDefault="004730FF" w:rsidP="00EF12AB">
      <w:pPr>
        <w:numPr>
          <w:ilvl w:val="1"/>
          <w:numId w:val="20"/>
        </w:numPr>
        <w:spacing w:after="35" w:line="360" w:lineRule="auto"/>
        <w:ind w:left="719" w:right="778" w:hanging="361"/>
        <w:rPr>
          <w:rFonts w:ascii="Tahoma" w:hAnsi="Tahoma" w:cs="Tahoma"/>
        </w:rPr>
      </w:pPr>
      <w:r w:rsidRPr="00A91924">
        <w:rPr>
          <w:rFonts w:ascii="Tahoma" w:eastAsia="Calibri" w:hAnsi="Tahoma" w:cs="Tahoma"/>
          <w:rtl/>
          <w:rPrChange w:id="3668" w:author="רינת אביטל" w:date="2022-05-12T09:18:00Z">
            <w:rPr>
              <w:rFonts w:ascii="Calibri" w:eastAsia="Calibri" w:hAnsi="Calibri" w:cs="Times New Roman"/>
              <w:rtl/>
            </w:rPr>
          </w:rPrChange>
        </w:rPr>
        <w:t>חומרה: מעבד</w:t>
      </w:r>
      <w:r w:rsidRPr="00A91924">
        <w:rPr>
          <w:rFonts w:ascii="Tahoma" w:eastAsia="Calibri" w:hAnsi="Tahoma" w:cs="Tahoma"/>
          <w:rPrChange w:id="3669" w:author="רינת אביטל" w:date="2022-05-12T09:18:00Z">
            <w:rPr>
              <w:rFonts w:ascii="Calibri" w:eastAsia="Calibri" w:hAnsi="Calibri" w:cs="Calibri"/>
            </w:rPr>
          </w:rPrChange>
        </w:rPr>
        <w:t>RAM 4GB i</w:t>
      </w:r>
      <w:r w:rsidR="00E64CE8" w:rsidRPr="00A91924">
        <w:rPr>
          <w:rFonts w:ascii="Tahoma" w:eastAsia="Calibri" w:hAnsi="Tahoma" w:cs="Tahoma"/>
        </w:rPr>
        <w:t>7</w:t>
      </w:r>
      <w:r w:rsidRPr="00A91924">
        <w:rPr>
          <w:rFonts w:ascii="Tahoma" w:eastAsia="Calibri" w:hAnsi="Tahoma" w:cs="Tahoma"/>
          <w:rtl/>
          <w:rPrChange w:id="3670" w:author="רינת אביטל" w:date="2022-05-12T09:18:00Z">
            <w:rPr>
              <w:rFonts w:ascii="Calibri" w:eastAsia="Calibri" w:hAnsi="Calibri" w:cs="Times New Roman"/>
              <w:rtl/>
            </w:rPr>
          </w:rPrChange>
        </w:rPr>
        <w:t xml:space="preserve"> . </w:t>
      </w:r>
    </w:p>
    <w:p w14:paraId="57646C00" w14:textId="7F5E4B65" w:rsidR="004730FF" w:rsidRPr="00A91924" w:rsidRDefault="00A91924" w:rsidP="00EF12AB">
      <w:pPr>
        <w:numPr>
          <w:ilvl w:val="1"/>
          <w:numId w:val="20"/>
        </w:numPr>
        <w:spacing w:after="35" w:line="360" w:lineRule="auto"/>
        <w:ind w:left="719" w:right="778" w:hanging="361"/>
        <w:rPr>
          <w:rFonts w:ascii="Tahoma" w:hAnsi="Tahoma" w:cs="Tahoma"/>
          <w:rPrChange w:id="3671" w:author="רינת אביטל" w:date="2022-05-12T09:18:00Z">
            <w:rPr/>
          </w:rPrChange>
        </w:rPr>
      </w:pPr>
      <w:r w:rsidRPr="00A91924">
        <w:rPr>
          <w:rFonts w:ascii="Tahoma" w:eastAsia="Calibri" w:hAnsi="Tahoma" w:cs="Tahoma"/>
          <w:rtl/>
          <w:rPrChange w:id="3672"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673" w:author="רינת אביטל" w:date="2022-05-12T09:18:00Z">
            <w:rPr>
              <w:rFonts w:ascii="Calibri" w:eastAsia="Calibri" w:hAnsi="Calibri" w:cs="Calibri"/>
            </w:rPr>
          </w:rPrChange>
        </w:rPr>
        <w:t xml:space="preserve">Windows </w:t>
      </w:r>
      <w:r w:rsidRPr="00A91924">
        <w:rPr>
          <w:rFonts w:ascii="Tahoma" w:eastAsia="Calibri" w:hAnsi="Tahoma" w:cs="Tahoma"/>
        </w:rPr>
        <w:t>10</w:t>
      </w:r>
      <w:r w:rsidRPr="00A91924">
        <w:rPr>
          <w:rFonts w:ascii="Tahoma" w:eastAsia="Calibri" w:hAnsi="Tahoma" w:cs="Tahoma"/>
          <w:rtl/>
          <w:rPrChange w:id="3674" w:author="רינת אביטל" w:date="2022-05-12T09:18:00Z">
            <w:rPr>
              <w:rFonts w:ascii="Calibri" w:eastAsia="Calibri" w:hAnsi="Calibri" w:cs="Times New Roman"/>
              <w:rtl/>
            </w:rPr>
          </w:rPrChange>
        </w:rPr>
        <w:t xml:space="preserve"> ומעלה.</w:t>
      </w:r>
    </w:p>
    <w:p w14:paraId="42900F8C" w14:textId="77777777" w:rsidR="004730FF" w:rsidRPr="00A91924" w:rsidRDefault="004730FF" w:rsidP="00EF12AB">
      <w:pPr>
        <w:numPr>
          <w:ilvl w:val="1"/>
          <w:numId w:val="20"/>
        </w:numPr>
        <w:spacing w:after="154" w:line="360" w:lineRule="auto"/>
        <w:ind w:left="719" w:right="778" w:hanging="361"/>
        <w:rPr>
          <w:rFonts w:ascii="Tahoma" w:hAnsi="Tahoma" w:cs="Tahoma"/>
          <w:rPrChange w:id="3675" w:author="רינת אביטל" w:date="2022-05-12T09:18:00Z">
            <w:rPr/>
          </w:rPrChange>
        </w:rPr>
      </w:pPr>
      <w:r w:rsidRPr="00A91924">
        <w:rPr>
          <w:rFonts w:ascii="Tahoma" w:eastAsia="Calibri" w:hAnsi="Tahoma" w:cs="Tahoma"/>
          <w:rtl/>
          <w:rPrChange w:id="3676" w:author="רינת אביטל" w:date="2022-05-12T09:18:00Z">
            <w:rPr>
              <w:rFonts w:ascii="Calibri" w:eastAsia="Calibri" w:hAnsi="Calibri" w:cs="Times New Roman"/>
              <w:rtl/>
            </w:rPr>
          </w:rPrChange>
        </w:rPr>
        <w:t xml:space="preserve">חיבור לרש ת: נדרש . </w:t>
      </w:r>
    </w:p>
    <w:p w14:paraId="2BB135A4" w14:textId="2DFFB509" w:rsidR="004730FF" w:rsidRPr="00A91924" w:rsidRDefault="004F699B" w:rsidP="00EF12AB">
      <w:pPr>
        <w:numPr>
          <w:ilvl w:val="1"/>
          <w:numId w:val="20"/>
        </w:numPr>
        <w:spacing w:after="167" w:line="360" w:lineRule="auto"/>
        <w:ind w:left="719" w:right="778" w:hanging="361"/>
        <w:rPr>
          <w:rFonts w:ascii="Tahoma" w:hAnsi="Tahoma" w:cs="Tahoma"/>
          <w:rPrChange w:id="3677" w:author="רינת אביטל" w:date="2022-05-12T09:18:00Z">
            <w:rPr/>
          </w:rPrChange>
        </w:rPr>
      </w:pPr>
      <w:proofErr w:type="spellStart"/>
      <w:r w:rsidRPr="00A91924">
        <w:rPr>
          <w:rFonts w:ascii="Tahoma" w:eastAsia="Calibri" w:hAnsi="Tahoma" w:cs="Tahoma"/>
          <w:rPrChange w:id="3678" w:author="רינת אביטל" w:date="2022-05-12T09:18:00Z">
            <w:rPr>
              <w:rFonts w:ascii="Calibri" w:eastAsia="Calibri" w:hAnsi="Calibri" w:cs="Calibri"/>
            </w:rPr>
          </w:rPrChange>
        </w:rPr>
        <w:t>Chrom</w:t>
      </w:r>
      <w:proofErr w:type="spellEnd"/>
      <w:r w:rsidRPr="00A91924">
        <w:rPr>
          <w:rFonts w:ascii="Tahoma" w:eastAsia="Calibri" w:hAnsi="Tahoma" w:cs="Tahoma"/>
          <w:rtl/>
          <w:rPrChange w:id="3679" w:author="רינת אביטל" w:date="2022-05-12T09:18:00Z">
            <w:rPr>
              <w:rFonts w:ascii="Calibri" w:eastAsia="Calibri" w:hAnsi="Calibri" w:cs="Times New Roman"/>
              <w:rtl/>
            </w:rPr>
          </w:rPrChange>
        </w:rPr>
        <w:t xml:space="preserve">: </w:t>
      </w:r>
      <w:r w:rsidR="004730FF" w:rsidRPr="00A91924">
        <w:rPr>
          <w:rFonts w:ascii="Tahoma" w:eastAsia="Calibri" w:hAnsi="Tahoma" w:cs="Tahoma"/>
          <w:rtl/>
          <w:rPrChange w:id="3680" w:author="רינת אביטל" w:date="2022-05-12T09:18:00Z">
            <w:rPr>
              <w:rFonts w:ascii="Calibri" w:eastAsia="Calibri" w:hAnsi="Calibri" w:cs="Times New Roman"/>
              <w:rtl/>
            </w:rPr>
          </w:rPrChange>
        </w:rPr>
        <w:t>תוכנות</w:t>
      </w:r>
    </w:p>
    <w:p w14:paraId="2A1606C5" w14:textId="37F05A2C" w:rsidR="004730FF" w:rsidRDefault="004730FF"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AC01345" w14:textId="58E22222" w:rsidR="00A91924" w:rsidRDefault="00A91924"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76445C4C" w14:textId="16B4ECC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5EBE742" w14:textId="251ABD6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DE075CE" w14:textId="01CE847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BBF456" w14:textId="3BC357AE"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0077372" w14:textId="2877AA4D"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1CD16FB" w14:textId="29B91120"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BD2B218" w14:textId="37BE02F6"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F845A35" w14:textId="42B0D9BF"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59E417E" w14:textId="771FCBB2"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9258C1C" w14:textId="77777777" w:rsidR="00A91924" w:rsidRPr="00FB0F25" w:rsidRDefault="00A91924" w:rsidP="004730FF">
      <w:pPr>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681" w:author="רינת אביטל" w:date="2022-05-12T09:18:00Z">
            <w:rPr/>
          </w:rPrChange>
        </w:rPr>
      </w:pPr>
    </w:p>
    <w:p w14:paraId="06C67782" w14:textId="37DE30B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2" w:author="רינת אביטל" w:date="2022-05-12T09:18:00Z">
            <w:rPr>
              <w:b/>
              <w:bCs/>
              <w:color w:val="89D7C3"/>
              <w:sz w:val="40"/>
              <w:szCs w:val="40"/>
              <w:rtl/>
            </w:rPr>
          </w:rPrChange>
        </w:rPr>
      </w:pPr>
      <w:bookmarkStart w:id="3683" w:name="_Toc10303960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4" w:author="רינת אביטל" w:date="2022-05-12T09:18:00Z">
            <w:rPr>
              <w:rFonts w:hint="eastAsia"/>
              <w:b/>
              <w:bCs/>
              <w:color w:val="89D7C3"/>
              <w:sz w:val="40"/>
              <w:szCs w:val="40"/>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5"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6" w:author="רינת אביטל" w:date="2022-05-12T09:18:00Z">
            <w:rPr>
              <w:rFonts w:hint="eastAsia"/>
              <w:b/>
              <w:bCs/>
              <w:color w:val="89D7C3"/>
              <w:sz w:val="40"/>
              <w:szCs w:val="40"/>
              <w:rtl/>
            </w:rPr>
          </w:rPrChange>
        </w:rPr>
        <w:t>דרישות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8" w:author="רינת אביטל" w:date="2022-05-12T09:18:00Z">
            <w:rPr>
              <w:rFonts w:hint="eastAsia"/>
              <w:b/>
              <w:bCs/>
              <w:color w:val="89D7C3"/>
              <w:sz w:val="40"/>
              <w:szCs w:val="40"/>
              <w:rtl/>
            </w:rPr>
          </w:rPrChange>
        </w:rPr>
        <w:t>המערכת</w:t>
      </w:r>
      <w:bookmarkEnd w:id="3683"/>
    </w:p>
    <w:p w14:paraId="113AA316" w14:textId="4B36A2A5" w:rsidR="004730FF" w:rsidRPr="00103DCA" w:rsidRDefault="004730FF" w:rsidP="00EF12AB">
      <w:pPr>
        <w:spacing w:after="140" w:line="360" w:lineRule="auto"/>
        <w:ind w:left="1141" w:right="179"/>
        <w:rPr>
          <w:rFonts w:ascii="Tahoma" w:hAnsi="Tahoma" w:cs="Tahoma"/>
          <w:b/>
          <w:bCs/>
          <w:sz w:val="24"/>
          <w:szCs w:val="24"/>
          <w:rtl/>
          <w:rPrChange w:id="3689" w:author="רינת אביטל" w:date="2022-05-12T09:18:00Z">
            <w:rPr>
              <w:b/>
              <w:bCs/>
              <w:sz w:val="28"/>
              <w:szCs w:val="28"/>
              <w:rtl/>
            </w:rPr>
          </w:rPrChange>
        </w:rPr>
      </w:pPr>
      <w:r w:rsidRPr="00103DCA">
        <w:rPr>
          <w:rFonts w:ascii="Tahoma" w:hAnsi="Tahoma" w:cs="Tahoma" w:hint="eastAsia"/>
          <w:b/>
          <w:bCs/>
          <w:sz w:val="24"/>
          <w:szCs w:val="24"/>
          <w:rtl/>
          <w:rPrChange w:id="3690" w:author="רינת אביטל" w:date="2022-05-12T09:18:00Z">
            <w:rPr>
              <w:rFonts w:hint="eastAsia"/>
              <w:b/>
              <w:bCs/>
              <w:sz w:val="28"/>
              <w:szCs w:val="28"/>
              <w:rtl/>
            </w:rPr>
          </w:rPrChange>
        </w:rPr>
        <w:t>דרישות</w:t>
      </w:r>
      <w:r w:rsidRPr="00103DCA">
        <w:rPr>
          <w:rFonts w:ascii="Tahoma" w:hAnsi="Tahoma" w:cs="Tahoma"/>
          <w:b/>
          <w:bCs/>
          <w:sz w:val="24"/>
          <w:szCs w:val="24"/>
          <w:rtl/>
          <w:rPrChange w:id="3691" w:author="רינת אביטל" w:date="2022-05-12T09:18:00Z">
            <w:rPr>
              <w:b/>
              <w:bCs/>
              <w:sz w:val="28"/>
              <w:szCs w:val="28"/>
              <w:rtl/>
            </w:rPr>
          </w:rPrChange>
        </w:rPr>
        <w:t xml:space="preserve"> </w:t>
      </w:r>
      <w:r w:rsidRPr="00103DCA">
        <w:rPr>
          <w:rFonts w:ascii="Tahoma" w:hAnsi="Tahoma" w:cs="Tahoma" w:hint="eastAsia"/>
          <w:b/>
          <w:bCs/>
          <w:sz w:val="24"/>
          <w:szCs w:val="24"/>
          <w:rtl/>
          <w:rPrChange w:id="3692" w:author="רינת אביטל" w:date="2022-05-12T09:18:00Z">
            <w:rPr>
              <w:rFonts w:hint="eastAsia"/>
              <w:b/>
              <w:bCs/>
              <w:sz w:val="28"/>
              <w:szCs w:val="28"/>
              <w:rtl/>
            </w:rPr>
          </w:rPrChange>
        </w:rPr>
        <w:t>בהן</w:t>
      </w:r>
      <w:r w:rsidRPr="00103DCA">
        <w:rPr>
          <w:rFonts w:ascii="Tahoma" w:hAnsi="Tahoma" w:cs="Tahoma"/>
          <w:b/>
          <w:bCs/>
          <w:sz w:val="24"/>
          <w:szCs w:val="24"/>
          <w:rtl/>
          <w:rPrChange w:id="3693" w:author="רינת אביטל" w:date="2022-05-12T09:18:00Z">
            <w:rPr>
              <w:b/>
              <w:bCs/>
              <w:sz w:val="28"/>
              <w:szCs w:val="28"/>
              <w:rtl/>
            </w:rPr>
          </w:rPrChange>
        </w:rPr>
        <w:t xml:space="preserve"> </w:t>
      </w:r>
      <w:r w:rsidRPr="00103DCA">
        <w:rPr>
          <w:rFonts w:ascii="Tahoma" w:hAnsi="Tahoma" w:cs="Tahoma" w:hint="eastAsia"/>
          <w:b/>
          <w:bCs/>
          <w:sz w:val="24"/>
          <w:szCs w:val="24"/>
          <w:rtl/>
          <w:rPrChange w:id="3694" w:author="רינת אביטל" w:date="2022-05-12T09:18:00Z">
            <w:rPr>
              <w:rFonts w:hint="eastAsia"/>
              <w:b/>
              <w:bCs/>
              <w:sz w:val="28"/>
              <w:szCs w:val="28"/>
              <w:rtl/>
            </w:rPr>
          </w:rPrChange>
        </w:rPr>
        <w:t>המערכת</w:t>
      </w:r>
      <w:r w:rsidRPr="00103DCA">
        <w:rPr>
          <w:rFonts w:ascii="Tahoma" w:hAnsi="Tahoma" w:cs="Tahoma"/>
          <w:b/>
          <w:bCs/>
          <w:sz w:val="24"/>
          <w:szCs w:val="24"/>
          <w:rtl/>
          <w:rPrChange w:id="3695" w:author="רינת אביטל" w:date="2022-05-12T09:18:00Z">
            <w:rPr>
              <w:b/>
              <w:bCs/>
              <w:sz w:val="28"/>
              <w:szCs w:val="28"/>
              <w:rtl/>
            </w:rPr>
          </w:rPrChange>
        </w:rPr>
        <w:t xml:space="preserve"> </w:t>
      </w:r>
      <w:r w:rsidRPr="00103DCA">
        <w:rPr>
          <w:rFonts w:ascii="Tahoma" w:hAnsi="Tahoma" w:cs="Tahoma" w:hint="eastAsia"/>
          <w:b/>
          <w:bCs/>
          <w:sz w:val="24"/>
          <w:szCs w:val="24"/>
          <w:rtl/>
          <w:rPrChange w:id="3696" w:author="רינת אביטל" w:date="2022-05-12T09:18:00Z">
            <w:rPr>
              <w:rFonts w:hint="eastAsia"/>
              <w:b/>
              <w:bCs/>
              <w:sz w:val="28"/>
              <w:szCs w:val="28"/>
              <w:rtl/>
            </w:rPr>
          </w:rPrChange>
        </w:rPr>
        <w:t>צריכה</w:t>
      </w:r>
      <w:r w:rsidRPr="00103DCA">
        <w:rPr>
          <w:rFonts w:ascii="Tahoma" w:hAnsi="Tahoma" w:cs="Tahoma"/>
          <w:b/>
          <w:bCs/>
          <w:sz w:val="24"/>
          <w:szCs w:val="24"/>
          <w:rtl/>
          <w:rPrChange w:id="3697" w:author="רינת אביטל" w:date="2022-05-12T09:18:00Z">
            <w:rPr>
              <w:b/>
              <w:bCs/>
              <w:sz w:val="28"/>
              <w:szCs w:val="28"/>
              <w:rtl/>
            </w:rPr>
          </w:rPrChange>
        </w:rPr>
        <w:t xml:space="preserve"> </w:t>
      </w:r>
      <w:r w:rsidRPr="00103DCA">
        <w:rPr>
          <w:rFonts w:ascii="Tahoma" w:hAnsi="Tahoma" w:cs="Tahoma" w:hint="eastAsia"/>
          <w:b/>
          <w:bCs/>
          <w:sz w:val="24"/>
          <w:szCs w:val="24"/>
          <w:rtl/>
          <w:rPrChange w:id="3698" w:author="רינת אביטל" w:date="2022-05-12T09:18:00Z">
            <w:rPr>
              <w:rFonts w:hint="eastAsia"/>
              <w:b/>
              <w:bCs/>
              <w:sz w:val="28"/>
              <w:szCs w:val="28"/>
              <w:rtl/>
            </w:rPr>
          </w:rPrChange>
        </w:rPr>
        <w:t>לעמוד</w:t>
      </w:r>
      <w:r w:rsidRPr="00103DCA">
        <w:rPr>
          <w:rFonts w:ascii="Tahoma" w:hAnsi="Tahoma" w:cs="Tahoma"/>
          <w:b/>
          <w:bCs/>
          <w:sz w:val="24"/>
          <w:szCs w:val="24"/>
          <w:rtl/>
          <w:rPrChange w:id="3699" w:author="רינת אביטל" w:date="2022-05-12T09:18:00Z">
            <w:rPr>
              <w:b/>
              <w:bCs/>
              <w:sz w:val="28"/>
              <w:szCs w:val="28"/>
              <w:rtl/>
            </w:rPr>
          </w:rPrChange>
        </w:rPr>
        <w:t>:</w:t>
      </w:r>
    </w:p>
    <w:p w14:paraId="0A0A5F3F" w14:textId="1B8043C2" w:rsidR="0044140F" w:rsidRPr="00A612A8" w:rsidRDefault="0044140F">
      <w:pPr>
        <w:pStyle w:val="a8"/>
        <w:numPr>
          <w:ilvl w:val="0"/>
          <w:numId w:val="46"/>
        </w:numPr>
        <w:spacing w:after="140" w:line="360" w:lineRule="auto"/>
        <w:ind w:right="179"/>
        <w:rPr>
          <w:rFonts w:ascii="Tahoma" w:hAnsi="Tahoma" w:cs="Tahoma"/>
          <w:b/>
          <w:bCs/>
          <w:rPrChange w:id="3700" w:author="רינת אביטל" w:date="2022-05-12T11:43:00Z">
            <w:rPr>
              <w:b/>
              <w:bCs/>
              <w:sz w:val="28"/>
              <w:szCs w:val="28"/>
            </w:rPr>
          </w:rPrChange>
        </w:rPr>
        <w:pPrChange w:id="3701"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02"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3703" w:author="רינת אביטל" w:date="2022-05-12T11:43:00Z">
            <w:rPr>
              <w:b/>
              <w:bCs/>
              <w:sz w:val="28"/>
              <w:szCs w:val="28"/>
              <w:rtl/>
            </w:rPr>
          </w:rPrChange>
        </w:rPr>
        <w:t>.</w:t>
      </w:r>
    </w:p>
    <w:p w14:paraId="22B4286C" w14:textId="502DE37A" w:rsidR="0044140F" w:rsidRPr="00A612A8" w:rsidRDefault="0044140F">
      <w:pPr>
        <w:pStyle w:val="a8"/>
        <w:numPr>
          <w:ilvl w:val="0"/>
          <w:numId w:val="46"/>
        </w:numPr>
        <w:spacing w:after="140" w:line="360" w:lineRule="auto"/>
        <w:ind w:right="179"/>
        <w:rPr>
          <w:rFonts w:ascii="Tahoma" w:hAnsi="Tahoma" w:cs="Tahoma"/>
          <w:b/>
          <w:bCs/>
          <w:rPrChange w:id="3704" w:author="רינת אביטל" w:date="2022-05-12T11:43:00Z">
            <w:rPr>
              <w:b/>
              <w:bCs/>
              <w:sz w:val="28"/>
              <w:szCs w:val="28"/>
            </w:rPr>
          </w:rPrChange>
        </w:rPr>
        <w:pPrChange w:id="3705"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06"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pPr>
        <w:pStyle w:val="a8"/>
        <w:numPr>
          <w:ilvl w:val="0"/>
          <w:numId w:val="46"/>
        </w:numPr>
        <w:spacing w:after="140" w:line="360" w:lineRule="auto"/>
        <w:ind w:right="179"/>
        <w:rPr>
          <w:rFonts w:ascii="Tahoma" w:hAnsi="Tahoma" w:cs="Tahoma"/>
          <w:rPrChange w:id="3707" w:author="רינת אביטל" w:date="2022-05-12T11:43:00Z">
            <w:rPr>
              <w:sz w:val="28"/>
              <w:szCs w:val="28"/>
            </w:rPr>
          </w:rPrChange>
        </w:rPr>
        <w:pPrChange w:id="3708"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09"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pPr>
        <w:pStyle w:val="a8"/>
        <w:numPr>
          <w:ilvl w:val="0"/>
          <w:numId w:val="46"/>
        </w:numPr>
        <w:spacing w:after="140" w:line="360" w:lineRule="auto"/>
        <w:ind w:right="179"/>
        <w:rPr>
          <w:rFonts w:ascii="Tahoma" w:hAnsi="Tahoma" w:cs="Tahoma"/>
          <w:rPrChange w:id="3710" w:author="רינת אביטל" w:date="2022-05-12T11:43:00Z">
            <w:rPr>
              <w:sz w:val="28"/>
              <w:szCs w:val="28"/>
            </w:rPr>
          </w:rPrChange>
        </w:rPr>
        <w:pPrChange w:id="3711"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12"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pPr>
        <w:pStyle w:val="a8"/>
        <w:numPr>
          <w:ilvl w:val="0"/>
          <w:numId w:val="46"/>
        </w:numPr>
        <w:spacing w:after="140" w:line="360" w:lineRule="auto"/>
        <w:ind w:right="179"/>
        <w:rPr>
          <w:rFonts w:ascii="Tahoma" w:hAnsi="Tahoma" w:cs="Tahoma"/>
          <w:b/>
          <w:bCs/>
          <w:rPrChange w:id="3713" w:author="רינת אביטל" w:date="2022-05-12T11:43:00Z">
            <w:rPr>
              <w:b/>
              <w:bCs/>
              <w:sz w:val="28"/>
              <w:szCs w:val="28"/>
            </w:rPr>
          </w:rPrChange>
        </w:rPr>
        <w:pPrChange w:id="3714"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15"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FB0F25" w:rsidDel="00A612A8" w:rsidRDefault="0040191B" w:rsidP="00EF12AB">
      <w:pPr>
        <w:pStyle w:val="2"/>
        <w:numPr>
          <w:ilvl w:val="0"/>
          <w:numId w:val="7"/>
        </w:numPr>
        <w:spacing w:line="360" w:lineRule="auto"/>
        <w:rPr>
          <w:del w:id="3716" w:author="רינת אביטל" w:date="2022-05-12T11:42: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17" w:author="רינת אביטל" w:date="2022-05-12T09:18:00Z">
            <w:rPr>
              <w:del w:id="3718" w:author="רינת אביטל" w:date="2022-05-12T11:42:00Z"/>
              <w:b/>
              <w:bCs/>
              <w:sz w:val="40"/>
              <w:szCs w:val="40"/>
              <w:rtl/>
            </w:rPr>
          </w:rPrChange>
        </w:rPr>
      </w:pPr>
      <w:bookmarkStart w:id="3719" w:name="_Toc10303960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20" w:author="רינת אביטל" w:date="2022-05-12T09:18:00Z">
            <w:rPr>
              <w:rFonts w:hint="eastAsia"/>
              <w:b/>
              <w:bCs/>
              <w:color w:val="89D7C3"/>
              <w:sz w:val="40"/>
              <w:szCs w:val="40"/>
              <w:rtl/>
            </w:rPr>
          </w:rPrChange>
        </w:rPr>
        <w:t>מודול</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2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22" w:author="רינת אביטל" w:date="2022-05-12T09:18:00Z">
            <w:rPr>
              <w:rFonts w:hint="eastAsia"/>
              <w:b/>
              <w:bCs/>
              <w:color w:val="89D7C3"/>
              <w:sz w:val="40"/>
              <w:szCs w:val="40"/>
              <w:rtl/>
            </w:rPr>
          </w:rPrChange>
        </w:rPr>
        <w:t>המערכת</w:t>
      </w:r>
      <w:bookmarkEnd w:id="3719"/>
    </w:p>
    <w:p w14:paraId="1D4569D6" w14:textId="2F62E9AB" w:rsidR="004730FF" w:rsidRPr="00A612A8" w:rsidRDefault="00BB73C2">
      <w:pPr>
        <w:pStyle w:val="2"/>
        <w:numPr>
          <w:ilvl w:val="1"/>
          <w:numId w:val="7"/>
        </w:numPr>
        <w:spacing w:line="360" w:lineRule="auto"/>
        <w:rPr>
          <w:rFonts w:ascii="Tahoma" w:hAnsi="Tahoma" w:cs="Tahoma"/>
          <w:sz w:val="20"/>
          <w:szCs w:val="20"/>
          <w:rPrChange w:id="3723" w:author="רינת אביטל" w:date="2022-05-12T11:42:00Z">
            <w:rPr/>
          </w:rPrChange>
        </w:rPr>
        <w:pPrChange w:id="3724" w:author="רינת אביטל" w:date="2022-05-12T11:42:00Z">
          <w:pPr>
            <w:pStyle w:val="a8"/>
            <w:numPr>
              <w:numId w:val="23"/>
            </w:numPr>
            <w:spacing w:after="155" w:line="268" w:lineRule="auto"/>
            <w:ind w:left="1512" w:right="2057" w:hanging="360"/>
            <w:jc w:val="both"/>
          </w:pPr>
        </w:pPrChange>
      </w:pPr>
      <w:del w:id="3725" w:author="רינת אביטל" w:date="2022-05-12T11:41:00Z">
        <w:r w:rsidRPr="00A612A8" w:rsidDel="00A612A8">
          <w:rPr>
            <w:rFonts w:ascii="Tahoma" w:eastAsia="Arial" w:hAnsi="Tahoma" w:cs="Tahoma" w:hint="eastAsia"/>
            <w:sz w:val="20"/>
            <w:szCs w:val="20"/>
            <w:rtl/>
            <w:rPrChange w:id="3726" w:author="רינת אביטל" w:date="2022-05-12T11:42:00Z">
              <w:rPr>
                <w:rFonts w:ascii="Arial" w:eastAsia="Arial" w:hAnsi="Arial" w:cs="Arial" w:hint="eastAsia"/>
                <w:rtl/>
              </w:rPr>
            </w:rPrChange>
          </w:rPr>
          <w:delText>קרו</w:delText>
        </w:r>
      </w:del>
    </w:p>
    <w:p w14:paraId="0AF9F709" w14:textId="2A9020D7" w:rsidR="004730FF" w:rsidRPr="00A612A8" w:rsidDel="00E54951" w:rsidRDefault="004730FF">
      <w:pPr>
        <w:pStyle w:val="a8"/>
        <w:numPr>
          <w:ilvl w:val="0"/>
          <w:numId w:val="23"/>
        </w:numPr>
        <w:spacing w:after="155" w:line="360" w:lineRule="auto"/>
        <w:ind w:right="2057"/>
        <w:rPr>
          <w:del w:id="3727" w:author="רינת אביטל" w:date="2022-05-12T11:44:00Z"/>
          <w:rFonts w:ascii="Tahoma" w:hAnsi="Tahoma" w:cs="Tahoma"/>
          <w:rPrChange w:id="3728" w:author="רינת אביטל" w:date="2022-05-12T11:42:00Z">
            <w:rPr>
              <w:del w:id="3729" w:author="רינת אביטל" w:date="2022-05-12T11:44:00Z"/>
            </w:rPr>
          </w:rPrChange>
        </w:rPr>
        <w:pPrChange w:id="3730" w:author="רינת אביטל" w:date="2022-05-12T11:45:00Z">
          <w:pPr>
            <w:pStyle w:val="a8"/>
            <w:numPr>
              <w:numId w:val="23"/>
            </w:numPr>
            <w:spacing w:after="155" w:line="268" w:lineRule="auto"/>
            <w:ind w:left="1512" w:right="2057" w:hanging="360"/>
            <w:jc w:val="both"/>
          </w:pPr>
        </w:pPrChange>
      </w:pPr>
      <w:del w:id="3731" w:author="רינת אביטל" w:date="2022-05-12T11:44:00Z">
        <w:r w:rsidRPr="00A612A8" w:rsidDel="00E54951">
          <w:rPr>
            <w:rFonts w:ascii="Tahoma" w:eastAsia="Arial" w:hAnsi="Tahoma" w:cs="Tahoma"/>
            <w:rtl/>
            <w:rPrChange w:id="3732"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pPr>
        <w:pStyle w:val="a8"/>
        <w:numPr>
          <w:ilvl w:val="0"/>
          <w:numId w:val="23"/>
        </w:numPr>
        <w:spacing w:after="155" w:line="360" w:lineRule="auto"/>
        <w:ind w:right="2057"/>
        <w:rPr>
          <w:del w:id="3733" w:author="רינת אביטל" w:date="2022-05-12T11:41:00Z"/>
          <w:rFonts w:ascii="Tahoma" w:hAnsi="Tahoma" w:cs="Tahoma"/>
          <w:rPrChange w:id="3734" w:author="רינת אביטל" w:date="2022-05-12T11:42:00Z">
            <w:rPr>
              <w:del w:id="3735" w:author="רינת אביטל" w:date="2022-05-12T11:41:00Z"/>
            </w:rPr>
          </w:rPrChange>
        </w:rPr>
        <w:pPrChange w:id="3736" w:author="רינת אביטל" w:date="2022-05-12T11:45:00Z">
          <w:pPr>
            <w:pStyle w:val="a8"/>
            <w:numPr>
              <w:numId w:val="23"/>
            </w:numPr>
            <w:spacing w:after="155" w:line="268" w:lineRule="auto"/>
            <w:ind w:left="1512" w:right="2057" w:hanging="360"/>
            <w:jc w:val="both"/>
          </w:pPr>
        </w:pPrChange>
      </w:pPr>
      <w:del w:id="3737" w:author="רינת אביטל" w:date="2022-05-12T11:41:00Z">
        <w:r w:rsidRPr="00A612A8" w:rsidDel="00A612A8">
          <w:rPr>
            <w:rFonts w:ascii="Tahoma" w:eastAsia="Arial" w:hAnsi="Tahoma" w:cs="Tahoma"/>
            <w:rtl/>
            <w:rPrChange w:id="3738"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pPr>
        <w:pStyle w:val="a8"/>
        <w:numPr>
          <w:ilvl w:val="0"/>
          <w:numId w:val="23"/>
        </w:numPr>
        <w:spacing w:after="140" w:line="360" w:lineRule="auto"/>
        <w:ind w:right="2057"/>
        <w:rPr>
          <w:del w:id="3739" w:author="רינת אביטל" w:date="2022-05-12T11:41:00Z"/>
          <w:rFonts w:ascii="Tahoma" w:hAnsi="Tahoma" w:cs="Tahoma"/>
          <w:rPrChange w:id="3740" w:author="רינת אביטל" w:date="2022-05-12T11:42:00Z">
            <w:rPr>
              <w:del w:id="3741" w:author="רינת אביטל" w:date="2022-05-12T11:41:00Z"/>
            </w:rPr>
          </w:rPrChange>
        </w:rPr>
        <w:pPrChange w:id="3742" w:author="רינת אביטל" w:date="2022-05-12T11:45:00Z">
          <w:pPr>
            <w:pStyle w:val="a8"/>
            <w:numPr>
              <w:numId w:val="23"/>
            </w:numPr>
            <w:spacing w:after="140" w:line="265" w:lineRule="auto"/>
            <w:ind w:left="1512" w:right="2057" w:hanging="360"/>
            <w:jc w:val="both"/>
          </w:pPr>
        </w:pPrChange>
      </w:pPr>
      <w:del w:id="3743" w:author="רינת אביטל" w:date="2022-05-12T11:41:00Z">
        <w:r w:rsidRPr="00A612A8" w:rsidDel="00A612A8">
          <w:rPr>
            <w:rFonts w:ascii="Tahoma" w:eastAsia="Arial" w:hAnsi="Tahoma" w:cs="Tahoma"/>
            <w:rtl/>
            <w:rPrChange w:id="3744"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pPr>
        <w:numPr>
          <w:ilvl w:val="0"/>
          <w:numId w:val="23"/>
        </w:numPr>
        <w:spacing w:after="1" w:line="360" w:lineRule="auto"/>
        <w:ind w:right="2057"/>
        <w:rPr>
          <w:ins w:id="3745" w:author="רינת אביטל" w:date="2022-05-12T11:44:00Z"/>
          <w:rFonts w:ascii="Tahoma" w:hAnsi="Tahoma" w:cs="Tahoma"/>
          <w:rtl/>
          <w:rPrChange w:id="3746" w:author="רינת אביטל" w:date="2022-05-12T11:44:00Z">
            <w:rPr>
              <w:ins w:id="3747" w:author="רינת אביטל" w:date="2022-05-12T11:44:00Z"/>
              <w:rFonts w:ascii="Tahoma" w:eastAsia="Arial" w:hAnsi="Tahoma" w:cs="Tahoma"/>
              <w:rtl/>
            </w:rPr>
          </w:rPrChange>
        </w:rPr>
        <w:pPrChange w:id="3748" w:author="רינת אביטל" w:date="2022-05-12T11:45:00Z">
          <w:pPr>
            <w:numPr>
              <w:numId w:val="23"/>
            </w:numPr>
            <w:spacing w:after="155" w:line="268" w:lineRule="auto"/>
            <w:ind w:left="1512" w:right="2057" w:hanging="360"/>
            <w:jc w:val="both"/>
          </w:pPr>
        </w:pPrChange>
      </w:pPr>
      <w:del w:id="3749" w:author="רינת אביטל" w:date="2022-05-12T11:40:00Z">
        <w:r w:rsidRPr="00A612A8" w:rsidDel="00A612A8">
          <w:rPr>
            <w:rFonts w:ascii="Tahoma" w:eastAsia="Arial" w:hAnsi="Tahoma" w:cs="Tahoma"/>
            <w:rtl/>
            <w:rPrChange w:id="3750" w:author="רינת אביטל" w:date="2022-05-12T11:42:00Z">
              <w:rPr>
                <w:rFonts w:ascii="Arial" w:eastAsia="Arial" w:hAnsi="Arial" w:cs="Arial"/>
                <w:rtl/>
              </w:rPr>
            </w:rPrChange>
          </w:rPr>
          <w:delText>מציאת השיבוץ האופטימלי ככל שניתן ע"י האלגוריתם</w:delText>
        </w:r>
      </w:del>
      <w:ins w:id="3751"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בדאטה </w:t>
        </w:r>
        <w:proofErr w:type="spellStart"/>
        <w:r w:rsidR="00A612A8" w:rsidRPr="00F2481D">
          <w:rPr>
            <w:rFonts w:ascii="Tahoma" w:eastAsia="Arial" w:hAnsi="Tahoma" w:cs="Tahoma"/>
            <w:rtl/>
          </w:rPr>
          <w:t>בייס</w:t>
        </w:r>
      </w:ins>
      <w:proofErr w:type="spellEnd"/>
      <w:ins w:id="3752" w:author="רינת אביטל" w:date="2022-05-12T11:47:00Z">
        <w:r w:rsidR="00E54951">
          <w:rPr>
            <w:rFonts w:ascii="Tahoma" w:eastAsia="Arial" w:hAnsi="Tahoma" w:cs="Tahoma" w:hint="cs"/>
            <w:rtl/>
          </w:rPr>
          <w:t>.</w:t>
        </w:r>
      </w:ins>
      <w:del w:id="3753" w:author="רינת אביטל" w:date="2022-05-12T11:44:00Z">
        <w:r w:rsidRPr="00A612A8" w:rsidDel="00A612A8">
          <w:rPr>
            <w:rFonts w:ascii="Tahoma" w:eastAsia="Arial" w:hAnsi="Tahoma" w:cs="Tahoma"/>
            <w:rtl/>
            <w:rPrChange w:id="3754" w:author="רינת אביטל" w:date="2022-05-12T11:44:00Z">
              <w:rPr>
                <w:rFonts w:ascii="Arial" w:eastAsia="Arial" w:hAnsi="Arial" w:cs="Arial"/>
                <w:rtl/>
              </w:rPr>
            </w:rPrChange>
          </w:rPr>
          <w:delText>.</w:delText>
        </w:r>
      </w:del>
    </w:p>
    <w:p w14:paraId="118C945C" w14:textId="77777777" w:rsidR="00E54951" w:rsidRPr="00E54951" w:rsidRDefault="00A612A8" w:rsidP="00EF12AB">
      <w:pPr>
        <w:numPr>
          <w:ilvl w:val="0"/>
          <w:numId w:val="23"/>
        </w:numPr>
        <w:spacing w:after="155" w:line="360" w:lineRule="auto"/>
        <w:ind w:right="567"/>
        <w:rPr>
          <w:ins w:id="3755" w:author="רינת אביטל" w:date="2022-05-12T11:45:00Z"/>
          <w:rFonts w:ascii="Tahoma" w:hAnsi="Tahoma" w:cs="Tahoma"/>
          <w:rtl/>
          <w:rPrChange w:id="3756" w:author="רינת אביטל" w:date="2022-05-12T11:45:00Z">
            <w:rPr>
              <w:ins w:id="3757" w:author="רינת אביטל" w:date="2022-05-12T11:45:00Z"/>
              <w:rFonts w:ascii="Tahoma" w:eastAsia="Arial" w:hAnsi="Tahoma" w:cs="Tahoma"/>
              <w:rtl/>
            </w:rPr>
          </w:rPrChange>
        </w:rPr>
      </w:pPr>
      <w:ins w:id="3758"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3759" w:author="רינת אביטל" w:date="2022-05-12T11:45:00Z">
        <w:r w:rsidR="00E54951">
          <w:rPr>
            <w:rFonts w:ascii="Tahoma" w:eastAsia="Arial" w:hAnsi="Tahoma" w:cs="Tahoma" w:hint="cs"/>
            <w:rtl/>
          </w:rPr>
          <w:t xml:space="preserve">ואלית </w:t>
        </w:r>
      </w:ins>
      <w:ins w:id="3760" w:author="רינת אביטל" w:date="2022-05-12T11:44:00Z">
        <w:r w:rsidRPr="00F2481D">
          <w:rPr>
            <w:rFonts w:ascii="Tahoma" w:eastAsia="Arial" w:hAnsi="Tahoma" w:cs="Tahoma" w:hint="cs"/>
            <w:rtl/>
          </w:rPr>
          <w:t>ע"</w:t>
        </w:r>
      </w:ins>
      <w:ins w:id="3761" w:author="רינת אביטל" w:date="2022-05-12T11:45:00Z">
        <w:r w:rsidR="00E54951">
          <w:rPr>
            <w:rFonts w:ascii="Tahoma" w:eastAsia="Arial" w:hAnsi="Tahoma" w:cs="Tahoma" w:hint="cs"/>
            <w:rtl/>
          </w:rPr>
          <w:t xml:space="preserve">י </w:t>
        </w:r>
      </w:ins>
      <w:ins w:id="3762"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3763" w:author="רינת אביטל" w:date="2022-05-12T11:44:00Z">
            <w:rPr>
              <w:rFonts w:ascii="Arial" w:eastAsia="Arial" w:hAnsi="Arial" w:cs="Arial"/>
              <w:rtl/>
            </w:rPr>
          </w:rPrChange>
        </w:rPr>
        <w:t xml:space="preserve"> </w:t>
      </w:r>
    </w:p>
    <w:p w14:paraId="7A40C546" w14:textId="0E8440A9" w:rsidR="004730FF" w:rsidRDefault="00E54951" w:rsidP="00EF12AB">
      <w:pPr>
        <w:numPr>
          <w:ilvl w:val="0"/>
          <w:numId w:val="23"/>
        </w:numPr>
        <w:spacing w:after="155" w:line="360" w:lineRule="auto"/>
        <w:ind w:right="567"/>
        <w:rPr>
          <w:ins w:id="3764" w:author="רינת אביטל" w:date="2022-05-12T11:46:00Z"/>
          <w:rFonts w:ascii="Tahoma" w:hAnsi="Tahoma" w:cs="Tahoma"/>
        </w:rPr>
      </w:pPr>
      <w:ins w:id="3765" w:author="רינת אביטל" w:date="2022-05-12T11:45:00Z">
        <w:r>
          <w:rPr>
            <w:rFonts w:ascii="Tahoma" w:eastAsia="Arial" w:hAnsi="Tahoma" w:cs="Tahoma" w:hint="cs"/>
            <w:rtl/>
          </w:rPr>
          <w:t xml:space="preserve">אפשרות לפעולות נוספות </w:t>
        </w:r>
      </w:ins>
      <w:ins w:id="3766"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3767" w:author="רינת אביטל" w:date="2022-05-12T11:44:00Z">
            <w:rPr>
              <w:rFonts w:ascii="Arial" w:eastAsia="Arial" w:hAnsi="Arial" w:cs="Arial"/>
              <w:rtl/>
            </w:rPr>
          </w:rPrChange>
        </w:rPr>
        <w:t xml:space="preserve"> </w:t>
      </w:r>
    </w:p>
    <w:p w14:paraId="02B147A0" w14:textId="21141CC3" w:rsidR="00E54951" w:rsidRPr="00A612A8" w:rsidRDefault="00E54951">
      <w:pPr>
        <w:numPr>
          <w:ilvl w:val="0"/>
          <w:numId w:val="23"/>
        </w:numPr>
        <w:spacing w:after="155" w:line="360" w:lineRule="auto"/>
        <w:ind w:right="567"/>
        <w:rPr>
          <w:rFonts w:ascii="Tahoma" w:hAnsi="Tahoma" w:cs="Tahoma"/>
          <w:rPrChange w:id="3768" w:author="רינת אביטל" w:date="2022-05-12T11:44:00Z">
            <w:rPr/>
          </w:rPrChange>
        </w:rPr>
        <w:pPrChange w:id="3769" w:author="רינת אביטל" w:date="2022-05-12T11:45:00Z">
          <w:pPr>
            <w:numPr>
              <w:numId w:val="23"/>
            </w:numPr>
            <w:spacing w:after="155" w:line="268" w:lineRule="auto"/>
            <w:ind w:left="1512" w:right="2057" w:hanging="360"/>
            <w:jc w:val="both"/>
          </w:pPr>
        </w:pPrChange>
      </w:pPr>
      <w:ins w:id="3770"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0EEE789" w:rsidR="004730FF" w:rsidRDefault="004730FF" w:rsidP="00EF12AB">
      <w:pPr>
        <w:spacing w:line="360" w:lineRule="auto"/>
        <w:rPr>
          <w:rFonts w:ascii="Tahoma" w:eastAsia="Arial" w:hAnsi="Tahoma" w:cs="Tahoma"/>
          <w:rtl/>
        </w:rPr>
      </w:pPr>
      <w:del w:id="3771" w:author="רינת אביטל" w:date="2022-05-12T11:44:00Z">
        <w:r w:rsidRPr="00A612A8" w:rsidDel="00A612A8">
          <w:rPr>
            <w:rFonts w:ascii="Tahoma" w:eastAsia="Arial" w:hAnsi="Tahoma" w:cs="Tahoma"/>
            <w:rtl/>
            <w:rPrChange w:id="3772" w:author="רינת אביטל" w:date="2022-05-12T11:42:00Z">
              <w:rPr>
                <w:rFonts w:ascii="Arial" w:eastAsia="Arial" w:hAnsi="Arial" w:cs="Arial"/>
                <w:rtl/>
              </w:rPr>
            </w:rPrChange>
          </w:rPr>
          <w:delText xml:space="preserve">הזנת פרטי </w:delText>
        </w:r>
      </w:del>
      <w:del w:id="3773" w:author="רינת אביטל" w:date="2022-05-12T11:39:00Z">
        <w:r w:rsidRPr="00A612A8" w:rsidDel="00A612A8">
          <w:rPr>
            <w:rFonts w:ascii="Tahoma" w:eastAsia="Arial" w:hAnsi="Tahoma" w:cs="Tahoma"/>
            <w:rtl/>
            <w:rPrChange w:id="3774" w:author="רינת אביטל" w:date="2022-05-12T11:42:00Z">
              <w:rPr>
                <w:rFonts w:ascii="Arial" w:eastAsia="Arial" w:hAnsi="Arial" w:cs="Arial"/>
                <w:rtl/>
              </w:rPr>
            </w:rPrChange>
          </w:rPr>
          <w:delText xml:space="preserve">השיבוץ </w:delText>
        </w:r>
      </w:del>
      <w:del w:id="3775" w:author="רינת אביטל" w:date="2022-05-12T11:44:00Z">
        <w:r w:rsidRPr="00A612A8" w:rsidDel="00A612A8">
          <w:rPr>
            <w:rFonts w:ascii="Tahoma" w:eastAsia="Arial" w:hAnsi="Tahoma" w:cs="Tahoma"/>
            <w:rtl/>
            <w:rPrChange w:id="3776" w:author="רינת אביטל" w:date="2022-05-12T11:42:00Z">
              <w:rPr>
                <w:rFonts w:ascii="Arial" w:eastAsia="Arial" w:hAnsi="Arial" w:cs="Arial"/>
                <w:rtl/>
              </w:rPr>
            </w:rPrChange>
          </w:rPr>
          <w:delText xml:space="preserve">בדאטה בייס </w:delText>
        </w:r>
      </w:del>
    </w:p>
    <w:p w14:paraId="183572AD" w14:textId="7E7D8FEB" w:rsidR="008B3FB8" w:rsidRDefault="008B3FB8" w:rsidP="00EF12AB">
      <w:pPr>
        <w:spacing w:line="360" w:lineRule="auto"/>
        <w:rPr>
          <w:rFonts w:ascii="Tahoma" w:eastAsia="Arial" w:hAnsi="Tahoma" w:cs="Tahoma"/>
          <w:rtl/>
        </w:rPr>
      </w:pPr>
    </w:p>
    <w:p w14:paraId="320713A6" w14:textId="524BCC2C" w:rsidR="008B3FB8" w:rsidRDefault="008B3FB8" w:rsidP="00EF12AB">
      <w:pPr>
        <w:spacing w:line="360" w:lineRule="auto"/>
        <w:rPr>
          <w:rFonts w:ascii="Tahoma" w:eastAsia="Arial" w:hAnsi="Tahoma" w:cs="Tahoma"/>
          <w:rtl/>
        </w:rPr>
      </w:pPr>
    </w:p>
    <w:p w14:paraId="40E497DD" w14:textId="5E5890C4" w:rsidR="008B3FB8" w:rsidRDefault="008B3FB8" w:rsidP="004730FF">
      <w:pPr>
        <w:rPr>
          <w:rFonts w:ascii="Tahoma" w:eastAsia="Arial" w:hAnsi="Tahoma" w:cs="Tahoma"/>
          <w:rtl/>
        </w:rPr>
      </w:pPr>
    </w:p>
    <w:p w14:paraId="06B69BA1" w14:textId="3A61035A" w:rsidR="008B3FB8" w:rsidRDefault="008B3FB8" w:rsidP="004730FF">
      <w:pPr>
        <w:rPr>
          <w:rFonts w:ascii="Tahoma" w:eastAsia="Arial" w:hAnsi="Tahoma" w:cs="Tahoma"/>
          <w:rtl/>
        </w:rPr>
      </w:pPr>
    </w:p>
    <w:p w14:paraId="36CA7627" w14:textId="468E565A" w:rsidR="008B3FB8" w:rsidRDefault="008B3FB8" w:rsidP="004730FF">
      <w:pPr>
        <w:rPr>
          <w:rFonts w:ascii="Tahoma" w:eastAsia="Arial" w:hAnsi="Tahoma" w:cs="Tahoma"/>
          <w:rtl/>
        </w:rPr>
      </w:pPr>
    </w:p>
    <w:p w14:paraId="5D9386BF" w14:textId="2B7F612A" w:rsidR="008B3FB8" w:rsidRDefault="008B3FB8" w:rsidP="004730FF">
      <w:pPr>
        <w:rPr>
          <w:rFonts w:ascii="Tahoma" w:eastAsia="Arial" w:hAnsi="Tahoma" w:cs="Tahoma"/>
          <w:rtl/>
        </w:rPr>
      </w:pPr>
    </w:p>
    <w:p w14:paraId="50BF42DA" w14:textId="2D13F790" w:rsidR="008B3FB8" w:rsidRDefault="008B3FB8" w:rsidP="004730FF">
      <w:pPr>
        <w:rPr>
          <w:rFonts w:ascii="Tahoma" w:eastAsia="Arial" w:hAnsi="Tahoma" w:cs="Tahoma"/>
          <w:rtl/>
        </w:rPr>
      </w:pPr>
    </w:p>
    <w:p w14:paraId="720D257A" w14:textId="07E8280D" w:rsidR="008B3FB8" w:rsidRDefault="008B3FB8" w:rsidP="004730FF">
      <w:pPr>
        <w:rPr>
          <w:rFonts w:ascii="Tahoma" w:eastAsia="Arial" w:hAnsi="Tahoma" w:cs="Tahoma"/>
          <w:rtl/>
        </w:rPr>
      </w:pPr>
    </w:p>
    <w:p w14:paraId="70552E45" w14:textId="28E7E233" w:rsidR="008B3FB8" w:rsidRDefault="008B3FB8" w:rsidP="004730FF">
      <w:pPr>
        <w:rPr>
          <w:rFonts w:ascii="Tahoma" w:eastAsia="Arial" w:hAnsi="Tahoma" w:cs="Tahoma"/>
          <w:rtl/>
        </w:rPr>
      </w:pPr>
    </w:p>
    <w:p w14:paraId="62DD9272" w14:textId="699910BD" w:rsidR="008B3FB8" w:rsidRDefault="008B3FB8" w:rsidP="004730FF">
      <w:pPr>
        <w:rPr>
          <w:rFonts w:ascii="Tahoma" w:eastAsia="Arial" w:hAnsi="Tahoma" w:cs="Tahoma"/>
          <w:rtl/>
        </w:rPr>
      </w:pPr>
    </w:p>
    <w:p w14:paraId="30240BF0" w14:textId="4241B4BE" w:rsidR="008B3FB8" w:rsidRDefault="008B3FB8" w:rsidP="004730FF">
      <w:pPr>
        <w:rPr>
          <w:rFonts w:ascii="Tahoma" w:eastAsia="Arial" w:hAnsi="Tahoma" w:cs="Tahoma"/>
          <w:rtl/>
        </w:rPr>
      </w:pPr>
    </w:p>
    <w:p w14:paraId="6DBFB536" w14:textId="0F99C33F" w:rsidR="008B3FB8" w:rsidRDefault="008B3FB8" w:rsidP="004730FF">
      <w:pPr>
        <w:rPr>
          <w:rFonts w:ascii="Tahoma" w:eastAsia="Arial" w:hAnsi="Tahoma" w:cs="Tahoma"/>
          <w:rtl/>
        </w:rPr>
      </w:pPr>
    </w:p>
    <w:p w14:paraId="18E3FA64" w14:textId="4797143C" w:rsidR="008B3FB8" w:rsidRDefault="008B3FB8" w:rsidP="004730FF">
      <w:pPr>
        <w:rPr>
          <w:rFonts w:ascii="Tahoma" w:eastAsia="Arial" w:hAnsi="Tahoma" w:cs="Tahoma"/>
          <w:rtl/>
        </w:rPr>
      </w:pPr>
    </w:p>
    <w:p w14:paraId="09F01EDD" w14:textId="20C512D8" w:rsidR="008B3FB8" w:rsidRDefault="008B3FB8" w:rsidP="004730FF">
      <w:pPr>
        <w:rPr>
          <w:rFonts w:ascii="Tahoma" w:eastAsia="Arial" w:hAnsi="Tahoma" w:cs="Tahoma"/>
          <w:rtl/>
        </w:rPr>
      </w:pPr>
    </w:p>
    <w:p w14:paraId="4370A024" w14:textId="0D0D605C" w:rsidR="008B3FB8" w:rsidRDefault="008B3FB8" w:rsidP="004730FF">
      <w:pPr>
        <w:rPr>
          <w:rFonts w:ascii="Tahoma" w:eastAsia="Arial" w:hAnsi="Tahoma" w:cs="Tahoma"/>
          <w:rtl/>
        </w:rPr>
      </w:pPr>
    </w:p>
    <w:p w14:paraId="1F10B610" w14:textId="77777777" w:rsidR="008B3FB8" w:rsidRPr="00A612A8" w:rsidDel="00A612A8" w:rsidRDefault="008B3FB8">
      <w:pPr>
        <w:numPr>
          <w:ilvl w:val="0"/>
          <w:numId w:val="23"/>
        </w:numPr>
        <w:spacing w:after="1" w:line="412" w:lineRule="auto"/>
        <w:ind w:right="2057"/>
        <w:rPr>
          <w:del w:id="3777" w:author="רינת אביטל" w:date="2022-05-12T11:44:00Z"/>
          <w:rFonts w:ascii="Tahoma" w:hAnsi="Tahoma" w:cs="Tahoma"/>
          <w:rPrChange w:id="3778" w:author="רינת אביטל" w:date="2022-05-12T11:42:00Z">
            <w:rPr>
              <w:del w:id="3779" w:author="רינת אביטל" w:date="2022-05-12T11:44:00Z"/>
            </w:rPr>
          </w:rPrChange>
        </w:rPr>
        <w:pPrChange w:id="3780" w:author="רינת אביטל" w:date="2022-05-12T11:45:00Z">
          <w:pPr>
            <w:numPr>
              <w:numId w:val="23"/>
            </w:numPr>
            <w:spacing w:after="1" w:line="412" w:lineRule="auto"/>
            <w:ind w:left="1512" w:right="2057" w:hanging="360"/>
            <w:jc w:val="both"/>
          </w:pPr>
        </w:pPrChange>
      </w:pPr>
    </w:p>
    <w:p w14:paraId="21DD1168" w14:textId="6EA4CC23" w:rsidR="004730FF" w:rsidRPr="00A612A8" w:rsidDel="00E54951" w:rsidRDefault="004730FF">
      <w:pPr>
        <w:numPr>
          <w:ilvl w:val="0"/>
          <w:numId w:val="23"/>
        </w:numPr>
        <w:spacing w:after="1" w:line="412" w:lineRule="auto"/>
        <w:ind w:right="2057"/>
        <w:rPr>
          <w:del w:id="3781" w:author="רינת אביטל" w:date="2022-05-12T11:45:00Z"/>
          <w:rFonts w:ascii="Tahoma" w:hAnsi="Tahoma" w:cs="Tahoma"/>
          <w:rPrChange w:id="3782" w:author="רינת אביטל" w:date="2022-05-12T11:42:00Z">
            <w:rPr>
              <w:del w:id="3783" w:author="רינת אביטל" w:date="2022-05-12T11:45:00Z"/>
            </w:rPr>
          </w:rPrChange>
        </w:rPr>
        <w:pPrChange w:id="3784" w:author="רינת אביטל" w:date="2022-05-12T11:45:00Z">
          <w:pPr>
            <w:numPr>
              <w:numId w:val="23"/>
            </w:numPr>
            <w:spacing w:after="1" w:line="412" w:lineRule="auto"/>
            <w:ind w:left="1512" w:right="2057" w:hanging="360"/>
            <w:jc w:val="both"/>
          </w:pPr>
        </w:pPrChange>
      </w:pPr>
      <w:del w:id="3785" w:author="רינת אביטל" w:date="2022-05-12T11:43:00Z">
        <w:r w:rsidRPr="00A612A8" w:rsidDel="00A612A8">
          <w:rPr>
            <w:rFonts w:ascii="Tahoma" w:eastAsia="Arial" w:hAnsi="Tahoma" w:cs="Tahoma"/>
            <w:rtl/>
            <w:rPrChange w:id="3786" w:author="רינת אביטל" w:date="2022-05-12T11:42:00Z">
              <w:rPr>
                <w:rFonts w:ascii="Arial" w:eastAsia="Arial" w:hAnsi="Arial" w:cs="Arial"/>
                <w:rtl/>
              </w:rPr>
            </w:rPrChange>
          </w:rPr>
          <w:delText xml:space="preserve"> </w:delText>
        </w:r>
      </w:del>
      <w:del w:id="3787" w:author="רינת אביטל" w:date="2022-05-12T11:45:00Z">
        <w:r w:rsidRPr="00A612A8" w:rsidDel="00E54951">
          <w:rPr>
            <w:rFonts w:ascii="Tahoma" w:eastAsia="Arial" w:hAnsi="Tahoma" w:cs="Tahoma"/>
            <w:rtl/>
            <w:rPrChange w:id="3788"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pPr>
        <w:pStyle w:val="a8"/>
        <w:numPr>
          <w:ilvl w:val="0"/>
          <w:numId w:val="23"/>
        </w:numPr>
        <w:spacing w:after="140" w:line="265" w:lineRule="auto"/>
        <w:ind w:right="2057"/>
        <w:rPr>
          <w:del w:id="3789" w:author="רינת אביטל" w:date="2022-05-12T11:46:00Z"/>
          <w:rFonts w:ascii="Tahoma" w:hAnsi="Tahoma" w:cs="Tahoma"/>
          <w:rPrChange w:id="3790" w:author="רינת אביטל" w:date="2022-05-12T11:42:00Z">
            <w:rPr>
              <w:del w:id="3791" w:author="רינת אביטל" w:date="2022-05-12T11:46:00Z"/>
            </w:rPr>
          </w:rPrChange>
        </w:rPr>
        <w:pPrChange w:id="3792" w:author="רינת אביטל" w:date="2022-05-12T11:45:00Z">
          <w:pPr>
            <w:pStyle w:val="a8"/>
            <w:numPr>
              <w:numId w:val="23"/>
            </w:numPr>
            <w:spacing w:after="140" w:line="265" w:lineRule="auto"/>
            <w:ind w:left="1512" w:right="2057" w:hanging="360"/>
            <w:jc w:val="both"/>
          </w:pPr>
        </w:pPrChange>
      </w:pPr>
      <w:del w:id="3793" w:author="רינת אביטל" w:date="2022-05-12T11:46:00Z">
        <w:r w:rsidRPr="00A612A8" w:rsidDel="00E54951">
          <w:rPr>
            <w:rFonts w:ascii="Tahoma" w:eastAsia="Arial" w:hAnsi="Tahoma" w:cs="Tahoma"/>
            <w:rtl/>
            <w:rPrChange w:id="3794"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3795" w:author="רינת אביטל" w:date="2022-05-12T09:18:00Z">
            <w:rPr/>
          </w:rPrChange>
        </w:rPr>
      </w:pPr>
    </w:p>
    <w:p w14:paraId="22A40BE2" w14:textId="09C0C41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96" w:author="רינת אביטל" w:date="2022-05-12T09:18:00Z">
            <w:rPr>
              <w:b/>
              <w:bCs/>
              <w:color w:val="89D7C3"/>
              <w:sz w:val="40"/>
              <w:szCs w:val="40"/>
              <w:rtl/>
            </w:rPr>
          </w:rPrChange>
        </w:rPr>
      </w:pPr>
      <w:bookmarkStart w:id="3797" w:name="_Toc10303960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98" w:author="רינת אביטל" w:date="2022-05-12T09:18:00Z">
            <w:rPr>
              <w:rFonts w:hint="eastAsia"/>
              <w:b/>
              <w:bCs/>
              <w:color w:val="89D7C3"/>
              <w:sz w:val="40"/>
              <w:szCs w:val="40"/>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9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00" w:author="רינת אביטל" w:date="2022-05-12T09:18:00Z">
            <w:rPr>
              <w:rFonts w:hint="eastAsia"/>
              <w:b/>
              <w:bCs/>
              <w:color w:val="89D7C3"/>
              <w:sz w:val="40"/>
              <w:szCs w:val="40"/>
              <w:rtl/>
            </w:rPr>
          </w:rPrChange>
        </w:rPr>
        <w:t>פונקציונאלי</w:t>
      </w:r>
      <w:bookmarkEnd w:id="3797"/>
    </w:p>
    <w:p w14:paraId="690CBF61" w14:textId="77777777" w:rsidR="000C052E" w:rsidRDefault="000C052E" w:rsidP="000C052E">
      <w:pPr>
        <w:rPr>
          <w:rFonts w:ascii="Tahoma" w:hAnsi="Tahoma" w:cs="Tahoma"/>
          <w:rtl/>
        </w:rPr>
      </w:pPr>
    </w:p>
    <w:p w14:paraId="432FE2A6" w14:textId="2DF69DB4" w:rsidR="004730FF" w:rsidRPr="000C052E" w:rsidRDefault="004730FF" w:rsidP="000C052E">
      <w:pPr>
        <w:rPr>
          <w:rFonts w:ascii="Tahoma" w:hAnsi="Tahoma" w:cs="Tahoma"/>
          <w:rtl/>
          <w:rPrChange w:id="3801" w:author="רינת אביטל" w:date="2022-05-12T09:18:00Z">
            <w:rPr>
              <w:rtl/>
            </w:rPr>
          </w:rPrChange>
        </w:rPr>
      </w:pPr>
      <w:r w:rsidRPr="000C052E">
        <w:rPr>
          <w:rFonts w:ascii="Tahoma" w:hAnsi="Tahoma" w:cs="Tahoma" w:hint="eastAsia"/>
          <w:rtl/>
          <w:rPrChange w:id="3802" w:author="רינת אביטל" w:date="2022-05-12T09:18:00Z">
            <w:rPr>
              <w:rFonts w:hint="eastAsia"/>
              <w:rtl/>
            </w:rPr>
          </w:rPrChange>
        </w:rPr>
        <w:t>פירוט</w:t>
      </w:r>
      <w:r w:rsidRPr="000C052E">
        <w:rPr>
          <w:rFonts w:ascii="Tahoma" w:hAnsi="Tahoma" w:cs="Tahoma"/>
          <w:rtl/>
          <w:rPrChange w:id="3803" w:author="רינת אביטל" w:date="2022-05-12T09:18:00Z">
            <w:rPr>
              <w:rtl/>
            </w:rPr>
          </w:rPrChange>
        </w:rPr>
        <w:t xml:space="preserve"> </w:t>
      </w:r>
      <w:r w:rsidRPr="000C052E">
        <w:rPr>
          <w:rFonts w:ascii="Tahoma" w:hAnsi="Tahoma" w:cs="Tahoma" w:hint="eastAsia"/>
          <w:rtl/>
          <w:rPrChange w:id="3804" w:author="רינת אביטל" w:date="2022-05-12T09:18:00Z">
            <w:rPr>
              <w:rFonts w:hint="eastAsia"/>
              <w:rtl/>
            </w:rPr>
          </w:rPrChange>
        </w:rPr>
        <w:t>פונקציות</w:t>
      </w:r>
      <w:r w:rsidRPr="000C052E">
        <w:rPr>
          <w:rFonts w:ascii="Tahoma" w:hAnsi="Tahoma" w:cs="Tahoma"/>
          <w:rtl/>
          <w:rPrChange w:id="3805" w:author="רינת אביטל" w:date="2022-05-12T09:18:00Z">
            <w:rPr>
              <w:rtl/>
            </w:rPr>
          </w:rPrChange>
        </w:rPr>
        <w:t xml:space="preserve"> </w:t>
      </w:r>
      <w:r w:rsidRPr="000C052E">
        <w:rPr>
          <w:rFonts w:ascii="Tahoma" w:hAnsi="Tahoma" w:cs="Tahoma" w:hint="eastAsia"/>
          <w:rtl/>
          <w:rPrChange w:id="3806" w:author="רינת אביטל" w:date="2022-05-12T09:18:00Z">
            <w:rPr>
              <w:rFonts w:hint="eastAsia"/>
              <w:rtl/>
            </w:rPr>
          </w:rPrChange>
        </w:rPr>
        <w:t>עיקריות</w:t>
      </w:r>
      <w:r w:rsidRPr="000C052E">
        <w:rPr>
          <w:rFonts w:ascii="Tahoma" w:hAnsi="Tahoma" w:cs="Tahoma"/>
          <w:rtl/>
          <w:rPrChange w:id="3807" w:author="רינת אביטל" w:date="2022-05-12T09:18:00Z">
            <w:rPr>
              <w:rtl/>
            </w:rPr>
          </w:rPrChange>
        </w:rPr>
        <w:t xml:space="preserve"> </w:t>
      </w:r>
      <w:r w:rsidRPr="000C052E">
        <w:rPr>
          <w:rFonts w:ascii="Tahoma" w:hAnsi="Tahoma" w:cs="Tahoma" w:hint="eastAsia"/>
          <w:rtl/>
          <w:rPrChange w:id="3808" w:author="רינת אביטל" w:date="2022-05-12T09:18:00Z">
            <w:rPr>
              <w:rFonts w:hint="eastAsia"/>
              <w:rtl/>
            </w:rPr>
          </w:rPrChange>
        </w:rPr>
        <w:t>ותפקידן</w:t>
      </w:r>
    </w:p>
    <w:p w14:paraId="292559CE" w14:textId="5BBD7FE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getEquationFromStr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מחרוזת של פונקציה ומכניסה אותה לתוך אובייקט משוואה.</w:t>
      </w:r>
    </w:p>
    <w:p w14:paraId="74B22B86" w14:textId="5F40A21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calcOperator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את האיבר ואת אובייקט הפרמטר ומסיים לאכסן את האיבר.</w:t>
      </w:r>
    </w:p>
    <w:p w14:paraId="357BE1F7" w14:textId="642F9F33"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culc_</w:t>
      </w:r>
      <w:proofErr w:type="gramStart"/>
      <w:r>
        <w:rPr>
          <w:rFonts w:ascii="Tahoma" w:hAnsi="Tahoma" w:cs="Tahoma"/>
          <w:b/>
          <w:bCs/>
        </w:rPr>
        <w:t>points</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חישוב נקודות מיוחדות </w:t>
      </w:r>
      <w:r w:rsidR="00EF12AB">
        <w:rPr>
          <w:rFonts w:ascii="Tahoma" w:hAnsi="Tahoma" w:cs="Tahoma" w:hint="cs"/>
          <w:rtl/>
        </w:rPr>
        <w:t>למשוואת הפונקציה</w:t>
      </w:r>
      <w:r>
        <w:rPr>
          <w:rFonts w:ascii="Tahoma" w:hAnsi="Tahoma" w:cs="Tahoma"/>
          <w:rtl/>
        </w:rPr>
        <w:t>.</w:t>
      </w:r>
    </w:p>
    <w:p w14:paraId="00ECB235" w14:textId="71718903" w:rsidR="000C052E" w:rsidRPr="000C052E" w:rsidRDefault="000C052E" w:rsidP="00EF12AB">
      <w:pPr>
        <w:pStyle w:val="a8"/>
        <w:numPr>
          <w:ilvl w:val="0"/>
          <w:numId w:val="84"/>
        </w:numPr>
        <w:spacing w:line="480" w:lineRule="auto"/>
        <w:rPr>
          <w:rFonts w:ascii="Tahoma" w:hAnsi="Tahoma" w:cs="Tahoma"/>
        </w:rPr>
      </w:pPr>
      <w:proofErr w:type="spellStart"/>
      <w:r w:rsidRPr="0099367A">
        <w:rPr>
          <w:rFonts w:ascii="Tahoma" w:hAnsi="Tahoma" w:cs="Tahoma"/>
          <w:b/>
          <w:bCs/>
        </w:rPr>
        <w:t>calc_</w:t>
      </w:r>
      <w:proofErr w:type="gramStart"/>
      <w:r w:rsidRPr="0099367A">
        <w:rPr>
          <w:rFonts w:ascii="Tahoma" w:hAnsi="Tahoma" w:cs="Tahoma"/>
          <w:b/>
          <w:bCs/>
        </w:rPr>
        <w:t>nigzeret</w:t>
      </w:r>
      <w:proofErr w:type="spellEnd"/>
      <w:r w:rsidR="0099367A" w:rsidRPr="0099367A">
        <w:rPr>
          <w:rFonts w:ascii="Tahoma" w:hAnsi="Tahoma" w:cs="Tahoma"/>
          <w:b/>
          <w:bCs/>
        </w:rPr>
        <w:t>(</w:t>
      </w:r>
      <w:proofErr w:type="gramEnd"/>
      <w:r w:rsidR="0099367A" w:rsidRPr="0099367A">
        <w:rPr>
          <w:rFonts w:ascii="Tahoma" w:hAnsi="Tahoma" w:cs="Tahoma"/>
          <w:b/>
          <w:bCs/>
        </w:rPr>
        <w:t>)</w:t>
      </w:r>
      <w:r>
        <w:rPr>
          <w:rFonts w:ascii="Tahoma" w:hAnsi="Tahoma" w:cs="Tahoma"/>
          <w:b/>
          <w:bCs/>
          <w:rtl/>
        </w:rPr>
        <w:t xml:space="preserve"> -</w:t>
      </w:r>
      <w:r>
        <w:rPr>
          <w:rFonts w:ascii="Tahoma" w:hAnsi="Tahoma" w:cs="Tahoma"/>
          <w:rtl/>
        </w:rPr>
        <w:t xml:space="preserve"> פונקציה מחשבת את נגזרת הפונקציה</w:t>
      </w:r>
      <w:r w:rsidR="00EF12AB">
        <w:rPr>
          <w:rFonts w:ascii="Tahoma" w:hAnsi="Tahoma" w:cs="Tahoma" w:hint="cs"/>
          <w:rtl/>
        </w:rPr>
        <w:t>.</w:t>
      </w:r>
    </w:p>
    <w:p w14:paraId="318132F0" w14:textId="77777777" w:rsidR="000C052E" w:rsidRPr="000C052E" w:rsidRDefault="000C052E" w:rsidP="00EF12AB">
      <w:pPr>
        <w:spacing w:line="480" w:lineRule="auto"/>
        <w:rPr>
          <w:rFonts w:ascii="Tahoma" w:hAnsi="Tahoma" w:cs="Tahoma"/>
        </w:rPr>
      </w:pPr>
      <w:r>
        <w:rPr>
          <w:rFonts w:ascii="Tahoma" w:hAnsi="Tahoma" w:cs="Tahoma"/>
          <w:rtl/>
        </w:rPr>
        <w:t>פונקציות אלו מצד לקוח – אנגולר והם אחראיות להצגת משוואת הפונקציה בצורה ויזואלית.</w:t>
      </w:r>
    </w:p>
    <w:p w14:paraId="448C00A5" w14:textId="264B4DA4" w:rsidR="000C052E" w:rsidRPr="000C052E" w:rsidRDefault="000C052E" w:rsidP="00EF12AB">
      <w:pPr>
        <w:pStyle w:val="a8"/>
        <w:numPr>
          <w:ilvl w:val="0"/>
          <w:numId w:val="84"/>
        </w:numPr>
        <w:spacing w:line="480" w:lineRule="auto"/>
        <w:rPr>
          <w:rFonts w:ascii="Tahoma" w:hAnsi="Tahoma" w:cs="Tahoma"/>
          <w:rtl/>
        </w:rPr>
      </w:pPr>
      <w:proofErr w:type="spellStart"/>
      <w:proofErr w:type="gramStart"/>
      <w:r w:rsidRPr="000C052E">
        <w:rPr>
          <w:rFonts w:ascii="Tahoma" w:hAnsi="Tahoma" w:cs="Tahoma"/>
          <w:b/>
          <w:bCs/>
        </w:rPr>
        <w:t>drawFunc</w:t>
      </w:r>
      <w:proofErr w:type="spellEnd"/>
      <w:r w:rsidR="0099367A">
        <w:rPr>
          <w:rFonts w:ascii="Tahoma" w:hAnsi="Tahoma" w:cs="Tahoma"/>
          <w:b/>
          <w:bCs/>
        </w:rPr>
        <w:t>(</w:t>
      </w:r>
      <w:proofErr w:type="gramEnd"/>
      <w:r w:rsidR="0099367A">
        <w:rPr>
          <w:rFonts w:ascii="Tahoma" w:hAnsi="Tahoma" w:cs="Tahoma"/>
          <w:b/>
          <w:bCs/>
        </w:rPr>
        <w:t>)</w:t>
      </w:r>
      <w:r w:rsidRPr="000C052E">
        <w:rPr>
          <w:rFonts w:ascii="Tahoma" w:hAnsi="Tahoma" w:cs="Tahoma"/>
          <w:rtl/>
        </w:rPr>
        <w:t xml:space="preserve"> - פונקציה מקבלת אובייקט משוואה והופכת אותו בחזרה למחרוזת (</w:t>
      </w:r>
      <w:r w:rsidRPr="000C052E">
        <w:rPr>
          <w:rFonts w:ascii="Tahoma" w:hAnsi="Tahoma" w:cs="Tahoma"/>
        </w:rPr>
        <w:t>string</w:t>
      </w:r>
      <w:r w:rsidRPr="000C052E">
        <w:rPr>
          <w:rFonts w:ascii="Tahoma" w:hAnsi="Tahoma" w:cs="Tahoma"/>
          <w:rtl/>
        </w:rPr>
        <w:t xml:space="preserve">) של משוואת הפונקציה ומחזירה את ה </w:t>
      </w:r>
      <w:r w:rsidRPr="000C052E">
        <w:rPr>
          <w:rFonts w:ascii="Tahoma" w:hAnsi="Tahoma" w:cs="Tahoma"/>
        </w:rPr>
        <w:t>eval</w:t>
      </w:r>
      <w:r w:rsidRPr="000C052E">
        <w:rPr>
          <w:rFonts w:ascii="Tahoma" w:hAnsi="Tahoma" w:cs="Tahoma"/>
          <w:rtl/>
        </w:rPr>
        <w:t xml:space="preserve"> של המחרוזת שפותרת את המחרוזת.</w:t>
      </w:r>
    </w:p>
    <w:p w14:paraId="4A01A384" w14:textId="77777777" w:rsidR="000C052E" w:rsidRPr="000C052E" w:rsidRDefault="000C052E" w:rsidP="00EF12AB">
      <w:pPr>
        <w:pStyle w:val="a8"/>
        <w:spacing w:line="480" w:lineRule="auto"/>
        <w:rPr>
          <w:rFonts w:ascii="Tahoma" w:hAnsi="Tahoma" w:cs="Tahoma"/>
        </w:rPr>
      </w:pPr>
      <w:r>
        <w:rPr>
          <w:rFonts w:ascii="Tahoma" w:hAnsi="Tahoma" w:cs="Tahoma"/>
          <w:rtl/>
        </w:rPr>
        <w:t xml:space="preserve">זאת לאחר שגרף הפונקציה נשלחה לשרת ושם פתרה את הפונקציה ומצאה נקודות מיוחדות, נגזרת... ולאחר מכן מחזירה בחזרה את מבנה ה </w:t>
      </w:r>
      <w:r>
        <w:rPr>
          <w:rFonts w:ascii="Tahoma" w:hAnsi="Tahoma" w:cs="Tahoma"/>
        </w:rPr>
        <w:t>Equation</w:t>
      </w:r>
      <w:r>
        <w:rPr>
          <w:rFonts w:ascii="Tahoma" w:hAnsi="Tahoma" w:cs="Tahoma"/>
          <w:rtl/>
        </w:rPr>
        <w:t xml:space="preserve"> של הפונקציה למחרוזת.</w:t>
      </w:r>
    </w:p>
    <w:p w14:paraId="15C2CCDE" w14:textId="208B97AD" w:rsidR="000C052E" w:rsidRPr="000C052E" w:rsidRDefault="000C052E"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generateDataEquation</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הפונקציה עוברת ב </w:t>
      </w:r>
      <w:r>
        <w:rPr>
          <w:rFonts w:ascii="Tahoma" w:hAnsi="Tahoma" w:cs="Tahoma"/>
        </w:rPr>
        <w:t>for</w:t>
      </w:r>
      <w:r>
        <w:rPr>
          <w:rFonts w:ascii="Tahoma" w:hAnsi="Tahoma" w:cs="Tahoma"/>
          <w:rtl/>
        </w:rPr>
        <w:t xml:space="preserve"> על מערכת הצירים ובודקת את קימות הפונקציה במקום הנוכחי. ומפעילה את הפונקציה </w:t>
      </w:r>
      <w:proofErr w:type="spellStart"/>
      <w:r>
        <w:rPr>
          <w:rFonts w:ascii="Tahoma" w:hAnsi="Tahoma" w:cs="Tahoma"/>
        </w:rPr>
        <w:t>func</w:t>
      </w:r>
      <w:proofErr w:type="spellEnd"/>
      <w:r>
        <w:rPr>
          <w:rFonts w:ascii="Tahoma" w:hAnsi="Tahoma" w:cs="Tahoma"/>
          <w:rtl/>
        </w:rPr>
        <w:t xml:space="preserve"> על כל נקודה במערכת הצירים. </w:t>
      </w:r>
    </w:p>
    <w:p w14:paraId="24656DE9" w14:textId="5B44C628" w:rsidR="000C052E" w:rsidRDefault="0099367A"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F</w:t>
      </w:r>
      <w:r w:rsidR="000C052E">
        <w:rPr>
          <w:rFonts w:ascii="Tahoma" w:hAnsi="Tahoma" w:cs="Tahoma"/>
          <w:b/>
          <w:bCs/>
        </w:rPr>
        <w:t>unc</w:t>
      </w:r>
      <w:proofErr w:type="spellEnd"/>
      <w:r>
        <w:rPr>
          <w:rFonts w:ascii="Tahoma" w:hAnsi="Tahoma" w:cs="Tahoma"/>
          <w:b/>
          <w:bCs/>
        </w:rPr>
        <w:t>(</w:t>
      </w:r>
      <w:proofErr w:type="gramEnd"/>
      <w:r>
        <w:rPr>
          <w:rFonts w:ascii="Tahoma" w:hAnsi="Tahoma" w:cs="Tahoma"/>
          <w:b/>
          <w:bCs/>
        </w:rPr>
        <w:t>)</w:t>
      </w:r>
      <w:r w:rsidR="000C052E">
        <w:rPr>
          <w:rFonts w:ascii="Tahoma" w:hAnsi="Tahoma" w:cs="Tahoma"/>
          <w:rtl/>
        </w:rPr>
        <w:t xml:space="preserve"> </w:t>
      </w:r>
      <w:r w:rsidR="000C052E">
        <w:rPr>
          <w:rFonts w:ascii="Tahoma" w:hAnsi="Tahoma" w:cs="Tahoma" w:hint="cs"/>
          <w:rtl/>
        </w:rPr>
        <w:t xml:space="preserve">- </w:t>
      </w:r>
      <w:proofErr w:type="spellStart"/>
      <w:r w:rsidR="000C052E">
        <w:rPr>
          <w:rFonts w:ascii="Tahoma" w:hAnsi="Tahoma" w:cs="Tahoma" w:hint="cs"/>
          <w:rtl/>
        </w:rPr>
        <w:t>הפונקציית</w:t>
      </w:r>
      <w:proofErr w:type="spellEnd"/>
      <w:r w:rsidR="000C052E">
        <w:rPr>
          <w:rFonts w:ascii="Tahoma" w:hAnsi="Tahoma" w:cs="Tahoma" w:hint="cs"/>
          <w:rtl/>
        </w:rPr>
        <w:t xml:space="preserve"> </w:t>
      </w:r>
      <w:proofErr w:type="spellStart"/>
      <w:r w:rsidR="000C052E">
        <w:rPr>
          <w:rFonts w:ascii="Tahoma" w:hAnsi="Tahoma" w:cs="Tahoma"/>
        </w:rPr>
        <w:t>func</w:t>
      </w:r>
      <w:proofErr w:type="spellEnd"/>
      <w:r w:rsidR="000C052E">
        <w:rPr>
          <w:rFonts w:ascii="Tahoma" w:hAnsi="Tahoma" w:cs="Tahoma"/>
          <w:rtl/>
        </w:rPr>
        <w:t xml:space="preserve"> מפעילה את הפונקציה </w:t>
      </w:r>
      <w:proofErr w:type="spellStart"/>
      <w:r w:rsidR="000C052E">
        <w:rPr>
          <w:rFonts w:ascii="Tahoma" w:hAnsi="Tahoma" w:cs="Tahoma"/>
        </w:rPr>
        <w:t>drawFunc</w:t>
      </w:r>
      <w:proofErr w:type="spellEnd"/>
      <w:r w:rsidR="000C052E">
        <w:rPr>
          <w:rFonts w:ascii="Tahoma" w:hAnsi="Tahoma" w:cs="Tahoma"/>
          <w:rtl/>
        </w:rPr>
        <w:t xml:space="preserve"> ושולחת לה את ערך הפונקציה ואת אובייקט הפונקציה אותו קיבלנו ואותו צריך להפוך למחרוזת.</w:t>
      </w:r>
    </w:p>
    <w:p w14:paraId="516EE990" w14:textId="77777777" w:rsidR="000C052E" w:rsidRPr="000C052E" w:rsidRDefault="000C052E" w:rsidP="00EF12AB">
      <w:pPr>
        <w:spacing w:line="480" w:lineRule="auto"/>
        <w:ind w:left="1440"/>
        <w:rPr>
          <w:rFonts w:ascii="Tahoma" w:hAnsi="Tahoma" w:cs="Tahoma"/>
          <w:sz w:val="20"/>
          <w:szCs w:val="20"/>
          <w:rtl/>
          <w:rPrChange w:id="3809" w:author="רינת אביטל" w:date="2022-05-12T09:18:00Z">
            <w:rPr>
              <w:rtl/>
            </w:rPr>
          </w:rPrChange>
        </w:rPr>
      </w:pPr>
    </w:p>
    <w:p w14:paraId="517A8D09" w14:textId="286C7273" w:rsidR="00E54951" w:rsidRDefault="00E54951" w:rsidP="004730FF">
      <w:pPr>
        <w:ind w:left="1440"/>
        <w:rPr>
          <w:rFonts w:ascii="Tahoma" w:hAnsi="Tahoma" w:cs="Tahoma"/>
          <w:sz w:val="20"/>
          <w:szCs w:val="20"/>
          <w:rtl/>
        </w:rPr>
      </w:pPr>
    </w:p>
    <w:p w14:paraId="636F616B" w14:textId="3067997E" w:rsidR="008B3FB8" w:rsidRDefault="008B3FB8" w:rsidP="004730FF">
      <w:pPr>
        <w:ind w:left="1440"/>
        <w:rPr>
          <w:rFonts w:ascii="Tahoma" w:hAnsi="Tahoma" w:cs="Tahoma"/>
          <w:sz w:val="20"/>
          <w:szCs w:val="20"/>
          <w:rtl/>
        </w:rPr>
      </w:pPr>
    </w:p>
    <w:p w14:paraId="11783232" w14:textId="6ED3991C" w:rsidR="008B3FB8" w:rsidRDefault="008B3FB8" w:rsidP="004730FF">
      <w:pPr>
        <w:ind w:left="1440"/>
        <w:rPr>
          <w:rFonts w:ascii="Tahoma" w:hAnsi="Tahoma" w:cs="Tahoma"/>
          <w:sz w:val="20"/>
          <w:szCs w:val="20"/>
          <w:rtl/>
        </w:rPr>
      </w:pPr>
    </w:p>
    <w:p w14:paraId="46A5C92C" w14:textId="3F443522" w:rsidR="008B3FB8" w:rsidRDefault="008B3FB8" w:rsidP="004730FF">
      <w:pPr>
        <w:ind w:left="1440"/>
        <w:rPr>
          <w:rFonts w:ascii="Tahoma" w:hAnsi="Tahoma" w:cs="Tahoma"/>
          <w:sz w:val="20"/>
          <w:szCs w:val="20"/>
          <w:rtl/>
        </w:rPr>
      </w:pPr>
    </w:p>
    <w:p w14:paraId="4E16F27D" w14:textId="77777777" w:rsidR="008B3FB8" w:rsidRPr="00103DCA" w:rsidRDefault="008B3FB8" w:rsidP="00EF12AB">
      <w:pPr>
        <w:rPr>
          <w:rFonts w:ascii="Tahoma" w:hAnsi="Tahoma" w:cs="Tahoma"/>
          <w:sz w:val="20"/>
          <w:szCs w:val="20"/>
          <w:rtl/>
          <w:rPrChange w:id="3810" w:author="רינת אביטל" w:date="2022-05-12T09:18:00Z">
            <w:rPr>
              <w:rtl/>
            </w:rPr>
          </w:rPrChange>
        </w:rPr>
      </w:pPr>
    </w:p>
    <w:p w14:paraId="71AC8E34" w14:textId="63ECB9EE" w:rsidR="00A729AA"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11" w:author="רינת אביטל" w:date="2022-05-12T09:18:00Z">
            <w:rPr>
              <w:b/>
              <w:bCs/>
              <w:color w:val="89D7C3"/>
              <w:sz w:val="40"/>
              <w:szCs w:val="40"/>
              <w:rtl/>
            </w:rPr>
          </w:rPrChange>
        </w:rPr>
      </w:pPr>
      <w:bookmarkStart w:id="3812" w:name="_Toc10303960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13" w:author="רינת אביטל" w:date="2022-05-12T09:18:00Z">
            <w:rPr>
              <w:rFonts w:hint="eastAsia"/>
              <w:b/>
              <w:bCs/>
              <w:color w:val="89D7C3"/>
              <w:sz w:val="40"/>
              <w:szCs w:val="40"/>
              <w:rtl/>
            </w:rPr>
          </w:rPrChange>
        </w:rPr>
        <w:t>ביצועים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1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15" w:author="רינת אביטל" w:date="2022-05-12T09:18:00Z">
            <w:rPr>
              <w:rFonts w:hint="eastAsia"/>
              <w:b/>
              <w:bCs/>
              <w:color w:val="89D7C3"/>
              <w:sz w:val="40"/>
              <w:szCs w:val="40"/>
              <w:rtl/>
            </w:rPr>
          </w:rPrChange>
        </w:rPr>
        <w:t>עיקריים</w:t>
      </w:r>
      <w:bookmarkEnd w:id="3812"/>
    </w:p>
    <w:p w14:paraId="4668E99D" w14:textId="39CE42EF" w:rsidR="00050682" w:rsidRPr="008D14CD" w:rsidRDefault="00050682" w:rsidP="00EF12AB">
      <w:pPr>
        <w:spacing w:line="360" w:lineRule="auto"/>
        <w:jc w:val="both"/>
        <w:rPr>
          <w:rFonts w:ascii="Tahoma" w:hAnsi="Tahoma" w:cs="Tahoma"/>
          <w:rtl/>
        </w:rPr>
      </w:pPr>
      <w:r w:rsidRPr="008D14CD">
        <w:rPr>
          <w:rFonts w:ascii="Tahoma" w:hAnsi="Tahoma" w:cs="Tahoma" w:hint="cs"/>
          <w:rtl/>
        </w:rPr>
        <w:t xml:space="preserve">המשתמש </w:t>
      </w:r>
      <w:r w:rsidR="00222F3C" w:rsidRPr="008D14CD">
        <w:rPr>
          <w:rFonts w:ascii="Tahoma" w:hAnsi="Tahoma" w:cs="Tahoma" w:hint="cs"/>
          <w:rtl/>
        </w:rPr>
        <w:t xml:space="preserve">יוצר לעצמו חשבון חדש או נכנס עם חשבון קיים </w:t>
      </w:r>
      <w:r w:rsidR="00053FD5" w:rsidRPr="008D14CD">
        <w:rPr>
          <w:rFonts w:ascii="Tahoma" w:hAnsi="Tahoma" w:cs="Tahoma" w:hint="cs"/>
          <w:rtl/>
        </w:rPr>
        <w:t>וכך היסטוריית הזנת משוואות הפונקציות.</w:t>
      </w:r>
    </w:p>
    <w:p w14:paraId="5F08B901" w14:textId="77777777" w:rsidR="0027657E" w:rsidRPr="008D14CD" w:rsidRDefault="00053FD5" w:rsidP="00EF12AB">
      <w:pPr>
        <w:spacing w:line="360" w:lineRule="auto"/>
        <w:jc w:val="both"/>
        <w:rPr>
          <w:rFonts w:ascii="Tahoma" w:hAnsi="Tahoma" w:cs="Tahoma"/>
          <w:rtl/>
        </w:rPr>
      </w:pPr>
      <w:r w:rsidRPr="008D14CD">
        <w:rPr>
          <w:rFonts w:ascii="Tahoma" w:hAnsi="Tahoma" w:cs="Tahoma" w:hint="cs"/>
          <w:rtl/>
        </w:rPr>
        <w:t xml:space="preserve">לאחר יצירת החשבון המשתמש יוכל להזין את מחרוזת הפונקציה </w:t>
      </w:r>
      <w:r w:rsidR="00A037FB" w:rsidRPr="008D14CD">
        <w:rPr>
          <w:rFonts w:ascii="Tahoma" w:hAnsi="Tahoma" w:cs="Tahoma" w:hint="cs"/>
          <w:rtl/>
        </w:rPr>
        <w:t>ולראות את הפונקציה בצורה ויזואלית על גבי מערכת צירים</w:t>
      </w:r>
      <w:r w:rsidR="0027657E" w:rsidRPr="008D14CD">
        <w:rPr>
          <w:rFonts w:ascii="Tahoma" w:hAnsi="Tahoma" w:cs="Tahoma" w:hint="cs"/>
          <w:rtl/>
        </w:rPr>
        <w:t>.</w:t>
      </w:r>
    </w:p>
    <w:p w14:paraId="38EA9D52" w14:textId="57FED7BC" w:rsidR="00053FD5" w:rsidRPr="008D14CD" w:rsidRDefault="00A037FB" w:rsidP="00EF12AB">
      <w:pPr>
        <w:spacing w:line="360" w:lineRule="auto"/>
        <w:jc w:val="both"/>
        <w:rPr>
          <w:rFonts w:ascii="Tahoma" w:hAnsi="Tahoma" w:cs="Tahoma"/>
          <w:rtl/>
        </w:rPr>
      </w:pPr>
      <w:r w:rsidRPr="008D14CD">
        <w:rPr>
          <w:rFonts w:ascii="Tahoma" w:hAnsi="Tahoma" w:cs="Tahoma" w:hint="cs"/>
          <w:rtl/>
        </w:rPr>
        <w:t xml:space="preserve"> בנוסף קיימת אפשרות להצגת </w:t>
      </w:r>
      <w:r w:rsidR="00C64448" w:rsidRPr="008D14CD">
        <w:rPr>
          <w:rFonts w:ascii="Tahoma" w:hAnsi="Tahoma" w:cs="Tahoma" w:hint="cs"/>
          <w:rtl/>
        </w:rPr>
        <w:t xml:space="preserve">נקודות מיוחדות, נקודות אפס, נקודות קיצון </w:t>
      </w:r>
      <w:proofErr w:type="spellStart"/>
      <w:r w:rsidR="00C64448" w:rsidRPr="008D14CD">
        <w:rPr>
          <w:rFonts w:ascii="Tahoma" w:hAnsi="Tahoma" w:cs="Tahoma" w:hint="cs"/>
          <w:rtl/>
        </w:rPr>
        <w:t>וכו</w:t>
      </w:r>
      <w:proofErr w:type="spellEnd"/>
      <w:r w:rsidR="00C64448" w:rsidRPr="008D14CD">
        <w:rPr>
          <w:rFonts w:ascii="Tahoma" w:hAnsi="Tahoma" w:cs="Tahoma" w:hint="cs"/>
          <w:rtl/>
        </w:rPr>
        <w:t xml:space="preserve">'. קיימת אפשרות </w:t>
      </w:r>
      <w:r w:rsidR="00D42124" w:rsidRPr="008D14CD">
        <w:rPr>
          <w:rFonts w:ascii="Tahoma" w:hAnsi="Tahoma" w:cs="Tahoma" w:hint="cs"/>
          <w:rtl/>
        </w:rPr>
        <w:t>גם למציאת פונקציית הנגזרת.</w:t>
      </w:r>
    </w:p>
    <w:p w14:paraId="66A71E23" w14:textId="10E367A5" w:rsidR="0027657E" w:rsidRPr="008D14CD" w:rsidRDefault="0027657E" w:rsidP="00EF12AB">
      <w:pPr>
        <w:spacing w:line="360" w:lineRule="auto"/>
        <w:jc w:val="both"/>
        <w:rPr>
          <w:rFonts w:ascii="Tahoma" w:hAnsi="Tahoma" w:cs="Tahoma"/>
          <w:rtl/>
          <w:rPrChange w:id="3816" w:author="רינת אביטל" w:date="2022-05-12T09:18:00Z">
            <w:rPr>
              <w:sz w:val="28"/>
              <w:szCs w:val="28"/>
              <w:rtl/>
            </w:rPr>
          </w:rPrChange>
        </w:rPr>
      </w:pPr>
      <w:r w:rsidRPr="008D14CD">
        <w:rPr>
          <w:rFonts w:ascii="Tahoma" w:hAnsi="Tahoma" w:cs="Tahoma" w:hint="cs"/>
          <w:rtl/>
        </w:rPr>
        <w:t>המשתמש יוכל לגשת להיסטוריית החיפושים של הפונקציות שלו.</w:t>
      </w:r>
    </w:p>
    <w:p w14:paraId="4D3A2F67" w14:textId="4C39621A" w:rsidR="00B566BE" w:rsidRPr="008D14CD" w:rsidRDefault="00A729AA" w:rsidP="00EF12AB">
      <w:pPr>
        <w:spacing w:line="360" w:lineRule="auto"/>
        <w:jc w:val="both"/>
        <w:rPr>
          <w:rFonts w:ascii="Tahoma" w:hAnsi="Tahoma" w:cs="Tahoma"/>
          <w:rtl/>
          <w:rPrChange w:id="3817" w:author="רינת אביטל" w:date="2022-05-12T09:18:00Z">
            <w:rPr>
              <w:sz w:val="28"/>
              <w:szCs w:val="28"/>
              <w:rtl/>
            </w:rPr>
          </w:rPrChange>
        </w:rPr>
      </w:pPr>
      <w:r w:rsidRPr="008D14CD">
        <w:rPr>
          <w:rFonts w:ascii="Tahoma" w:hAnsi="Tahoma" w:cs="Tahoma" w:hint="eastAsia"/>
          <w:rtl/>
          <w:rPrChange w:id="3818" w:author="רינת אביטל" w:date="2022-05-12T09:18:00Z">
            <w:rPr>
              <w:rFonts w:hint="eastAsia"/>
              <w:sz w:val="28"/>
              <w:szCs w:val="28"/>
              <w:rtl/>
            </w:rPr>
          </w:rPrChange>
        </w:rPr>
        <w:t>המשתמש</w:t>
      </w:r>
      <w:r w:rsidRPr="008D14CD">
        <w:rPr>
          <w:rFonts w:ascii="Tahoma" w:hAnsi="Tahoma" w:cs="Tahoma"/>
          <w:rtl/>
          <w:rPrChange w:id="3819" w:author="רינת אביטל" w:date="2022-05-12T09:18:00Z">
            <w:rPr>
              <w:sz w:val="28"/>
              <w:szCs w:val="28"/>
              <w:rtl/>
            </w:rPr>
          </w:rPrChange>
        </w:rPr>
        <w:t xml:space="preserve"> </w:t>
      </w:r>
      <w:r w:rsidRPr="008D14CD">
        <w:rPr>
          <w:rFonts w:ascii="Tahoma" w:hAnsi="Tahoma" w:cs="Tahoma" w:hint="eastAsia"/>
          <w:rtl/>
          <w:rPrChange w:id="3820" w:author="רינת אביטל" w:date="2022-05-12T09:18:00Z">
            <w:rPr>
              <w:rFonts w:hint="eastAsia"/>
              <w:sz w:val="28"/>
              <w:szCs w:val="28"/>
              <w:rtl/>
            </w:rPr>
          </w:rPrChange>
        </w:rPr>
        <w:t>מזין</w:t>
      </w:r>
      <w:r w:rsidRPr="008D14CD">
        <w:rPr>
          <w:rFonts w:ascii="Tahoma" w:hAnsi="Tahoma" w:cs="Tahoma"/>
          <w:rtl/>
          <w:rPrChange w:id="3821" w:author="רינת אביטל" w:date="2022-05-12T09:18:00Z">
            <w:rPr>
              <w:sz w:val="28"/>
              <w:szCs w:val="28"/>
              <w:rtl/>
            </w:rPr>
          </w:rPrChange>
        </w:rPr>
        <w:t xml:space="preserve"> </w:t>
      </w:r>
      <w:r w:rsidRPr="008D14CD">
        <w:rPr>
          <w:rFonts w:ascii="Tahoma" w:hAnsi="Tahoma" w:cs="Tahoma" w:hint="eastAsia"/>
          <w:rtl/>
          <w:rPrChange w:id="3822" w:author="רינת אביטל" w:date="2022-05-12T09:18:00Z">
            <w:rPr>
              <w:rFonts w:hint="eastAsia"/>
              <w:sz w:val="28"/>
              <w:szCs w:val="28"/>
              <w:rtl/>
            </w:rPr>
          </w:rPrChange>
        </w:rPr>
        <w:t>את</w:t>
      </w:r>
      <w:r w:rsidRPr="008D14CD">
        <w:rPr>
          <w:rFonts w:ascii="Tahoma" w:hAnsi="Tahoma" w:cs="Tahoma"/>
          <w:rtl/>
          <w:rPrChange w:id="3823" w:author="רינת אביטל" w:date="2022-05-12T09:18:00Z">
            <w:rPr>
              <w:sz w:val="28"/>
              <w:szCs w:val="28"/>
              <w:rtl/>
            </w:rPr>
          </w:rPrChange>
        </w:rPr>
        <w:t xml:space="preserve"> </w:t>
      </w:r>
      <w:r w:rsidRPr="008D14CD">
        <w:rPr>
          <w:rFonts w:ascii="Tahoma" w:hAnsi="Tahoma" w:cs="Tahoma" w:hint="eastAsia"/>
          <w:rtl/>
          <w:rPrChange w:id="3824" w:author="רינת אביטל" w:date="2022-05-12T09:18:00Z">
            <w:rPr>
              <w:rFonts w:hint="eastAsia"/>
              <w:sz w:val="28"/>
              <w:szCs w:val="28"/>
              <w:rtl/>
            </w:rPr>
          </w:rPrChange>
        </w:rPr>
        <w:t>פרטיו</w:t>
      </w:r>
      <w:r w:rsidRPr="008D14CD">
        <w:rPr>
          <w:rFonts w:ascii="Tahoma" w:hAnsi="Tahoma" w:cs="Tahoma"/>
          <w:rtl/>
          <w:rPrChange w:id="3825" w:author="רינת אביטל" w:date="2022-05-12T09:18:00Z">
            <w:rPr>
              <w:sz w:val="28"/>
              <w:szCs w:val="28"/>
              <w:rtl/>
            </w:rPr>
          </w:rPrChange>
        </w:rPr>
        <w:t xml:space="preserve"> </w:t>
      </w:r>
      <w:r w:rsidRPr="008D14CD">
        <w:rPr>
          <w:rFonts w:ascii="Tahoma" w:hAnsi="Tahoma" w:cs="Tahoma" w:hint="eastAsia"/>
          <w:rtl/>
          <w:rPrChange w:id="3826" w:author="רינת אביטל" w:date="2022-05-12T09:18:00Z">
            <w:rPr>
              <w:rFonts w:hint="eastAsia"/>
              <w:sz w:val="28"/>
              <w:szCs w:val="28"/>
              <w:rtl/>
            </w:rPr>
          </w:rPrChange>
        </w:rPr>
        <w:t>האישיים</w:t>
      </w:r>
      <w:r w:rsidRPr="008D14CD">
        <w:rPr>
          <w:rFonts w:ascii="Tahoma" w:hAnsi="Tahoma" w:cs="Tahoma"/>
          <w:rtl/>
          <w:rPrChange w:id="3827" w:author="רינת אביטל" w:date="2022-05-12T09:18:00Z">
            <w:rPr>
              <w:sz w:val="28"/>
              <w:szCs w:val="28"/>
              <w:rtl/>
            </w:rPr>
          </w:rPrChange>
        </w:rPr>
        <w:t xml:space="preserve"> </w:t>
      </w:r>
      <w:r w:rsidRPr="008D14CD">
        <w:rPr>
          <w:rFonts w:ascii="Tahoma" w:hAnsi="Tahoma" w:cs="Tahoma" w:hint="eastAsia"/>
          <w:rtl/>
          <w:rPrChange w:id="3828" w:author="רינת אביטל" w:date="2022-05-12T09:18:00Z">
            <w:rPr>
              <w:rFonts w:hint="eastAsia"/>
              <w:sz w:val="28"/>
              <w:szCs w:val="28"/>
              <w:rtl/>
            </w:rPr>
          </w:rPrChange>
        </w:rPr>
        <w:t>כנדרש</w:t>
      </w:r>
      <w:r w:rsidRPr="008D14CD">
        <w:rPr>
          <w:rFonts w:ascii="Tahoma" w:hAnsi="Tahoma" w:cs="Tahoma"/>
          <w:rtl/>
          <w:rPrChange w:id="3829" w:author="רינת אביטל" w:date="2022-05-12T09:18:00Z">
            <w:rPr>
              <w:sz w:val="28"/>
              <w:szCs w:val="28"/>
              <w:rtl/>
            </w:rPr>
          </w:rPrChange>
        </w:rPr>
        <w:t xml:space="preserve"> </w:t>
      </w:r>
      <w:r w:rsidRPr="008D14CD">
        <w:rPr>
          <w:rFonts w:ascii="Tahoma" w:hAnsi="Tahoma" w:cs="Tahoma" w:hint="eastAsia"/>
          <w:rtl/>
          <w:rPrChange w:id="3830" w:author="רינת אביטל" w:date="2022-05-12T09:18:00Z">
            <w:rPr>
              <w:rFonts w:hint="eastAsia"/>
              <w:sz w:val="28"/>
              <w:szCs w:val="28"/>
              <w:rtl/>
            </w:rPr>
          </w:rPrChange>
        </w:rPr>
        <w:t>ומעלה</w:t>
      </w:r>
      <w:r w:rsidRPr="008D14CD">
        <w:rPr>
          <w:rFonts w:ascii="Tahoma" w:hAnsi="Tahoma" w:cs="Tahoma"/>
          <w:rtl/>
          <w:rPrChange w:id="3831" w:author="רינת אביטל" w:date="2022-05-12T09:18:00Z">
            <w:rPr>
              <w:sz w:val="28"/>
              <w:szCs w:val="28"/>
              <w:rtl/>
            </w:rPr>
          </w:rPrChange>
        </w:rPr>
        <w:t xml:space="preserve"> </w:t>
      </w:r>
      <w:r w:rsidRPr="008D14CD">
        <w:rPr>
          <w:rFonts w:ascii="Tahoma" w:hAnsi="Tahoma" w:cs="Tahoma" w:hint="eastAsia"/>
          <w:rtl/>
          <w:rPrChange w:id="3832" w:author="רינת אביטל" w:date="2022-05-12T09:18:00Z">
            <w:rPr>
              <w:rFonts w:hint="eastAsia"/>
              <w:sz w:val="28"/>
              <w:szCs w:val="28"/>
              <w:rtl/>
            </w:rPr>
          </w:rPrChange>
        </w:rPr>
        <w:t>תמונה</w:t>
      </w:r>
      <w:r w:rsidRPr="008D14CD">
        <w:rPr>
          <w:rFonts w:ascii="Tahoma" w:hAnsi="Tahoma" w:cs="Tahoma"/>
          <w:rtl/>
          <w:rPrChange w:id="3833" w:author="רינת אביטל" w:date="2022-05-12T09:18:00Z">
            <w:rPr>
              <w:sz w:val="28"/>
              <w:szCs w:val="28"/>
              <w:rtl/>
            </w:rPr>
          </w:rPrChange>
        </w:rPr>
        <w:t xml:space="preserve"> </w:t>
      </w:r>
      <w:r w:rsidRPr="008D14CD">
        <w:rPr>
          <w:rFonts w:ascii="Tahoma" w:hAnsi="Tahoma" w:cs="Tahoma" w:hint="eastAsia"/>
          <w:rtl/>
          <w:rPrChange w:id="3834" w:author="רינת אביטל" w:date="2022-05-12T09:18:00Z">
            <w:rPr>
              <w:rFonts w:hint="eastAsia"/>
              <w:sz w:val="28"/>
              <w:szCs w:val="28"/>
              <w:rtl/>
            </w:rPr>
          </w:rPrChange>
        </w:rPr>
        <w:t>עדכנית</w:t>
      </w:r>
      <w:r w:rsidRPr="008D14CD">
        <w:rPr>
          <w:rFonts w:ascii="Tahoma" w:hAnsi="Tahoma" w:cs="Tahoma"/>
          <w:rtl/>
          <w:rPrChange w:id="3835" w:author="רינת אביטל" w:date="2022-05-12T09:18:00Z">
            <w:rPr>
              <w:sz w:val="28"/>
              <w:szCs w:val="28"/>
              <w:rtl/>
            </w:rPr>
          </w:rPrChange>
        </w:rPr>
        <w:t xml:space="preserve"> </w:t>
      </w:r>
      <w:r w:rsidRPr="008D14CD">
        <w:rPr>
          <w:rFonts w:ascii="Tahoma" w:hAnsi="Tahoma" w:cs="Tahoma" w:hint="eastAsia"/>
          <w:rtl/>
          <w:rPrChange w:id="3836" w:author="רינת אביטל" w:date="2022-05-12T09:18:00Z">
            <w:rPr>
              <w:rFonts w:hint="eastAsia"/>
              <w:sz w:val="28"/>
              <w:szCs w:val="28"/>
              <w:rtl/>
            </w:rPr>
          </w:rPrChange>
        </w:rPr>
        <w:t>שלו</w:t>
      </w:r>
      <w:r w:rsidRPr="008D14CD">
        <w:rPr>
          <w:rFonts w:ascii="Tahoma" w:hAnsi="Tahoma" w:cs="Tahoma"/>
          <w:rtl/>
          <w:rPrChange w:id="3837" w:author="רינת אביטל" w:date="2022-05-12T09:18:00Z">
            <w:rPr>
              <w:sz w:val="28"/>
              <w:szCs w:val="28"/>
              <w:rtl/>
            </w:rPr>
          </w:rPrChange>
        </w:rPr>
        <w:t xml:space="preserve"> </w:t>
      </w:r>
      <w:r w:rsidRPr="008D14CD">
        <w:rPr>
          <w:rFonts w:ascii="Tahoma" w:hAnsi="Tahoma" w:cs="Tahoma" w:hint="eastAsia"/>
          <w:rtl/>
          <w:rPrChange w:id="3838" w:author="רינת אביטל" w:date="2022-05-12T09:18:00Z">
            <w:rPr>
              <w:rFonts w:hint="eastAsia"/>
              <w:sz w:val="28"/>
              <w:szCs w:val="28"/>
              <w:rtl/>
            </w:rPr>
          </w:rPrChange>
        </w:rPr>
        <w:t>למקרה</w:t>
      </w:r>
      <w:r w:rsidRPr="008D14CD">
        <w:rPr>
          <w:rFonts w:ascii="Tahoma" w:hAnsi="Tahoma" w:cs="Tahoma"/>
          <w:rtl/>
          <w:rPrChange w:id="3839" w:author="רינת אביטל" w:date="2022-05-12T09:18:00Z">
            <w:rPr>
              <w:sz w:val="28"/>
              <w:szCs w:val="28"/>
              <w:rtl/>
            </w:rPr>
          </w:rPrChange>
        </w:rPr>
        <w:t xml:space="preserve"> </w:t>
      </w:r>
      <w:r w:rsidRPr="008D14CD">
        <w:rPr>
          <w:rFonts w:ascii="Tahoma" w:hAnsi="Tahoma" w:cs="Tahoma" w:hint="eastAsia"/>
          <w:rtl/>
          <w:rPrChange w:id="3840" w:author="רינת אביטל" w:date="2022-05-12T09:18:00Z">
            <w:rPr>
              <w:rFonts w:hint="eastAsia"/>
              <w:sz w:val="28"/>
              <w:szCs w:val="28"/>
              <w:rtl/>
            </w:rPr>
          </w:rPrChange>
        </w:rPr>
        <w:t>הצורך</w:t>
      </w:r>
      <w:r w:rsidRPr="008D14CD">
        <w:rPr>
          <w:rFonts w:ascii="Tahoma" w:hAnsi="Tahoma" w:cs="Tahoma"/>
          <w:rtl/>
          <w:rPrChange w:id="3841" w:author="רינת אביטל" w:date="2022-05-12T09:18:00Z">
            <w:rPr>
              <w:sz w:val="28"/>
              <w:szCs w:val="28"/>
              <w:rtl/>
            </w:rPr>
          </w:rPrChange>
        </w:rPr>
        <w:t>.</w:t>
      </w:r>
      <w:r w:rsidR="00B566BE" w:rsidRPr="008D14CD">
        <w:rPr>
          <w:rFonts w:ascii="Tahoma" w:hAnsi="Tahoma" w:cs="Tahoma"/>
          <w:rtl/>
          <w:rPrChange w:id="3842" w:author="רינת אביטל" w:date="2022-05-12T09:18:00Z">
            <w:rPr>
              <w:sz w:val="28"/>
              <w:szCs w:val="28"/>
              <w:rtl/>
            </w:rPr>
          </w:rPrChange>
        </w:rPr>
        <w:t xml:space="preserve"> </w:t>
      </w:r>
    </w:p>
    <w:p w14:paraId="6E221C2D" w14:textId="74A4B190" w:rsidR="004730FF" w:rsidRPr="008D14CD" w:rsidRDefault="004730FF" w:rsidP="008D14CD">
      <w:pPr>
        <w:ind w:left="1440"/>
        <w:jc w:val="both"/>
        <w:rPr>
          <w:ins w:id="3843" w:author="רינת אביטל" w:date="2022-05-12T11:48:00Z"/>
          <w:rFonts w:ascii="Tahoma" w:hAnsi="Tahoma" w:cs="Tahoma"/>
          <w:sz w:val="18"/>
          <w:szCs w:val="18"/>
          <w:rtl/>
        </w:rPr>
      </w:pPr>
    </w:p>
    <w:p w14:paraId="6D3CD36D" w14:textId="79182BD7" w:rsidR="00E54951" w:rsidRDefault="00E54951" w:rsidP="004730FF">
      <w:pPr>
        <w:ind w:left="1440"/>
        <w:rPr>
          <w:ins w:id="3844" w:author="רינת אביטל" w:date="2022-05-12T11:48:00Z"/>
          <w:rFonts w:ascii="Tahoma" w:hAnsi="Tahoma" w:cs="Tahoma"/>
          <w:sz w:val="20"/>
          <w:szCs w:val="20"/>
          <w:rtl/>
        </w:rPr>
      </w:pPr>
    </w:p>
    <w:p w14:paraId="2F56E133" w14:textId="6F9F8728" w:rsidR="00E54951" w:rsidRDefault="00E54951" w:rsidP="004730FF">
      <w:pPr>
        <w:ind w:left="1440"/>
        <w:rPr>
          <w:ins w:id="3845" w:author="רינת אביטל" w:date="2022-05-12T11:48:00Z"/>
          <w:rFonts w:ascii="Tahoma" w:hAnsi="Tahoma" w:cs="Tahoma"/>
          <w:sz w:val="20"/>
          <w:szCs w:val="20"/>
          <w:rtl/>
        </w:rPr>
      </w:pPr>
    </w:p>
    <w:p w14:paraId="56110B88" w14:textId="76934119" w:rsidR="00E54951" w:rsidRDefault="00E54951" w:rsidP="004730FF">
      <w:pPr>
        <w:ind w:left="1440"/>
        <w:rPr>
          <w:ins w:id="3846" w:author="רינת אביטל" w:date="2022-05-12T11:48:00Z"/>
          <w:rFonts w:ascii="Tahoma" w:hAnsi="Tahoma" w:cs="Tahoma"/>
          <w:sz w:val="20"/>
          <w:szCs w:val="20"/>
          <w:rtl/>
        </w:rPr>
      </w:pPr>
    </w:p>
    <w:p w14:paraId="0A35662E" w14:textId="1D0A6E63" w:rsidR="00E54951" w:rsidRDefault="00E54951" w:rsidP="004730FF">
      <w:pPr>
        <w:ind w:left="1440"/>
        <w:rPr>
          <w:ins w:id="3847" w:author="רינת אביטל" w:date="2022-05-12T11:48:00Z"/>
          <w:rFonts w:ascii="Tahoma" w:hAnsi="Tahoma" w:cs="Tahoma"/>
          <w:sz w:val="20"/>
          <w:szCs w:val="20"/>
          <w:rtl/>
        </w:rPr>
      </w:pPr>
    </w:p>
    <w:p w14:paraId="3439A08F" w14:textId="5DADA30E" w:rsidR="00E54951" w:rsidRDefault="00E54951" w:rsidP="004730FF">
      <w:pPr>
        <w:ind w:left="1440"/>
        <w:rPr>
          <w:ins w:id="3848" w:author="רינת אביטל" w:date="2022-05-12T11:48:00Z"/>
          <w:rFonts w:ascii="Tahoma" w:hAnsi="Tahoma" w:cs="Tahoma"/>
          <w:sz w:val="20"/>
          <w:szCs w:val="20"/>
          <w:rtl/>
        </w:rPr>
      </w:pPr>
    </w:p>
    <w:p w14:paraId="695531CA" w14:textId="08093981" w:rsidR="00E54951" w:rsidRDefault="00E54951" w:rsidP="004730FF">
      <w:pPr>
        <w:ind w:left="1440"/>
        <w:rPr>
          <w:ins w:id="3849" w:author="רינת אביטל" w:date="2022-05-12T11:48:00Z"/>
          <w:rFonts w:ascii="Tahoma" w:hAnsi="Tahoma" w:cs="Tahoma"/>
          <w:sz w:val="20"/>
          <w:szCs w:val="20"/>
          <w:rtl/>
        </w:rPr>
      </w:pPr>
    </w:p>
    <w:p w14:paraId="64EFB086" w14:textId="086B9CF9" w:rsidR="00E54951" w:rsidRDefault="00E54951" w:rsidP="004730FF">
      <w:pPr>
        <w:ind w:left="1440"/>
        <w:rPr>
          <w:ins w:id="3850" w:author="רינת אביטל" w:date="2022-05-12T11:48:00Z"/>
          <w:rFonts w:ascii="Tahoma" w:hAnsi="Tahoma" w:cs="Tahoma"/>
          <w:sz w:val="20"/>
          <w:szCs w:val="20"/>
          <w:rtl/>
        </w:rPr>
      </w:pPr>
    </w:p>
    <w:p w14:paraId="649D5092" w14:textId="6EEC8A7A" w:rsidR="00E54951" w:rsidRDefault="00E54951" w:rsidP="004730FF">
      <w:pPr>
        <w:ind w:left="1440"/>
        <w:rPr>
          <w:ins w:id="3851" w:author="רינת אביטל" w:date="2022-05-12T11:48:00Z"/>
          <w:rFonts w:ascii="Tahoma" w:hAnsi="Tahoma" w:cs="Tahoma"/>
          <w:sz w:val="20"/>
          <w:szCs w:val="20"/>
          <w:rtl/>
        </w:rPr>
      </w:pPr>
    </w:p>
    <w:p w14:paraId="03895300" w14:textId="375CD806" w:rsidR="00E54951" w:rsidRDefault="00E54951" w:rsidP="004730FF">
      <w:pPr>
        <w:ind w:left="1440"/>
        <w:rPr>
          <w:ins w:id="3852" w:author="רינת אביטל" w:date="2022-05-12T11:48:00Z"/>
          <w:rFonts w:ascii="Tahoma" w:hAnsi="Tahoma" w:cs="Tahoma"/>
          <w:sz w:val="20"/>
          <w:szCs w:val="20"/>
          <w:rtl/>
        </w:rPr>
      </w:pPr>
    </w:p>
    <w:p w14:paraId="7FD81FBD" w14:textId="03C9ADB3" w:rsidR="00E54951" w:rsidRDefault="00E54951" w:rsidP="004730FF">
      <w:pPr>
        <w:ind w:left="1440"/>
        <w:rPr>
          <w:ins w:id="3853" w:author="רינת אביטל" w:date="2022-05-12T11:48:00Z"/>
          <w:rFonts w:ascii="Tahoma" w:hAnsi="Tahoma" w:cs="Tahoma"/>
          <w:sz w:val="20"/>
          <w:szCs w:val="20"/>
          <w:rtl/>
        </w:rPr>
      </w:pPr>
    </w:p>
    <w:p w14:paraId="6B1963FF" w14:textId="55A6D2AC" w:rsidR="00E54951" w:rsidRDefault="00E54951" w:rsidP="004730FF">
      <w:pPr>
        <w:ind w:left="1440"/>
        <w:rPr>
          <w:ins w:id="3854" w:author="רינת אביטל" w:date="2022-05-12T11:48:00Z"/>
          <w:rFonts w:ascii="Tahoma" w:hAnsi="Tahoma" w:cs="Tahoma"/>
          <w:sz w:val="20"/>
          <w:szCs w:val="20"/>
          <w:rtl/>
        </w:rPr>
      </w:pPr>
    </w:p>
    <w:p w14:paraId="7BECF483" w14:textId="0DD843A0" w:rsidR="00E54951" w:rsidRDefault="00E54951" w:rsidP="004730FF">
      <w:pPr>
        <w:ind w:left="1440"/>
        <w:rPr>
          <w:ins w:id="3855" w:author="רינת אביטל" w:date="2022-05-12T11:48:00Z"/>
          <w:rFonts w:ascii="Tahoma" w:hAnsi="Tahoma" w:cs="Tahoma"/>
          <w:sz w:val="20"/>
          <w:szCs w:val="20"/>
          <w:rtl/>
        </w:rPr>
      </w:pPr>
    </w:p>
    <w:p w14:paraId="4B56464A" w14:textId="58544B1A" w:rsidR="00E54951" w:rsidRDefault="00E54951" w:rsidP="004730FF">
      <w:pPr>
        <w:ind w:left="1440"/>
        <w:rPr>
          <w:rFonts w:ascii="Tahoma" w:hAnsi="Tahoma" w:cs="Tahoma"/>
          <w:sz w:val="20"/>
          <w:szCs w:val="20"/>
          <w:rtl/>
        </w:rPr>
      </w:pPr>
    </w:p>
    <w:p w14:paraId="34D21391" w14:textId="353E29F0" w:rsidR="008B3FB8" w:rsidRDefault="008B3FB8" w:rsidP="004730FF">
      <w:pPr>
        <w:ind w:left="1440"/>
        <w:rPr>
          <w:rFonts w:ascii="Tahoma" w:hAnsi="Tahoma" w:cs="Tahoma"/>
          <w:sz w:val="20"/>
          <w:szCs w:val="20"/>
          <w:rtl/>
        </w:rPr>
      </w:pPr>
    </w:p>
    <w:p w14:paraId="2CDBBCB2" w14:textId="77777777" w:rsidR="008B3FB8" w:rsidRDefault="008B3FB8" w:rsidP="004730FF">
      <w:pPr>
        <w:ind w:left="1440"/>
        <w:rPr>
          <w:ins w:id="3856" w:author="רינת אביטל" w:date="2022-05-12T11:48:00Z"/>
          <w:rFonts w:ascii="Tahoma" w:hAnsi="Tahoma" w:cs="Tahoma"/>
          <w:sz w:val="20"/>
          <w:szCs w:val="20"/>
          <w:rtl/>
        </w:rPr>
      </w:pPr>
    </w:p>
    <w:p w14:paraId="30F67C84" w14:textId="2F08502B" w:rsidR="00E54951" w:rsidRDefault="00E54951" w:rsidP="004730FF">
      <w:pPr>
        <w:ind w:left="1440"/>
        <w:rPr>
          <w:ins w:id="3857" w:author="רינת אביטל" w:date="2022-05-12T11:48:00Z"/>
          <w:rFonts w:ascii="Tahoma" w:hAnsi="Tahoma" w:cs="Tahoma"/>
          <w:sz w:val="20"/>
          <w:szCs w:val="20"/>
          <w:rtl/>
        </w:rPr>
      </w:pPr>
    </w:p>
    <w:p w14:paraId="6CF85803" w14:textId="32A98A3F" w:rsidR="00E54951" w:rsidRDefault="00E54951" w:rsidP="004730FF">
      <w:pPr>
        <w:ind w:left="1440"/>
        <w:rPr>
          <w:ins w:id="3858" w:author="רינת אביטל" w:date="2022-05-12T11:48:00Z"/>
          <w:rFonts w:ascii="Tahoma" w:hAnsi="Tahoma" w:cs="Tahoma"/>
          <w:sz w:val="20"/>
          <w:szCs w:val="20"/>
          <w:rtl/>
        </w:rPr>
      </w:pPr>
    </w:p>
    <w:p w14:paraId="6C59930C" w14:textId="77777777" w:rsidR="0027657E" w:rsidRDefault="0027657E" w:rsidP="00D05827">
      <w:pPr>
        <w:rPr>
          <w:ins w:id="3859"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3860" w:author="רינת אביטל" w:date="2022-05-12T09:18:00Z">
            <w:rPr/>
          </w:rPrChange>
        </w:rPr>
      </w:pPr>
    </w:p>
    <w:p w14:paraId="4022D501" w14:textId="41E82C2C" w:rsidR="009C3FAE" w:rsidRPr="00103DCA" w:rsidRDefault="0040191B" w:rsidP="00EF12AB">
      <w:pPr>
        <w:pStyle w:val="2"/>
        <w:numPr>
          <w:ilvl w:val="1"/>
          <w:numId w:val="7"/>
        </w:numPr>
        <w:spacing w:line="360" w:lineRule="auto"/>
        <w:rPr>
          <w:rFonts w:ascii="Tahoma" w:hAnsi="Tahoma" w:cs="Tahoma"/>
          <w:b/>
          <w:bCs/>
          <w:color w:val="89D7C3"/>
          <w:sz w:val="36"/>
          <w:szCs w:val="36"/>
          <w:rtl/>
          <w:rPrChange w:id="3861" w:author="רינת אביטל" w:date="2022-05-12T09:18:00Z">
            <w:rPr>
              <w:b/>
              <w:bCs/>
              <w:color w:val="89D7C3"/>
              <w:sz w:val="40"/>
              <w:szCs w:val="40"/>
              <w:rtl/>
            </w:rPr>
          </w:rPrChange>
        </w:rPr>
      </w:pPr>
      <w:bookmarkStart w:id="3862" w:name="_Toc10303961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63" w:author="רינת אביטל" w:date="2022-05-12T09:18:00Z">
            <w:rPr>
              <w:rFonts w:hint="eastAsia"/>
              <w:b/>
              <w:bCs/>
              <w:color w:val="89D7C3"/>
              <w:sz w:val="40"/>
              <w:szCs w:val="40"/>
              <w:rtl/>
            </w:rPr>
          </w:rPrChange>
        </w:rPr>
        <w:lastRenderedPageBreak/>
        <w:t>אילוצים</w:t>
      </w:r>
      <w:bookmarkEnd w:id="3862"/>
      <w:r w:rsidRPr="00103DCA">
        <w:rPr>
          <w:rFonts w:ascii="Tahoma" w:hAnsi="Tahoma" w:cs="Tahoma"/>
          <w:b/>
          <w:bCs/>
          <w:color w:val="89D7C3"/>
          <w:sz w:val="36"/>
          <w:szCs w:val="36"/>
          <w:rtl/>
          <w:rPrChange w:id="3864" w:author="רינת אביטל" w:date="2022-05-12T09:18:00Z">
            <w:rPr>
              <w:b/>
              <w:bCs/>
              <w:color w:val="89D7C3"/>
              <w:sz w:val="40"/>
              <w:szCs w:val="40"/>
              <w:rtl/>
            </w:rPr>
          </w:rPrChange>
        </w:rPr>
        <w:t xml:space="preserve"> </w:t>
      </w:r>
    </w:p>
    <w:p w14:paraId="35EF6F9E" w14:textId="1BA03C56" w:rsidR="00E85E27" w:rsidRDefault="00E85E27" w:rsidP="00EF12AB">
      <w:pPr>
        <w:spacing w:line="360" w:lineRule="auto"/>
        <w:rPr>
          <w:rFonts w:ascii="Tahoma" w:hAnsi="Tahoma" w:cs="Tahoma"/>
          <w:sz w:val="24"/>
          <w:szCs w:val="24"/>
          <w:rtl/>
        </w:rPr>
      </w:pPr>
      <w:r>
        <w:rPr>
          <w:rFonts w:ascii="Tahoma" w:hAnsi="Tahoma" w:cs="Tahoma" w:hint="cs"/>
          <w:sz w:val="24"/>
          <w:szCs w:val="24"/>
          <w:rtl/>
        </w:rPr>
        <w:t>המערכת משרטטת כל פונקציה שתוכנס למערכת בתנאי שהיא פונקצי</w:t>
      </w:r>
      <w:r w:rsidR="008152A1">
        <w:rPr>
          <w:rFonts w:ascii="Tahoma" w:hAnsi="Tahoma" w:cs="Tahoma" w:hint="cs"/>
          <w:sz w:val="24"/>
          <w:szCs w:val="24"/>
          <w:rtl/>
        </w:rPr>
        <w:t>ית</w:t>
      </w:r>
      <w:r>
        <w:rPr>
          <w:rFonts w:ascii="Tahoma" w:hAnsi="Tahoma" w:cs="Tahoma" w:hint="cs"/>
          <w:sz w:val="24"/>
          <w:szCs w:val="24"/>
          <w:rtl/>
        </w:rPr>
        <w:t xml:space="preserve"> </w:t>
      </w:r>
      <w:r w:rsidR="008152A1">
        <w:rPr>
          <w:rFonts w:ascii="Tahoma" w:hAnsi="Tahoma" w:cs="Tahoma" w:hint="cs"/>
          <w:sz w:val="24"/>
          <w:szCs w:val="24"/>
          <w:rtl/>
        </w:rPr>
        <w:t>פולינום</w:t>
      </w:r>
      <w:r>
        <w:rPr>
          <w:rFonts w:ascii="Tahoma" w:hAnsi="Tahoma" w:cs="Tahoma" w:hint="cs"/>
          <w:sz w:val="24"/>
          <w:szCs w:val="24"/>
          <w:rtl/>
        </w:rPr>
        <w:t xml:space="preserve"> (לא מאפשר </w:t>
      </w:r>
      <w:r w:rsidR="00C72DCA">
        <w:rPr>
          <w:rFonts w:ascii="Tahoma" w:hAnsi="Tahoma" w:cs="Tahoma" w:hint="cs"/>
          <w:sz w:val="24"/>
          <w:szCs w:val="24"/>
          <w:rtl/>
        </w:rPr>
        <w:t>פונקציות רציונליות וטריגונומטריות</w:t>
      </w:r>
      <w:r>
        <w:rPr>
          <w:rFonts w:ascii="Tahoma" w:hAnsi="Tahoma" w:cs="Tahoma" w:hint="cs"/>
          <w:sz w:val="24"/>
          <w:szCs w:val="24"/>
          <w:rtl/>
        </w:rPr>
        <w:t>).</w:t>
      </w:r>
    </w:p>
    <w:p w14:paraId="354151F5" w14:textId="77777777" w:rsidR="00E85E27" w:rsidRDefault="00E85E27" w:rsidP="00EF12AB">
      <w:pPr>
        <w:spacing w:line="360" w:lineRule="auto"/>
        <w:rPr>
          <w:rFonts w:ascii="Tahoma" w:hAnsi="Tahoma" w:cs="Tahoma"/>
          <w:sz w:val="24"/>
          <w:szCs w:val="24"/>
          <w:rtl/>
        </w:rPr>
      </w:pPr>
      <w:r>
        <w:rPr>
          <w:rFonts w:ascii="Tahoma" w:hAnsi="Tahoma" w:cs="Tahoma" w:hint="cs"/>
          <w:sz w:val="24"/>
          <w:szCs w:val="24"/>
          <w:rtl/>
        </w:rPr>
        <w:t>כמו כן המערכת תמצא נקודות מיוחדות לפונקציות עד מעלה שלישית.</w:t>
      </w:r>
    </w:p>
    <w:p w14:paraId="6DE5BA9B" w14:textId="7414AC09" w:rsidR="00E85E27" w:rsidRPr="00103DCA" w:rsidRDefault="00E85E27" w:rsidP="00EF12AB">
      <w:pPr>
        <w:spacing w:line="360" w:lineRule="auto"/>
        <w:rPr>
          <w:rFonts w:ascii="Tahoma" w:hAnsi="Tahoma" w:cs="Tahoma"/>
          <w:sz w:val="24"/>
          <w:szCs w:val="24"/>
          <w:rtl/>
          <w:rPrChange w:id="3865" w:author="רינת אביטל" w:date="2022-05-12T09:18:00Z">
            <w:rPr>
              <w:sz w:val="28"/>
              <w:szCs w:val="28"/>
              <w:rtl/>
            </w:rPr>
          </w:rPrChange>
        </w:rPr>
      </w:pPr>
      <w:r>
        <w:rPr>
          <w:rFonts w:ascii="Tahoma" w:hAnsi="Tahoma" w:cs="Tahoma" w:hint="cs"/>
          <w:sz w:val="24"/>
          <w:szCs w:val="24"/>
          <w:rtl/>
        </w:rPr>
        <w:t>א</w:t>
      </w:r>
      <w:r w:rsidR="00C72DCA">
        <w:rPr>
          <w:rFonts w:ascii="Tahoma" w:hAnsi="Tahoma" w:cs="Tahoma" w:hint="cs"/>
          <w:sz w:val="24"/>
          <w:szCs w:val="24"/>
          <w:rtl/>
        </w:rPr>
        <w:t>ך</w:t>
      </w:r>
      <w:r>
        <w:rPr>
          <w:rFonts w:ascii="Tahoma" w:hAnsi="Tahoma" w:cs="Tahoma" w:hint="cs"/>
          <w:sz w:val="24"/>
          <w:szCs w:val="24"/>
          <w:rtl/>
        </w:rPr>
        <w:t xml:space="preserve"> המערכת כן תטפל ותמצא את פונקציית הנגזרת של כל פונקציה</w:t>
      </w:r>
      <w:r w:rsidR="00C72DCA">
        <w:rPr>
          <w:rFonts w:ascii="Tahoma" w:hAnsi="Tahoma" w:cs="Tahoma" w:hint="cs"/>
          <w:sz w:val="24"/>
          <w:szCs w:val="24"/>
          <w:rtl/>
        </w:rPr>
        <w:t xml:space="preserve"> </w:t>
      </w:r>
      <w:proofErr w:type="spellStart"/>
      <w:r w:rsidR="00C72DCA">
        <w:rPr>
          <w:rFonts w:ascii="Tahoma" w:hAnsi="Tahoma" w:cs="Tahoma" w:hint="cs"/>
          <w:sz w:val="24"/>
          <w:szCs w:val="24"/>
          <w:rtl/>
        </w:rPr>
        <w:t>פולינומית</w:t>
      </w:r>
      <w:proofErr w:type="spellEnd"/>
      <w:r>
        <w:rPr>
          <w:rFonts w:ascii="Tahoma" w:hAnsi="Tahoma" w:cs="Tahoma" w:hint="cs"/>
          <w:sz w:val="24"/>
          <w:szCs w:val="24"/>
          <w:rtl/>
        </w:rPr>
        <w:t xml:space="preserve">. </w:t>
      </w:r>
    </w:p>
    <w:p w14:paraId="1922195A" w14:textId="24B346D4" w:rsidR="000971D3" w:rsidRDefault="000971D3" w:rsidP="00EF12AB">
      <w:pPr>
        <w:spacing w:line="360" w:lineRule="auto"/>
        <w:rPr>
          <w:ins w:id="3866" w:author="רינת אביטל" w:date="2022-05-12T11:48:00Z"/>
          <w:rFonts w:ascii="Tahoma" w:hAnsi="Tahoma" w:cs="Tahoma"/>
          <w:sz w:val="20"/>
          <w:szCs w:val="20"/>
          <w:rtl/>
        </w:rPr>
      </w:pPr>
    </w:p>
    <w:p w14:paraId="0CB0E85E" w14:textId="4AE8060F" w:rsidR="00E54951" w:rsidRDefault="00E54951" w:rsidP="00EF12AB">
      <w:pPr>
        <w:spacing w:line="360" w:lineRule="auto"/>
        <w:rPr>
          <w:ins w:id="3867" w:author="רינת אביטל" w:date="2022-05-12T11:48:00Z"/>
          <w:rFonts w:ascii="Tahoma" w:hAnsi="Tahoma" w:cs="Tahoma"/>
          <w:sz w:val="20"/>
          <w:szCs w:val="20"/>
          <w:rtl/>
        </w:rPr>
      </w:pPr>
    </w:p>
    <w:p w14:paraId="423D5CDE" w14:textId="060C1C13" w:rsidR="00E54951" w:rsidRDefault="00E54951" w:rsidP="0095619B">
      <w:pPr>
        <w:rPr>
          <w:ins w:id="3868" w:author="רינת אביטל" w:date="2022-05-12T11:48:00Z"/>
          <w:rFonts w:ascii="Tahoma" w:hAnsi="Tahoma" w:cs="Tahoma"/>
          <w:sz w:val="20"/>
          <w:szCs w:val="20"/>
          <w:rtl/>
        </w:rPr>
      </w:pPr>
    </w:p>
    <w:p w14:paraId="0599F203" w14:textId="3C116121" w:rsidR="00E54951" w:rsidRDefault="00E54951" w:rsidP="0095619B">
      <w:pPr>
        <w:rPr>
          <w:rFonts w:ascii="Tahoma" w:hAnsi="Tahoma" w:cs="Tahoma"/>
          <w:sz w:val="20"/>
          <w:szCs w:val="20"/>
          <w:rtl/>
        </w:rPr>
      </w:pPr>
    </w:p>
    <w:p w14:paraId="01C81006" w14:textId="731B7245" w:rsidR="00090FF6" w:rsidRDefault="00090FF6" w:rsidP="0095619B">
      <w:pPr>
        <w:rPr>
          <w:rFonts w:ascii="Tahoma" w:hAnsi="Tahoma" w:cs="Tahoma"/>
          <w:sz w:val="20"/>
          <w:szCs w:val="20"/>
          <w:rtl/>
        </w:rPr>
      </w:pPr>
    </w:p>
    <w:p w14:paraId="7EFBB4D4" w14:textId="19553236" w:rsidR="00090FF6" w:rsidRDefault="00090FF6" w:rsidP="0095619B">
      <w:pPr>
        <w:rPr>
          <w:rFonts w:ascii="Tahoma" w:hAnsi="Tahoma" w:cs="Tahoma"/>
          <w:sz w:val="20"/>
          <w:szCs w:val="20"/>
          <w:rtl/>
        </w:rPr>
      </w:pPr>
    </w:p>
    <w:p w14:paraId="74740B92" w14:textId="22ECC498" w:rsidR="00090FF6" w:rsidRDefault="00090FF6" w:rsidP="0095619B">
      <w:pPr>
        <w:rPr>
          <w:rFonts w:ascii="Tahoma" w:hAnsi="Tahoma" w:cs="Tahoma"/>
          <w:sz w:val="20"/>
          <w:szCs w:val="20"/>
          <w:rtl/>
        </w:rPr>
      </w:pPr>
    </w:p>
    <w:p w14:paraId="703ECC10" w14:textId="342781A4" w:rsidR="00090FF6" w:rsidRDefault="00090FF6" w:rsidP="0095619B">
      <w:pPr>
        <w:rPr>
          <w:rFonts w:ascii="Tahoma" w:hAnsi="Tahoma" w:cs="Tahoma"/>
          <w:sz w:val="20"/>
          <w:szCs w:val="20"/>
          <w:rtl/>
        </w:rPr>
      </w:pPr>
    </w:p>
    <w:p w14:paraId="6AA545EB" w14:textId="6178444D" w:rsidR="00090FF6" w:rsidRDefault="00090FF6" w:rsidP="0095619B">
      <w:pPr>
        <w:rPr>
          <w:rFonts w:ascii="Tahoma" w:hAnsi="Tahoma" w:cs="Tahoma"/>
          <w:sz w:val="20"/>
          <w:szCs w:val="20"/>
          <w:rtl/>
        </w:rPr>
      </w:pPr>
    </w:p>
    <w:p w14:paraId="5DE12872" w14:textId="21D97B87" w:rsidR="00090FF6" w:rsidRDefault="00090FF6" w:rsidP="0095619B">
      <w:pPr>
        <w:rPr>
          <w:rFonts w:ascii="Tahoma" w:hAnsi="Tahoma" w:cs="Tahoma"/>
          <w:sz w:val="20"/>
          <w:szCs w:val="20"/>
          <w:rtl/>
        </w:rPr>
      </w:pPr>
    </w:p>
    <w:p w14:paraId="2F64A2EA" w14:textId="42CABFAD" w:rsidR="00090FF6" w:rsidRDefault="00090FF6" w:rsidP="0095619B">
      <w:pPr>
        <w:rPr>
          <w:rFonts w:ascii="Tahoma" w:hAnsi="Tahoma" w:cs="Tahoma"/>
          <w:sz w:val="20"/>
          <w:szCs w:val="20"/>
          <w:rtl/>
        </w:rPr>
      </w:pPr>
    </w:p>
    <w:p w14:paraId="7728336D" w14:textId="5C49C5CC" w:rsidR="00090FF6" w:rsidRDefault="00090FF6" w:rsidP="0095619B">
      <w:pPr>
        <w:rPr>
          <w:rFonts w:ascii="Tahoma" w:hAnsi="Tahoma" w:cs="Tahoma"/>
          <w:sz w:val="20"/>
          <w:szCs w:val="20"/>
          <w:rtl/>
        </w:rPr>
      </w:pPr>
    </w:p>
    <w:p w14:paraId="1535FDDA" w14:textId="53584665" w:rsidR="00090FF6" w:rsidRDefault="00090FF6" w:rsidP="0095619B">
      <w:pPr>
        <w:rPr>
          <w:rFonts w:ascii="Tahoma" w:hAnsi="Tahoma" w:cs="Tahoma"/>
          <w:sz w:val="20"/>
          <w:szCs w:val="20"/>
          <w:rtl/>
        </w:rPr>
      </w:pPr>
    </w:p>
    <w:p w14:paraId="7C91855A" w14:textId="75B5C6C7" w:rsidR="00090FF6" w:rsidRDefault="00090FF6" w:rsidP="0095619B">
      <w:pPr>
        <w:rPr>
          <w:rFonts w:ascii="Tahoma" w:hAnsi="Tahoma" w:cs="Tahoma"/>
          <w:sz w:val="20"/>
          <w:szCs w:val="20"/>
          <w:rtl/>
        </w:rPr>
      </w:pPr>
    </w:p>
    <w:p w14:paraId="5997AE83" w14:textId="2B0EB8EC" w:rsidR="00090FF6" w:rsidRDefault="00090FF6" w:rsidP="0095619B">
      <w:pPr>
        <w:rPr>
          <w:rFonts w:ascii="Tahoma" w:hAnsi="Tahoma" w:cs="Tahoma"/>
          <w:sz w:val="20"/>
          <w:szCs w:val="20"/>
          <w:rtl/>
        </w:rPr>
      </w:pPr>
    </w:p>
    <w:p w14:paraId="6ED90DB3" w14:textId="17EF6F4F" w:rsidR="00090FF6" w:rsidRDefault="00090FF6" w:rsidP="0095619B">
      <w:pPr>
        <w:rPr>
          <w:rFonts w:ascii="Tahoma" w:hAnsi="Tahoma" w:cs="Tahoma"/>
          <w:sz w:val="20"/>
          <w:szCs w:val="20"/>
          <w:rtl/>
        </w:rPr>
      </w:pPr>
    </w:p>
    <w:p w14:paraId="578DF719" w14:textId="7C4D6C45" w:rsidR="00090FF6" w:rsidRDefault="00090FF6" w:rsidP="0095619B">
      <w:pPr>
        <w:rPr>
          <w:rFonts w:ascii="Tahoma" w:hAnsi="Tahoma" w:cs="Tahoma"/>
          <w:sz w:val="20"/>
          <w:szCs w:val="20"/>
          <w:rtl/>
        </w:rPr>
      </w:pPr>
    </w:p>
    <w:p w14:paraId="413F8C60" w14:textId="3DF91BB6" w:rsidR="00090FF6" w:rsidRDefault="00090FF6" w:rsidP="0095619B">
      <w:pPr>
        <w:rPr>
          <w:rFonts w:ascii="Tahoma" w:hAnsi="Tahoma" w:cs="Tahoma"/>
          <w:sz w:val="20"/>
          <w:szCs w:val="20"/>
          <w:rtl/>
        </w:rPr>
      </w:pPr>
    </w:p>
    <w:p w14:paraId="18A8F0FB" w14:textId="24319B30" w:rsidR="00090FF6" w:rsidRDefault="00090FF6" w:rsidP="0095619B">
      <w:pPr>
        <w:rPr>
          <w:rFonts w:ascii="Tahoma" w:hAnsi="Tahoma" w:cs="Tahoma"/>
          <w:sz w:val="20"/>
          <w:szCs w:val="20"/>
          <w:rtl/>
        </w:rPr>
      </w:pPr>
    </w:p>
    <w:p w14:paraId="1E1B374A" w14:textId="1524C3DD" w:rsidR="00090FF6" w:rsidRDefault="00090FF6" w:rsidP="0095619B">
      <w:pPr>
        <w:rPr>
          <w:rFonts w:ascii="Tahoma" w:hAnsi="Tahoma" w:cs="Tahoma"/>
          <w:sz w:val="20"/>
          <w:szCs w:val="20"/>
          <w:rtl/>
        </w:rPr>
      </w:pPr>
    </w:p>
    <w:p w14:paraId="3E7AAEAE" w14:textId="038C284D" w:rsidR="00090FF6" w:rsidRDefault="00090FF6" w:rsidP="0095619B">
      <w:pPr>
        <w:rPr>
          <w:rFonts w:ascii="Tahoma" w:hAnsi="Tahoma" w:cs="Tahoma"/>
          <w:sz w:val="20"/>
          <w:szCs w:val="20"/>
          <w:rtl/>
        </w:rPr>
      </w:pPr>
    </w:p>
    <w:p w14:paraId="32F2B258" w14:textId="77777777" w:rsidR="00090FF6" w:rsidRDefault="00090FF6" w:rsidP="0095619B">
      <w:pPr>
        <w:rPr>
          <w:ins w:id="3869"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3870" w:author="רינת אביטל" w:date="2022-05-12T09:18:00Z">
            <w:rPr>
              <w:rtl/>
            </w:rPr>
          </w:rPrChange>
        </w:rPr>
      </w:pPr>
    </w:p>
    <w:p w14:paraId="37746663" w14:textId="6631AA37" w:rsidR="0040191B" w:rsidRPr="00FB0F25" w:rsidRDefault="0040191B"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871" w:author="רינת אביטל" w:date="2022-05-12T09:18:00Z">
            <w:rPr>
              <w:b/>
              <w:bCs/>
              <w:color w:val="89D7C3"/>
              <w:sz w:val="44"/>
              <w:szCs w:val="44"/>
            </w:rPr>
          </w:rPrChange>
        </w:rPr>
      </w:pPr>
      <w:bookmarkStart w:id="3872" w:name="_Toc10303961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73"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74"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75" w:author="רינת אביטל" w:date="2022-05-12T09:18:00Z">
            <w:rPr>
              <w:rFonts w:hint="eastAsia"/>
              <w:b/>
              <w:bCs/>
              <w:color w:val="89D7C3"/>
              <w:sz w:val="44"/>
              <w:szCs w:val="44"/>
              <w:rtl/>
            </w:rPr>
          </w:rPrChange>
        </w:rPr>
        <w:t>הארכיטקטורה</w:t>
      </w:r>
      <w:bookmarkEnd w:id="3872"/>
    </w:p>
    <w:p w14:paraId="1A5BEC7B" w14:textId="1D0E967C" w:rsidR="0040191B" w:rsidRPr="00EF12AB" w:rsidRDefault="0040191B" w:rsidP="00816266">
      <w:pPr>
        <w:pStyle w:val="2"/>
        <w:numPr>
          <w:ilvl w:val="1"/>
          <w:numId w:val="7"/>
        </w:numPr>
        <w:spacing w:line="276" w:lineRule="auto"/>
        <w:rPr>
          <w:rFonts w:ascii="Tahoma" w:hAnsi="Tahoma" w:cs="Tahoma"/>
          <w:b/>
          <w:bCs/>
          <w:color w:val="89D7C3"/>
          <w:sz w:val="28"/>
          <w:szCs w:val="28"/>
          <w:rtl/>
          <w:rPrChange w:id="3876" w:author="רינת אביטל" w:date="2022-05-12T09:18:00Z">
            <w:rPr>
              <w:b/>
              <w:bCs/>
              <w:color w:val="89D7C3"/>
              <w:sz w:val="36"/>
              <w:szCs w:val="36"/>
              <w:rtl/>
            </w:rPr>
          </w:rPrChange>
        </w:rPr>
      </w:pPr>
      <w:bookmarkStart w:id="3877" w:name="_Toc103039612"/>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78" w:author="רינת אביטל" w:date="2022-05-12T09:18:00Z">
            <w:rPr>
              <w:rFonts w:hint="eastAsia"/>
              <w:b/>
              <w:bCs/>
              <w:color w:val="89D7C3"/>
              <w:sz w:val="36"/>
              <w:szCs w:val="36"/>
              <w:rtl/>
            </w:rPr>
          </w:rPrChange>
        </w:rPr>
        <w:t>הארכיטקטורה</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879"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80" w:author="רינת אביטל" w:date="2022-05-12T09:18:00Z">
            <w:rPr>
              <w:rFonts w:hint="eastAsia"/>
              <w:b/>
              <w:bCs/>
              <w:color w:val="89D7C3"/>
              <w:sz w:val="36"/>
              <w:szCs w:val="36"/>
              <w:rtl/>
            </w:rPr>
          </w:rPrChange>
        </w:rPr>
        <w:t>של</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881"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82" w:author="רינת אביטל" w:date="2022-05-12T09:18:00Z">
            <w:rPr>
              <w:rFonts w:hint="eastAsia"/>
              <w:b/>
              <w:bCs/>
              <w:color w:val="89D7C3"/>
              <w:sz w:val="36"/>
              <w:szCs w:val="36"/>
              <w:rtl/>
            </w:rPr>
          </w:rPrChange>
        </w:rPr>
        <w:t>הפתרון</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883"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84" w:author="רינת אביטל" w:date="2022-05-12T09:18:00Z">
            <w:rPr>
              <w:rFonts w:hint="eastAsia"/>
              <w:b/>
              <w:bCs/>
              <w:color w:val="89D7C3"/>
              <w:sz w:val="36"/>
              <w:szCs w:val="36"/>
              <w:rtl/>
            </w:rPr>
          </w:rPrChange>
        </w:rPr>
        <w:t>המוצע</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885"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86" w:author="רינת אביטל" w:date="2022-05-12T09:18:00Z">
            <w:rPr>
              <w:rFonts w:hint="eastAsia"/>
              <w:b/>
              <w:bCs/>
              <w:color w:val="89D7C3"/>
              <w:sz w:val="36"/>
              <w:szCs w:val="36"/>
              <w:rtl/>
            </w:rPr>
          </w:rPrChange>
        </w:rPr>
        <w:t>בפורמט</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887"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888" w:author="רינת אביטל" w:date="2022-05-12T09:18:00Z">
            <w:rPr>
              <w:rFonts w:hint="eastAsia"/>
              <w:b/>
              <w:bCs/>
              <w:color w:val="89D7C3"/>
              <w:sz w:val="36"/>
              <w:szCs w:val="36"/>
              <w:rtl/>
            </w:rPr>
          </w:rPrChange>
        </w:rPr>
        <w:t>של</w:t>
      </w:r>
      <w:r w:rsidRPr="00EF12AB">
        <w:rPr>
          <w:rFonts w:ascii="Tahoma" w:hAnsi="Tahoma" w:cs="Tahoma"/>
          <w:b/>
          <w:bCs/>
          <w:color w:val="89D7C3"/>
          <w:sz w:val="28"/>
          <w:szCs w:val="28"/>
          <w:rtl/>
          <w:rPrChange w:id="3889" w:author="רינת אביטל" w:date="2022-05-12T09:18:00Z">
            <w:rPr>
              <w:b/>
              <w:bCs/>
              <w:color w:val="89D7C3"/>
              <w:sz w:val="36"/>
              <w:szCs w:val="36"/>
              <w:rtl/>
            </w:rPr>
          </w:rPrChange>
        </w:rPr>
        <w:t xml:space="preserve"> </w:t>
      </w:r>
      <w:r w:rsidRPr="00EF12AB">
        <w:rPr>
          <w:rFonts w:ascii="Tahoma" w:hAnsi="Tahoma" w:cs="Tahoma"/>
          <w:b/>
          <w:bCs/>
          <w:color w:val="ED7D31" w:themeColor="accent2"/>
          <w:sz w:val="24"/>
          <w:szCs w:val="24"/>
          <w14:shadow w14:blurRad="50800" w14:dist="38100" w14:dir="18900000" w14:sx="100000" w14:sy="100000" w14:kx="0" w14:ky="0" w14:algn="bl">
            <w14:srgbClr w14:val="000000">
              <w14:alpha w14:val="60000"/>
            </w14:srgbClr>
          </w14:shadow>
          <w:rPrChange w:id="3890" w:author="רינת אביטל" w:date="2022-05-12T09:18:00Z">
            <w:rPr>
              <w:b/>
              <w:bCs/>
              <w:color w:val="89D7C3"/>
              <w:sz w:val="36"/>
              <w:szCs w:val="36"/>
            </w:rPr>
          </w:rPrChange>
        </w:rPr>
        <w:t>Design level Down-Top</w:t>
      </w:r>
      <w:bookmarkEnd w:id="3877"/>
    </w:p>
    <w:p w14:paraId="27387ECE" w14:textId="77777777" w:rsidR="00F836FA" w:rsidRPr="00EF12AB" w:rsidRDefault="00F836FA" w:rsidP="00F836FA">
      <w:pPr>
        <w:rPr>
          <w:rFonts w:ascii="Tahoma" w:hAnsi="Tahoma" w:cs="Tahoma"/>
          <w:sz w:val="18"/>
          <w:szCs w:val="18"/>
          <w:rtl/>
          <w:rPrChange w:id="3891" w:author="רינת אביטל" w:date="2022-05-12T09:18:00Z">
            <w:rPr>
              <w:rtl/>
            </w:rPr>
          </w:rPrChange>
        </w:rPr>
      </w:pPr>
    </w:p>
    <w:p w14:paraId="784DB56B" w14:textId="28384E9E" w:rsidR="00F836FA" w:rsidRPr="008B3FB8" w:rsidRDefault="00F836FA" w:rsidP="00974BD6">
      <w:pPr>
        <w:spacing w:after="155" w:line="360" w:lineRule="auto"/>
        <w:ind w:right="661"/>
        <w:rPr>
          <w:rFonts w:ascii="Tahoma" w:hAnsi="Tahoma" w:cs="Tahoma"/>
          <w:rPrChange w:id="3892" w:author="רינת אביטל" w:date="2022-05-12T09:18:00Z">
            <w:rPr>
              <w:sz w:val="28"/>
              <w:szCs w:val="28"/>
            </w:rPr>
          </w:rPrChange>
        </w:rPr>
      </w:pPr>
      <w:r w:rsidRPr="008B3FB8">
        <w:rPr>
          <w:rFonts w:ascii="Tahoma" w:eastAsia="Arial" w:hAnsi="Tahoma" w:cs="Tahoma"/>
          <w:rtl/>
          <w:rPrChange w:id="3893" w:author="רינת אביטל" w:date="2022-05-12T09:18:00Z">
            <w:rPr>
              <w:rFonts w:ascii="Arial" w:eastAsia="Arial" w:hAnsi="Arial" w:cs="Arial"/>
              <w:sz w:val="28"/>
              <w:szCs w:val="28"/>
              <w:rtl/>
            </w:rPr>
          </w:rPrChange>
        </w:rPr>
        <w:t>צד השרת</w:t>
      </w:r>
      <w:r w:rsidRPr="008B3FB8">
        <w:rPr>
          <w:rFonts w:ascii="Tahoma" w:eastAsia="Calibri" w:hAnsi="Tahoma" w:cs="Tahoma"/>
          <w:rtl/>
          <w:rPrChange w:id="3894"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95"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896" w:author="רינת אביטל" w:date="2022-05-12T09:18:00Z">
            <w:rPr>
              <w:rFonts w:ascii="Calibri" w:eastAsia="Calibri" w:hAnsi="Calibri" w:cs="Times New Roman"/>
              <w:sz w:val="28"/>
              <w:szCs w:val="28"/>
              <w:rtl/>
            </w:rPr>
          </w:rPrChange>
        </w:rPr>
        <w:t xml:space="preserve"> </w:t>
      </w:r>
      <w:r w:rsidRPr="008B3FB8">
        <w:rPr>
          <w:rFonts w:ascii="Tahoma" w:eastAsia="Calibri" w:hAnsi="Tahoma" w:cs="Tahoma"/>
          <w:rPrChange w:id="3897" w:author="רינת אביטל" w:date="2022-05-12T09:18:00Z">
            <w:rPr>
              <w:rFonts w:ascii="Calibri" w:eastAsia="Calibri" w:hAnsi="Calibri" w:cs="Calibri"/>
              <w:sz w:val="28"/>
              <w:szCs w:val="28"/>
            </w:rPr>
          </w:rPrChange>
        </w:rPr>
        <w:t>server side</w:t>
      </w:r>
      <w:r w:rsidRPr="008B3FB8">
        <w:rPr>
          <w:rFonts w:ascii="Tahoma" w:eastAsia="Calibri" w:hAnsi="Tahoma" w:cs="Tahoma"/>
          <w:rtl/>
          <w:rPrChange w:id="3898"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99" w:author="רינת אביטל" w:date="2022-05-12T09:18:00Z">
            <w:rPr>
              <w:rFonts w:ascii="Arial" w:eastAsia="Arial" w:hAnsi="Arial" w:cs="Arial"/>
              <w:sz w:val="28"/>
              <w:szCs w:val="28"/>
              <w:rtl/>
            </w:rPr>
          </w:rPrChange>
        </w:rPr>
        <w:t xml:space="preserve">פותח במודל </w:t>
      </w:r>
      <w:r w:rsidRPr="008B3FB8">
        <w:rPr>
          <w:rFonts w:ascii="Tahoma" w:eastAsia="Arial" w:hAnsi="Tahoma" w:cs="Tahoma"/>
          <w:rPrChange w:id="3900" w:author="רינת אביטל" w:date="2022-05-12T09:18:00Z">
            <w:rPr>
              <w:rFonts w:ascii="Arial" w:eastAsia="Arial" w:hAnsi="Arial" w:cs="Arial"/>
              <w:sz w:val="28"/>
              <w:szCs w:val="28"/>
            </w:rPr>
          </w:rPrChange>
        </w:rPr>
        <w:t>3</w:t>
      </w:r>
      <w:r w:rsidRPr="008B3FB8">
        <w:rPr>
          <w:rFonts w:ascii="Tahoma" w:eastAsia="Arial" w:hAnsi="Tahoma" w:cs="Tahoma"/>
          <w:rtl/>
          <w:rPrChange w:id="3901" w:author="רינת אביטל" w:date="2022-05-12T09:18:00Z">
            <w:rPr>
              <w:rFonts w:ascii="Arial" w:eastAsia="Arial" w:hAnsi="Arial" w:cs="Arial"/>
              <w:sz w:val="28"/>
              <w:szCs w:val="28"/>
              <w:rtl/>
            </w:rPr>
          </w:rPrChange>
        </w:rPr>
        <w:t xml:space="preserve"> השכבות ומתחלק  ל-</w:t>
      </w:r>
      <w:r w:rsidRPr="008B3FB8">
        <w:rPr>
          <w:rFonts w:ascii="Tahoma" w:eastAsia="Arial" w:hAnsi="Tahoma" w:cs="Tahoma"/>
          <w:rPrChange w:id="3902" w:author="רינת אביטל" w:date="2022-05-12T09:18:00Z">
            <w:rPr>
              <w:rFonts w:ascii="Arial" w:eastAsia="Arial" w:hAnsi="Arial" w:cs="Arial"/>
              <w:sz w:val="28"/>
              <w:szCs w:val="28"/>
            </w:rPr>
          </w:rPrChange>
        </w:rPr>
        <w:t>4</w:t>
      </w:r>
      <w:r w:rsidRPr="008B3FB8">
        <w:rPr>
          <w:rFonts w:ascii="Tahoma" w:eastAsia="Arial" w:hAnsi="Tahoma" w:cs="Tahoma"/>
          <w:rtl/>
          <w:rPrChange w:id="3903" w:author="רינת אביטל" w:date="2022-05-12T09:18:00Z">
            <w:rPr>
              <w:rFonts w:ascii="Arial" w:eastAsia="Arial" w:hAnsi="Arial" w:cs="Arial"/>
              <w:sz w:val="28"/>
              <w:szCs w:val="28"/>
              <w:rtl/>
            </w:rPr>
          </w:rPrChange>
        </w:rPr>
        <w:t xml:space="preserve"> פרויקטים </w:t>
      </w:r>
    </w:p>
    <w:p w14:paraId="5835C0B5" w14:textId="77777777" w:rsidR="00F836FA" w:rsidRPr="008B3FB8" w:rsidRDefault="00F836FA" w:rsidP="00974BD6">
      <w:pPr>
        <w:spacing w:after="155" w:line="360" w:lineRule="auto"/>
        <w:ind w:left="1" w:right="11" w:hanging="1"/>
        <w:rPr>
          <w:rFonts w:ascii="Tahoma" w:hAnsi="Tahoma" w:cs="Tahoma"/>
          <w:rPrChange w:id="3904" w:author="רינת אביטל" w:date="2022-05-12T09:18:00Z">
            <w:rPr>
              <w:sz w:val="28"/>
              <w:szCs w:val="28"/>
            </w:rPr>
          </w:rPrChange>
        </w:rPr>
      </w:pPr>
      <w:r w:rsidRPr="008B3FB8">
        <w:rPr>
          <w:rFonts w:ascii="Tahoma" w:eastAsia="Arial" w:hAnsi="Tahoma" w:cs="Tahoma"/>
          <w:rtl/>
          <w:rPrChange w:id="3905"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8B3FB8" w:rsidRDefault="00F836FA" w:rsidP="00974BD6">
      <w:pPr>
        <w:spacing w:after="166" w:line="360" w:lineRule="auto"/>
        <w:ind w:left="423" w:right="179" w:hanging="10"/>
        <w:rPr>
          <w:rFonts w:ascii="Tahoma" w:hAnsi="Tahoma" w:cs="Tahoma"/>
          <w:rPrChange w:id="3906" w:author="רינת אביטל" w:date="2022-05-12T09:18:00Z">
            <w:rPr>
              <w:sz w:val="28"/>
              <w:szCs w:val="28"/>
            </w:rPr>
          </w:rPrChange>
        </w:rPr>
      </w:pPr>
      <w:r w:rsidRPr="008B3FB8">
        <w:rPr>
          <w:rFonts w:ascii="Tahoma" w:eastAsia="Calibri" w:hAnsi="Tahoma" w:cs="Tahoma"/>
          <w:rPrChange w:id="3907" w:author="רינת אביטל" w:date="2022-05-12T09:18:00Z">
            <w:rPr>
              <w:rFonts w:ascii="Calibri" w:eastAsia="Calibri" w:hAnsi="Calibri" w:cs="Calibri"/>
              <w:sz w:val="28"/>
              <w:szCs w:val="28"/>
            </w:rPr>
          </w:rPrChange>
        </w:rPr>
        <w:t>API</w:t>
      </w:r>
      <w:r w:rsidRPr="008B3FB8">
        <w:rPr>
          <w:rFonts w:ascii="Tahoma" w:eastAsia="Arial" w:hAnsi="Tahoma" w:cs="Tahoma"/>
          <w:rtl/>
          <w:rPrChange w:id="3908" w:author="רינת אביטל" w:date="2022-05-12T09:18:00Z">
            <w:rPr>
              <w:rFonts w:ascii="Arial" w:eastAsia="Arial" w:hAnsi="Arial" w:cs="Arial"/>
              <w:sz w:val="28"/>
              <w:szCs w:val="28"/>
              <w:rtl/>
            </w:rPr>
          </w:rPrChange>
        </w:rPr>
        <w:t xml:space="preserve"> – שכבת ה </w:t>
      </w:r>
      <w:r w:rsidRPr="008B3FB8">
        <w:rPr>
          <w:rFonts w:ascii="Tahoma" w:eastAsia="Calibri" w:hAnsi="Tahoma" w:cs="Tahoma"/>
          <w:rPrChange w:id="3909" w:author="רינת אביטל" w:date="2022-05-12T09:18:00Z">
            <w:rPr>
              <w:rFonts w:ascii="Calibri" w:eastAsia="Calibri" w:hAnsi="Calibri" w:cs="Calibri"/>
              <w:sz w:val="28"/>
              <w:szCs w:val="28"/>
            </w:rPr>
          </w:rPrChange>
        </w:rPr>
        <w:t>Controller</w:t>
      </w:r>
      <w:r w:rsidRPr="008B3FB8">
        <w:rPr>
          <w:rFonts w:ascii="Tahoma" w:eastAsia="Calibri" w:hAnsi="Tahoma" w:cs="Tahoma"/>
          <w:rtl/>
          <w:rPrChange w:id="3910" w:author="רינת אביטל" w:date="2022-05-12T09:18:00Z">
            <w:rPr>
              <w:rFonts w:ascii="Calibri" w:eastAsia="Calibri" w:hAnsi="Calibri" w:cs="Times New Roman"/>
              <w:sz w:val="28"/>
              <w:szCs w:val="28"/>
              <w:rtl/>
            </w:rPr>
          </w:rPrChange>
        </w:rPr>
        <w:t xml:space="preserve"> – </w:t>
      </w:r>
      <w:r w:rsidRPr="008B3FB8">
        <w:rPr>
          <w:rFonts w:ascii="Tahoma" w:eastAsia="Arial" w:hAnsi="Tahoma" w:cs="Tahoma"/>
          <w:rtl/>
          <w:rPrChange w:id="3911" w:author="רינת אביטל" w:date="2022-05-12T09:18:00Z">
            <w:rPr>
              <w:rFonts w:ascii="Arial" w:eastAsia="Arial" w:hAnsi="Arial" w:cs="Arial"/>
              <w:sz w:val="28"/>
              <w:szCs w:val="28"/>
              <w:rtl/>
            </w:rPr>
          </w:rPrChange>
        </w:rPr>
        <w:t>חיבור בין צד השרת והלקוח</w:t>
      </w:r>
      <w:r w:rsidRPr="008B3FB8">
        <w:rPr>
          <w:rFonts w:ascii="Tahoma" w:eastAsia="Calibri" w:hAnsi="Tahoma" w:cs="Tahoma"/>
          <w:rtl/>
          <w:rPrChange w:id="3912"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13" w:author="רינת אביטל" w:date="2022-05-12T09:18:00Z">
            <w:rPr>
              <w:rFonts w:ascii="Arial" w:eastAsia="Arial" w:hAnsi="Arial" w:cs="Arial"/>
              <w:sz w:val="28"/>
              <w:szCs w:val="28"/>
              <w:rtl/>
            </w:rPr>
          </w:rPrChange>
        </w:rPr>
        <w:t xml:space="preserve"> </w:t>
      </w:r>
    </w:p>
    <w:p w14:paraId="19114834" w14:textId="48BA9B43" w:rsidR="00F836FA" w:rsidRPr="008B3FB8" w:rsidRDefault="00F836FA" w:rsidP="00974BD6">
      <w:pPr>
        <w:spacing w:after="163" w:line="360" w:lineRule="auto"/>
        <w:ind w:left="423" w:right="179" w:hanging="10"/>
        <w:rPr>
          <w:rFonts w:ascii="Tahoma" w:hAnsi="Tahoma" w:cs="Tahoma"/>
          <w:rPrChange w:id="3914" w:author="רינת אביטל" w:date="2022-05-12T09:18:00Z">
            <w:rPr>
              <w:sz w:val="28"/>
              <w:szCs w:val="28"/>
            </w:rPr>
          </w:rPrChange>
        </w:rPr>
      </w:pPr>
      <w:proofErr w:type="gramStart"/>
      <w:r w:rsidRPr="008B3FB8">
        <w:rPr>
          <w:rFonts w:ascii="Tahoma" w:eastAsia="Calibri" w:hAnsi="Tahoma" w:cs="Tahoma"/>
          <w:rPrChange w:id="3915" w:author="רינת אביטל" w:date="2022-05-12T09:18:00Z">
            <w:rPr>
              <w:rFonts w:ascii="Calibri" w:eastAsia="Calibri" w:hAnsi="Calibri" w:cs="Calibri"/>
              <w:sz w:val="28"/>
              <w:szCs w:val="28"/>
            </w:rPr>
          </w:rPrChange>
        </w:rPr>
        <w:t>BL</w:t>
      </w:r>
      <w:r w:rsidRPr="008B3FB8">
        <w:rPr>
          <w:rFonts w:ascii="Tahoma" w:eastAsia="Arial" w:hAnsi="Tahoma" w:cs="Tahoma"/>
          <w:rtl/>
          <w:rPrChange w:id="3916" w:author="רינת אביטל" w:date="2022-05-12T09:18:00Z">
            <w:rPr>
              <w:rFonts w:ascii="Arial" w:eastAsia="Arial" w:hAnsi="Arial" w:cs="Arial"/>
              <w:sz w:val="28"/>
              <w:szCs w:val="28"/>
              <w:rtl/>
            </w:rPr>
          </w:rPrChange>
        </w:rPr>
        <w:t xml:space="preserve">  –</w:t>
      </w:r>
      <w:proofErr w:type="gramEnd"/>
      <w:r w:rsidRPr="008B3FB8">
        <w:rPr>
          <w:rFonts w:ascii="Tahoma" w:eastAsia="Arial" w:hAnsi="Tahoma" w:cs="Tahoma"/>
          <w:rtl/>
          <w:rPrChange w:id="3917" w:author="רינת אביטל" w:date="2022-05-12T09:18:00Z">
            <w:rPr>
              <w:rFonts w:ascii="Arial" w:eastAsia="Arial" w:hAnsi="Arial" w:cs="Arial"/>
              <w:sz w:val="28"/>
              <w:szCs w:val="28"/>
              <w:rtl/>
            </w:rPr>
          </w:rPrChange>
        </w:rPr>
        <w:t xml:space="preserve"> הלוגיקה של המערכת</w:t>
      </w:r>
      <w:r w:rsidRPr="008B3FB8">
        <w:rPr>
          <w:rFonts w:ascii="Tahoma" w:eastAsia="Calibri" w:hAnsi="Tahoma" w:cs="Tahoma"/>
          <w:rtl/>
          <w:rPrChange w:id="3918"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19" w:author="רינת אביטל" w:date="2022-05-12T09:18:00Z">
            <w:rPr>
              <w:rFonts w:ascii="Arial" w:eastAsia="Arial" w:hAnsi="Arial" w:cs="Arial"/>
              <w:sz w:val="28"/>
              <w:szCs w:val="28"/>
              <w:rtl/>
            </w:rPr>
          </w:rPrChange>
        </w:rPr>
        <w:t xml:space="preserve"> </w:t>
      </w:r>
    </w:p>
    <w:p w14:paraId="470BB068" w14:textId="294A58AA" w:rsidR="00F836FA" w:rsidRPr="008B3FB8" w:rsidRDefault="00F836FA" w:rsidP="00974BD6">
      <w:pPr>
        <w:spacing w:after="155" w:line="360" w:lineRule="auto"/>
        <w:ind w:left="1" w:right="709" w:hanging="1"/>
        <w:rPr>
          <w:rFonts w:ascii="Tahoma" w:hAnsi="Tahoma" w:cs="Tahoma"/>
          <w:rPrChange w:id="3920" w:author="רינת אביטל" w:date="2022-05-12T09:18:00Z">
            <w:rPr>
              <w:sz w:val="28"/>
              <w:szCs w:val="28"/>
            </w:rPr>
          </w:rPrChange>
        </w:rPr>
      </w:pPr>
      <w:r w:rsidRPr="008B3FB8">
        <w:rPr>
          <w:rFonts w:ascii="Tahoma" w:eastAsia="Calibri" w:hAnsi="Tahoma" w:cs="Tahoma"/>
          <w:rPrChange w:id="3921" w:author="רינת אביטל" w:date="2022-05-12T09:18:00Z">
            <w:rPr>
              <w:rFonts w:ascii="Calibri" w:eastAsia="Calibri" w:hAnsi="Calibri" w:cs="Calibri"/>
              <w:sz w:val="28"/>
              <w:szCs w:val="28"/>
            </w:rPr>
          </w:rPrChange>
        </w:rPr>
        <w:t>DAL</w:t>
      </w:r>
      <w:r w:rsidR="00974BD6">
        <w:rPr>
          <w:rFonts w:ascii="Tahoma" w:eastAsia="Calibri" w:hAnsi="Tahoma" w:cs="Tahoma"/>
        </w:rPr>
        <w:t xml:space="preserve">      </w:t>
      </w:r>
      <w:r w:rsidRPr="008B3FB8">
        <w:rPr>
          <w:rFonts w:ascii="Tahoma" w:eastAsia="Arial" w:hAnsi="Tahoma" w:cs="Tahoma"/>
          <w:rtl/>
          <w:rPrChange w:id="3922" w:author="רינת אביטל" w:date="2022-05-12T09:18:00Z">
            <w:rPr>
              <w:rFonts w:ascii="Arial" w:eastAsia="Arial" w:hAnsi="Arial" w:cs="Arial"/>
              <w:sz w:val="28"/>
              <w:szCs w:val="28"/>
              <w:rtl/>
            </w:rPr>
          </w:rPrChange>
        </w:rPr>
        <w:t xml:space="preserve"> – מכיל את הפונקציונאליות הנדרשת לכל התקשורת </w:t>
      </w:r>
      <w:proofErr w:type="gramStart"/>
      <w:r w:rsidRPr="008B3FB8">
        <w:rPr>
          <w:rFonts w:ascii="Tahoma" w:eastAsia="Arial" w:hAnsi="Tahoma" w:cs="Tahoma"/>
          <w:rtl/>
          <w:rPrChange w:id="3923" w:author="רינת אביטל" w:date="2022-05-12T09:18:00Z">
            <w:rPr>
              <w:rFonts w:ascii="Arial" w:eastAsia="Arial" w:hAnsi="Arial" w:cs="Arial"/>
              <w:sz w:val="28"/>
              <w:szCs w:val="28"/>
              <w:rtl/>
            </w:rPr>
          </w:rPrChange>
        </w:rPr>
        <w:t>עם  ה</w:t>
      </w:r>
      <w:proofErr w:type="gramEnd"/>
      <w:r w:rsidRPr="008B3FB8">
        <w:rPr>
          <w:rFonts w:ascii="Tahoma" w:eastAsia="Calibri" w:hAnsi="Tahoma" w:cs="Tahoma"/>
          <w:rPrChange w:id="3924" w:author="רינת אביטל" w:date="2022-05-12T09:18:00Z">
            <w:rPr>
              <w:rFonts w:ascii="Calibri" w:eastAsia="Calibri" w:hAnsi="Calibri" w:cs="Calibri"/>
              <w:sz w:val="28"/>
              <w:szCs w:val="28"/>
            </w:rPr>
          </w:rPrChange>
        </w:rPr>
        <w:t>Data Base</w:t>
      </w:r>
      <w:r w:rsidR="009544D7" w:rsidRPr="008B3FB8">
        <w:rPr>
          <w:rFonts w:ascii="Tahoma" w:eastAsia="Calibri" w:hAnsi="Tahoma" w:cs="Tahoma"/>
          <w:rPrChange w:id="3925"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3926" w:author="רינת אביטל" w:date="2022-05-12T09:18:00Z">
            <w:rPr>
              <w:rFonts w:ascii="Arial" w:eastAsia="Arial" w:hAnsi="Arial" w:cs="Arial"/>
              <w:sz w:val="28"/>
              <w:szCs w:val="28"/>
              <w:rtl/>
            </w:rPr>
          </w:rPrChange>
        </w:rPr>
        <w:t xml:space="preserve">.  </w:t>
      </w:r>
    </w:p>
    <w:p w14:paraId="267B647E" w14:textId="724E9E6D" w:rsidR="00F836FA" w:rsidRPr="008B3FB8" w:rsidRDefault="00F836FA" w:rsidP="00974BD6">
      <w:pPr>
        <w:spacing w:after="155" w:line="360" w:lineRule="auto"/>
        <w:ind w:left="1" w:hanging="1"/>
        <w:rPr>
          <w:rFonts w:ascii="Tahoma" w:hAnsi="Tahoma" w:cs="Tahoma"/>
          <w:rPrChange w:id="3927" w:author="רינת אביטל" w:date="2022-05-12T09:18:00Z">
            <w:rPr>
              <w:sz w:val="28"/>
              <w:szCs w:val="28"/>
            </w:rPr>
          </w:rPrChange>
        </w:rPr>
      </w:pPr>
      <w:r w:rsidRPr="008B3FB8">
        <w:rPr>
          <w:rFonts w:ascii="Tahoma" w:eastAsia="Calibri" w:hAnsi="Tahoma" w:cs="Tahoma"/>
          <w:rPrChange w:id="3928" w:author="רינת אביטל" w:date="2022-05-12T09:18:00Z">
            <w:rPr>
              <w:rFonts w:ascii="Calibri" w:eastAsia="Calibri" w:hAnsi="Calibri" w:cs="Calibri"/>
              <w:sz w:val="28"/>
              <w:szCs w:val="28"/>
            </w:rPr>
          </w:rPrChange>
        </w:rPr>
        <w:t>Models</w:t>
      </w:r>
      <w:r w:rsidR="00974BD6">
        <w:rPr>
          <w:rFonts w:ascii="Tahoma" w:eastAsia="Calibri" w:hAnsi="Tahoma" w:cs="Tahoma"/>
        </w:rPr>
        <w:t xml:space="preserve">      </w:t>
      </w:r>
      <w:r w:rsidRPr="008B3FB8">
        <w:rPr>
          <w:rFonts w:ascii="Tahoma" w:eastAsia="Arial" w:hAnsi="Tahoma" w:cs="Tahoma"/>
          <w:rtl/>
          <w:rPrChange w:id="3929"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w:t>
      </w:r>
      <w:r w:rsidR="00974BD6">
        <w:rPr>
          <w:rFonts w:ascii="Tahoma" w:eastAsia="Arial" w:hAnsi="Tahoma" w:cs="Tahoma" w:hint="cs"/>
          <w:rtl/>
        </w:rPr>
        <w:t xml:space="preserve"> </w:t>
      </w:r>
      <w:r w:rsidRPr="008B3FB8">
        <w:rPr>
          <w:rFonts w:ascii="Tahoma" w:eastAsia="Arial" w:hAnsi="Tahoma" w:cs="Tahoma"/>
          <w:rtl/>
          <w:rPrChange w:id="3930" w:author="רינת אביטל" w:date="2022-05-12T09:18:00Z">
            <w:rPr>
              <w:rFonts w:ascii="Arial" w:eastAsia="Arial" w:hAnsi="Arial" w:cs="Arial"/>
              <w:sz w:val="28"/>
              <w:szCs w:val="28"/>
              <w:rtl/>
            </w:rPr>
          </w:rPrChange>
        </w:rPr>
        <w:t xml:space="preserve">בין השכבות.  </w:t>
      </w:r>
    </w:p>
    <w:p w14:paraId="66CB0006" w14:textId="77777777" w:rsidR="00F836FA" w:rsidRPr="008B3FB8" w:rsidRDefault="00F836FA" w:rsidP="00974BD6">
      <w:pPr>
        <w:spacing w:after="155" w:line="360" w:lineRule="auto"/>
        <w:ind w:left="421" w:right="11" w:hanging="1"/>
        <w:rPr>
          <w:rFonts w:ascii="Tahoma" w:hAnsi="Tahoma" w:cs="Tahoma"/>
          <w:rPrChange w:id="3931" w:author="רינת אביטל" w:date="2022-05-12T09:18:00Z">
            <w:rPr>
              <w:sz w:val="28"/>
              <w:szCs w:val="28"/>
            </w:rPr>
          </w:rPrChange>
        </w:rPr>
      </w:pPr>
      <w:r w:rsidRPr="008B3FB8">
        <w:rPr>
          <w:rFonts w:ascii="Tahoma" w:eastAsia="Arial" w:hAnsi="Tahoma" w:cs="Tahoma"/>
          <w:rtl/>
          <w:rPrChange w:id="3932" w:author="רינת אביטל" w:date="2022-05-12T09:18:00Z">
            <w:rPr>
              <w:rFonts w:ascii="Arial" w:eastAsia="Arial" w:hAnsi="Arial" w:cs="Arial"/>
              <w:sz w:val="28"/>
              <w:szCs w:val="28"/>
              <w:rtl/>
            </w:rPr>
          </w:rPrChange>
        </w:rPr>
        <w:t>מטרת שכבה זו היא למנוע תלות של שכבת ה</w:t>
      </w:r>
      <w:r w:rsidRPr="008B3FB8">
        <w:rPr>
          <w:rFonts w:ascii="Tahoma" w:eastAsia="Calibri" w:hAnsi="Tahoma" w:cs="Tahoma"/>
          <w:rPrChange w:id="3933" w:author="רינת אביטל" w:date="2022-05-12T09:18:00Z">
            <w:rPr>
              <w:rFonts w:ascii="Calibri" w:eastAsia="Calibri" w:hAnsi="Calibri" w:cs="Calibri"/>
              <w:sz w:val="28"/>
              <w:szCs w:val="28"/>
            </w:rPr>
          </w:rPrChange>
        </w:rPr>
        <w:t xml:space="preserve">BL </w:t>
      </w:r>
      <w:r w:rsidRPr="008B3FB8">
        <w:rPr>
          <w:rFonts w:ascii="Tahoma" w:eastAsia="Calibri" w:hAnsi="Tahoma" w:cs="Tahoma"/>
          <w:rtl/>
          <w:rPrChange w:id="3934"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35" w:author="רינת אביטל" w:date="2022-05-12T09:18:00Z">
            <w:rPr>
              <w:rFonts w:ascii="Arial" w:eastAsia="Arial" w:hAnsi="Arial" w:cs="Arial"/>
              <w:sz w:val="28"/>
              <w:szCs w:val="28"/>
              <w:rtl/>
            </w:rPr>
          </w:rPrChange>
        </w:rPr>
        <w:t>במבנה בסיס הנתונים. שכבת ה</w:t>
      </w:r>
      <w:r w:rsidRPr="008B3FB8">
        <w:rPr>
          <w:rFonts w:ascii="Tahoma" w:eastAsia="Calibri" w:hAnsi="Tahoma" w:cs="Tahoma"/>
          <w:rPrChange w:id="3936" w:author="רינת אביטל" w:date="2022-05-12T09:18:00Z">
            <w:rPr>
              <w:rFonts w:ascii="Calibri" w:eastAsia="Calibri" w:hAnsi="Calibri" w:cs="Calibri"/>
              <w:sz w:val="28"/>
              <w:szCs w:val="28"/>
            </w:rPr>
          </w:rPrChange>
        </w:rPr>
        <w:t xml:space="preserve">BL </w:t>
      </w:r>
      <w:r w:rsidRPr="008B3FB8">
        <w:rPr>
          <w:rFonts w:ascii="Tahoma" w:eastAsia="Arial" w:hAnsi="Tahoma" w:cs="Tahoma"/>
          <w:rtl/>
          <w:rPrChange w:id="3937"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8B3FB8">
        <w:rPr>
          <w:rFonts w:ascii="Tahoma" w:eastAsia="Calibri" w:hAnsi="Tahoma" w:cs="Tahoma"/>
          <w:rPrChange w:id="3938" w:author="רינת אביטל" w:date="2022-05-12T09:18:00Z">
            <w:rPr>
              <w:rFonts w:ascii="Calibri" w:eastAsia="Calibri" w:hAnsi="Calibri" w:cs="Calibri"/>
              <w:sz w:val="28"/>
              <w:szCs w:val="28"/>
            </w:rPr>
          </w:rPrChange>
        </w:rPr>
        <w:t>Models</w:t>
      </w:r>
      <w:r w:rsidRPr="008B3FB8">
        <w:rPr>
          <w:rFonts w:ascii="Tahoma" w:eastAsia="Arial" w:hAnsi="Tahoma" w:cs="Tahoma"/>
          <w:rtl/>
          <w:rPrChange w:id="3939" w:author="רינת אביטל" w:date="2022-05-12T09:18:00Z">
            <w:rPr>
              <w:rFonts w:ascii="Arial" w:eastAsia="Arial" w:hAnsi="Arial" w:cs="Arial"/>
              <w:sz w:val="28"/>
              <w:szCs w:val="28"/>
              <w:rtl/>
            </w:rPr>
          </w:rPrChange>
        </w:rPr>
        <w:t xml:space="preserve">   ולהיפך,   וכך מיוצגים הנתונים בכל הפרויקט</w:t>
      </w:r>
      <w:r w:rsidRPr="008B3FB8">
        <w:rPr>
          <w:rFonts w:ascii="Tahoma" w:eastAsia="Calibri" w:hAnsi="Tahoma" w:cs="Tahoma"/>
          <w:rtl/>
          <w:rPrChange w:id="3940"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41" w:author="רינת אביטל" w:date="2022-05-12T09:18:00Z">
            <w:rPr>
              <w:rFonts w:ascii="Arial" w:eastAsia="Arial" w:hAnsi="Arial" w:cs="Arial"/>
              <w:sz w:val="28"/>
              <w:szCs w:val="28"/>
              <w:rtl/>
            </w:rPr>
          </w:rPrChange>
        </w:rPr>
        <w:t xml:space="preserve"> </w:t>
      </w:r>
    </w:p>
    <w:p w14:paraId="56F7B7A9" w14:textId="307A5847" w:rsidR="00F836FA" w:rsidRDefault="00F836FA"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099697E" w14:textId="0AEE14FC"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A7C1EA" w14:textId="5C1309EB"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1706831" w14:textId="1911DC82"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D452916" w14:textId="1036CF48"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1BAAF23" w14:textId="7CD99ECA"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3AD9DB9" w14:textId="21B7DBC1"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25B0C30" w14:textId="322A68C2" w:rsidR="0099367A" w:rsidRPr="00FB0F25" w:rsidRDefault="0099367A" w:rsidP="0099367A">
      <w:pPr>
        <w:bidi w:val="0"/>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942" w:author="רינת אביטל" w:date="2022-05-12T09:18:00Z">
            <w:rPr>
              <w:sz w:val="28"/>
              <w:szCs w:val="28"/>
              <w:highlight w:val="cyan"/>
            </w:rPr>
          </w:rPrChange>
        </w:rPr>
      </w:pPr>
      <w: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br w:type="page"/>
      </w:r>
    </w:p>
    <w:p w14:paraId="2AE312BA" w14:textId="3C7A3BDA" w:rsidR="003D1CCE" w:rsidRPr="00FB0F25" w:rsidRDefault="0040191B" w:rsidP="00974BD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43" w:author="רינת אביטל" w:date="2022-05-12T09:18:00Z">
            <w:rPr>
              <w:b/>
              <w:bCs/>
              <w:color w:val="89D7C3"/>
              <w:sz w:val="40"/>
              <w:szCs w:val="40"/>
              <w:rtl/>
            </w:rPr>
          </w:rPrChange>
        </w:rPr>
      </w:pPr>
      <w:bookmarkStart w:id="3944" w:name="_Toc10303961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45"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4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47" w:author="רינת אביטל" w:date="2022-05-12T09:18:00Z">
            <w:rPr>
              <w:rFonts w:hint="eastAsia"/>
              <w:b/>
              <w:bCs/>
              <w:color w:val="89D7C3"/>
              <w:sz w:val="40"/>
              <w:szCs w:val="40"/>
              <w:rtl/>
            </w:rPr>
          </w:rPrChange>
        </w:rPr>
        <w:t>הרכיבים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4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49" w:author="רינת אביטל" w:date="2022-05-12T09:18:00Z">
            <w:rPr>
              <w:rFonts w:hint="eastAsia"/>
              <w:b/>
              <w:bCs/>
              <w:color w:val="89D7C3"/>
              <w:sz w:val="40"/>
              <w:szCs w:val="40"/>
              <w:rtl/>
            </w:rPr>
          </w:rPrChange>
        </w:rPr>
        <w:t>בפתרון</w:t>
      </w:r>
      <w:bookmarkEnd w:id="3944"/>
    </w:p>
    <w:p w14:paraId="66689BD1" w14:textId="77777777" w:rsidR="00F836FA" w:rsidRPr="008B3FB8" w:rsidRDefault="00F836FA" w:rsidP="00974BD6">
      <w:pPr>
        <w:spacing w:after="294" w:line="360" w:lineRule="auto"/>
        <w:ind w:left="423" w:right="179" w:hanging="10"/>
        <w:rPr>
          <w:rFonts w:ascii="Tahoma" w:hAnsi="Tahoma" w:cs="Tahoma"/>
          <w:rPrChange w:id="3950" w:author="רינת אביטל" w:date="2022-05-12T09:18:00Z">
            <w:rPr>
              <w:sz w:val="28"/>
              <w:szCs w:val="28"/>
            </w:rPr>
          </w:rPrChange>
        </w:rPr>
      </w:pPr>
      <w:r w:rsidRPr="008B3FB8">
        <w:rPr>
          <w:rFonts w:ascii="Tahoma" w:eastAsia="Arial" w:hAnsi="Tahoma" w:cs="Tahoma"/>
          <w:rtl/>
          <w:rPrChange w:id="3951" w:author="רינת אביטל" w:date="2022-05-12T09:18:00Z">
            <w:rPr>
              <w:rFonts w:ascii="Arial" w:eastAsia="Arial" w:hAnsi="Arial" w:cs="Arial"/>
              <w:sz w:val="28"/>
              <w:szCs w:val="28"/>
              <w:rtl/>
            </w:rPr>
          </w:rPrChange>
        </w:rPr>
        <w:t>הפרויקט מחולק ל-</w:t>
      </w:r>
      <w:r w:rsidRPr="008B3FB8">
        <w:rPr>
          <w:rFonts w:ascii="Tahoma" w:eastAsia="Arial" w:hAnsi="Tahoma" w:cs="Tahoma"/>
          <w:rPrChange w:id="3952" w:author="רינת אביטל" w:date="2022-05-12T09:18:00Z">
            <w:rPr>
              <w:rFonts w:ascii="Arial" w:eastAsia="Arial" w:hAnsi="Arial" w:cs="Arial"/>
              <w:sz w:val="28"/>
              <w:szCs w:val="28"/>
            </w:rPr>
          </w:rPrChange>
        </w:rPr>
        <w:t>2</w:t>
      </w:r>
      <w:r w:rsidRPr="008B3FB8">
        <w:rPr>
          <w:rFonts w:ascii="Tahoma" w:eastAsia="Arial" w:hAnsi="Tahoma" w:cs="Tahoma"/>
          <w:rtl/>
          <w:rPrChange w:id="3953" w:author="רינת אביטל" w:date="2022-05-12T09:18:00Z">
            <w:rPr>
              <w:rFonts w:ascii="Arial" w:eastAsia="Arial" w:hAnsi="Arial" w:cs="Arial"/>
              <w:sz w:val="28"/>
              <w:szCs w:val="28"/>
              <w:rtl/>
            </w:rPr>
          </w:rPrChange>
        </w:rPr>
        <w:t xml:space="preserve"> חלקים: </w:t>
      </w:r>
      <w:r w:rsidRPr="008B3FB8">
        <w:rPr>
          <w:rFonts w:ascii="Tahoma" w:eastAsia="Calibri" w:hAnsi="Tahoma" w:cs="Tahoma"/>
          <w:rtl/>
          <w:rPrChange w:id="3954" w:author="רינת אביטל" w:date="2022-05-12T09:18:00Z">
            <w:rPr>
              <w:rFonts w:ascii="Calibri" w:eastAsia="Calibri" w:hAnsi="Calibri" w:cs="Times New Roman"/>
              <w:sz w:val="28"/>
              <w:szCs w:val="28"/>
              <w:rtl/>
            </w:rPr>
          </w:rPrChange>
        </w:rPr>
        <w:t xml:space="preserve"> </w:t>
      </w:r>
    </w:p>
    <w:p w14:paraId="562E8DF3" w14:textId="77777777" w:rsidR="00F836FA" w:rsidRPr="008B3FB8" w:rsidRDefault="00F836FA" w:rsidP="00974BD6">
      <w:pPr>
        <w:numPr>
          <w:ilvl w:val="2"/>
          <w:numId w:val="24"/>
        </w:numPr>
        <w:spacing w:after="45" w:line="360" w:lineRule="auto"/>
        <w:ind w:right="179" w:hanging="361"/>
        <w:rPr>
          <w:rFonts w:ascii="Tahoma" w:hAnsi="Tahoma" w:cs="Tahoma"/>
          <w:rPrChange w:id="3955" w:author="רינת אביטל" w:date="2022-05-12T09:18:00Z">
            <w:rPr>
              <w:sz w:val="28"/>
              <w:szCs w:val="28"/>
            </w:rPr>
          </w:rPrChange>
        </w:rPr>
      </w:pPr>
      <w:r w:rsidRPr="008B3FB8">
        <w:rPr>
          <w:rFonts w:ascii="Tahoma" w:eastAsia="Arial" w:hAnsi="Tahoma" w:cs="Tahoma"/>
          <w:rtl/>
          <w:rPrChange w:id="3956" w:author="רינת אביטל" w:date="2022-05-12T09:18:00Z">
            <w:rPr>
              <w:rFonts w:ascii="Arial" w:eastAsia="Arial" w:hAnsi="Arial" w:cs="Arial"/>
              <w:sz w:val="28"/>
              <w:szCs w:val="28"/>
              <w:rtl/>
            </w:rPr>
          </w:rPrChange>
        </w:rPr>
        <w:t xml:space="preserve">צד שרת - הנכתב בשפת </w:t>
      </w:r>
      <w:r w:rsidRPr="008B3FB8">
        <w:rPr>
          <w:rFonts w:ascii="Tahoma" w:eastAsia="Calibri" w:hAnsi="Tahoma" w:cs="Tahoma"/>
          <w:rtl/>
          <w:rPrChange w:id="3957" w:author="רינת אביטל" w:date="2022-05-12T09:18:00Z">
            <w:rPr>
              <w:rFonts w:ascii="Calibri" w:eastAsia="Calibri" w:hAnsi="Calibri" w:cs="Times New Roman"/>
              <w:sz w:val="28"/>
              <w:szCs w:val="28"/>
              <w:rtl/>
            </w:rPr>
          </w:rPrChange>
        </w:rPr>
        <w:t>#</w:t>
      </w:r>
      <w:r w:rsidRPr="008B3FB8">
        <w:rPr>
          <w:rFonts w:ascii="Tahoma" w:eastAsia="Calibri" w:hAnsi="Tahoma" w:cs="Tahoma"/>
          <w:rPrChange w:id="3958" w:author="רינת אביטל" w:date="2022-05-12T09:18:00Z">
            <w:rPr>
              <w:rFonts w:ascii="Calibri" w:eastAsia="Calibri" w:hAnsi="Calibri" w:cs="Calibri"/>
              <w:sz w:val="28"/>
              <w:szCs w:val="28"/>
            </w:rPr>
          </w:rPrChange>
        </w:rPr>
        <w:t>C</w:t>
      </w:r>
      <w:r w:rsidRPr="008B3FB8">
        <w:rPr>
          <w:rFonts w:ascii="Tahoma" w:eastAsia="Arial" w:hAnsi="Tahoma" w:cs="Tahoma"/>
          <w:rtl/>
          <w:rPrChange w:id="3959" w:author="רינת אביטל" w:date="2022-05-12T09:18:00Z">
            <w:rPr>
              <w:rFonts w:ascii="Arial" w:eastAsia="Arial" w:hAnsi="Arial" w:cs="Arial"/>
              <w:sz w:val="28"/>
              <w:szCs w:val="28"/>
              <w:rtl/>
            </w:rPr>
          </w:rPrChange>
        </w:rPr>
        <w:t xml:space="preserve"> ובטכנולוגיית </w:t>
      </w:r>
      <w:proofErr w:type="spellStart"/>
      <w:r w:rsidRPr="008B3FB8">
        <w:rPr>
          <w:rFonts w:ascii="Tahoma" w:eastAsia="Calibri" w:hAnsi="Tahoma" w:cs="Tahoma"/>
          <w:rPrChange w:id="3960" w:author="רינת אביטל" w:date="2022-05-12T09:18:00Z">
            <w:rPr>
              <w:rFonts w:ascii="Calibri" w:eastAsia="Calibri" w:hAnsi="Calibri" w:cs="Calibri"/>
              <w:sz w:val="28"/>
              <w:szCs w:val="28"/>
            </w:rPr>
          </w:rPrChange>
        </w:rPr>
        <w:t>WebApi</w:t>
      </w:r>
      <w:proofErr w:type="spellEnd"/>
      <w:r w:rsidRPr="008B3FB8">
        <w:rPr>
          <w:rFonts w:ascii="Tahoma" w:eastAsia="Arial" w:hAnsi="Tahoma" w:cs="Tahoma"/>
          <w:rtl/>
          <w:rPrChange w:id="3961"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962" w:author="רינת אביטל" w:date="2022-05-12T09:18:00Z">
            <w:rPr>
              <w:rFonts w:ascii="Calibri" w:eastAsia="Calibri" w:hAnsi="Calibri" w:cs="Times New Roman"/>
              <w:sz w:val="28"/>
              <w:szCs w:val="28"/>
              <w:rtl/>
            </w:rPr>
          </w:rPrChange>
        </w:rPr>
        <w:t xml:space="preserve"> </w:t>
      </w:r>
    </w:p>
    <w:p w14:paraId="530878C5" w14:textId="77777777" w:rsidR="00F836FA" w:rsidRPr="008B3FB8" w:rsidRDefault="00F836FA" w:rsidP="00974BD6">
      <w:pPr>
        <w:numPr>
          <w:ilvl w:val="2"/>
          <w:numId w:val="24"/>
        </w:numPr>
        <w:spacing w:after="173" w:line="360" w:lineRule="auto"/>
        <w:ind w:right="179" w:hanging="361"/>
        <w:rPr>
          <w:rFonts w:ascii="Tahoma" w:hAnsi="Tahoma" w:cs="Tahoma"/>
          <w:rPrChange w:id="3963" w:author="רינת אביטל" w:date="2022-05-12T09:18:00Z">
            <w:rPr>
              <w:sz w:val="28"/>
              <w:szCs w:val="28"/>
            </w:rPr>
          </w:rPrChange>
        </w:rPr>
      </w:pPr>
      <w:r w:rsidRPr="008B3FB8">
        <w:rPr>
          <w:rFonts w:ascii="Tahoma" w:eastAsia="Arial" w:hAnsi="Tahoma" w:cs="Tahoma"/>
          <w:rtl/>
          <w:rPrChange w:id="3964" w:author="רינת אביטל" w:date="2022-05-12T09:18:00Z">
            <w:rPr>
              <w:rFonts w:ascii="Arial" w:eastAsia="Arial" w:hAnsi="Arial" w:cs="Arial"/>
              <w:sz w:val="28"/>
              <w:szCs w:val="28"/>
              <w:rtl/>
            </w:rPr>
          </w:rPrChange>
        </w:rPr>
        <w:t xml:space="preserve">צד לקוח - נכתב בשפת </w:t>
      </w:r>
      <w:r w:rsidRPr="008B3FB8">
        <w:rPr>
          <w:rFonts w:ascii="Tahoma" w:eastAsia="Calibri" w:hAnsi="Tahoma" w:cs="Tahoma"/>
          <w:rPrChange w:id="3965" w:author="רינת אביטל" w:date="2022-05-12T09:18:00Z">
            <w:rPr>
              <w:rFonts w:ascii="Calibri" w:eastAsia="Calibri" w:hAnsi="Calibri" w:cs="Calibri"/>
              <w:sz w:val="28"/>
              <w:szCs w:val="28"/>
            </w:rPr>
          </w:rPrChange>
        </w:rPr>
        <w:t>Angular</w:t>
      </w:r>
      <w:r w:rsidRPr="008B3FB8">
        <w:rPr>
          <w:rFonts w:ascii="Tahoma" w:eastAsia="Arial" w:hAnsi="Tahoma" w:cs="Tahoma"/>
          <w:rtl/>
          <w:rPrChange w:id="3966" w:author="רינת אביטל" w:date="2022-05-12T09:18:00Z">
            <w:rPr>
              <w:rFonts w:ascii="Arial" w:eastAsia="Arial" w:hAnsi="Arial" w:cs="Arial"/>
              <w:sz w:val="28"/>
              <w:szCs w:val="28"/>
              <w:rtl/>
            </w:rPr>
          </w:rPrChange>
        </w:rPr>
        <w:t xml:space="preserve"> ובטכנולוגיית </w:t>
      </w:r>
      <w:r w:rsidRPr="008B3FB8">
        <w:rPr>
          <w:rFonts w:ascii="Tahoma" w:eastAsia="Calibri" w:hAnsi="Tahoma" w:cs="Tahoma"/>
          <w:rPrChange w:id="3967" w:author="רינת אביטל" w:date="2022-05-12T09:18:00Z">
            <w:rPr>
              <w:rFonts w:ascii="Calibri" w:eastAsia="Calibri" w:hAnsi="Calibri" w:cs="Calibri"/>
              <w:sz w:val="28"/>
              <w:szCs w:val="28"/>
            </w:rPr>
          </w:rPrChange>
        </w:rPr>
        <w:t>Html, TypeScript</w:t>
      </w:r>
      <w:r w:rsidRPr="008B3FB8">
        <w:rPr>
          <w:rFonts w:ascii="Tahoma" w:eastAsia="Arial" w:hAnsi="Tahoma" w:cs="Tahoma"/>
          <w:rtl/>
          <w:rPrChange w:id="3968"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969" w:author="רינת אביטל" w:date="2022-05-12T09:18:00Z">
            <w:rPr>
              <w:rFonts w:ascii="Calibri" w:eastAsia="Calibri" w:hAnsi="Calibri" w:cs="Times New Roman"/>
              <w:sz w:val="28"/>
              <w:szCs w:val="28"/>
              <w:rtl/>
            </w:rPr>
          </w:rPrChange>
        </w:rPr>
        <w:t xml:space="preserve"> </w:t>
      </w:r>
    </w:p>
    <w:p w14:paraId="070E0113" w14:textId="6DEE51A8" w:rsidR="00F836FA" w:rsidRPr="008B3FB8" w:rsidRDefault="00F836FA" w:rsidP="00974BD6">
      <w:pPr>
        <w:spacing w:after="155" w:line="360" w:lineRule="auto"/>
        <w:ind w:left="250" w:right="11" w:hanging="1"/>
        <w:jc w:val="both"/>
        <w:rPr>
          <w:rFonts w:ascii="Tahoma" w:hAnsi="Tahoma" w:cs="Tahoma"/>
          <w:rPrChange w:id="3970" w:author="רינת אביטל" w:date="2022-05-12T09:18:00Z">
            <w:rPr>
              <w:sz w:val="28"/>
              <w:szCs w:val="28"/>
            </w:rPr>
          </w:rPrChange>
        </w:rPr>
      </w:pPr>
      <w:r w:rsidRPr="008B3FB8">
        <w:rPr>
          <w:rFonts w:ascii="Tahoma" w:eastAsia="Arial" w:hAnsi="Tahoma" w:cs="Tahoma"/>
          <w:rtl/>
          <w:rPrChange w:id="3971" w:author="רינת אביטל" w:date="2022-05-12T09:18:00Z">
            <w:rPr>
              <w:rFonts w:ascii="Arial" w:eastAsia="Arial" w:hAnsi="Arial" w:cs="Arial"/>
              <w:sz w:val="28"/>
              <w:szCs w:val="28"/>
              <w:rtl/>
            </w:rPr>
          </w:rPrChange>
        </w:rPr>
        <w:t>בחרתי לכתוב צד לקוח ב- אנגולר שהינה שפה מתקדמת ועדכנית בעלת מאפייני</w:t>
      </w:r>
      <w:r w:rsidRPr="008B3FB8">
        <w:rPr>
          <w:rFonts w:ascii="Tahoma" w:eastAsia="Calibri" w:hAnsi="Tahoma" w:cs="Tahoma"/>
          <w:rPrChange w:id="3972" w:author="רינת אביטל" w:date="2022-05-12T09:18:00Z">
            <w:rPr>
              <w:rFonts w:ascii="Calibri" w:eastAsia="Calibri" w:hAnsi="Calibri" w:cs="Calibri"/>
              <w:sz w:val="28"/>
              <w:szCs w:val="28"/>
            </w:rPr>
          </w:rPrChange>
        </w:rPr>
        <w:t xml:space="preserve">Angular8 </w:t>
      </w:r>
      <w:r w:rsidRPr="008B3FB8">
        <w:rPr>
          <w:rFonts w:ascii="Tahoma" w:eastAsia="Calibri" w:hAnsi="Tahoma" w:cs="Tahoma"/>
          <w:rtl/>
          <w:rPrChange w:id="3973"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74"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8B3FB8" w:rsidRDefault="00F836FA" w:rsidP="00974BD6">
      <w:pPr>
        <w:spacing w:after="155" w:line="360" w:lineRule="auto"/>
        <w:ind w:left="421" w:right="11" w:hanging="1"/>
        <w:jc w:val="both"/>
        <w:rPr>
          <w:rFonts w:ascii="Tahoma" w:hAnsi="Tahoma" w:cs="Tahoma"/>
          <w:rPrChange w:id="3975" w:author="רינת אביטל" w:date="2022-05-12T09:18:00Z">
            <w:rPr>
              <w:sz w:val="28"/>
              <w:szCs w:val="28"/>
            </w:rPr>
          </w:rPrChange>
        </w:rPr>
      </w:pPr>
      <w:r w:rsidRPr="008B3FB8">
        <w:rPr>
          <w:rFonts w:ascii="Tahoma" w:eastAsia="Arial" w:hAnsi="Tahoma" w:cs="Tahoma"/>
          <w:rtl/>
          <w:rPrChange w:id="3976" w:author="רינת אביטל" w:date="2022-05-12T09:18:00Z">
            <w:rPr>
              <w:rFonts w:ascii="Arial" w:eastAsia="Arial" w:hAnsi="Arial" w:cs="Arial"/>
              <w:sz w:val="28"/>
              <w:szCs w:val="28"/>
              <w:rtl/>
            </w:rPr>
          </w:rPrChange>
        </w:rPr>
        <w:t>אנגולר הינה סביבת עבודה שפותחה על ידי</w:t>
      </w:r>
      <w:r w:rsidR="003D1CCE" w:rsidRPr="008B3FB8">
        <w:rPr>
          <w:rFonts w:ascii="Tahoma" w:eastAsia="Arial" w:hAnsi="Tahoma" w:cs="Tahoma"/>
          <w:rtl/>
          <w:rPrChange w:id="3977"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3978" w:author="רינת אביטל" w:date="2022-05-12T09:18:00Z">
            <w:rPr>
              <w:rFonts w:ascii="Arial" w:eastAsia="Arial" w:hAnsi="Arial" w:cs="Arial"/>
              <w:sz w:val="28"/>
              <w:szCs w:val="28"/>
              <w:rtl/>
            </w:rPr>
          </w:rPrChange>
        </w:rPr>
        <w:t>גוגל. מאפשרת לפתח אפליקציות</w:t>
      </w:r>
      <w:r w:rsidRPr="008B3FB8">
        <w:rPr>
          <w:rFonts w:ascii="Tahoma" w:eastAsia="Calibri" w:hAnsi="Tahoma" w:cs="Tahoma"/>
          <w:rPrChange w:id="3979" w:author="רינת אביטל" w:date="2022-05-12T09:18:00Z">
            <w:rPr>
              <w:rFonts w:ascii="Calibri" w:eastAsia="Calibri" w:hAnsi="Calibri" w:cs="Calibri"/>
              <w:sz w:val="28"/>
              <w:szCs w:val="28"/>
            </w:rPr>
          </w:rPrChange>
        </w:rPr>
        <w:t xml:space="preserve">Framework </w:t>
      </w:r>
      <w:r w:rsidRPr="008B3FB8">
        <w:rPr>
          <w:rFonts w:ascii="Tahoma" w:eastAsia="Calibri" w:hAnsi="Tahoma" w:cs="Tahoma"/>
          <w:rtl/>
          <w:rPrChange w:id="3980"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81" w:author="רינת אביטל" w:date="2022-05-12T09:18:00Z">
            <w:rPr>
              <w:rFonts w:ascii="Arial" w:eastAsia="Arial" w:hAnsi="Arial" w:cs="Arial"/>
              <w:sz w:val="28"/>
              <w:szCs w:val="28"/>
              <w:rtl/>
            </w:rPr>
          </w:rPrChange>
        </w:rPr>
        <w:t>אינטרנט בקלות ומהירות.  במקור היא באה לתת מענה לבניית</w:t>
      </w:r>
      <w:r w:rsidRPr="008B3FB8">
        <w:rPr>
          <w:rFonts w:ascii="Tahoma" w:eastAsia="Calibri" w:hAnsi="Tahoma" w:cs="Tahoma"/>
          <w:rPrChange w:id="3982" w:author="רינת אביטל" w:date="2022-05-12T09:18:00Z">
            <w:rPr>
              <w:rFonts w:ascii="Calibri" w:eastAsia="Calibri" w:hAnsi="Calibri" w:cs="Calibri"/>
              <w:sz w:val="28"/>
              <w:szCs w:val="28"/>
            </w:rPr>
          </w:rPrChange>
        </w:rPr>
        <w:t xml:space="preserve">Applications Page Single </w:t>
      </w:r>
      <w:r w:rsidRPr="008B3FB8">
        <w:rPr>
          <w:rFonts w:ascii="Tahoma" w:eastAsia="Calibri" w:hAnsi="Tahoma" w:cs="Tahoma"/>
          <w:rtl/>
          <w:rPrChange w:id="3983"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84" w:author="רינת אביטל" w:date="2022-05-12T09:18:00Z">
            <w:rPr>
              <w:rFonts w:ascii="Arial" w:eastAsia="Arial" w:hAnsi="Arial" w:cs="Arial"/>
              <w:sz w:val="28"/>
              <w:szCs w:val="28"/>
              <w:rtl/>
            </w:rPr>
          </w:rPrChange>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8B3FB8">
        <w:rPr>
          <w:rFonts w:ascii="Tahoma" w:eastAsia="Calibri" w:hAnsi="Tahoma" w:cs="Tahoma"/>
          <w:rtl/>
          <w:rPrChange w:id="3985" w:author="רינת אביטל" w:date="2022-05-12T09:18:00Z">
            <w:rPr>
              <w:rFonts w:ascii="Calibri" w:eastAsia="Calibri" w:hAnsi="Calibri" w:cs="Times New Roman"/>
              <w:sz w:val="28"/>
              <w:szCs w:val="28"/>
              <w:rtl/>
            </w:rPr>
          </w:rPrChange>
        </w:rPr>
        <w:t xml:space="preserve">. </w:t>
      </w:r>
    </w:p>
    <w:p w14:paraId="5F86F16D" w14:textId="4B428EA4" w:rsidR="00F836FA" w:rsidRPr="008B3FB8" w:rsidRDefault="00F836FA" w:rsidP="00974BD6">
      <w:pPr>
        <w:spacing w:after="5" w:line="360" w:lineRule="auto"/>
        <w:ind w:left="367" w:right="11" w:hanging="1"/>
        <w:jc w:val="both"/>
        <w:rPr>
          <w:rFonts w:ascii="Tahoma" w:hAnsi="Tahoma" w:cs="Tahoma"/>
          <w:rPrChange w:id="3986" w:author="רינת אביטל" w:date="2022-05-12T09:18:00Z">
            <w:rPr>
              <w:sz w:val="28"/>
              <w:szCs w:val="28"/>
            </w:rPr>
          </w:rPrChange>
        </w:rPr>
      </w:pPr>
      <w:r w:rsidRPr="008B3FB8">
        <w:rPr>
          <w:rFonts w:ascii="Tahoma" w:eastAsia="Arial" w:hAnsi="Tahoma" w:cs="Tahoma"/>
          <w:rtl/>
          <w:rPrChange w:id="3987" w:author="רינת אביטל" w:date="2022-05-12T09:18:00Z">
            <w:rPr>
              <w:rFonts w:ascii="Arial" w:eastAsia="Arial" w:hAnsi="Arial" w:cs="Arial"/>
              <w:sz w:val="28"/>
              <w:szCs w:val="28"/>
              <w:rtl/>
            </w:rPr>
          </w:rPrChange>
        </w:rPr>
        <w:t>צד שרת בחרתי לכתוב ב</w:t>
      </w:r>
      <w:r w:rsidRPr="008B3FB8">
        <w:rPr>
          <w:rFonts w:ascii="Tahoma" w:eastAsia="Calibri" w:hAnsi="Tahoma" w:cs="Tahoma"/>
          <w:rPrChange w:id="3988" w:author="רינת אביטל" w:date="2022-05-12T09:18:00Z">
            <w:rPr>
              <w:rFonts w:ascii="Calibri" w:eastAsia="Calibri" w:hAnsi="Calibri" w:cs="Calibri"/>
              <w:sz w:val="28"/>
              <w:szCs w:val="28"/>
            </w:rPr>
          </w:rPrChange>
        </w:rPr>
        <w:t xml:space="preserve">C# </w:t>
      </w:r>
      <w:r w:rsidRPr="008B3FB8">
        <w:rPr>
          <w:rFonts w:ascii="Tahoma" w:eastAsia="Arial" w:hAnsi="Tahoma" w:cs="Tahoma"/>
          <w:rPrChange w:id="3989" w:author="רינת אביטל" w:date="2022-05-12T09:18:00Z">
            <w:rPr>
              <w:rFonts w:ascii="Arial" w:eastAsia="Arial" w:hAnsi="Arial" w:cs="Arial"/>
              <w:sz w:val="28"/>
              <w:szCs w:val="28"/>
            </w:rPr>
          </w:rPrChange>
        </w:rPr>
        <w:t>.</w:t>
      </w:r>
      <w:r w:rsidRPr="008B3FB8">
        <w:rPr>
          <w:rFonts w:ascii="Tahoma" w:eastAsia="Calibri" w:hAnsi="Tahoma" w:cs="Tahoma"/>
          <w:rPrChange w:id="3990" w:author="רינת אביטל" w:date="2022-05-12T09:18:00Z">
            <w:rPr>
              <w:rFonts w:ascii="Calibri" w:eastAsia="Calibri" w:hAnsi="Calibri" w:cs="Calibri"/>
              <w:sz w:val="28"/>
              <w:szCs w:val="28"/>
            </w:rPr>
          </w:rPrChange>
        </w:rPr>
        <w:t>C#</w:t>
      </w:r>
      <w:r w:rsidRPr="008B3FB8">
        <w:rPr>
          <w:rFonts w:ascii="Tahoma" w:eastAsia="Arial" w:hAnsi="Tahoma" w:cs="Tahoma"/>
          <w:rtl/>
          <w:rPrChange w:id="3991"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8B3FB8">
        <w:rPr>
          <w:rFonts w:ascii="Tahoma" w:eastAsia="Arial" w:hAnsi="Tahoma" w:cs="Tahoma"/>
          <w:rtl/>
          <w:rPrChange w:id="3992"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3993"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8B3FB8">
        <w:rPr>
          <w:rFonts w:ascii="Tahoma" w:eastAsia="Calibri" w:hAnsi="Tahoma" w:cs="Tahoma"/>
          <w:rtl/>
          <w:rPrChange w:id="3994" w:author="רינת אביטל" w:date="2022-05-12T09:18:00Z">
            <w:rPr>
              <w:rFonts w:ascii="Calibri" w:eastAsia="Calibri" w:hAnsi="Calibri" w:cs="Times New Roman"/>
              <w:sz w:val="28"/>
              <w:szCs w:val="28"/>
              <w:rtl/>
            </w:rPr>
          </w:rPrChange>
        </w:rPr>
        <w:t>.</w:t>
      </w:r>
    </w:p>
    <w:p w14:paraId="56E8BACA" w14:textId="62AAEB03" w:rsidR="00F836FA" w:rsidRPr="008B3FB8" w:rsidRDefault="00F836FA" w:rsidP="00974BD6">
      <w:pPr>
        <w:spacing w:after="155" w:line="360" w:lineRule="auto"/>
        <w:ind w:left="228" w:right="11" w:hanging="1"/>
        <w:jc w:val="both"/>
        <w:rPr>
          <w:rFonts w:ascii="Tahoma" w:hAnsi="Tahoma" w:cs="Tahoma"/>
          <w:rPrChange w:id="3995" w:author="רינת אביטל" w:date="2022-05-12T09:18:00Z">
            <w:rPr>
              <w:sz w:val="28"/>
              <w:szCs w:val="28"/>
            </w:rPr>
          </w:rPrChange>
        </w:rPr>
      </w:pPr>
      <w:r w:rsidRPr="008B3FB8">
        <w:rPr>
          <w:rFonts w:ascii="Tahoma" w:eastAsia="Calibri" w:hAnsi="Tahoma" w:cs="Tahoma"/>
          <w:sz w:val="18"/>
          <w:szCs w:val="18"/>
          <w:rPrChange w:id="3996" w:author="רינת אביטל" w:date="2022-05-12T09:18:00Z">
            <w:rPr>
              <w:rFonts w:ascii="Calibri" w:eastAsia="Calibri" w:hAnsi="Calibri" w:cs="Calibri"/>
            </w:rPr>
          </w:rPrChange>
        </w:rPr>
        <w:t>C</w:t>
      </w:r>
      <w:r w:rsidRPr="008B3FB8">
        <w:rPr>
          <w:rFonts w:ascii="Tahoma" w:eastAsia="Arial" w:hAnsi="Tahoma" w:cs="Tahoma"/>
          <w:rtl/>
          <w:rPrChange w:id="3997"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8B3FB8" w:rsidRDefault="00F836FA" w:rsidP="00974BD6">
      <w:pPr>
        <w:spacing w:after="155" w:line="360" w:lineRule="auto"/>
        <w:ind w:left="1" w:right="1053" w:hanging="1"/>
        <w:jc w:val="both"/>
        <w:rPr>
          <w:rFonts w:ascii="Tahoma" w:hAnsi="Tahoma" w:cs="Tahoma"/>
          <w:rPrChange w:id="3998" w:author="רינת אביטל" w:date="2022-05-12T09:18:00Z">
            <w:rPr>
              <w:sz w:val="28"/>
              <w:szCs w:val="28"/>
            </w:rPr>
          </w:rPrChange>
        </w:rPr>
      </w:pPr>
      <w:r w:rsidRPr="008B3FB8">
        <w:rPr>
          <w:rFonts w:ascii="Tahoma" w:eastAsia="Arial" w:hAnsi="Tahoma" w:cs="Tahoma"/>
          <w:rtl/>
          <w:rPrChange w:id="3999" w:author="רינת אביטל" w:date="2022-05-12T09:18:00Z">
            <w:rPr>
              <w:rFonts w:ascii="Arial" w:eastAsia="Arial" w:hAnsi="Arial" w:cs="Arial"/>
              <w:sz w:val="28"/>
              <w:szCs w:val="28"/>
              <w:rtl/>
            </w:rPr>
          </w:rPrChange>
        </w:rPr>
        <w:t xml:space="preserve">בנוסף ,בחרתי להשתמש ב- </w:t>
      </w:r>
      <w:proofErr w:type="spellStart"/>
      <w:r w:rsidRPr="008B3FB8">
        <w:rPr>
          <w:rFonts w:ascii="Tahoma" w:eastAsia="Calibri" w:hAnsi="Tahoma" w:cs="Tahoma"/>
          <w:rPrChange w:id="4000" w:author="רינת אביטל" w:date="2022-05-12T09:18:00Z">
            <w:rPr>
              <w:rFonts w:ascii="Calibri" w:eastAsia="Calibri" w:hAnsi="Calibri" w:cs="Calibri"/>
              <w:sz w:val="28"/>
              <w:szCs w:val="28"/>
            </w:rPr>
          </w:rPrChange>
        </w:rPr>
        <w:t>EntityFramework</w:t>
      </w:r>
      <w:proofErr w:type="spellEnd"/>
      <w:r w:rsidRPr="008B3FB8">
        <w:rPr>
          <w:rFonts w:ascii="Tahoma" w:eastAsia="Arial" w:hAnsi="Tahoma" w:cs="Tahoma"/>
          <w:rtl/>
          <w:rPrChange w:id="4001"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8B3FB8" w:rsidRDefault="00F836FA" w:rsidP="00974BD6">
      <w:pPr>
        <w:spacing w:after="155" w:line="360" w:lineRule="auto"/>
        <w:ind w:left="217" w:right="11" w:hanging="1"/>
        <w:jc w:val="both"/>
        <w:rPr>
          <w:rFonts w:ascii="Tahoma" w:hAnsi="Tahoma" w:cs="Tahoma"/>
          <w:rtl/>
          <w:rPrChange w:id="4002" w:author="רינת אביטל" w:date="2022-05-12T09:18:00Z">
            <w:rPr>
              <w:sz w:val="28"/>
              <w:szCs w:val="28"/>
              <w:rtl/>
            </w:rPr>
          </w:rPrChange>
        </w:rPr>
      </w:pPr>
      <w:r w:rsidRPr="008B3FB8">
        <w:rPr>
          <w:rFonts w:ascii="Tahoma" w:eastAsia="Arial" w:hAnsi="Tahoma" w:cs="Tahoma"/>
          <w:rtl/>
          <w:rPrChange w:id="4003" w:author="רינת אביטל" w:date="2022-05-12T09:18:00Z">
            <w:rPr>
              <w:rFonts w:ascii="Arial" w:eastAsia="Arial" w:hAnsi="Arial" w:cs="Arial"/>
              <w:sz w:val="28"/>
              <w:szCs w:val="28"/>
              <w:rtl/>
            </w:rPr>
          </w:rPrChange>
        </w:rPr>
        <w:t>ה</w:t>
      </w:r>
      <w:proofErr w:type="spellStart"/>
      <w:r w:rsidRPr="008B3FB8">
        <w:rPr>
          <w:rFonts w:ascii="Tahoma" w:eastAsia="Calibri" w:hAnsi="Tahoma" w:cs="Tahoma"/>
          <w:rPrChange w:id="4004" w:author="רינת אביטל" w:date="2022-05-12T09:18:00Z">
            <w:rPr>
              <w:rFonts w:ascii="Calibri" w:eastAsia="Calibri" w:hAnsi="Calibri" w:cs="Calibri"/>
              <w:sz w:val="28"/>
              <w:szCs w:val="28"/>
            </w:rPr>
          </w:rPrChange>
        </w:rPr>
        <w:t>EntityFramework</w:t>
      </w:r>
      <w:proofErr w:type="spellEnd"/>
      <w:r w:rsidRPr="008B3FB8">
        <w:rPr>
          <w:rFonts w:ascii="Tahoma" w:eastAsia="Calibri" w:hAnsi="Tahoma" w:cs="Tahoma"/>
          <w:rPrChange w:id="4005" w:author="רינת אביטל" w:date="2022-05-12T09:18:00Z">
            <w:rPr>
              <w:rFonts w:ascii="Calibri" w:eastAsia="Calibri" w:hAnsi="Calibri" w:cs="Calibri"/>
              <w:sz w:val="28"/>
              <w:szCs w:val="28"/>
            </w:rPr>
          </w:rPrChange>
        </w:rPr>
        <w:t xml:space="preserve"> </w:t>
      </w:r>
      <w:r w:rsidR="000008B7" w:rsidRPr="008B3FB8">
        <w:rPr>
          <w:rFonts w:ascii="Tahoma" w:eastAsia="Calibri" w:hAnsi="Tahoma" w:cs="Tahoma"/>
          <w:rPrChange w:id="4006" w:author="רינת אביטל" w:date="2022-05-12T09:18:00Z">
            <w:rPr>
              <w:rFonts w:ascii="Calibri" w:eastAsia="Calibri" w:hAnsi="Calibri" w:cs="Calibri"/>
              <w:sz w:val="28"/>
              <w:szCs w:val="28"/>
            </w:rPr>
          </w:rPrChange>
        </w:rPr>
        <w:t>-</w:t>
      </w:r>
      <w:r w:rsidRPr="008B3FB8">
        <w:rPr>
          <w:rFonts w:ascii="Tahoma" w:eastAsia="Calibri" w:hAnsi="Tahoma" w:cs="Tahoma"/>
          <w:rtl/>
          <w:rPrChange w:id="4007"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08" w:author="רינת אביטל" w:date="2022-05-12T09:18:00Z">
            <w:rPr>
              <w:rFonts w:ascii="Arial" w:eastAsia="Arial" w:hAnsi="Arial" w:cs="Arial"/>
              <w:sz w:val="28"/>
              <w:szCs w:val="28"/>
              <w:rtl/>
            </w:rPr>
          </w:rPrChange>
        </w:rPr>
        <w:t>מאפשר לטעון את הנתונים מה</w:t>
      </w:r>
      <w:r w:rsidRPr="008B3FB8">
        <w:rPr>
          <w:rFonts w:ascii="Tahoma" w:eastAsia="Calibri" w:hAnsi="Tahoma" w:cs="Tahoma"/>
          <w:rPrChange w:id="4009" w:author="רינת אביטל" w:date="2022-05-12T09:18:00Z">
            <w:rPr>
              <w:rFonts w:ascii="Calibri" w:eastAsia="Calibri" w:hAnsi="Calibri" w:cs="Calibri"/>
              <w:sz w:val="28"/>
              <w:szCs w:val="28"/>
            </w:rPr>
          </w:rPrChange>
        </w:rPr>
        <w:t xml:space="preserve">DB </w:t>
      </w:r>
      <w:r w:rsidRPr="008B3FB8">
        <w:rPr>
          <w:rFonts w:ascii="Tahoma" w:eastAsia="Calibri" w:hAnsi="Tahoma" w:cs="Tahoma"/>
          <w:rtl/>
          <w:rPrChange w:id="4010"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11"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8B3FB8" w:rsidRDefault="00E020BB" w:rsidP="00974BD6">
      <w:pPr>
        <w:pStyle w:val="a8"/>
        <w:numPr>
          <w:ilvl w:val="0"/>
          <w:numId w:val="41"/>
        </w:numPr>
        <w:bidi w:val="0"/>
        <w:spacing w:after="162" w:line="360" w:lineRule="auto"/>
        <w:ind w:right="418"/>
        <w:jc w:val="right"/>
        <w:rPr>
          <w:rFonts w:ascii="Tahoma" w:hAnsi="Tahoma" w:cs="Tahoma"/>
          <w:rtl/>
          <w:rPrChange w:id="4012" w:author="רינת אביטל" w:date="2022-05-12T09:18:00Z">
            <w:rPr>
              <w:sz w:val="28"/>
              <w:szCs w:val="28"/>
              <w:rtl/>
            </w:rPr>
          </w:rPrChange>
        </w:rPr>
      </w:pPr>
      <w:proofErr w:type="spellStart"/>
      <w:r w:rsidRPr="008B3FB8">
        <w:rPr>
          <w:rFonts w:ascii="Tahoma" w:eastAsia="Calibri" w:hAnsi="Tahoma" w:cs="Tahoma"/>
          <w:rPrChange w:id="4013" w:author="רינת אביטל" w:date="2022-05-12T09:18:00Z">
            <w:rPr>
              <w:rFonts w:ascii="Calibri" w:eastAsia="Calibri" w:hAnsi="Calibri" w:cs="Calibri"/>
              <w:sz w:val="28"/>
              <w:szCs w:val="28"/>
            </w:rPr>
          </w:rPrChange>
        </w:rPr>
        <w:t>EntityFramework</w:t>
      </w:r>
      <w:proofErr w:type="spellEnd"/>
      <w:r w:rsidR="000008B7" w:rsidRPr="008B3FB8">
        <w:rPr>
          <w:rFonts w:ascii="Tahoma" w:eastAsia="Calibri" w:hAnsi="Tahoma" w:cs="Tahoma"/>
          <w:rPrChange w:id="4014"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015" w:author="רינת אביטל" w:date="2022-05-12T09:18:00Z">
            <w:rPr>
              <w:rFonts w:ascii="Calibri" w:eastAsia="Calibri" w:hAnsi="Calibri" w:cs="Calibri"/>
              <w:sz w:val="28"/>
              <w:szCs w:val="28"/>
            </w:rPr>
          </w:rPrChange>
        </w:rPr>
        <w:t xml:space="preserve">- </w:t>
      </w:r>
      <w:r w:rsidRPr="008B3FB8">
        <w:rPr>
          <w:rFonts w:ascii="Tahoma" w:eastAsia="Calibri" w:hAnsi="Tahoma" w:cs="Tahoma"/>
          <w:rtl/>
          <w:rPrChange w:id="4016" w:author="רינת אביטל" w:date="2022-05-12T09:18:00Z">
            <w:rPr>
              <w:rFonts w:ascii="Calibri" w:eastAsia="Calibri" w:hAnsi="Calibri" w:cs="Times New Roman"/>
              <w:sz w:val="28"/>
              <w:szCs w:val="28"/>
              <w:rtl/>
            </w:rPr>
          </w:rPrChange>
        </w:rPr>
        <w:t>ה</w:t>
      </w:r>
    </w:p>
    <w:p w14:paraId="02CBFAFE" w14:textId="06731C60" w:rsidR="00F836FA" w:rsidRPr="008B3FB8" w:rsidRDefault="00E020BB" w:rsidP="00974BD6">
      <w:pPr>
        <w:spacing w:after="155" w:line="360" w:lineRule="auto"/>
        <w:ind w:right="11"/>
        <w:jc w:val="both"/>
        <w:rPr>
          <w:rFonts w:ascii="Tahoma" w:hAnsi="Tahoma" w:cs="Tahoma"/>
          <w:rtl/>
          <w:rPrChange w:id="4017" w:author="רינת אביטל" w:date="2022-05-12T09:18:00Z">
            <w:rPr>
              <w:sz w:val="28"/>
              <w:szCs w:val="28"/>
              <w:rtl/>
            </w:rPr>
          </w:rPrChange>
        </w:rPr>
      </w:pPr>
      <w:r w:rsidRPr="008B3FB8">
        <w:rPr>
          <w:rFonts w:ascii="Tahoma" w:hAnsi="Tahoma" w:cs="Tahoma" w:hint="eastAsia"/>
          <w:rtl/>
          <w:rPrChange w:id="4018" w:author="רינת אביטל" w:date="2022-05-12T09:18:00Z">
            <w:rPr>
              <w:rFonts w:hint="eastAsia"/>
              <w:sz w:val="28"/>
              <w:szCs w:val="28"/>
              <w:rtl/>
            </w:rPr>
          </w:rPrChange>
        </w:rPr>
        <w:t>קורא</w:t>
      </w:r>
      <w:r w:rsidRPr="008B3FB8">
        <w:rPr>
          <w:rFonts w:ascii="Tahoma" w:hAnsi="Tahoma" w:cs="Tahoma"/>
          <w:rtl/>
          <w:rPrChange w:id="4019" w:author="רינת אביטל" w:date="2022-05-12T09:18:00Z">
            <w:rPr>
              <w:sz w:val="28"/>
              <w:szCs w:val="28"/>
              <w:rtl/>
            </w:rPr>
          </w:rPrChange>
        </w:rPr>
        <w:t xml:space="preserve"> </w:t>
      </w:r>
      <w:r w:rsidRPr="008B3FB8">
        <w:rPr>
          <w:rFonts w:ascii="Tahoma" w:hAnsi="Tahoma" w:cs="Tahoma" w:hint="eastAsia"/>
          <w:rtl/>
          <w:rPrChange w:id="4020" w:author="רינת אביטל" w:date="2022-05-12T09:18:00Z">
            <w:rPr>
              <w:rFonts w:hint="eastAsia"/>
              <w:sz w:val="28"/>
              <w:szCs w:val="28"/>
              <w:rtl/>
            </w:rPr>
          </w:rPrChange>
        </w:rPr>
        <w:t>נתונים</w:t>
      </w:r>
      <w:r w:rsidRPr="008B3FB8">
        <w:rPr>
          <w:rFonts w:ascii="Tahoma" w:hAnsi="Tahoma" w:cs="Tahoma"/>
          <w:rtl/>
          <w:rPrChange w:id="4021" w:author="רינת אביטל" w:date="2022-05-12T09:18:00Z">
            <w:rPr>
              <w:sz w:val="28"/>
              <w:szCs w:val="28"/>
              <w:rtl/>
            </w:rPr>
          </w:rPrChange>
        </w:rPr>
        <w:t xml:space="preserve"> </w:t>
      </w:r>
      <w:r w:rsidRPr="008B3FB8">
        <w:rPr>
          <w:rFonts w:ascii="Tahoma" w:hAnsi="Tahoma" w:cs="Tahoma" w:hint="eastAsia"/>
          <w:rtl/>
          <w:rPrChange w:id="4022" w:author="רינת אביטל" w:date="2022-05-12T09:18:00Z">
            <w:rPr>
              <w:rFonts w:hint="eastAsia"/>
              <w:sz w:val="28"/>
              <w:szCs w:val="28"/>
              <w:rtl/>
            </w:rPr>
          </w:rPrChange>
        </w:rPr>
        <w:t>מה</w:t>
      </w:r>
      <w:r w:rsidRPr="008B3FB8">
        <w:rPr>
          <w:rFonts w:ascii="Tahoma" w:eastAsia="Calibri" w:hAnsi="Tahoma" w:cs="Tahoma"/>
          <w:rPrChange w:id="4023" w:author="רינת אביטל" w:date="2022-05-12T09:18:00Z">
            <w:rPr>
              <w:rFonts w:ascii="Calibri" w:eastAsia="Calibri" w:hAnsi="Calibri" w:cs="Calibri"/>
              <w:sz w:val="28"/>
              <w:szCs w:val="28"/>
            </w:rPr>
          </w:rPrChange>
        </w:rPr>
        <w:t xml:space="preserve"> </w:t>
      </w:r>
      <w:proofErr w:type="spellStart"/>
      <w:r w:rsidRPr="008B3FB8">
        <w:rPr>
          <w:rFonts w:ascii="Tahoma" w:eastAsia="Calibri" w:hAnsi="Tahoma" w:cs="Tahoma"/>
          <w:rPrChange w:id="4024" w:author="רינת אביטל" w:date="2022-05-12T09:18:00Z">
            <w:rPr>
              <w:rFonts w:ascii="Calibri" w:eastAsia="Calibri" w:hAnsi="Calibri" w:cs="Calibri"/>
              <w:sz w:val="28"/>
              <w:szCs w:val="28"/>
            </w:rPr>
          </w:rPrChange>
        </w:rPr>
        <w:t>DataBase</w:t>
      </w:r>
      <w:proofErr w:type="spellEnd"/>
      <w:r w:rsidRPr="008B3FB8">
        <w:rPr>
          <w:rFonts w:ascii="Tahoma" w:eastAsia="Calibri" w:hAnsi="Tahoma" w:cs="Tahoma"/>
          <w:rPrChange w:id="4025" w:author="רינת אביטל" w:date="2022-05-12T09:18:00Z">
            <w:rPr>
              <w:rFonts w:ascii="Calibri" w:eastAsia="Calibri" w:hAnsi="Calibri" w:cs="Calibri"/>
              <w:sz w:val="28"/>
              <w:szCs w:val="28"/>
            </w:rPr>
          </w:rPrChange>
        </w:rPr>
        <w:t xml:space="preserve"> </w:t>
      </w:r>
      <w:r w:rsidRPr="008B3FB8">
        <w:rPr>
          <w:rFonts w:ascii="Tahoma" w:hAnsi="Tahoma" w:cs="Tahoma" w:hint="eastAsia"/>
          <w:rtl/>
          <w:rPrChange w:id="4026" w:author="רינת אביטל" w:date="2022-05-12T09:18:00Z">
            <w:rPr>
              <w:rFonts w:hint="eastAsia"/>
              <w:sz w:val="28"/>
              <w:szCs w:val="28"/>
              <w:rtl/>
            </w:rPr>
          </w:rPrChange>
        </w:rPr>
        <w:t>שנכתב</w:t>
      </w:r>
      <w:r w:rsidRPr="008B3FB8">
        <w:rPr>
          <w:rFonts w:ascii="Tahoma" w:hAnsi="Tahoma" w:cs="Tahoma"/>
          <w:rtl/>
          <w:rPrChange w:id="4027" w:author="רינת אביטל" w:date="2022-05-12T09:18:00Z">
            <w:rPr>
              <w:sz w:val="28"/>
              <w:szCs w:val="28"/>
              <w:rtl/>
            </w:rPr>
          </w:rPrChange>
        </w:rPr>
        <w:t xml:space="preserve"> </w:t>
      </w:r>
      <w:r w:rsidRPr="008B3FB8">
        <w:rPr>
          <w:rFonts w:ascii="Tahoma" w:hAnsi="Tahoma" w:cs="Tahoma" w:hint="eastAsia"/>
          <w:rtl/>
          <w:rPrChange w:id="4028" w:author="רינת אביטל" w:date="2022-05-12T09:18:00Z">
            <w:rPr>
              <w:rFonts w:hint="eastAsia"/>
              <w:sz w:val="28"/>
              <w:szCs w:val="28"/>
              <w:rtl/>
            </w:rPr>
          </w:rPrChange>
        </w:rPr>
        <w:t>בשפת</w:t>
      </w:r>
      <w:r w:rsidRPr="008B3FB8">
        <w:rPr>
          <w:rFonts w:ascii="Tahoma" w:hAnsi="Tahoma" w:cs="Tahoma"/>
          <w:rtl/>
          <w:rPrChange w:id="4029" w:author="רינת אביטל" w:date="2022-05-12T09:18:00Z">
            <w:rPr>
              <w:sz w:val="28"/>
              <w:szCs w:val="28"/>
              <w:rtl/>
            </w:rPr>
          </w:rPrChange>
        </w:rPr>
        <w:t xml:space="preserve"> </w:t>
      </w:r>
      <w:del w:id="4030" w:author="רינת אביטל" w:date="2022-05-12T12:58:00Z">
        <w:r w:rsidRPr="008B3FB8" w:rsidDel="00A570A1">
          <w:rPr>
            <w:rFonts w:ascii="Tahoma" w:hAnsi="Tahoma" w:cs="Tahoma"/>
            <w:rPrChange w:id="4031" w:author="רינת אביטל" w:date="2022-05-12T09:18:00Z">
              <w:rPr>
                <w:sz w:val="28"/>
                <w:szCs w:val="28"/>
              </w:rPr>
            </w:rPrChange>
          </w:rPr>
          <w:delText>mongoDB</w:delText>
        </w:r>
      </w:del>
      <w:ins w:id="4032" w:author="רינת אביטל" w:date="2022-05-12T12:58:00Z">
        <w:r w:rsidR="00A570A1" w:rsidRPr="008B3FB8">
          <w:rPr>
            <w:rFonts w:ascii="Tahoma" w:hAnsi="Tahoma" w:cs="Tahoma"/>
          </w:rPr>
          <w:t>SQL</w:t>
        </w:r>
      </w:ins>
      <w:r w:rsidRPr="008B3FB8">
        <w:rPr>
          <w:rFonts w:ascii="Tahoma" w:hAnsi="Tahoma" w:cs="Tahoma"/>
          <w:rtl/>
          <w:rPrChange w:id="4033" w:author="רינת אביטל" w:date="2022-05-12T09:18:00Z">
            <w:rPr>
              <w:sz w:val="28"/>
              <w:szCs w:val="28"/>
              <w:rtl/>
            </w:rPr>
          </w:rPrChange>
        </w:rPr>
        <w:t xml:space="preserve">. </w:t>
      </w:r>
      <w:r w:rsidRPr="008B3FB8">
        <w:rPr>
          <w:rFonts w:ascii="Tahoma" w:hAnsi="Tahoma" w:cs="Tahoma" w:hint="eastAsia"/>
          <w:rtl/>
          <w:rPrChange w:id="4034" w:author="רינת אביטל" w:date="2022-05-12T09:18:00Z">
            <w:rPr>
              <w:rFonts w:hint="eastAsia"/>
              <w:sz w:val="28"/>
              <w:szCs w:val="28"/>
              <w:rtl/>
            </w:rPr>
          </w:rPrChange>
        </w:rPr>
        <w:t>למסדר</w:t>
      </w:r>
      <w:r w:rsidRPr="008B3FB8">
        <w:rPr>
          <w:rFonts w:ascii="Tahoma" w:hAnsi="Tahoma" w:cs="Tahoma"/>
          <w:rtl/>
          <w:rPrChange w:id="4035" w:author="רינת אביטל" w:date="2022-05-12T09:18:00Z">
            <w:rPr>
              <w:sz w:val="28"/>
              <w:szCs w:val="28"/>
              <w:rtl/>
            </w:rPr>
          </w:rPrChange>
        </w:rPr>
        <w:t xml:space="preserve"> </w:t>
      </w:r>
      <w:r w:rsidRPr="008B3FB8">
        <w:rPr>
          <w:rFonts w:ascii="Tahoma" w:hAnsi="Tahoma" w:cs="Tahoma" w:hint="eastAsia"/>
          <w:rtl/>
          <w:rPrChange w:id="4036" w:author="רינת אביטל" w:date="2022-05-12T09:18:00Z">
            <w:rPr>
              <w:rFonts w:hint="eastAsia"/>
              <w:sz w:val="28"/>
              <w:szCs w:val="28"/>
              <w:rtl/>
            </w:rPr>
          </w:rPrChange>
        </w:rPr>
        <w:t>מתונים</w:t>
      </w:r>
      <w:r w:rsidRPr="008B3FB8">
        <w:rPr>
          <w:rFonts w:ascii="Tahoma" w:hAnsi="Tahoma" w:cs="Tahoma"/>
          <w:rtl/>
          <w:rPrChange w:id="4037" w:author="רינת אביטל" w:date="2022-05-12T09:18:00Z">
            <w:rPr>
              <w:sz w:val="28"/>
              <w:szCs w:val="28"/>
              <w:rtl/>
            </w:rPr>
          </w:rPrChange>
        </w:rPr>
        <w:t xml:space="preserve"> </w:t>
      </w:r>
      <w:r w:rsidRPr="008B3FB8">
        <w:rPr>
          <w:rFonts w:ascii="Tahoma" w:hAnsi="Tahoma" w:cs="Tahoma" w:hint="eastAsia"/>
          <w:rtl/>
          <w:rPrChange w:id="4038" w:author="רינת אביטל" w:date="2022-05-12T09:18:00Z">
            <w:rPr>
              <w:rFonts w:hint="eastAsia"/>
              <w:sz w:val="28"/>
              <w:szCs w:val="28"/>
              <w:rtl/>
            </w:rPr>
          </w:rPrChange>
        </w:rPr>
        <w:t>של</w:t>
      </w:r>
      <w:r w:rsidRPr="008B3FB8">
        <w:rPr>
          <w:rFonts w:ascii="Tahoma" w:hAnsi="Tahoma" w:cs="Tahoma"/>
          <w:rtl/>
          <w:rPrChange w:id="4039" w:author="רינת אביטל" w:date="2022-05-12T09:18:00Z">
            <w:rPr>
              <w:sz w:val="28"/>
              <w:szCs w:val="28"/>
              <w:rtl/>
            </w:rPr>
          </w:rPrChange>
        </w:rPr>
        <w:t xml:space="preserve"> </w:t>
      </w:r>
      <w:del w:id="4040" w:author="רינת אביטל" w:date="2022-05-12T12:58:00Z">
        <w:r w:rsidRPr="008B3FB8" w:rsidDel="00A570A1">
          <w:rPr>
            <w:rFonts w:ascii="Tahoma" w:hAnsi="Tahoma" w:cs="Tahoma"/>
            <w:rPrChange w:id="4041" w:author="רינת אביטל" w:date="2022-05-12T09:18:00Z">
              <w:rPr>
                <w:sz w:val="28"/>
                <w:szCs w:val="28"/>
              </w:rPr>
            </w:rPrChange>
          </w:rPr>
          <w:delText>mongoDB</w:delText>
        </w:r>
        <w:r w:rsidRPr="008B3FB8" w:rsidDel="00A570A1">
          <w:rPr>
            <w:rFonts w:ascii="Tahoma" w:hAnsi="Tahoma" w:cs="Tahoma"/>
            <w:rtl/>
            <w:rPrChange w:id="4042" w:author="רינת אביטל" w:date="2022-05-12T09:18:00Z">
              <w:rPr>
                <w:sz w:val="28"/>
                <w:szCs w:val="28"/>
                <w:rtl/>
              </w:rPr>
            </w:rPrChange>
          </w:rPr>
          <w:delText xml:space="preserve"> </w:delText>
        </w:r>
      </w:del>
      <w:ins w:id="4043" w:author="רינת אביטל" w:date="2022-05-12T12:58:00Z">
        <w:r w:rsidR="00A570A1" w:rsidRPr="008B3FB8">
          <w:rPr>
            <w:rFonts w:ascii="Tahoma" w:hAnsi="Tahoma" w:cs="Tahoma"/>
          </w:rPr>
          <w:t>SQL SERVER</w:t>
        </w:r>
        <w:r w:rsidR="00A570A1" w:rsidRPr="008B3FB8">
          <w:rPr>
            <w:rFonts w:ascii="Tahoma" w:hAnsi="Tahoma" w:cs="Tahoma"/>
            <w:rtl/>
            <w:rPrChange w:id="4044" w:author="רינת אביטל" w:date="2022-05-12T09:18:00Z">
              <w:rPr>
                <w:sz w:val="28"/>
                <w:szCs w:val="28"/>
                <w:rtl/>
              </w:rPr>
            </w:rPrChange>
          </w:rPr>
          <w:t xml:space="preserve"> </w:t>
        </w:r>
      </w:ins>
      <w:r w:rsidR="008705D2" w:rsidRPr="008B3FB8">
        <w:rPr>
          <w:rFonts w:ascii="Tahoma" w:hAnsi="Tahoma" w:cs="Tahoma" w:hint="eastAsia"/>
          <w:rtl/>
          <w:rPrChange w:id="4045" w:author="רינת אביטל" w:date="2022-05-12T09:18:00Z">
            <w:rPr>
              <w:rFonts w:hint="eastAsia"/>
              <w:sz w:val="28"/>
              <w:szCs w:val="28"/>
              <w:rtl/>
            </w:rPr>
          </w:rPrChange>
        </w:rPr>
        <w:t>יש</w:t>
      </w:r>
      <w:r w:rsidR="008705D2" w:rsidRPr="008B3FB8">
        <w:rPr>
          <w:rFonts w:ascii="Tahoma" w:hAnsi="Tahoma" w:cs="Tahoma"/>
          <w:rtl/>
          <w:rPrChange w:id="4046" w:author="רינת אביטל" w:date="2022-05-12T09:18:00Z">
            <w:rPr>
              <w:sz w:val="28"/>
              <w:szCs w:val="28"/>
              <w:rtl/>
            </w:rPr>
          </w:rPrChange>
        </w:rPr>
        <w:t xml:space="preserve"> </w:t>
      </w:r>
      <w:r w:rsidR="008705D2" w:rsidRPr="008B3FB8">
        <w:rPr>
          <w:rFonts w:ascii="Tahoma" w:hAnsi="Tahoma" w:cs="Tahoma" w:hint="eastAsia"/>
          <w:rtl/>
          <w:rPrChange w:id="4047" w:author="רינת אביטל" w:date="2022-05-12T09:18:00Z">
            <w:rPr>
              <w:rFonts w:hint="eastAsia"/>
              <w:sz w:val="28"/>
              <w:szCs w:val="28"/>
              <w:rtl/>
            </w:rPr>
          </w:rPrChange>
        </w:rPr>
        <w:t>כלים</w:t>
      </w:r>
      <w:r w:rsidR="008705D2" w:rsidRPr="008B3FB8">
        <w:rPr>
          <w:rFonts w:ascii="Tahoma" w:hAnsi="Tahoma" w:cs="Tahoma"/>
          <w:rtl/>
          <w:rPrChange w:id="4048" w:author="רינת אביטל" w:date="2022-05-12T09:18:00Z">
            <w:rPr>
              <w:sz w:val="28"/>
              <w:szCs w:val="28"/>
              <w:rtl/>
            </w:rPr>
          </w:rPrChange>
        </w:rPr>
        <w:t xml:space="preserve"> </w:t>
      </w:r>
      <w:r w:rsidR="008705D2" w:rsidRPr="008B3FB8">
        <w:rPr>
          <w:rFonts w:ascii="Tahoma" w:hAnsi="Tahoma" w:cs="Tahoma" w:hint="eastAsia"/>
          <w:rtl/>
          <w:rPrChange w:id="4049" w:author="רינת אביטל" w:date="2022-05-12T09:18:00Z">
            <w:rPr>
              <w:rFonts w:hint="eastAsia"/>
              <w:sz w:val="28"/>
              <w:szCs w:val="28"/>
              <w:rtl/>
            </w:rPr>
          </w:rPrChange>
        </w:rPr>
        <w:t>נרחבים</w:t>
      </w:r>
      <w:r w:rsidR="008705D2" w:rsidRPr="008B3FB8">
        <w:rPr>
          <w:rFonts w:ascii="Tahoma" w:hAnsi="Tahoma" w:cs="Tahoma"/>
          <w:rtl/>
          <w:rPrChange w:id="4050" w:author="רינת אביטל" w:date="2022-05-12T09:18:00Z">
            <w:rPr>
              <w:sz w:val="28"/>
              <w:szCs w:val="28"/>
              <w:rtl/>
            </w:rPr>
          </w:rPrChange>
        </w:rPr>
        <w:t xml:space="preserve"> </w:t>
      </w:r>
      <w:r w:rsidR="008705D2" w:rsidRPr="008B3FB8">
        <w:rPr>
          <w:rFonts w:ascii="Tahoma" w:eastAsia="Arial" w:hAnsi="Tahoma" w:cs="Tahoma"/>
          <w:rtl/>
          <w:rPrChange w:id="4051" w:author="רינת אביטל" w:date="2022-05-12T09:18:00Z">
            <w:rPr>
              <w:rFonts w:ascii="Arial" w:eastAsia="Arial" w:hAnsi="Arial" w:cs="Arial"/>
              <w:sz w:val="28"/>
              <w:szCs w:val="28"/>
              <w:rtl/>
            </w:rPr>
          </w:rPrChange>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8B3FB8">
        <w:rPr>
          <w:rFonts w:ascii="Tahoma" w:eastAsia="Arial" w:hAnsi="Tahoma" w:cs="Tahoma"/>
          <w:rtl/>
          <w:rPrChange w:id="4052" w:author="רינת אביטל" w:date="2022-05-12T09:18:00Z">
            <w:rPr>
              <w:rFonts w:ascii="Arial" w:eastAsia="Arial" w:hAnsi="Arial" w:cs="Arial"/>
              <w:sz w:val="28"/>
              <w:szCs w:val="28"/>
              <w:rtl/>
            </w:rPr>
          </w:rPrChange>
        </w:rPr>
        <w:t>ואובייקטי</w:t>
      </w:r>
      <w:proofErr w:type="spellEnd"/>
      <w:r w:rsidR="008705D2" w:rsidRPr="008B3FB8">
        <w:rPr>
          <w:rFonts w:ascii="Tahoma" w:eastAsia="Arial" w:hAnsi="Tahoma" w:cs="Tahoma"/>
          <w:rtl/>
          <w:rPrChange w:id="4053" w:author="רינת אביטל" w:date="2022-05-12T09:18:00Z">
            <w:rPr>
              <w:rFonts w:ascii="Arial" w:eastAsia="Arial" w:hAnsi="Arial" w:cs="Arial"/>
              <w:sz w:val="28"/>
              <w:szCs w:val="28"/>
              <w:rtl/>
            </w:rPr>
          </w:rPrChange>
        </w:rPr>
        <w:t xml:space="preserve"> המשתמש</w:t>
      </w:r>
      <w:r w:rsidR="008705D2" w:rsidRPr="008B3FB8">
        <w:rPr>
          <w:rFonts w:ascii="Tahoma" w:eastAsia="Calibri" w:hAnsi="Tahoma" w:cs="Tahoma"/>
          <w:rtl/>
          <w:rPrChange w:id="4054" w:author="רינת אביטל" w:date="2022-05-12T09:18:00Z">
            <w:rPr>
              <w:rFonts w:ascii="Calibri" w:eastAsia="Calibri" w:hAnsi="Calibri" w:cs="Times New Roman"/>
              <w:sz w:val="28"/>
              <w:szCs w:val="28"/>
              <w:rtl/>
            </w:rPr>
          </w:rPrChange>
        </w:rPr>
        <w:t xml:space="preserve">. </w:t>
      </w:r>
    </w:p>
    <w:p w14:paraId="7F1416E5" w14:textId="75A18574" w:rsidR="00F836FA" w:rsidRDefault="00F836FA" w:rsidP="00974BD6">
      <w:pPr>
        <w:spacing w:after="0" w:line="360" w:lineRule="auto"/>
        <w:ind w:left="1"/>
        <w:rPr>
          <w:rFonts w:ascii="Tahoma" w:eastAsia="Calibri" w:hAnsi="Tahoma" w:cs="Tahoma"/>
          <w:i/>
          <w:iCs/>
          <w:color w:val="2E74B5"/>
          <w:sz w:val="16"/>
          <w:szCs w:val="16"/>
          <w:u w:val="single"/>
          <w:rtl/>
        </w:rPr>
      </w:pPr>
    </w:p>
    <w:p w14:paraId="5089B6F0" w14:textId="2A19B08E" w:rsidR="00974BD6" w:rsidRDefault="00974BD6" w:rsidP="00974BD6">
      <w:pPr>
        <w:spacing w:after="0" w:line="360" w:lineRule="auto"/>
        <w:ind w:left="1"/>
        <w:rPr>
          <w:rFonts w:ascii="Tahoma" w:eastAsia="Calibri" w:hAnsi="Tahoma" w:cs="Tahoma"/>
          <w:i/>
          <w:iCs/>
          <w:color w:val="2E74B5"/>
          <w:sz w:val="16"/>
          <w:szCs w:val="16"/>
          <w:u w:val="single"/>
          <w:rtl/>
        </w:rPr>
      </w:pPr>
    </w:p>
    <w:p w14:paraId="3696EF8F" w14:textId="61CE1DC0" w:rsidR="00974BD6" w:rsidRDefault="00974BD6" w:rsidP="00974BD6">
      <w:pPr>
        <w:spacing w:after="0" w:line="360" w:lineRule="auto"/>
        <w:ind w:left="1"/>
        <w:rPr>
          <w:rFonts w:ascii="Tahoma" w:eastAsia="Calibri" w:hAnsi="Tahoma" w:cs="Tahoma"/>
          <w:i/>
          <w:iCs/>
          <w:color w:val="2E74B5"/>
          <w:sz w:val="16"/>
          <w:szCs w:val="16"/>
          <w:u w:val="single"/>
          <w:rtl/>
        </w:rPr>
      </w:pPr>
    </w:p>
    <w:p w14:paraId="3B584656" w14:textId="0EF933BC" w:rsidR="00974BD6" w:rsidRDefault="00974BD6" w:rsidP="00974BD6">
      <w:pPr>
        <w:spacing w:after="0" w:line="360" w:lineRule="auto"/>
        <w:ind w:left="1"/>
        <w:rPr>
          <w:rFonts w:ascii="Tahoma" w:eastAsia="Calibri" w:hAnsi="Tahoma" w:cs="Tahoma"/>
          <w:i/>
          <w:iCs/>
          <w:color w:val="2E74B5"/>
          <w:sz w:val="16"/>
          <w:szCs w:val="16"/>
          <w:u w:val="single"/>
          <w:rtl/>
        </w:rPr>
      </w:pPr>
    </w:p>
    <w:p w14:paraId="09426487" w14:textId="0CB1FE42" w:rsidR="00974BD6" w:rsidRDefault="00974BD6" w:rsidP="00974BD6">
      <w:pPr>
        <w:spacing w:after="0" w:line="360" w:lineRule="auto"/>
        <w:ind w:left="1"/>
        <w:rPr>
          <w:rFonts w:ascii="Tahoma" w:eastAsia="Calibri" w:hAnsi="Tahoma" w:cs="Tahoma"/>
          <w:i/>
          <w:iCs/>
          <w:color w:val="2E74B5"/>
          <w:sz w:val="16"/>
          <w:szCs w:val="16"/>
          <w:u w:val="single"/>
          <w:rtl/>
        </w:rPr>
      </w:pPr>
    </w:p>
    <w:p w14:paraId="2373D836" w14:textId="77777777" w:rsidR="00974BD6" w:rsidRPr="008B3FB8" w:rsidRDefault="00974BD6" w:rsidP="00974BD6">
      <w:pPr>
        <w:spacing w:after="0" w:line="360" w:lineRule="auto"/>
        <w:ind w:left="1"/>
        <w:rPr>
          <w:rFonts w:ascii="Tahoma" w:eastAsia="Calibri" w:hAnsi="Tahoma" w:cs="Tahoma"/>
          <w:i/>
          <w:iCs/>
          <w:color w:val="2E74B5"/>
          <w:sz w:val="16"/>
          <w:szCs w:val="16"/>
          <w:u w:val="single"/>
          <w:rtl/>
          <w:rPrChange w:id="4055"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8B3FB8" w:rsidRDefault="00F836FA" w:rsidP="00974BD6">
      <w:pPr>
        <w:spacing w:after="0" w:line="360" w:lineRule="auto"/>
        <w:ind w:left="1"/>
        <w:rPr>
          <w:rFonts w:ascii="Tahoma" w:eastAsia="Calibri" w:hAnsi="Tahoma" w:cs="Tahoma"/>
          <w:b/>
          <w:bCs/>
          <w:rPrChange w:id="4056" w:author="רינת אביטל" w:date="2022-05-12T09:18:00Z">
            <w:rPr>
              <w:rFonts w:ascii="Calibri" w:eastAsia="Calibri" w:hAnsi="Calibri" w:cs="Calibri"/>
              <w:b/>
              <w:bCs/>
              <w:sz w:val="28"/>
              <w:szCs w:val="28"/>
            </w:rPr>
          </w:rPrChange>
        </w:rPr>
      </w:pPr>
      <w:r w:rsidRPr="008B3FB8">
        <w:rPr>
          <w:rFonts w:ascii="Tahoma" w:eastAsia="Calibri" w:hAnsi="Tahoma" w:cs="Tahoma"/>
          <w:b/>
          <w:bCs/>
          <w:rtl/>
          <w:rPrChange w:id="4057" w:author="רינת אביטל" w:date="2022-05-12T09:18:00Z">
            <w:rPr>
              <w:rFonts w:ascii="Calibri" w:eastAsia="Calibri" w:hAnsi="Calibri" w:cs="Times New Roman"/>
              <w:b/>
              <w:bCs/>
              <w:sz w:val="28"/>
              <w:szCs w:val="28"/>
              <w:rtl/>
            </w:rPr>
          </w:rPrChange>
        </w:rPr>
        <w:lastRenderedPageBreak/>
        <w:t xml:space="preserve">דוגמא לזרימת מידע במערכת  </w:t>
      </w:r>
    </w:p>
    <w:p w14:paraId="5A31B0CD" w14:textId="7D8DE1FF" w:rsidR="00F836FA" w:rsidRPr="008B3FB8" w:rsidRDefault="00F836FA" w:rsidP="00974BD6">
      <w:pPr>
        <w:spacing w:after="162" w:line="360" w:lineRule="auto"/>
        <w:ind w:left="71" w:right="179" w:hanging="10"/>
        <w:rPr>
          <w:rFonts w:ascii="Tahoma" w:hAnsi="Tahoma" w:cs="Tahoma"/>
          <w:rPrChange w:id="4058" w:author="רינת אביטל" w:date="2022-05-12T09:18:00Z">
            <w:rPr>
              <w:sz w:val="28"/>
              <w:szCs w:val="28"/>
            </w:rPr>
          </w:rPrChange>
        </w:rPr>
      </w:pPr>
      <w:r w:rsidRPr="008B3FB8">
        <w:rPr>
          <w:rFonts w:ascii="Tahoma" w:eastAsia="Arial" w:hAnsi="Tahoma" w:cs="Tahoma"/>
          <w:rtl/>
          <w:rPrChange w:id="4059" w:author="רינת אביטל" w:date="2022-05-12T09:18:00Z">
            <w:rPr>
              <w:rFonts w:ascii="Arial" w:eastAsia="Arial" w:hAnsi="Arial" w:cs="Arial"/>
              <w:sz w:val="28"/>
              <w:szCs w:val="28"/>
              <w:rtl/>
            </w:rPr>
          </w:rPrChange>
        </w:rPr>
        <w:t xml:space="preserve">שליפת כל </w:t>
      </w:r>
      <w:r w:rsidR="00BC0E0C" w:rsidRPr="008B3FB8">
        <w:rPr>
          <w:rFonts w:ascii="Tahoma" w:eastAsia="Arial" w:hAnsi="Tahoma" w:cs="Tahoma" w:hint="eastAsia"/>
          <w:rtl/>
          <w:rPrChange w:id="4060"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061" w:author="רינת אביטל" w:date="2022-05-12T09:18:00Z">
            <w:rPr>
              <w:rFonts w:ascii="Arial" w:eastAsia="Arial" w:hAnsi="Arial" w:cs="Arial"/>
              <w:sz w:val="28"/>
              <w:szCs w:val="28"/>
              <w:rtl/>
            </w:rPr>
          </w:rPrChange>
        </w:rPr>
        <w:t>:</w:t>
      </w:r>
      <w:r w:rsidRPr="008B3FB8">
        <w:rPr>
          <w:rFonts w:ascii="Tahoma" w:eastAsia="Arial" w:hAnsi="Tahoma" w:cs="Tahoma"/>
          <w:rtl/>
          <w:rPrChange w:id="4062" w:author="רינת אביטל" w:date="2022-05-12T09:18:00Z">
            <w:rPr>
              <w:rFonts w:ascii="Arial" w:eastAsia="Arial" w:hAnsi="Arial" w:cs="Arial"/>
              <w:sz w:val="28"/>
              <w:szCs w:val="28"/>
              <w:rtl/>
            </w:rPr>
          </w:rPrChange>
        </w:rPr>
        <w:t xml:space="preserve"> </w:t>
      </w:r>
    </w:p>
    <w:p w14:paraId="3F587EA4" w14:textId="22674B0B" w:rsidR="00F836FA" w:rsidRPr="008B3FB8" w:rsidRDefault="00F836FA" w:rsidP="00974BD6">
      <w:pPr>
        <w:spacing w:after="203" w:line="360" w:lineRule="auto"/>
        <w:ind w:left="71" w:right="179" w:hanging="10"/>
        <w:rPr>
          <w:rFonts w:ascii="Tahoma" w:hAnsi="Tahoma" w:cs="Tahoma"/>
          <w:rPrChange w:id="4063" w:author="רינת אביטל" w:date="2022-05-12T09:18:00Z">
            <w:rPr>
              <w:sz w:val="28"/>
              <w:szCs w:val="28"/>
            </w:rPr>
          </w:rPrChange>
        </w:rPr>
      </w:pPr>
      <w:r w:rsidRPr="008B3FB8">
        <w:rPr>
          <w:rFonts w:ascii="Tahoma" w:eastAsia="Arial" w:hAnsi="Tahoma" w:cs="Tahoma"/>
          <w:rtl/>
          <w:rPrChange w:id="4064" w:author="רינת אביטל" w:date="2022-05-12T09:18:00Z">
            <w:rPr>
              <w:rFonts w:ascii="Arial" w:eastAsia="Arial" w:hAnsi="Arial" w:cs="Arial"/>
              <w:sz w:val="28"/>
              <w:szCs w:val="28"/>
              <w:rtl/>
            </w:rPr>
          </w:rPrChange>
        </w:rPr>
        <w:t xml:space="preserve">ברצוננו לקבל את כל </w:t>
      </w:r>
      <w:r w:rsidR="00BC0E0C" w:rsidRPr="008B3FB8">
        <w:rPr>
          <w:rFonts w:ascii="Tahoma" w:eastAsia="Arial" w:hAnsi="Tahoma" w:cs="Tahoma" w:hint="eastAsia"/>
          <w:rtl/>
          <w:rPrChange w:id="4065"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066"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067" w:author="רינת אביטל" w:date="2022-05-12T09:18:00Z">
            <w:rPr>
              <w:rFonts w:ascii="Arial" w:eastAsia="Arial" w:hAnsi="Arial" w:cs="Arial" w:hint="eastAsia"/>
              <w:sz w:val="28"/>
              <w:szCs w:val="28"/>
              <w:rtl/>
            </w:rPr>
          </w:rPrChange>
        </w:rPr>
        <w:t>הקיימים</w:t>
      </w:r>
      <w:r w:rsidR="00BC0E0C" w:rsidRPr="008B3FB8">
        <w:rPr>
          <w:rFonts w:ascii="Tahoma" w:eastAsia="Arial" w:hAnsi="Tahoma" w:cs="Tahoma"/>
          <w:rtl/>
          <w:rPrChange w:id="4068"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069" w:author="רינת אביטל" w:date="2022-05-12T09:18:00Z">
            <w:rPr>
              <w:rFonts w:ascii="Arial" w:eastAsia="Arial" w:hAnsi="Arial" w:cs="Arial" w:hint="eastAsia"/>
              <w:sz w:val="28"/>
              <w:szCs w:val="28"/>
              <w:rtl/>
            </w:rPr>
          </w:rPrChange>
        </w:rPr>
        <w:t>במערכת</w:t>
      </w:r>
      <w:r w:rsidRPr="008B3FB8">
        <w:rPr>
          <w:rFonts w:ascii="Tahoma" w:eastAsia="Arial" w:hAnsi="Tahoma" w:cs="Tahoma"/>
          <w:rtl/>
          <w:rPrChange w:id="4070" w:author="רינת אביטל" w:date="2022-05-12T09:18:00Z">
            <w:rPr>
              <w:rFonts w:ascii="Arial" w:eastAsia="Arial" w:hAnsi="Arial" w:cs="Arial"/>
              <w:sz w:val="28"/>
              <w:szCs w:val="28"/>
              <w:rtl/>
            </w:rPr>
          </w:rPrChange>
        </w:rPr>
        <w:t xml:space="preserve"> מה</w:t>
      </w:r>
      <w:r w:rsidR="00BC0E0C" w:rsidRPr="008B3FB8">
        <w:rPr>
          <w:rFonts w:ascii="Tahoma" w:eastAsia="Arial" w:hAnsi="Tahoma" w:cs="Tahoma"/>
          <w:rtl/>
          <w:rPrChange w:id="4071" w:author="רינת אביטל" w:date="2022-05-12T09:18:00Z">
            <w:rPr>
              <w:rFonts w:ascii="Arial" w:eastAsia="Arial" w:hAnsi="Arial" w:cs="Arial"/>
              <w:sz w:val="28"/>
              <w:szCs w:val="28"/>
              <w:rtl/>
            </w:rPr>
          </w:rPrChange>
        </w:rPr>
        <w:t xml:space="preserve"> - </w:t>
      </w:r>
      <w:r w:rsidRPr="008B3FB8">
        <w:rPr>
          <w:rFonts w:ascii="Tahoma" w:eastAsia="Calibri" w:hAnsi="Tahoma" w:cs="Tahoma"/>
          <w:rPrChange w:id="4072" w:author="רינת אביטל" w:date="2022-05-12T09:18:00Z">
            <w:rPr>
              <w:rFonts w:ascii="Calibri" w:eastAsia="Calibri" w:hAnsi="Calibri" w:cs="Calibri"/>
              <w:sz w:val="28"/>
              <w:szCs w:val="28"/>
            </w:rPr>
          </w:rPrChange>
        </w:rPr>
        <w:t>DB</w:t>
      </w:r>
      <w:r w:rsidRPr="008B3FB8">
        <w:rPr>
          <w:rFonts w:ascii="Tahoma" w:eastAsia="Arial" w:hAnsi="Tahoma" w:cs="Tahoma"/>
          <w:rtl/>
          <w:rPrChange w:id="4073"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8B3FB8" w:rsidRDefault="00BC0E0C" w:rsidP="00974BD6">
      <w:pPr>
        <w:numPr>
          <w:ilvl w:val="0"/>
          <w:numId w:val="25"/>
        </w:numPr>
        <w:spacing w:after="19" w:line="360" w:lineRule="auto"/>
        <w:ind w:right="416" w:hanging="357"/>
        <w:rPr>
          <w:rFonts w:ascii="Tahoma" w:hAnsi="Tahoma" w:cs="Tahoma"/>
          <w:rPrChange w:id="4074" w:author="רינת אביטל" w:date="2022-05-12T09:18:00Z">
            <w:rPr>
              <w:sz w:val="28"/>
              <w:szCs w:val="28"/>
            </w:rPr>
          </w:rPrChange>
        </w:rPr>
      </w:pPr>
      <w:r w:rsidRPr="008B3FB8">
        <w:rPr>
          <w:rFonts w:ascii="Tahoma" w:hAnsi="Tahoma" w:cs="Tahoma" w:hint="eastAsia"/>
          <w:rtl/>
          <w:rPrChange w:id="4075" w:author="רינת אביטל" w:date="2022-05-12T09:18:00Z">
            <w:rPr>
              <w:rFonts w:hint="eastAsia"/>
              <w:sz w:val="28"/>
              <w:szCs w:val="28"/>
              <w:rtl/>
            </w:rPr>
          </w:rPrChange>
        </w:rPr>
        <w:t>בכניסה</w:t>
      </w:r>
      <w:r w:rsidRPr="008B3FB8">
        <w:rPr>
          <w:rFonts w:ascii="Tahoma" w:hAnsi="Tahoma" w:cs="Tahoma"/>
          <w:rtl/>
          <w:rPrChange w:id="4076" w:author="רינת אביטל" w:date="2022-05-12T09:18:00Z">
            <w:rPr>
              <w:sz w:val="28"/>
              <w:szCs w:val="28"/>
              <w:rtl/>
            </w:rPr>
          </w:rPrChange>
        </w:rPr>
        <w:t xml:space="preserve"> </w:t>
      </w:r>
      <w:r w:rsidRPr="008B3FB8">
        <w:rPr>
          <w:rFonts w:ascii="Tahoma" w:hAnsi="Tahoma" w:cs="Tahoma" w:hint="eastAsia"/>
          <w:rtl/>
          <w:rPrChange w:id="4077" w:author="רינת אביטל" w:date="2022-05-12T09:18:00Z">
            <w:rPr>
              <w:rFonts w:hint="eastAsia"/>
              <w:sz w:val="28"/>
              <w:szCs w:val="28"/>
              <w:rtl/>
            </w:rPr>
          </w:rPrChange>
        </w:rPr>
        <w:t>בתור</w:t>
      </w:r>
      <w:r w:rsidRPr="008B3FB8">
        <w:rPr>
          <w:rFonts w:ascii="Tahoma" w:hAnsi="Tahoma" w:cs="Tahoma"/>
          <w:rtl/>
          <w:rPrChange w:id="4078" w:author="רינת אביטל" w:date="2022-05-12T09:18:00Z">
            <w:rPr>
              <w:sz w:val="28"/>
              <w:szCs w:val="28"/>
              <w:rtl/>
            </w:rPr>
          </w:rPrChange>
        </w:rPr>
        <w:t xml:space="preserve"> </w:t>
      </w:r>
      <w:r w:rsidRPr="008B3FB8">
        <w:rPr>
          <w:rFonts w:ascii="Tahoma" w:hAnsi="Tahoma" w:cs="Tahoma" w:hint="eastAsia"/>
          <w:rtl/>
          <w:rPrChange w:id="4079" w:author="רינת אביטל" w:date="2022-05-12T09:18:00Z">
            <w:rPr>
              <w:rFonts w:hint="eastAsia"/>
              <w:sz w:val="28"/>
              <w:szCs w:val="28"/>
              <w:rtl/>
            </w:rPr>
          </w:rPrChange>
        </w:rPr>
        <w:t>מנהל</w:t>
      </w:r>
      <w:r w:rsidRPr="008B3FB8">
        <w:rPr>
          <w:rFonts w:ascii="Tahoma" w:hAnsi="Tahoma" w:cs="Tahoma"/>
          <w:rtl/>
          <w:rPrChange w:id="4080" w:author="רינת אביטל" w:date="2022-05-12T09:18:00Z">
            <w:rPr>
              <w:sz w:val="28"/>
              <w:szCs w:val="28"/>
              <w:rtl/>
            </w:rPr>
          </w:rPrChange>
        </w:rPr>
        <w:t xml:space="preserve"> </w:t>
      </w:r>
      <w:r w:rsidRPr="008B3FB8">
        <w:rPr>
          <w:rFonts w:ascii="Tahoma" w:hAnsi="Tahoma" w:cs="Tahoma" w:hint="eastAsia"/>
          <w:rtl/>
          <w:rPrChange w:id="4081" w:author="רינת אביטל" w:date="2022-05-12T09:18:00Z">
            <w:rPr>
              <w:rFonts w:hint="eastAsia"/>
              <w:sz w:val="28"/>
              <w:szCs w:val="28"/>
              <w:rtl/>
            </w:rPr>
          </w:rPrChange>
        </w:rPr>
        <w:t>תהיה</w:t>
      </w:r>
      <w:r w:rsidRPr="008B3FB8">
        <w:rPr>
          <w:rFonts w:ascii="Tahoma" w:hAnsi="Tahoma" w:cs="Tahoma"/>
          <w:rtl/>
          <w:rPrChange w:id="4082" w:author="רינת אביטל" w:date="2022-05-12T09:18:00Z">
            <w:rPr>
              <w:sz w:val="28"/>
              <w:szCs w:val="28"/>
              <w:rtl/>
            </w:rPr>
          </w:rPrChange>
        </w:rPr>
        <w:t xml:space="preserve"> </w:t>
      </w:r>
      <w:r w:rsidRPr="008B3FB8">
        <w:rPr>
          <w:rFonts w:ascii="Tahoma" w:hAnsi="Tahoma" w:cs="Tahoma" w:hint="eastAsia"/>
          <w:rtl/>
          <w:rPrChange w:id="4083" w:author="רינת אביטל" w:date="2022-05-12T09:18:00Z">
            <w:rPr>
              <w:rFonts w:hint="eastAsia"/>
              <w:sz w:val="28"/>
              <w:szCs w:val="28"/>
              <w:rtl/>
            </w:rPr>
          </w:rPrChange>
        </w:rPr>
        <w:t>אפשרות</w:t>
      </w:r>
      <w:r w:rsidRPr="008B3FB8">
        <w:rPr>
          <w:rFonts w:ascii="Tahoma" w:hAnsi="Tahoma" w:cs="Tahoma"/>
          <w:rtl/>
          <w:rPrChange w:id="4084" w:author="רינת אביטל" w:date="2022-05-12T09:18:00Z">
            <w:rPr>
              <w:sz w:val="28"/>
              <w:szCs w:val="28"/>
              <w:rtl/>
            </w:rPr>
          </w:rPrChange>
        </w:rPr>
        <w:t xml:space="preserve"> </w:t>
      </w:r>
      <w:r w:rsidRPr="008B3FB8">
        <w:rPr>
          <w:rFonts w:ascii="Tahoma" w:hAnsi="Tahoma" w:cs="Tahoma" w:hint="eastAsia"/>
          <w:rtl/>
          <w:rPrChange w:id="4085" w:author="רינת אביטל" w:date="2022-05-12T09:18:00Z">
            <w:rPr>
              <w:rFonts w:hint="eastAsia"/>
              <w:sz w:val="28"/>
              <w:szCs w:val="28"/>
              <w:rtl/>
            </w:rPr>
          </w:rPrChange>
        </w:rPr>
        <w:t>לראות</w:t>
      </w:r>
      <w:r w:rsidRPr="008B3FB8">
        <w:rPr>
          <w:rFonts w:ascii="Tahoma" w:hAnsi="Tahoma" w:cs="Tahoma"/>
          <w:rtl/>
          <w:rPrChange w:id="4086" w:author="רינת אביטל" w:date="2022-05-12T09:18:00Z">
            <w:rPr>
              <w:sz w:val="28"/>
              <w:szCs w:val="28"/>
              <w:rtl/>
            </w:rPr>
          </w:rPrChange>
        </w:rPr>
        <w:t xml:space="preserve"> </w:t>
      </w:r>
      <w:r w:rsidRPr="008B3FB8">
        <w:rPr>
          <w:rFonts w:ascii="Tahoma" w:hAnsi="Tahoma" w:cs="Tahoma" w:hint="eastAsia"/>
          <w:rtl/>
          <w:rPrChange w:id="4087" w:author="רינת אביטל" w:date="2022-05-12T09:18:00Z">
            <w:rPr>
              <w:rFonts w:hint="eastAsia"/>
              <w:sz w:val="28"/>
              <w:szCs w:val="28"/>
              <w:rtl/>
            </w:rPr>
          </w:rPrChange>
        </w:rPr>
        <w:t>את</w:t>
      </w:r>
      <w:r w:rsidRPr="008B3FB8">
        <w:rPr>
          <w:rFonts w:ascii="Tahoma" w:hAnsi="Tahoma" w:cs="Tahoma"/>
          <w:rtl/>
          <w:rPrChange w:id="4088" w:author="רינת אביטל" w:date="2022-05-12T09:18:00Z">
            <w:rPr>
              <w:sz w:val="28"/>
              <w:szCs w:val="28"/>
              <w:rtl/>
            </w:rPr>
          </w:rPrChange>
        </w:rPr>
        <w:t xml:space="preserve"> </w:t>
      </w:r>
      <w:r w:rsidRPr="008B3FB8">
        <w:rPr>
          <w:rFonts w:ascii="Tahoma" w:hAnsi="Tahoma" w:cs="Tahoma" w:hint="eastAsia"/>
          <w:rtl/>
          <w:rPrChange w:id="4089" w:author="רינת אביטל" w:date="2022-05-12T09:18:00Z">
            <w:rPr>
              <w:rFonts w:hint="eastAsia"/>
              <w:sz w:val="28"/>
              <w:szCs w:val="28"/>
              <w:rtl/>
            </w:rPr>
          </w:rPrChange>
        </w:rPr>
        <w:t>כל</w:t>
      </w:r>
      <w:r w:rsidRPr="008B3FB8">
        <w:rPr>
          <w:rFonts w:ascii="Tahoma" w:hAnsi="Tahoma" w:cs="Tahoma"/>
          <w:rtl/>
          <w:rPrChange w:id="4090" w:author="רינת אביטל" w:date="2022-05-12T09:18:00Z">
            <w:rPr>
              <w:sz w:val="28"/>
              <w:szCs w:val="28"/>
              <w:rtl/>
            </w:rPr>
          </w:rPrChange>
        </w:rPr>
        <w:t xml:space="preserve"> </w:t>
      </w:r>
      <w:r w:rsidRPr="008B3FB8">
        <w:rPr>
          <w:rFonts w:ascii="Tahoma" w:hAnsi="Tahoma" w:cs="Tahoma" w:hint="eastAsia"/>
          <w:rtl/>
          <w:rPrChange w:id="4091" w:author="רינת אביטל" w:date="2022-05-12T09:18:00Z">
            <w:rPr>
              <w:rFonts w:hint="eastAsia"/>
              <w:sz w:val="28"/>
              <w:szCs w:val="28"/>
              <w:rtl/>
            </w:rPr>
          </w:rPrChange>
        </w:rPr>
        <w:t>המשתמשים</w:t>
      </w:r>
      <w:r w:rsidRPr="008B3FB8">
        <w:rPr>
          <w:rFonts w:ascii="Tahoma" w:hAnsi="Tahoma" w:cs="Tahoma"/>
          <w:rtl/>
          <w:rPrChange w:id="4092" w:author="רינת אביטל" w:date="2022-05-12T09:18:00Z">
            <w:rPr>
              <w:sz w:val="28"/>
              <w:szCs w:val="28"/>
              <w:rtl/>
            </w:rPr>
          </w:rPrChange>
        </w:rPr>
        <w:t xml:space="preserve"> </w:t>
      </w:r>
      <w:r w:rsidRPr="008B3FB8">
        <w:rPr>
          <w:rFonts w:ascii="Tahoma" w:hAnsi="Tahoma" w:cs="Tahoma" w:hint="eastAsia"/>
          <w:rtl/>
          <w:rPrChange w:id="4093" w:author="רינת אביטל" w:date="2022-05-12T09:18:00Z">
            <w:rPr>
              <w:rFonts w:hint="eastAsia"/>
              <w:sz w:val="28"/>
              <w:szCs w:val="28"/>
              <w:rtl/>
            </w:rPr>
          </w:rPrChange>
        </w:rPr>
        <w:t>הקיימים</w:t>
      </w:r>
      <w:r w:rsidRPr="008B3FB8">
        <w:rPr>
          <w:rFonts w:ascii="Tahoma" w:hAnsi="Tahoma" w:cs="Tahoma"/>
          <w:rtl/>
          <w:rPrChange w:id="4094" w:author="רינת אביטל" w:date="2022-05-12T09:18:00Z">
            <w:rPr>
              <w:sz w:val="28"/>
              <w:szCs w:val="28"/>
              <w:rtl/>
            </w:rPr>
          </w:rPrChange>
        </w:rPr>
        <w:t xml:space="preserve"> </w:t>
      </w:r>
      <w:r w:rsidRPr="008B3FB8">
        <w:rPr>
          <w:rFonts w:ascii="Tahoma" w:hAnsi="Tahoma" w:cs="Tahoma" w:hint="eastAsia"/>
          <w:rtl/>
          <w:rPrChange w:id="4095" w:author="רינת אביטל" w:date="2022-05-12T09:18:00Z">
            <w:rPr>
              <w:rFonts w:hint="eastAsia"/>
              <w:sz w:val="28"/>
              <w:szCs w:val="28"/>
              <w:rtl/>
            </w:rPr>
          </w:rPrChange>
        </w:rPr>
        <w:t>במערכת</w:t>
      </w:r>
      <w:r w:rsidRPr="008B3FB8">
        <w:rPr>
          <w:rFonts w:ascii="Tahoma" w:hAnsi="Tahoma" w:cs="Tahoma"/>
          <w:rtl/>
          <w:rPrChange w:id="4096" w:author="רינת אביטל" w:date="2022-05-12T09:18:00Z">
            <w:rPr>
              <w:sz w:val="28"/>
              <w:szCs w:val="28"/>
              <w:rtl/>
            </w:rPr>
          </w:rPrChange>
        </w:rPr>
        <w:t xml:space="preserve">. </w:t>
      </w:r>
      <w:r w:rsidRPr="008B3FB8">
        <w:rPr>
          <w:rFonts w:ascii="Tahoma" w:hAnsi="Tahoma" w:cs="Tahoma" w:hint="eastAsia"/>
          <w:rtl/>
          <w:rPrChange w:id="4097" w:author="רינת אביטל" w:date="2022-05-12T09:18:00Z">
            <w:rPr>
              <w:rFonts w:hint="eastAsia"/>
              <w:sz w:val="28"/>
              <w:szCs w:val="28"/>
              <w:rtl/>
            </w:rPr>
          </w:rPrChange>
        </w:rPr>
        <w:t>הוא</w:t>
      </w:r>
      <w:r w:rsidRPr="008B3FB8">
        <w:rPr>
          <w:rFonts w:ascii="Tahoma" w:hAnsi="Tahoma" w:cs="Tahoma"/>
          <w:rtl/>
          <w:rPrChange w:id="4098" w:author="רינת אביטל" w:date="2022-05-12T09:18:00Z">
            <w:rPr>
              <w:sz w:val="28"/>
              <w:szCs w:val="28"/>
              <w:rtl/>
            </w:rPr>
          </w:rPrChange>
        </w:rPr>
        <w:t xml:space="preserve"> </w:t>
      </w:r>
      <w:r w:rsidRPr="008B3FB8">
        <w:rPr>
          <w:rFonts w:ascii="Tahoma" w:hAnsi="Tahoma" w:cs="Tahoma" w:hint="eastAsia"/>
          <w:rtl/>
          <w:rPrChange w:id="4099" w:author="רינת אביטל" w:date="2022-05-12T09:18:00Z">
            <w:rPr>
              <w:rFonts w:hint="eastAsia"/>
              <w:sz w:val="28"/>
              <w:szCs w:val="28"/>
              <w:rtl/>
            </w:rPr>
          </w:rPrChange>
        </w:rPr>
        <w:t>ילחץ</w:t>
      </w:r>
      <w:r w:rsidRPr="008B3FB8">
        <w:rPr>
          <w:rFonts w:ascii="Tahoma" w:hAnsi="Tahoma" w:cs="Tahoma"/>
          <w:rtl/>
          <w:rPrChange w:id="4100" w:author="רינת אביטל" w:date="2022-05-12T09:18:00Z">
            <w:rPr>
              <w:sz w:val="28"/>
              <w:szCs w:val="28"/>
              <w:rtl/>
            </w:rPr>
          </w:rPrChange>
        </w:rPr>
        <w:t xml:space="preserve"> </w:t>
      </w:r>
      <w:r w:rsidRPr="008B3FB8">
        <w:rPr>
          <w:rFonts w:ascii="Tahoma" w:hAnsi="Tahoma" w:cs="Tahoma" w:hint="eastAsia"/>
          <w:rtl/>
          <w:rPrChange w:id="4101" w:author="רינת אביטל" w:date="2022-05-12T09:18:00Z">
            <w:rPr>
              <w:rFonts w:hint="eastAsia"/>
              <w:sz w:val="28"/>
              <w:szCs w:val="28"/>
              <w:rtl/>
            </w:rPr>
          </w:rPrChange>
        </w:rPr>
        <w:t>על</w:t>
      </w:r>
      <w:r w:rsidRPr="008B3FB8">
        <w:rPr>
          <w:rFonts w:ascii="Tahoma" w:hAnsi="Tahoma" w:cs="Tahoma"/>
          <w:rtl/>
          <w:rPrChange w:id="4102" w:author="רינת אביטל" w:date="2022-05-12T09:18:00Z">
            <w:rPr>
              <w:sz w:val="28"/>
              <w:szCs w:val="28"/>
              <w:rtl/>
            </w:rPr>
          </w:rPrChange>
        </w:rPr>
        <w:t xml:space="preserve"> </w:t>
      </w:r>
      <w:r w:rsidRPr="008B3FB8">
        <w:rPr>
          <w:rFonts w:ascii="Tahoma" w:hAnsi="Tahoma" w:cs="Tahoma" w:hint="eastAsia"/>
          <w:rtl/>
          <w:rPrChange w:id="4103" w:author="רינת אביטל" w:date="2022-05-12T09:18:00Z">
            <w:rPr>
              <w:rFonts w:hint="eastAsia"/>
              <w:sz w:val="28"/>
              <w:szCs w:val="28"/>
              <w:rtl/>
            </w:rPr>
          </w:rPrChange>
        </w:rPr>
        <w:t>כפתור</w:t>
      </w:r>
      <w:r w:rsidRPr="008B3FB8">
        <w:rPr>
          <w:rFonts w:ascii="Tahoma" w:hAnsi="Tahoma" w:cs="Tahoma"/>
          <w:rtl/>
          <w:rPrChange w:id="4104" w:author="רינת אביטל" w:date="2022-05-12T09:18:00Z">
            <w:rPr>
              <w:sz w:val="28"/>
              <w:szCs w:val="28"/>
              <w:rtl/>
            </w:rPr>
          </w:rPrChange>
        </w:rPr>
        <w:t xml:space="preserve"> </w:t>
      </w:r>
      <w:r w:rsidRPr="008B3FB8">
        <w:rPr>
          <w:rFonts w:ascii="Tahoma" w:hAnsi="Tahoma" w:cs="Tahoma" w:hint="eastAsia"/>
          <w:rtl/>
          <w:rPrChange w:id="4105" w:author="רינת אביטל" w:date="2022-05-12T09:18:00Z">
            <w:rPr>
              <w:rFonts w:hint="eastAsia"/>
              <w:sz w:val="28"/>
              <w:szCs w:val="28"/>
              <w:rtl/>
            </w:rPr>
          </w:rPrChange>
        </w:rPr>
        <w:t>הצג</w:t>
      </w:r>
      <w:r w:rsidRPr="008B3FB8">
        <w:rPr>
          <w:rFonts w:ascii="Tahoma" w:hAnsi="Tahoma" w:cs="Tahoma"/>
          <w:rtl/>
          <w:rPrChange w:id="4106" w:author="רינת אביטל" w:date="2022-05-12T09:18:00Z">
            <w:rPr>
              <w:sz w:val="28"/>
              <w:szCs w:val="28"/>
              <w:rtl/>
            </w:rPr>
          </w:rPrChange>
        </w:rPr>
        <w:t xml:space="preserve"> </w:t>
      </w:r>
      <w:r w:rsidRPr="008B3FB8">
        <w:rPr>
          <w:rFonts w:ascii="Tahoma" w:hAnsi="Tahoma" w:cs="Tahoma" w:hint="eastAsia"/>
          <w:rtl/>
          <w:rPrChange w:id="4107" w:author="רינת אביטל" w:date="2022-05-12T09:18:00Z">
            <w:rPr>
              <w:rFonts w:hint="eastAsia"/>
              <w:sz w:val="28"/>
              <w:szCs w:val="28"/>
              <w:rtl/>
            </w:rPr>
          </w:rPrChange>
        </w:rPr>
        <w:t>משתמשים</w:t>
      </w:r>
      <w:r w:rsidRPr="008B3FB8">
        <w:rPr>
          <w:rFonts w:ascii="Tahoma" w:hAnsi="Tahoma" w:cs="Tahoma"/>
          <w:rtl/>
          <w:rPrChange w:id="4108" w:author="רינת אביטל" w:date="2022-05-12T09:18:00Z">
            <w:rPr>
              <w:sz w:val="28"/>
              <w:szCs w:val="28"/>
              <w:rtl/>
            </w:rPr>
          </w:rPrChange>
        </w:rPr>
        <w:t xml:space="preserve"> </w:t>
      </w:r>
      <w:r w:rsidRPr="008B3FB8">
        <w:rPr>
          <w:rFonts w:ascii="Tahoma" w:hAnsi="Tahoma" w:cs="Tahoma" w:hint="eastAsia"/>
          <w:rtl/>
          <w:rPrChange w:id="4109" w:author="רינת אביטל" w:date="2022-05-12T09:18:00Z">
            <w:rPr>
              <w:rFonts w:hint="eastAsia"/>
              <w:sz w:val="28"/>
              <w:szCs w:val="28"/>
              <w:rtl/>
            </w:rPr>
          </w:rPrChange>
        </w:rPr>
        <w:t>בתצוגה</w:t>
      </w:r>
      <w:r w:rsidRPr="008B3FB8">
        <w:rPr>
          <w:rFonts w:ascii="Tahoma" w:hAnsi="Tahoma" w:cs="Tahoma"/>
          <w:rtl/>
          <w:rPrChange w:id="4110" w:author="רינת אביטל" w:date="2022-05-12T09:18:00Z">
            <w:rPr>
              <w:sz w:val="28"/>
              <w:szCs w:val="28"/>
              <w:rtl/>
            </w:rPr>
          </w:rPrChange>
        </w:rPr>
        <w:t xml:space="preserve"> (</w:t>
      </w:r>
      <w:r w:rsidRPr="008B3FB8">
        <w:rPr>
          <w:rFonts w:ascii="Tahoma" w:hAnsi="Tahoma" w:cs="Tahoma" w:hint="eastAsia"/>
          <w:rtl/>
          <w:rPrChange w:id="4111" w:author="רינת אביטל" w:date="2022-05-12T09:18:00Z">
            <w:rPr>
              <w:rFonts w:hint="eastAsia"/>
              <w:sz w:val="28"/>
              <w:szCs w:val="28"/>
              <w:rtl/>
            </w:rPr>
          </w:rPrChange>
        </w:rPr>
        <w:t>ב</w:t>
      </w:r>
      <w:r w:rsidRPr="008B3FB8">
        <w:rPr>
          <w:rFonts w:ascii="Tahoma" w:hAnsi="Tahoma" w:cs="Tahoma"/>
          <w:rtl/>
          <w:rPrChange w:id="4112" w:author="רינת אביטל" w:date="2022-05-12T09:18:00Z">
            <w:rPr>
              <w:sz w:val="28"/>
              <w:szCs w:val="28"/>
              <w:rtl/>
            </w:rPr>
          </w:rPrChange>
        </w:rPr>
        <w:t>-</w:t>
      </w:r>
      <w:r w:rsidRPr="008B3FB8">
        <w:rPr>
          <w:rFonts w:ascii="Tahoma" w:hAnsi="Tahoma" w:cs="Tahoma"/>
          <w:rPrChange w:id="4113" w:author="רינת אביטל" w:date="2022-05-12T09:18:00Z">
            <w:rPr>
              <w:sz w:val="28"/>
              <w:szCs w:val="28"/>
            </w:rPr>
          </w:rPrChange>
        </w:rPr>
        <w:t>html</w:t>
      </w:r>
      <w:r w:rsidRPr="008B3FB8">
        <w:rPr>
          <w:rFonts w:ascii="Tahoma" w:hAnsi="Tahoma" w:cs="Tahoma"/>
          <w:rtl/>
          <w:rPrChange w:id="4114" w:author="רינת אביטל" w:date="2022-05-12T09:18:00Z">
            <w:rPr>
              <w:sz w:val="28"/>
              <w:szCs w:val="28"/>
              <w:rtl/>
            </w:rPr>
          </w:rPrChange>
        </w:rPr>
        <w:t xml:space="preserve">) </w:t>
      </w:r>
      <w:r w:rsidRPr="008B3FB8">
        <w:rPr>
          <w:rFonts w:ascii="Tahoma" w:hAnsi="Tahoma" w:cs="Tahoma" w:hint="eastAsia"/>
          <w:rtl/>
          <w:rPrChange w:id="4115" w:author="רינת אביטל" w:date="2022-05-12T09:18:00Z">
            <w:rPr>
              <w:rFonts w:hint="eastAsia"/>
              <w:sz w:val="28"/>
              <w:szCs w:val="28"/>
              <w:rtl/>
            </w:rPr>
          </w:rPrChange>
        </w:rPr>
        <w:t>ובקשתו</w:t>
      </w:r>
      <w:r w:rsidRPr="008B3FB8">
        <w:rPr>
          <w:rFonts w:ascii="Tahoma" w:hAnsi="Tahoma" w:cs="Tahoma"/>
          <w:rtl/>
          <w:rPrChange w:id="4116" w:author="רינת אביטל" w:date="2022-05-12T09:18:00Z">
            <w:rPr>
              <w:sz w:val="28"/>
              <w:szCs w:val="28"/>
              <w:rtl/>
            </w:rPr>
          </w:rPrChange>
        </w:rPr>
        <w:t xml:space="preserve"> </w:t>
      </w:r>
      <w:r w:rsidRPr="008B3FB8">
        <w:rPr>
          <w:rFonts w:ascii="Tahoma" w:hAnsi="Tahoma" w:cs="Tahoma" w:hint="eastAsia"/>
          <w:rtl/>
          <w:rPrChange w:id="4117" w:author="רינת אביטל" w:date="2022-05-12T09:18:00Z">
            <w:rPr>
              <w:rFonts w:hint="eastAsia"/>
              <w:sz w:val="28"/>
              <w:szCs w:val="28"/>
              <w:rtl/>
            </w:rPr>
          </w:rPrChange>
        </w:rPr>
        <w:t>תפנה</w:t>
      </w:r>
      <w:r w:rsidRPr="008B3FB8">
        <w:rPr>
          <w:rFonts w:ascii="Tahoma" w:hAnsi="Tahoma" w:cs="Tahoma"/>
          <w:rtl/>
          <w:rPrChange w:id="4118" w:author="רינת אביטל" w:date="2022-05-12T09:18:00Z">
            <w:rPr>
              <w:sz w:val="28"/>
              <w:szCs w:val="28"/>
              <w:rtl/>
            </w:rPr>
          </w:rPrChange>
        </w:rPr>
        <w:t xml:space="preserve"> </w:t>
      </w:r>
      <w:r w:rsidRPr="008B3FB8">
        <w:rPr>
          <w:rFonts w:ascii="Tahoma" w:hAnsi="Tahoma" w:cs="Tahoma" w:hint="eastAsia"/>
          <w:rtl/>
          <w:rPrChange w:id="4119" w:author="רינת אביטל" w:date="2022-05-12T09:18:00Z">
            <w:rPr>
              <w:rFonts w:hint="eastAsia"/>
              <w:sz w:val="28"/>
              <w:szCs w:val="28"/>
              <w:rtl/>
            </w:rPr>
          </w:rPrChange>
        </w:rPr>
        <w:t>ל</w:t>
      </w:r>
      <w:r w:rsidRPr="008B3FB8">
        <w:rPr>
          <w:rFonts w:ascii="Tahoma" w:hAnsi="Tahoma" w:cs="Tahoma"/>
          <w:rtl/>
          <w:rPrChange w:id="4120" w:author="רינת אביטל" w:date="2022-05-12T09:18:00Z">
            <w:rPr>
              <w:sz w:val="28"/>
              <w:szCs w:val="28"/>
              <w:rtl/>
            </w:rPr>
          </w:rPrChange>
        </w:rPr>
        <w:t xml:space="preserve">- </w:t>
      </w:r>
      <w:r w:rsidRPr="008B3FB8">
        <w:rPr>
          <w:rFonts w:ascii="Tahoma" w:eastAsia="Calibri" w:hAnsi="Tahoma" w:cs="Tahoma"/>
          <w:rPrChange w:id="4121" w:author="רינת אביטל" w:date="2022-05-12T09:18:00Z">
            <w:rPr>
              <w:rFonts w:ascii="Calibri" w:eastAsia="Calibri" w:hAnsi="Calibri" w:cs="Calibri"/>
              <w:sz w:val="28"/>
              <w:szCs w:val="28"/>
            </w:rPr>
          </w:rPrChange>
        </w:rPr>
        <w:t>TypeScript</w:t>
      </w:r>
      <w:r w:rsidRPr="008B3FB8">
        <w:rPr>
          <w:rFonts w:ascii="Tahoma" w:hAnsi="Tahoma" w:cs="Tahoma"/>
          <w:rtl/>
          <w:rPrChange w:id="4122" w:author="רינת אביטל" w:date="2022-05-12T09:18:00Z">
            <w:rPr>
              <w:sz w:val="28"/>
              <w:szCs w:val="28"/>
              <w:rtl/>
            </w:rPr>
          </w:rPrChange>
        </w:rPr>
        <w:t>.</w:t>
      </w:r>
    </w:p>
    <w:p w14:paraId="18BDA90C" w14:textId="4C07761E" w:rsidR="00F836FA" w:rsidRPr="008B3FB8" w:rsidRDefault="00BC0E0C" w:rsidP="00974BD6">
      <w:pPr>
        <w:numPr>
          <w:ilvl w:val="0"/>
          <w:numId w:val="25"/>
        </w:numPr>
        <w:spacing w:after="19" w:line="360" w:lineRule="auto"/>
        <w:ind w:right="416" w:hanging="357"/>
        <w:rPr>
          <w:rFonts w:ascii="Tahoma" w:hAnsi="Tahoma" w:cs="Tahoma"/>
          <w:rPrChange w:id="4123" w:author="רינת אביטל" w:date="2022-05-12T09:18:00Z">
            <w:rPr>
              <w:sz w:val="28"/>
              <w:szCs w:val="28"/>
            </w:rPr>
          </w:rPrChange>
        </w:rPr>
      </w:pPr>
      <w:r w:rsidRPr="008B3FB8">
        <w:rPr>
          <w:rFonts w:ascii="Tahoma" w:hAnsi="Tahoma" w:cs="Tahoma" w:hint="eastAsia"/>
          <w:rtl/>
          <w:rPrChange w:id="4124" w:author="רינת אביטל" w:date="2022-05-12T09:18:00Z">
            <w:rPr>
              <w:rFonts w:hint="eastAsia"/>
              <w:sz w:val="28"/>
              <w:szCs w:val="28"/>
              <w:rtl/>
            </w:rPr>
          </w:rPrChange>
        </w:rPr>
        <w:t>תתבצע</w:t>
      </w:r>
      <w:r w:rsidRPr="008B3FB8">
        <w:rPr>
          <w:rFonts w:ascii="Tahoma" w:hAnsi="Tahoma" w:cs="Tahoma"/>
          <w:rtl/>
          <w:rPrChange w:id="4125" w:author="רינת אביטל" w:date="2022-05-12T09:18:00Z">
            <w:rPr>
              <w:sz w:val="28"/>
              <w:szCs w:val="28"/>
              <w:rtl/>
            </w:rPr>
          </w:rPrChange>
        </w:rPr>
        <w:t xml:space="preserve"> </w:t>
      </w:r>
      <w:r w:rsidRPr="008B3FB8">
        <w:rPr>
          <w:rFonts w:ascii="Tahoma" w:hAnsi="Tahoma" w:cs="Tahoma" w:hint="eastAsia"/>
          <w:rtl/>
          <w:rPrChange w:id="4126" w:author="רינת אביטל" w:date="2022-05-12T09:18:00Z">
            <w:rPr>
              <w:rFonts w:hint="eastAsia"/>
              <w:sz w:val="28"/>
              <w:szCs w:val="28"/>
              <w:rtl/>
            </w:rPr>
          </w:rPrChange>
        </w:rPr>
        <w:t>קריאה</w:t>
      </w:r>
      <w:r w:rsidRPr="008B3FB8">
        <w:rPr>
          <w:rFonts w:ascii="Tahoma" w:hAnsi="Tahoma" w:cs="Tahoma"/>
          <w:rtl/>
          <w:rPrChange w:id="4127" w:author="רינת אביטל" w:date="2022-05-12T09:18:00Z">
            <w:rPr>
              <w:sz w:val="28"/>
              <w:szCs w:val="28"/>
              <w:rtl/>
            </w:rPr>
          </w:rPrChange>
        </w:rPr>
        <w:t xml:space="preserve"> </w:t>
      </w:r>
      <w:r w:rsidRPr="008B3FB8">
        <w:rPr>
          <w:rFonts w:ascii="Tahoma" w:hAnsi="Tahoma" w:cs="Tahoma" w:hint="eastAsia"/>
          <w:rtl/>
          <w:rPrChange w:id="4128" w:author="רינת אביטל" w:date="2022-05-12T09:18:00Z">
            <w:rPr>
              <w:rFonts w:hint="eastAsia"/>
              <w:sz w:val="28"/>
              <w:szCs w:val="28"/>
              <w:rtl/>
            </w:rPr>
          </w:rPrChange>
        </w:rPr>
        <w:t>לפונקציה</w:t>
      </w:r>
      <w:r w:rsidRPr="008B3FB8">
        <w:rPr>
          <w:rFonts w:ascii="Tahoma" w:hAnsi="Tahoma" w:cs="Tahoma"/>
          <w:rtl/>
          <w:rPrChange w:id="4129" w:author="רינת אביטל" w:date="2022-05-12T09:18:00Z">
            <w:rPr>
              <w:sz w:val="28"/>
              <w:szCs w:val="28"/>
              <w:rtl/>
            </w:rPr>
          </w:rPrChange>
        </w:rPr>
        <w:t xml:space="preserve"> </w:t>
      </w:r>
      <w:proofErr w:type="spellStart"/>
      <w:r w:rsidR="002D143B" w:rsidRPr="008B3FB8">
        <w:rPr>
          <w:rFonts w:ascii="Tahoma" w:hAnsi="Tahoma" w:cs="Tahoma"/>
          <w:rPrChange w:id="4130" w:author="רינת אביטל" w:date="2022-05-12T09:18:00Z">
            <w:rPr>
              <w:sz w:val="28"/>
              <w:szCs w:val="28"/>
            </w:rPr>
          </w:rPrChange>
        </w:rPr>
        <w:t>Show</w:t>
      </w:r>
      <w:r w:rsidR="005B04D0">
        <w:rPr>
          <w:rFonts w:ascii="Tahoma" w:hAnsi="Tahoma" w:cs="Tahoma"/>
        </w:rPr>
        <w:t>Point</w:t>
      </w:r>
      <w:proofErr w:type="spellEnd"/>
      <w:r w:rsidR="002D143B" w:rsidRPr="008B3FB8">
        <w:rPr>
          <w:rFonts w:ascii="Tahoma" w:hAnsi="Tahoma" w:cs="Tahoma"/>
          <w:rtl/>
          <w:rPrChange w:id="4131" w:author="רינת אביטל" w:date="2022-05-12T09:18:00Z">
            <w:rPr>
              <w:sz w:val="28"/>
              <w:szCs w:val="28"/>
              <w:rtl/>
            </w:rPr>
          </w:rPrChange>
        </w:rPr>
        <w:t xml:space="preserve"> </w:t>
      </w:r>
      <w:r w:rsidRPr="008B3FB8">
        <w:rPr>
          <w:rFonts w:ascii="Tahoma" w:hAnsi="Tahoma" w:cs="Tahoma" w:hint="eastAsia"/>
          <w:rtl/>
          <w:rPrChange w:id="4132" w:author="רינת אביטל" w:date="2022-05-12T09:18:00Z">
            <w:rPr>
              <w:rFonts w:hint="eastAsia"/>
              <w:sz w:val="28"/>
              <w:szCs w:val="28"/>
              <w:rtl/>
            </w:rPr>
          </w:rPrChange>
        </w:rPr>
        <w:t>ב</w:t>
      </w:r>
      <w:r w:rsidRPr="008B3FB8">
        <w:rPr>
          <w:rFonts w:ascii="Tahoma" w:hAnsi="Tahoma" w:cs="Tahoma"/>
          <w:rtl/>
          <w:rPrChange w:id="4133" w:author="רינת אביטל" w:date="2022-05-12T09:18:00Z">
            <w:rPr>
              <w:sz w:val="28"/>
              <w:szCs w:val="28"/>
              <w:rtl/>
            </w:rPr>
          </w:rPrChange>
        </w:rPr>
        <w:t xml:space="preserve">- </w:t>
      </w:r>
      <w:r w:rsidRPr="008B3FB8">
        <w:rPr>
          <w:rFonts w:ascii="Tahoma" w:eastAsia="Calibri" w:hAnsi="Tahoma" w:cs="Tahoma"/>
          <w:rPrChange w:id="4134" w:author="רינת אביטל" w:date="2022-05-12T09:18:00Z">
            <w:rPr>
              <w:rFonts w:ascii="Calibri" w:eastAsia="Calibri" w:hAnsi="Calibri" w:cs="Calibri"/>
              <w:sz w:val="28"/>
              <w:szCs w:val="28"/>
            </w:rPr>
          </w:rPrChange>
        </w:rPr>
        <w:t>TypeScript</w:t>
      </w:r>
      <w:r w:rsidRPr="008B3FB8">
        <w:rPr>
          <w:rFonts w:ascii="Tahoma" w:eastAsia="Calibri" w:hAnsi="Tahoma" w:cs="Tahoma"/>
          <w:rtl/>
          <w:rPrChange w:id="4135" w:author="רינת אביטל" w:date="2022-05-12T09:18:00Z">
            <w:rPr>
              <w:rFonts w:ascii="Calibri" w:eastAsia="Calibri" w:hAnsi="Calibri" w:cs="Times New Roman"/>
              <w:sz w:val="28"/>
              <w:szCs w:val="28"/>
              <w:rtl/>
            </w:rPr>
          </w:rPrChange>
        </w:rPr>
        <w:t xml:space="preserve"> אשר תפנה לשרת </w:t>
      </w:r>
      <w:proofErr w:type="spellStart"/>
      <w:r w:rsidRPr="008B3FB8">
        <w:rPr>
          <w:rFonts w:ascii="Tahoma" w:eastAsia="Calibri" w:hAnsi="Tahoma" w:cs="Tahoma"/>
          <w:rPrChange w:id="4136" w:author="רינת אביטל" w:date="2022-05-12T09:18:00Z">
            <w:rPr>
              <w:rFonts w:ascii="Calibri" w:eastAsia="Calibri" w:hAnsi="Calibri" w:cs="Calibri"/>
              <w:sz w:val="28"/>
              <w:szCs w:val="28"/>
            </w:rPr>
          </w:rPrChange>
        </w:rPr>
        <w:t>url</w:t>
      </w:r>
      <w:proofErr w:type="spellEnd"/>
      <w:r w:rsidRPr="008B3FB8">
        <w:rPr>
          <w:rFonts w:ascii="Tahoma" w:eastAsia="Calibri" w:hAnsi="Tahoma" w:cs="Tahoma"/>
          <w:rtl/>
          <w:rPrChange w:id="4137" w:author="רינת אביטל" w:date="2022-05-12T09:18:00Z">
            <w:rPr>
              <w:rFonts w:ascii="Calibri" w:eastAsia="Calibri" w:hAnsi="Calibri" w:cs="Times New Roman"/>
              <w:sz w:val="28"/>
              <w:szCs w:val="28"/>
              <w:rtl/>
            </w:rPr>
          </w:rPrChange>
        </w:rPr>
        <w:t xml:space="preserve"> ותתבצע בקשת </w:t>
      </w:r>
      <w:r w:rsidRPr="008B3FB8">
        <w:rPr>
          <w:rFonts w:ascii="Tahoma" w:eastAsia="Calibri" w:hAnsi="Tahoma" w:cs="Tahoma"/>
          <w:rPrChange w:id="4138" w:author="רינת אביטל" w:date="2022-05-12T09:18:00Z">
            <w:rPr>
              <w:rFonts w:ascii="Calibri" w:eastAsia="Calibri" w:hAnsi="Calibri" w:cs="Calibri"/>
              <w:sz w:val="28"/>
              <w:szCs w:val="28"/>
            </w:rPr>
          </w:rPrChange>
        </w:rPr>
        <w:t>services</w:t>
      </w:r>
      <w:r w:rsidRPr="008B3FB8">
        <w:rPr>
          <w:rFonts w:ascii="Tahoma" w:hAnsi="Tahoma" w:cs="Tahoma"/>
          <w:rtl/>
          <w:rPrChange w:id="4139" w:author="רינת אביטל" w:date="2022-05-12T09:18:00Z">
            <w:rPr>
              <w:sz w:val="28"/>
              <w:szCs w:val="28"/>
              <w:rtl/>
            </w:rPr>
          </w:rPrChange>
        </w:rPr>
        <w:t>.</w:t>
      </w:r>
    </w:p>
    <w:p w14:paraId="3F0AED3A" w14:textId="77777777" w:rsidR="00F836FA" w:rsidRPr="008B3FB8" w:rsidRDefault="00F836FA" w:rsidP="00974BD6">
      <w:pPr>
        <w:numPr>
          <w:ilvl w:val="0"/>
          <w:numId w:val="25"/>
        </w:numPr>
        <w:spacing w:after="107" w:line="360" w:lineRule="auto"/>
        <w:ind w:right="416" w:hanging="357"/>
        <w:rPr>
          <w:rFonts w:ascii="Tahoma" w:hAnsi="Tahoma" w:cs="Tahoma"/>
          <w:rPrChange w:id="4140" w:author="רינת אביטל" w:date="2022-05-12T09:18:00Z">
            <w:rPr>
              <w:sz w:val="28"/>
              <w:szCs w:val="28"/>
            </w:rPr>
          </w:rPrChange>
        </w:rPr>
      </w:pPr>
      <w:r w:rsidRPr="008B3FB8">
        <w:rPr>
          <w:rFonts w:ascii="Tahoma" w:eastAsia="Arial" w:hAnsi="Tahoma" w:cs="Tahoma"/>
          <w:rtl/>
          <w:rPrChange w:id="4141" w:author="רינת אביטל" w:date="2022-05-12T09:18:00Z">
            <w:rPr>
              <w:rFonts w:ascii="Arial" w:eastAsia="Arial" w:hAnsi="Arial" w:cs="Arial"/>
              <w:sz w:val="28"/>
              <w:szCs w:val="28"/>
              <w:rtl/>
            </w:rPr>
          </w:rPrChange>
        </w:rPr>
        <w:t xml:space="preserve">השרת מקבל את הבקשה ומנווט ל </w:t>
      </w:r>
      <w:r w:rsidRPr="008B3FB8">
        <w:rPr>
          <w:rFonts w:ascii="Tahoma" w:eastAsia="Calibri" w:hAnsi="Tahoma" w:cs="Tahoma"/>
          <w:rPrChange w:id="4142"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143" w:author="רינת אביטל" w:date="2022-05-12T09:18:00Z">
            <w:rPr>
              <w:rFonts w:ascii="Arial" w:eastAsia="Arial" w:hAnsi="Arial" w:cs="Arial"/>
              <w:sz w:val="28"/>
              <w:szCs w:val="28"/>
              <w:rtl/>
            </w:rPr>
          </w:rPrChange>
        </w:rPr>
        <w:t xml:space="preserve"> שנמצא ב</w:t>
      </w:r>
      <w:r w:rsidRPr="008B3FB8">
        <w:rPr>
          <w:rFonts w:ascii="Tahoma" w:eastAsia="Calibri" w:hAnsi="Tahoma" w:cs="Tahoma"/>
          <w:rPrChange w:id="4144" w:author="רינת אביטל" w:date="2022-05-12T09:18:00Z">
            <w:rPr>
              <w:rFonts w:ascii="Calibri" w:eastAsia="Calibri" w:hAnsi="Calibri" w:cs="Calibri"/>
              <w:sz w:val="28"/>
              <w:szCs w:val="28"/>
            </w:rPr>
          </w:rPrChange>
        </w:rPr>
        <w:t>API</w:t>
      </w:r>
      <w:r w:rsidRPr="008B3FB8">
        <w:rPr>
          <w:rFonts w:ascii="Tahoma" w:eastAsia="Arial" w:hAnsi="Tahoma" w:cs="Tahoma"/>
          <w:rtl/>
          <w:rPrChange w:id="4145" w:author="רינת אביטל" w:date="2022-05-12T09:18:00Z">
            <w:rPr>
              <w:rFonts w:ascii="Arial" w:eastAsia="Arial" w:hAnsi="Arial" w:cs="Arial"/>
              <w:sz w:val="28"/>
              <w:szCs w:val="28"/>
              <w:rtl/>
            </w:rPr>
          </w:rPrChange>
        </w:rPr>
        <w:t>.</w:t>
      </w:r>
      <w:r w:rsidRPr="008B3FB8">
        <w:rPr>
          <w:rFonts w:ascii="Tahoma" w:eastAsia="Calibri" w:hAnsi="Tahoma" w:cs="Tahoma"/>
          <w:rtl/>
          <w:rPrChange w:id="4146" w:author="רינת אביטל" w:date="2022-05-12T09:18:00Z">
            <w:rPr>
              <w:rFonts w:ascii="Calibri" w:eastAsia="Calibri" w:hAnsi="Calibri" w:cs="Times New Roman"/>
              <w:sz w:val="28"/>
              <w:szCs w:val="28"/>
              <w:rtl/>
            </w:rPr>
          </w:rPrChange>
        </w:rPr>
        <w:t xml:space="preserve"> </w:t>
      </w:r>
    </w:p>
    <w:p w14:paraId="52559E98" w14:textId="1CA31589" w:rsidR="00F81BB4" w:rsidRPr="008B3FB8" w:rsidRDefault="00F836FA" w:rsidP="00974BD6">
      <w:pPr>
        <w:numPr>
          <w:ilvl w:val="0"/>
          <w:numId w:val="25"/>
        </w:numPr>
        <w:spacing w:after="4" w:line="360" w:lineRule="auto"/>
        <w:ind w:right="416" w:hanging="357"/>
        <w:rPr>
          <w:rFonts w:ascii="Tahoma" w:hAnsi="Tahoma" w:cs="Tahoma"/>
          <w:rPrChange w:id="4147" w:author="רינת אביטל" w:date="2022-05-12T09:18:00Z">
            <w:rPr>
              <w:sz w:val="28"/>
              <w:szCs w:val="28"/>
            </w:rPr>
          </w:rPrChange>
        </w:rPr>
      </w:pPr>
      <w:r w:rsidRPr="008B3FB8">
        <w:rPr>
          <w:rFonts w:ascii="Tahoma" w:eastAsia="Arial" w:hAnsi="Tahoma" w:cs="Tahoma"/>
          <w:rtl/>
          <w:rPrChange w:id="4148" w:author="רינת אביטל" w:date="2022-05-12T09:18:00Z">
            <w:rPr>
              <w:rFonts w:ascii="Arial" w:eastAsia="Arial" w:hAnsi="Arial" w:cs="Arial"/>
              <w:sz w:val="28"/>
              <w:szCs w:val="28"/>
              <w:rtl/>
            </w:rPr>
          </w:rPrChange>
        </w:rPr>
        <w:t>ה</w:t>
      </w:r>
      <w:r w:rsidRPr="008B3FB8">
        <w:rPr>
          <w:rFonts w:ascii="Tahoma" w:eastAsia="Calibri" w:hAnsi="Tahoma" w:cs="Tahoma"/>
          <w:rPrChange w:id="4149"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150" w:author="רינת אביטל" w:date="2022-05-12T09:18:00Z">
            <w:rPr>
              <w:rFonts w:ascii="Arial" w:eastAsia="Arial" w:hAnsi="Arial" w:cs="Arial"/>
              <w:sz w:val="28"/>
              <w:szCs w:val="28"/>
              <w:rtl/>
            </w:rPr>
          </w:rPrChange>
        </w:rPr>
        <w:t xml:space="preserve"> יזמן את הפונקציה </w:t>
      </w:r>
      <w:proofErr w:type="spellStart"/>
      <w:r w:rsidR="002D143B" w:rsidRPr="008B3FB8">
        <w:rPr>
          <w:rFonts w:ascii="Tahoma" w:hAnsi="Tahoma" w:cs="Tahoma"/>
          <w:color w:val="000000"/>
          <w:rPrChange w:id="4151" w:author="רינת אביטל" w:date="2022-05-12T09:18:00Z">
            <w:rPr>
              <w:rFonts w:ascii="Consolas" w:hAnsi="Consolas" w:cs="Consolas"/>
              <w:color w:val="000000"/>
              <w:sz w:val="28"/>
              <w:szCs w:val="28"/>
            </w:rPr>
          </w:rPrChange>
        </w:rPr>
        <w:t>Get</w:t>
      </w:r>
      <w:r w:rsidR="005B04D0">
        <w:rPr>
          <w:rFonts w:ascii="Tahoma" w:hAnsi="Tahoma" w:cs="Tahoma"/>
          <w:color w:val="000000"/>
        </w:rPr>
        <w:t>Point</w:t>
      </w:r>
      <w:proofErr w:type="spellEnd"/>
      <w:r w:rsidR="002D143B" w:rsidRPr="008B3FB8">
        <w:rPr>
          <w:rFonts w:ascii="Tahoma" w:eastAsia="Arial" w:hAnsi="Tahoma" w:cs="Tahoma"/>
          <w:rtl/>
          <w:rPrChange w:id="4152"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153" w:author="רינת אביטל" w:date="2022-05-12T09:18:00Z">
            <w:rPr>
              <w:rFonts w:ascii="Arial" w:eastAsia="Arial" w:hAnsi="Arial" w:cs="Arial"/>
              <w:sz w:val="28"/>
              <w:szCs w:val="28"/>
              <w:rtl/>
            </w:rPr>
          </w:rPrChange>
        </w:rPr>
        <w:t>שנמצאת</w:t>
      </w:r>
      <w:r w:rsidR="002D143B" w:rsidRPr="008B3FB8">
        <w:rPr>
          <w:rFonts w:ascii="Tahoma" w:eastAsia="Arial" w:hAnsi="Tahoma" w:cs="Tahoma"/>
          <w:rtl/>
          <w:rPrChange w:id="4154" w:author="רינת אביטל" w:date="2022-05-12T09:18:00Z">
            <w:rPr>
              <w:rFonts w:ascii="Arial" w:eastAsia="Arial" w:hAnsi="Arial" w:cs="Arial"/>
              <w:sz w:val="28"/>
              <w:szCs w:val="28"/>
              <w:rtl/>
            </w:rPr>
          </w:rPrChange>
        </w:rPr>
        <w:t xml:space="preserve"> ב- </w:t>
      </w:r>
      <w:proofErr w:type="spellStart"/>
      <w:r w:rsidR="005B04D0">
        <w:rPr>
          <w:rFonts w:ascii="Tahoma" w:hAnsi="Tahoma" w:cs="Tahoma"/>
        </w:rPr>
        <w:t>Graph</w:t>
      </w:r>
      <w:r w:rsidR="002D143B" w:rsidRPr="008B3FB8">
        <w:rPr>
          <w:rFonts w:ascii="Tahoma" w:hAnsi="Tahoma" w:cs="Tahoma"/>
          <w:rPrChange w:id="4155" w:author="רינת אביטל" w:date="2022-05-12T09:18:00Z">
            <w:rPr>
              <w:rFonts w:ascii="Consolas" w:hAnsi="Consolas" w:cs="Consolas"/>
              <w:sz w:val="28"/>
              <w:szCs w:val="28"/>
            </w:rPr>
          </w:rPrChange>
        </w:rPr>
        <w:t>Manager</w:t>
      </w:r>
      <w:proofErr w:type="spellEnd"/>
      <w:r w:rsidR="002D143B" w:rsidRPr="008B3FB8">
        <w:rPr>
          <w:rFonts w:ascii="Tahoma" w:eastAsia="Arial" w:hAnsi="Tahoma" w:cs="Tahoma"/>
          <w:rtl/>
          <w:rPrChange w:id="4156" w:author="רינת אביטל" w:date="2022-05-12T09:18:00Z">
            <w:rPr>
              <w:rFonts w:ascii="Arial" w:eastAsia="Arial" w:hAnsi="Arial" w:cs="Arial"/>
              <w:sz w:val="28"/>
              <w:szCs w:val="28"/>
              <w:rtl/>
            </w:rPr>
          </w:rPrChange>
        </w:rPr>
        <w:t xml:space="preserve"> ב-</w:t>
      </w:r>
      <w:r w:rsidRPr="008B3FB8">
        <w:rPr>
          <w:rFonts w:ascii="Tahoma" w:eastAsia="Arial" w:hAnsi="Tahoma" w:cs="Tahoma"/>
          <w:rtl/>
          <w:rPrChange w:id="4157"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158" w:author="רינת אביטל" w:date="2022-05-12T09:18:00Z">
            <w:rPr>
              <w:rFonts w:ascii="Calibri" w:eastAsia="Calibri" w:hAnsi="Calibri" w:cs="Calibri"/>
              <w:sz w:val="28"/>
              <w:szCs w:val="28"/>
            </w:rPr>
          </w:rPrChange>
        </w:rPr>
        <w:t>BL</w:t>
      </w:r>
      <w:r w:rsidRPr="008B3FB8">
        <w:rPr>
          <w:rFonts w:ascii="Tahoma" w:eastAsia="Arial" w:hAnsi="Tahoma" w:cs="Tahoma"/>
          <w:rtl/>
          <w:rPrChange w:id="4159"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160" w:author="רינת אביטל" w:date="2022-05-12T09:18:00Z">
            <w:rPr>
              <w:rFonts w:ascii="Arial" w:eastAsia="Arial" w:hAnsi="Arial" w:cs="Arial" w:hint="eastAsia"/>
              <w:sz w:val="28"/>
              <w:szCs w:val="28"/>
              <w:rtl/>
            </w:rPr>
          </w:rPrChange>
        </w:rPr>
        <w:t>הוא</w:t>
      </w:r>
      <w:r w:rsidR="00F81BB4" w:rsidRPr="008B3FB8">
        <w:rPr>
          <w:rFonts w:ascii="Tahoma" w:eastAsia="Arial" w:hAnsi="Tahoma" w:cs="Tahoma"/>
          <w:rtl/>
          <w:rPrChange w:id="4161"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162" w:author="רינת אביטל" w:date="2022-05-12T09:18:00Z">
            <w:rPr>
              <w:rFonts w:ascii="Arial" w:eastAsia="Arial" w:hAnsi="Arial" w:cs="Arial"/>
              <w:sz w:val="28"/>
              <w:szCs w:val="28"/>
              <w:rtl/>
            </w:rPr>
          </w:rPrChange>
        </w:rPr>
        <w:t>מעוניין לקבל נתונים מה</w:t>
      </w:r>
      <w:r w:rsidRPr="008B3FB8">
        <w:rPr>
          <w:rFonts w:ascii="Tahoma" w:eastAsia="Calibri" w:hAnsi="Tahoma" w:cs="Tahoma"/>
          <w:rPrChange w:id="4163" w:author="רינת אביטל" w:date="2022-05-12T09:18:00Z">
            <w:rPr>
              <w:rFonts w:ascii="Calibri" w:eastAsia="Calibri" w:hAnsi="Calibri" w:cs="Calibri"/>
              <w:sz w:val="28"/>
              <w:szCs w:val="28"/>
            </w:rPr>
          </w:rPrChange>
        </w:rPr>
        <w:t>DB</w:t>
      </w:r>
      <w:r w:rsidR="00F81BB4" w:rsidRPr="008B3FB8">
        <w:rPr>
          <w:rFonts w:ascii="Tahoma" w:eastAsia="Calibri" w:hAnsi="Tahoma" w:cs="Tahoma"/>
          <w:rPrChange w:id="4164" w:author="רינת אביטל" w:date="2022-05-12T09:18:00Z">
            <w:rPr>
              <w:rFonts w:ascii="Calibri" w:eastAsia="Calibri" w:hAnsi="Calibri" w:cs="Calibri"/>
              <w:sz w:val="28"/>
              <w:szCs w:val="28"/>
            </w:rPr>
          </w:rPrChange>
        </w:rPr>
        <w:t xml:space="preserve"> -</w:t>
      </w:r>
      <w:r w:rsidR="002D143B" w:rsidRPr="008B3FB8">
        <w:rPr>
          <w:rFonts w:ascii="Tahoma" w:eastAsia="Calibri" w:hAnsi="Tahoma" w:cs="Tahoma"/>
          <w:rPrChange w:id="4165"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166" w:author="רינת אביטל" w:date="2022-05-12T09:18:00Z">
            <w:rPr>
              <w:rFonts w:ascii="Arial" w:eastAsia="Arial" w:hAnsi="Arial" w:cs="Arial"/>
              <w:sz w:val="28"/>
              <w:szCs w:val="28"/>
              <w:rtl/>
            </w:rPr>
          </w:rPrChange>
        </w:rPr>
        <w:t xml:space="preserve">  ולכן הוא פונה ל</w:t>
      </w:r>
      <w:r w:rsidRPr="008B3FB8">
        <w:rPr>
          <w:rFonts w:ascii="Tahoma" w:eastAsia="Calibri" w:hAnsi="Tahoma" w:cs="Tahoma"/>
          <w:rPrChange w:id="4167" w:author="רינת אביטל" w:date="2022-05-12T09:18:00Z">
            <w:rPr>
              <w:rFonts w:ascii="Calibri" w:eastAsia="Calibri" w:hAnsi="Calibri" w:cs="Calibri"/>
              <w:sz w:val="28"/>
              <w:szCs w:val="28"/>
            </w:rPr>
          </w:rPrChange>
        </w:rPr>
        <w:t>DAL</w:t>
      </w:r>
      <w:r w:rsidRPr="008B3FB8">
        <w:rPr>
          <w:rFonts w:ascii="Tahoma" w:eastAsia="Calibri" w:hAnsi="Tahoma" w:cs="Tahoma"/>
          <w:rtl/>
          <w:rPrChange w:id="4168"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169" w:author="רינת אביטל" w:date="2022-05-12T09:18:00Z">
            <w:rPr>
              <w:rFonts w:ascii="Arial" w:eastAsia="Arial" w:hAnsi="Arial" w:cs="Arial"/>
              <w:sz w:val="28"/>
              <w:szCs w:val="28"/>
              <w:rtl/>
            </w:rPr>
          </w:rPrChange>
        </w:rPr>
        <w:t xml:space="preserve"> דרך ה</w:t>
      </w:r>
      <w:r w:rsidRPr="008B3FB8">
        <w:rPr>
          <w:rFonts w:ascii="Tahoma" w:eastAsia="Calibri" w:hAnsi="Tahoma" w:cs="Tahoma"/>
          <w:rPrChange w:id="4170" w:author="רינת אביטל" w:date="2022-05-12T09:18:00Z">
            <w:rPr>
              <w:rFonts w:ascii="Calibri" w:eastAsia="Calibri" w:hAnsi="Calibri" w:cs="Calibri"/>
              <w:sz w:val="28"/>
              <w:szCs w:val="28"/>
            </w:rPr>
          </w:rPrChange>
        </w:rPr>
        <w:t>framework Entity</w:t>
      </w:r>
      <w:r w:rsidRPr="008B3FB8">
        <w:rPr>
          <w:rFonts w:ascii="Tahoma" w:eastAsia="Calibri" w:hAnsi="Tahoma" w:cs="Tahoma"/>
          <w:rtl/>
          <w:rPrChange w:id="4171" w:author="רינת אביטל" w:date="2022-05-12T09:18:00Z">
            <w:rPr>
              <w:rFonts w:ascii="Calibri" w:eastAsia="Calibri" w:hAnsi="Calibri" w:cs="Times New Roman"/>
              <w:sz w:val="28"/>
              <w:szCs w:val="28"/>
              <w:rtl/>
            </w:rPr>
          </w:rPrChange>
        </w:rPr>
        <w:t xml:space="preserve"> </w:t>
      </w:r>
    </w:p>
    <w:p w14:paraId="213BA8EF" w14:textId="7D164402" w:rsidR="00F836FA" w:rsidRPr="008B3FB8" w:rsidRDefault="00F836FA" w:rsidP="00974BD6">
      <w:pPr>
        <w:numPr>
          <w:ilvl w:val="0"/>
          <w:numId w:val="25"/>
        </w:numPr>
        <w:spacing w:after="4" w:line="360" w:lineRule="auto"/>
        <w:ind w:right="416" w:hanging="357"/>
        <w:rPr>
          <w:rFonts w:ascii="Tahoma" w:hAnsi="Tahoma" w:cs="Tahoma"/>
          <w:rPrChange w:id="4172" w:author="רינת אביטל" w:date="2022-05-12T09:18:00Z">
            <w:rPr>
              <w:sz w:val="28"/>
              <w:szCs w:val="28"/>
            </w:rPr>
          </w:rPrChange>
        </w:rPr>
      </w:pPr>
      <w:r w:rsidRPr="008B3FB8">
        <w:rPr>
          <w:rFonts w:ascii="Tahoma" w:eastAsia="Arial" w:hAnsi="Tahoma" w:cs="Tahoma"/>
          <w:rtl/>
          <w:rPrChange w:id="4173" w:author="רינת אביטל" w:date="2022-05-12T09:18:00Z">
            <w:rPr>
              <w:rFonts w:ascii="Arial" w:eastAsia="Arial" w:hAnsi="Arial" w:cs="Arial"/>
              <w:sz w:val="28"/>
              <w:szCs w:val="28"/>
              <w:rtl/>
            </w:rPr>
          </w:rPrChange>
        </w:rPr>
        <w:t>ה-</w:t>
      </w:r>
      <w:r w:rsidRPr="008B3FB8">
        <w:rPr>
          <w:rFonts w:ascii="Tahoma" w:eastAsia="Calibri" w:hAnsi="Tahoma" w:cs="Tahoma"/>
          <w:rPrChange w:id="4174" w:author="רינת אביטל" w:date="2022-05-12T09:18:00Z">
            <w:rPr>
              <w:rFonts w:ascii="Calibri" w:eastAsia="Calibri" w:hAnsi="Calibri" w:cs="Calibri"/>
              <w:sz w:val="28"/>
              <w:szCs w:val="28"/>
            </w:rPr>
          </w:rPrChange>
        </w:rPr>
        <w:t>DAL</w:t>
      </w:r>
      <w:r w:rsidR="00F81BB4" w:rsidRPr="008B3FB8">
        <w:rPr>
          <w:rFonts w:ascii="Tahoma" w:eastAsia="Calibri" w:hAnsi="Tahoma" w:cs="Tahoma"/>
          <w:rPrChange w:id="4175"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176"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8B3FB8">
        <w:rPr>
          <w:rFonts w:ascii="Tahoma" w:eastAsia="Calibri" w:hAnsi="Tahoma" w:cs="Tahoma"/>
          <w:rtl/>
          <w:rPrChange w:id="4177" w:author="רינת אביטל" w:date="2022-05-12T09:18:00Z">
            <w:rPr>
              <w:rFonts w:ascii="Calibri" w:eastAsia="Calibri" w:hAnsi="Calibri" w:cs="Times New Roman"/>
              <w:sz w:val="28"/>
              <w:szCs w:val="28"/>
              <w:rtl/>
            </w:rPr>
          </w:rPrChange>
        </w:rPr>
        <w:t xml:space="preserve"> </w:t>
      </w:r>
    </w:p>
    <w:p w14:paraId="08CC8AA8" w14:textId="3C95E3D1" w:rsidR="00F836FA" w:rsidRPr="008B3FB8" w:rsidRDefault="00F836FA" w:rsidP="00974BD6">
      <w:pPr>
        <w:numPr>
          <w:ilvl w:val="0"/>
          <w:numId w:val="25"/>
        </w:numPr>
        <w:spacing w:after="12" w:line="360" w:lineRule="auto"/>
        <w:ind w:right="416" w:hanging="357"/>
        <w:rPr>
          <w:rFonts w:ascii="Tahoma" w:hAnsi="Tahoma" w:cs="Tahoma"/>
          <w:rPrChange w:id="4178" w:author="רינת אביטל" w:date="2022-05-12T09:18:00Z">
            <w:rPr>
              <w:sz w:val="28"/>
              <w:szCs w:val="28"/>
            </w:rPr>
          </w:rPrChange>
        </w:rPr>
      </w:pPr>
      <w:r w:rsidRPr="008B3FB8">
        <w:rPr>
          <w:rFonts w:ascii="Tahoma" w:eastAsia="Arial" w:hAnsi="Tahoma" w:cs="Tahoma"/>
          <w:rtl/>
          <w:rPrChange w:id="4179" w:author="רינת אביטל" w:date="2022-05-12T09:18:00Z">
            <w:rPr>
              <w:rFonts w:ascii="Arial" w:eastAsia="Arial" w:hAnsi="Arial" w:cs="Arial"/>
              <w:sz w:val="28"/>
              <w:szCs w:val="28"/>
              <w:rtl/>
            </w:rPr>
          </w:rPrChange>
        </w:rPr>
        <w:t>ה</w:t>
      </w:r>
      <w:r w:rsidR="002D143B" w:rsidRPr="008B3FB8">
        <w:rPr>
          <w:rFonts w:ascii="Tahoma" w:eastAsia="Arial" w:hAnsi="Tahoma" w:cs="Tahoma"/>
          <w:rtl/>
          <w:rPrChange w:id="4180"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181"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182" w:author="רינת אביטל" w:date="2022-05-12T09:18:00Z">
            <w:rPr>
              <w:rFonts w:ascii="Calibri" w:eastAsia="Calibri" w:hAnsi="Calibri" w:cs="Calibri"/>
              <w:sz w:val="28"/>
              <w:szCs w:val="28"/>
            </w:rPr>
          </w:rPrChange>
        </w:rPr>
        <w:t>DAL</w:t>
      </w:r>
      <w:r w:rsidRPr="008B3FB8">
        <w:rPr>
          <w:rFonts w:ascii="Tahoma" w:eastAsia="Arial" w:hAnsi="Tahoma" w:cs="Tahoma"/>
          <w:rtl/>
          <w:rPrChange w:id="4183" w:author="רינת אביטל" w:date="2022-05-12T09:18:00Z">
            <w:rPr>
              <w:rFonts w:ascii="Arial" w:eastAsia="Arial" w:hAnsi="Arial" w:cs="Arial"/>
              <w:sz w:val="28"/>
              <w:szCs w:val="28"/>
              <w:rtl/>
            </w:rPr>
          </w:rPrChange>
        </w:rPr>
        <w:t xml:space="preserve"> מחזיר את רשימת </w:t>
      </w:r>
      <w:r w:rsidR="00F81BB4" w:rsidRPr="008B3FB8">
        <w:rPr>
          <w:rFonts w:ascii="Tahoma" w:eastAsia="Arial" w:hAnsi="Tahoma" w:cs="Tahoma" w:hint="eastAsia"/>
          <w:rtl/>
          <w:rPrChange w:id="4184" w:author="רינת אביטל" w:date="2022-05-12T09:18:00Z">
            <w:rPr>
              <w:rFonts w:ascii="Arial" w:eastAsia="Arial" w:hAnsi="Arial" w:cs="Arial" w:hint="eastAsia"/>
              <w:sz w:val="28"/>
              <w:szCs w:val="28"/>
              <w:rtl/>
            </w:rPr>
          </w:rPrChange>
        </w:rPr>
        <w:t>המשתמשים</w:t>
      </w:r>
      <w:r w:rsidRPr="008B3FB8">
        <w:rPr>
          <w:rFonts w:ascii="Tahoma" w:eastAsia="Arial" w:hAnsi="Tahoma" w:cs="Tahoma"/>
          <w:rtl/>
          <w:rPrChange w:id="4185" w:author="רינת אביטל" w:date="2022-05-12T09:18:00Z">
            <w:rPr>
              <w:rFonts w:ascii="Arial" w:eastAsia="Arial" w:hAnsi="Arial" w:cs="Arial"/>
              <w:sz w:val="28"/>
              <w:szCs w:val="28"/>
              <w:rtl/>
            </w:rPr>
          </w:rPrChange>
        </w:rPr>
        <w:t xml:space="preserve"> לשכבת ה</w:t>
      </w:r>
      <w:r w:rsidRPr="008B3FB8">
        <w:rPr>
          <w:rFonts w:ascii="Tahoma" w:eastAsia="Calibri" w:hAnsi="Tahoma" w:cs="Tahoma"/>
          <w:rPrChange w:id="4186" w:author="רינת אביטל" w:date="2022-05-12T09:18:00Z">
            <w:rPr>
              <w:rFonts w:ascii="Calibri" w:eastAsia="Calibri" w:hAnsi="Calibri" w:cs="Calibri"/>
              <w:sz w:val="28"/>
              <w:szCs w:val="28"/>
            </w:rPr>
          </w:rPrChange>
        </w:rPr>
        <w:t>BL</w:t>
      </w:r>
      <w:r w:rsidRPr="008B3FB8">
        <w:rPr>
          <w:rFonts w:ascii="Tahoma" w:eastAsia="Arial" w:hAnsi="Tahoma" w:cs="Tahoma"/>
          <w:rtl/>
          <w:rPrChange w:id="4187" w:author="רינת אביטל" w:date="2022-05-12T09:18:00Z">
            <w:rPr>
              <w:rFonts w:ascii="Arial" w:eastAsia="Arial" w:hAnsi="Arial" w:cs="Arial"/>
              <w:sz w:val="28"/>
              <w:szCs w:val="28"/>
              <w:rtl/>
            </w:rPr>
          </w:rPrChange>
        </w:rPr>
        <w:t xml:space="preserve"> בה מתבצעת פונקצי</w:t>
      </w:r>
      <w:r w:rsidR="00F81BB4" w:rsidRPr="008B3FB8">
        <w:rPr>
          <w:rFonts w:ascii="Tahoma" w:eastAsia="Arial" w:hAnsi="Tahoma" w:cs="Tahoma" w:hint="eastAsia"/>
          <w:rtl/>
          <w:rPrChange w:id="4188" w:author="רינת אביטל" w:date="2022-05-12T09:18:00Z">
            <w:rPr>
              <w:rFonts w:ascii="Arial" w:eastAsia="Arial" w:hAnsi="Arial" w:cs="Arial" w:hint="eastAsia"/>
              <w:sz w:val="28"/>
              <w:szCs w:val="28"/>
              <w:rtl/>
            </w:rPr>
          </w:rPrChange>
        </w:rPr>
        <w:t>י</w:t>
      </w:r>
      <w:r w:rsidRPr="008B3FB8">
        <w:rPr>
          <w:rFonts w:ascii="Tahoma" w:eastAsia="Arial" w:hAnsi="Tahoma" w:cs="Tahoma"/>
          <w:rtl/>
          <w:rPrChange w:id="4189" w:author="רינת אביטל" w:date="2022-05-12T09:18:00Z">
            <w:rPr>
              <w:rFonts w:ascii="Arial" w:eastAsia="Arial" w:hAnsi="Arial" w:cs="Arial"/>
              <w:sz w:val="28"/>
              <w:szCs w:val="28"/>
              <w:rtl/>
            </w:rPr>
          </w:rPrChange>
        </w:rPr>
        <w:t xml:space="preserve">ת הסינון של הבאת </w:t>
      </w:r>
      <w:r w:rsidR="00F81BB4" w:rsidRPr="008B3FB8">
        <w:rPr>
          <w:rFonts w:ascii="Tahoma" w:eastAsia="Arial" w:hAnsi="Tahoma" w:cs="Tahoma" w:hint="eastAsia"/>
          <w:rtl/>
          <w:rPrChange w:id="4190" w:author="רינת אביטל" w:date="2022-05-12T09:18:00Z">
            <w:rPr>
              <w:rFonts w:ascii="Arial" w:eastAsia="Arial" w:hAnsi="Arial" w:cs="Arial" w:hint="eastAsia"/>
              <w:sz w:val="28"/>
              <w:szCs w:val="28"/>
              <w:rtl/>
            </w:rPr>
          </w:rPrChange>
        </w:rPr>
        <w:t>המשתמשים</w:t>
      </w:r>
      <w:r w:rsidR="00F81BB4" w:rsidRPr="008B3FB8">
        <w:rPr>
          <w:rFonts w:ascii="Tahoma" w:eastAsia="Arial" w:hAnsi="Tahoma" w:cs="Tahoma"/>
          <w:rtl/>
          <w:rPrChange w:id="4191"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192" w:author="רינת אביטל" w:date="2022-05-12T09:18:00Z">
            <w:rPr>
              <w:rFonts w:ascii="Arial" w:eastAsia="Arial" w:hAnsi="Arial" w:cs="Arial" w:hint="eastAsia"/>
              <w:sz w:val="28"/>
              <w:szCs w:val="28"/>
              <w:rtl/>
            </w:rPr>
          </w:rPrChange>
        </w:rPr>
        <w:t>הקיימים</w:t>
      </w:r>
      <w:r w:rsidR="00F81BB4" w:rsidRPr="008B3FB8">
        <w:rPr>
          <w:rFonts w:ascii="Tahoma" w:eastAsia="Arial" w:hAnsi="Tahoma" w:cs="Tahoma"/>
          <w:rtl/>
          <w:rPrChange w:id="4193"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194" w:author="רינת אביטל" w:date="2022-05-12T09:18:00Z">
            <w:rPr>
              <w:rFonts w:ascii="Arial" w:eastAsia="Arial" w:hAnsi="Arial" w:cs="Arial" w:hint="eastAsia"/>
              <w:sz w:val="28"/>
              <w:szCs w:val="28"/>
              <w:rtl/>
            </w:rPr>
          </w:rPrChange>
        </w:rPr>
        <w:t>במערכת</w:t>
      </w:r>
      <w:r w:rsidR="00F81BB4" w:rsidRPr="008B3FB8">
        <w:rPr>
          <w:rFonts w:ascii="Tahoma" w:eastAsia="Arial" w:hAnsi="Tahoma" w:cs="Tahoma"/>
          <w:rtl/>
          <w:rPrChange w:id="4195" w:author="רינת אביטל" w:date="2022-05-12T09:18:00Z">
            <w:rPr>
              <w:rFonts w:ascii="Arial" w:eastAsia="Arial" w:hAnsi="Arial" w:cs="Arial"/>
              <w:sz w:val="28"/>
              <w:szCs w:val="28"/>
              <w:rtl/>
            </w:rPr>
          </w:rPrChange>
        </w:rPr>
        <w:t>.</w:t>
      </w:r>
      <w:r w:rsidRPr="008B3FB8">
        <w:rPr>
          <w:rFonts w:ascii="Tahoma" w:eastAsia="Arial" w:hAnsi="Tahoma" w:cs="Tahoma"/>
          <w:rtl/>
          <w:rPrChange w:id="4196" w:author="רינת אביטל" w:date="2022-05-12T09:18:00Z">
            <w:rPr>
              <w:rFonts w:ascii="Arial" w:eastAsia="Arial" w:hAnsi="Arial" w:cs="Arial"/>
              <w:sz w:val="28"/>
              <w:szCs w:val="28"/>
              <w:rtl/>
            </w:rPr>
          </w:rPrChange>
        </w:rPr>
        <w:t xml:space="preserve"> </w:t>
      </w:r>
    </w:p>
    <w:p w14:paraId="29EFFA7E" w14:textId="3096FC0D" w:rsidR="00F836FA" w:rsidRPr="008B3FB8" w:rsidRDefault="00F81BB4" w:rsidP="00974BD6">
      <w:pPr>
        <w:numPr>
          <w:ilvl w:val="0"/>
          <w:numId w:val="25"/>
        </w:numPr>
        <w:spacing w:after="12" w:line="360" w:lineRule="auto"/>
        <w:ind w:right="416" w:hanging="357"/>
        <w:rPr>
          <w:rFonts w:ascii="Tahoma" w:hAnsi="Tahoma" w:cs="Tahoma"/>
          <w:rPrChange w:id="4197" w:author="רינת אביטל" w:date="2022-05-12T09:18:00Z">
            <w:rPr>
              <w:sz w:val="28"/>
              <w:szCs w:val="28"/>
            </w:rPr>
          </w:rPrChange>
        </w:rPr>
      </w:pPr>
      <w:proofErr w:type="spellStart"/>
      <w:r w:rsidRPr="008B3FB8">
        <w:rPr>
          <w:rFonts w:ascii="Tahoma" w:hAnsi="Tahoma" w:cs="Tahoma" w:hint="eastAsia"/>
          <w:rtl/>
          <w:rPrChange w:id="4198" w:author="רינת אביטל" w:date="2022-05-12T09:18:00Z">
            <w:rPr>
              <w:rFonts w:hint="eastAsia"/>
              <w:sz w:val="28"/>
              <w:szCs w:val="28"/>
              <w:rtl/>
            </w:rPr>
          </w:rPrChange>
        </w:rPr>
        <w:t>הפונקצייה</w:t>
      </w:r>
      <w:proofErr w:type="spellEnd"/>
      <w:r w:rsidRPr="008B3FB8">
        <w:rPr>
          <w:rFonts w:ascii="Tahoma" w:hAnsi="Tahoma" w:cs="Tahoma"/>
          <w:rtl/>
          <w:rPrChange w:id="4199" w:author="רינת אביטל" w:date="2022-05-12T09:18:00Z">
            <w:rPr>
              <w:sz w:val="28"/>
              <w:szCs w:val="28"/>
              <w:rtl/>
            </w:rPr>
          </w:rPrChange>
        </w:rPr>
        <w:t xml:space="preserve"> </w:t>
      </w:r>
      <w:proofErr w:type="spellStart"/>
      <w:r w:rsidRPr="008B3FB8">
        <w:rPr>
          <w:rFonts w:ascii="Tahoma" w:hAnsi="Tahoma" w:cs="Tahoma"/>
          <w:color w:val="000000"/>
          <w:rPrChange w:id="4200" w:author="רינת אביטל" w:date="2022-05-12T09:18:00Z">
            <w:rPr>
              <w:rFonts w:ascii="Consolas" w:hAnsi="Consolas" w:cs="Consolas"/>
              <w:color w:val="000000"/>
              <w:sz w:val="28"/>
              <w:szCs w:val="28"/>
            </w:rPr>
          </w:rPrChange>
        </w:rPr>
        <w:t>GetUsers</w:t>
      </w:r>
      <w:proofErr w:type="spellEnd"/>
      <w:r w:rsidRPr="008B3FB8">
        <w:rPr>
          <w:rFonts w:ascii="Tahoma" w:hAnsi="Tahoma" w:cs="Tahoma"/>
          <w:rtl/>
          <w:rPrChange w:id="4201" w:author="רינת אביטל" w:date="2022-05-12T09:18:00Z">
            <w:rPr>
              <w:sz w:val="28"/>
              <w:szCs w:val="28"/>
              <w:rtl/>
            </w:rPr>
          </w:rPrChange>
        </w:rPr>
        <w:t xml:space="preserve"> </w:t>
      </w:r>
      <w:r w:rsidRPr="008B3FB8">
        <w:rPr>
          <w:rFonts w:ascii="Tahoma" w:hAnsi="Tahoma" w:cs="Tahoma" w:hint="eastAsia"/>
          <w:rtl/>
          <w:rPrChange w:id="4202" w:author="רינת אביטל" w:date="2022-05-12T09:18:00Z">
            <w:rPr>
              <w:rFonts w:hint="eastAsia"/>
              <w:sz w:val="28"/>
              <w:szCs w:val="28"/>
              <w:rtl/>
            </w:rPr>
          </w:rPrChange>
        </w:rPr>
        <w:t>מחזירה</w:t>
      </w:r>
      <w:r w:rsidRPr="008B3FB8">
        <w:rPr>
          <w:rFonts w:ascii="Tahoma" w:hAnsi="Tahoma" w:cs="Tahoma"/>
          <w:rtl/>
          <w:rPrChange w:id="4203" w:author="רינת אביטל" w:date="2022-05-12T09:18:00Z">
            <w:rPr>
              <w:sz w:val="28"/>
              <w:szCs w:val="28"/>
              <w:rtl/>
            </w:rPr>
          </w:rPrChange>
        </w:rPr>
        <w:t xml:space="preserve"> </w:t>
      </w:r>
      <w:r w:rsidRPr="008B3FB8">
        <w:rPr>
          <w:rFonts w:ascii="Tahoma" w:hAnsi="Tahoma" w:cs="Tahoma" w:hint="eastAsia"/>
          <w:rtl/>
          <w:rPrChange w:id="4204" w:author="רינת אביטל" w:date="2022-05-12T09:18:00Z">
            <w:rPr>
              <w:rFonts w:hint="eastAsia"/>
              <w:sz w:val="28"/>
              <w:szCs w:val="28"/>
              <w:rtl/>
            </w:rPr>
          </w:rPrChange>
        </w:rPr>
        <w:t>את</w:t>
      </w:r>
      <w:r w:rsidRPr="008B3FB8">
        <w:rPr>
          <w:rFonts w:ascii="Tahoma" w:hAnsi="Tahoma" w:cs="Tahoma"/>
          <w:rtl/>
          <w:rPrChange w:id="4205" w:author="רינת אביטל" w:date="2022-05-12T09:18:00Z">
            <w:rPr>
              <w:sz w:val="28"/>
              <w:szCs w:val="28"/>
              <w:rtl/>
            </w:rPr>
          </w:rPrChange>
        </w:rPr>
        <w:t xml:space="preserve"> </w:t>
      </w:r>
      <w:r w:rsidRPr="008B3FB8">
        <w:rPr>
          <w:rFonts w:ascii="Tahoma" w:hAnsi="Tahoma" w:cs="Tahoma" w:hint="eastAsia"/>
          <w:rtl/>
          <w:rPrChange w:id="4206" w:author="רינת אביטל" w:date="2022-05-12T09:18:00Z">
            <w:rPr>
              <w:rFonts w:hint="eastAsia"/>
              <w:sz w:val="28"/>
              <w:szCs w:val="28"/>
              <w:rtl/>
            </w:rPr>
          </w:rPrChange>
        </w:rPr>
        <w:t>הנתונים</w:t>
      </w:r>
      <w:r w:rsidRPr="008B3FB8">
        <w:rPr>
          <w:rFonts w:ascii="Tahoma" w:hAnsi="Tahoma" w:cs="Tahoma"/>
          <w:rtl/>
          <w:rPrChange w:id="4207" w:author="רינת אביטל" w:date="2022-05-12T09:18:00Z">
            <w:rPr>
              <w:sz w:val="28"/>
              <w:szCs w:val="28"/>
              <w:rtl/>
            </w:rPr>
          </w:rPrChange>
        </w:rPr>
        <w:t xml:space="preserve"> </w:t>
      </w:r>
      <w:r w:rsidRPr="008B3FB8">
        <w:rPr>
          <w:rFonts w:ascii="Tahoma" w:hAnsi="Tahoma" w:cs="Tahoma" w:hint="eastAsia"/>
          <w:rtl/>
          <w:rPrChange w:id="4208" w:author="רינת אביטל" w:date="2022-05-12T09:18:00Z">
            <w:rPr>
              <w:rFonts w:hint="eastAsia"/>
              <w:sz w:val="28"/>
              <w:szCs w:val="28"/>
              <w:rtl/>
            </w:rPr>
          </w:rPrChange>
        </w:rPr>
        <w:t>מה</w:t>
      </w:r>
      <w:r w:rsidRPr="008B3FB8">
        <w:rPr>
          <w:rFonts w:ascii="Tahoma" w:hAnsi="Tahoma" w:cs="Tahoma"/>
          <w:rtl/>
          <w:rPrChange w:id="4209" w:author="רינת אביטל" w:date="2022-05-12T09:18:00Z">
            <w:rPr>
              <w:sz w:val="28"/>
              <w:szCs w:val="28"/>
              <w:rtl/>
            </w:rPr>
          </w:rPrChange>
        </w:rPr>
        <w:t xml:space="preserve">- </w:t>
      </w:r>
      <w:r w:rsidR="00377256" w:rsidRPr="008B3FB8">
        <w:rPr>
          <w:rFonts w:ascii="Tahoma" w:eastAsia="Calibri" w:hAnsi="Tahoma" w:cs="Tahoma"/>
          <w:rPrChange w:id="4210"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211" w:author="רינת אביטל" w:date="2022-05-12T09:18:00Z">
            <w:rPr>
              <w:rFonts w:ascii="Calibri" w:eastAsia="Calibri" w:hAnsi="Calibri" w:cs="Calibri"/>
              <w:sz w:val="28"/>
              <w:szCs w:val="28"/>
            </w:rPr>
          </w:rPrChange>
        </w:rPr>
        <w:t>controller</w:t>
      </w:r>
      <w:r w:rsidR="00377256" w:rsidRPr="008B3FB8">
        <w:rPr>
          <w:rFonts w:ascii="Tahoma" w:eastAsia="Calibri" w:hAnsi="Tahoma" w:cs="Tahoma"/>
          <w:rtl/>
          <w:rPrChange w:id="4212" w:author="רינת אביטל" w:date="2022-05-12T09:18:00Z">
            <w:rPr>
              <w:rFonts w:ascii="Calibri" w:eastAsia="Calibri" w:hAnsi="Calibri" w:cs="Times New Roman"/>
              <w:sz w:val="28"/>
              <w:szCs w:val="28"/>
              <w:rtl/>
            </w:rPr>
          </w:rPrChange>
        </w:rPr>
        <w:t xml:space="preserve"> ל- </w:t>
      </w:r>
      <w:r w:rsidR="00377256" w:rsidRPr="008B3FB8">
        <w:rPr>
          <w:rFonts w:ascii="Tahoma" w:eastAsia="Calibri" w:hAnsi="Tahoma" w:cs="Tahoma"/>
          <w:rPrChange w:id="4213" w:author="רינת אביטל" w:date="2022-05-12T09:18:00Z">
            <w:rPr>
              <w:rFonts w:ascii="Calibri" w:eastAsia="Calibri" w:hAnsi="Calibri" w:cs="Calibri"/>
              <w:sz w:val="28"/>
              <w:szCs w:val="28"/>
            </w:rPr>
          </w:rPrChange>
        </w:rPr>
        <w:t>BL</w:t>
      </w:r>
      <w:r w:rsidR="00377256" w:rsidRPr="008B3FB8">
        <w:rPr>
          <w:rFonts w:ascii="Tahoma" w:hAnsi="Tahoma" w:cs="Tahoma"/>
          <w:rtl/>
          <w:rPrChange w:id="4214" w:author="רינת אביטל" w:date="2022-05-12T09:18:00Z">
            <w:rPr>
              <w:sz w:val="28"/>
              <w:szCs w:val="28"/>
              <w:rtl/>
            </w:rPr>
          </w:rPrChange>
        </w:rPr>
        <w:t>.</w:t>
      </w:r>
    </w:p>
    <w:p w14:paraId="766974BC" w14:textId="62AA352C" w:rsidR="00F836FA" w:rsidRPr="008B3FB8" w:rsidRDefault="00F836FA" w:rsidP="00974BD6">
      <w:pPr>
        <w:numPr>
          <w:ilvl w:val="0"/>
          <w:numId w:val="25"/>
        </w:numPr>
        <w:spacing w:after="103" w:line="360" w:lineRule="auto"/>
        <w:ind w:right="416" w:hanging="357"/>
        <w:rPr>
          <w:rFonts w:ascii="Tahoma" w:hAnsi="Tahoma" w:cs="Tahoma"/>
          <w:rPrChange w:id="4215" w:author="רינת אביטל" w:date="2022-05-12T09:18:00Z">
            <w:rPr>
              <w:sz w:val="28"/>
              <w:szCs w:val="28"/>
            </w:rPr>
          </w:rPrChange>
        </w:rPr>
      </w:pPr>
      <w:r w:rsidRPr="008B3FB8">
        <w:rPr>
          <w:rFonts w:ascii="Tahoma" w:eastAsia="Arial" w:hAnsi="Tahoma" w:cs="Tahoma"/>
          <w:rtl/>
          <w:rPrChange w:id="4216" w:author="רינת אביטל" w:date="2022-05-12T09:18:00Z">
            <w:rPr>
              <w:rFonts w:ascii="Arial" w:eastAsia="Arial" w:hAnsi="Arial" w:cs="Arial"/>
              <w:sz w:val="28"/>
              <w:szCs w:val="28"/>
              <w:rtl/>
            </w:rPr>
          </w:rPrChange>
        </w:rPr>
        <w:t>הנתונים מוחזרים ל</w:t>
      </w:r>
      <w:r w:rsidRPr="008B3FB8">
        <w:rPr>
          <w:rFonts w:ascii="Tahoma" w:eastAsia="Arial" w:hAnsi="Tahoma" w:cs="Tahoma"/>
          <w:rPrChange w:id="4217" w:author="רינת אביטל" w:date="2022-05-12T09:18:00Z">
            <w:rPr>
              <w:rFonts w:ascii="Arial" w:eastAsia="Arial" w:hAnsi="Arial" w:cs="Arial"/>
              <w:sz w:val="28"/>
              <w:szCs w:val="28"/>
            </w:rPr>
          </w:rPrChange>
        </w:rPr>
        <w:t xml:space="preserve"> </w:t>
      </w:r>
      <w:r w:rsidRPr="008B3FB8">
        <w:rPr>
          <w:rFonts w:ascii="Tahoma" w:eastAsia="Calibri" w:hAnsi="Tahoma" w:cs="Tahoma"/>
          <w:rPrChange w:id="4218" w:author="רינת אביטל" w:date="2022-05-12T09:18:00Z">
            <w:rPr>
              <w:rFonts w:ascii="Calibri" w:eastAsia="Calibri" w:hAnsi="Calibri" w:cs="Calibri"/>
              <w:sz w:val="28"/>
              <w:szCs w:val="28"/>
            </w:rPr>
          </w:rPrChange>
        </w:rPr>
        <w:t>controller</w:t>
      </w:r>
      <w:r w:rsidRPr="008B3FB8">
        <w:rPr>
          <w:rFonts w:ascii="Tahoma" w:eastAsia="Arial" w:hAnsi="Tahoma" w:cs="Tahoma"/>
          <w:rPrChange w:id="4219" w:author="רינת אביטל" w:date="2022-05-12T09:18:00Z">
            <w:rPr>
              <w:rFonts w:ascii="Arial" w:eastAsia="Arial" w:hAnsi="Arial" w:cs="Arial"/>
              <w:sz w:val="28"/>
              <w:szCs w:val="28"/>
            </w:rPr>
          </w:rPrChange>
        </w:rPr>
        <w:t xml:space="preserve"> -</w:t>
      </w:r>
      <w:r w:rsidRPr="008B3FB8">
        <w:rPr>
          <w:rFonts w:ascii="Tahoma" w:eastAsia="Arial" w:hAnsi="Tahoma" w:cs="Tahoma"/>
          <w:rtl/>
          <w:rPrChange w:id="4220" w:author="רינת אביטל" w:date="2022-05-12T09:18:00Z">
            <w:rPr>
              <w:rFonts w:ascii="Arial" w:eastAsia="Arial" w:hAnsi="Arial" w:cs="Arial"/>
              <w:sz w:val="28"/>
              <w:szCs w:val="28"/>
              <w:rtl/>
            </w:rPr>
          </w:rPrChange>
        </w:rPr>
        <w:t>מה</w:t>
      </w:r>
      <w:r w:rsidR="00377256" w:rsidRPr="008B3FB8">
        <w:rPr>
          <w:rFonts w:ascii="Tahoma" w:hAnsi="Tahoma" w:cs="Tahoma"/>
          <w:rtl/>
          <w:rPrChange w:id="4221" w:author="רינת אביטל" w:date="2022-05-12T09:18:00Z">
            <w:rPr>
              <w:sz w:val="28"/>
              <w:szCs w:val="28"/>
              <w:rtl/>
            </w:rPr>
          </w:rPrChange>
        </w:rPr>
        <w:t xml:space="preserve">- </w:t>
      </w:r>
      <w:r w:rsidR="00377256" w:rsidRPr="008B3FB8">
        <w:rPr>
          <w:rFonts w:ascii="Tahoma" w:hAnsi="Tahoma" w:cs="Tahoma"/>
          <w:rPrChange w:id="4222" w:author="רינת אביטל" w:date="2022-05-12T09:18:00Z">
            <w:rPr>
              <w:sz w:val="28"/>
              <w:szCs w:val="28"/>
            </w:rPr>
          </w:rPrChange>
        </w:rPr>
        <w:t>services</w:t>
      </w:r>
      <w:r w:rsidR="00377256" w:rsidRPr="008B3FB8">
        <w:rPr>
          <w:rFonts w:ascii="Tahoma" w:hAnsi="Tahoma" w:cs="Tahoma"/>
          <w:rtl/>
          <w:rPrChange w:id="4223" w:author="רינת אביטל" w:date="2022-05-12T09:18:00Z">
            <w:rPr>
              <w:sz w:val="28"/>
              <w:szCs w:val="28"/>
              <w:rtl/>
            </w:rPr>
          </w:rPrChange>
        </w:rPr>
        <w:t>.</w:t>
      </w:r>
    </w:p>
    <w:p w14:paraId="44FD899C" w14:textId="7845EEF1" w:rsidR="00377256" w:rsidRPr="008B3FB8" w:rsidRDefault="00F836FA" w:rsidP="00974BD6">
      <w:pPr>
        <w:numPr>
          <w:ilvl w:val="0"/>
          <w:numId w:val="25"/>
        </w:numPr>
        <w:spacing w:after="202" w:line="360" w:lineRule="auto"/>
        <w:ind w:right="416" w:hanging="357"/>
        <w:rPr>
          <w:rFonts w:ascii="Tahoma" w:hAnsi="Tahoma" w:cs="Tahoma"/>
          <w:rPrChange w:id="4224" w:author="רינת אביטל" w:date="2022-05-12T09:18:00Z">
            <w:rPr>
              <w:sz w:val="28"/>
              <w:szCs w:val="28"/>
            </w:rPr>
          </w:rPrChange>
        </w:rPr>
      </w:pPr>
      <w:r w:rsidRPr="008B3FB8">
        <w:rPr>
          <w:rFonts w:ascii="Tahoma" w:eastAsia="Arial" w:hAnsi="Tahoma" w:cs="Tahoma"/>
          <w:rtl/>
          <w:rPrChange w:id="4225" w:author="רינת אביטל" w:date="2022-05-12T09:18:00Z">
            <w:rPr>
              <w:rFonts w:ascii="Arial" w:eastAsia="Arial" w:hAnsi="Arial" w:cs="Arial"/>
              <w:sz w:val="28"/>
              <w:szCs w:val="28"/>
              <w:rtl/>
            </w:rPr>
          </w:rPrChange>
        </w:rPr>
        <w:t>מה</w:t>
      </w:r>
      <w:r w:rsidRPr="008B3FB8">
        <w:rPr>
          <w:rFonts w:ascii="Tahoma" w:eastAsia="Calibri" w:hAnsi="Tahoma" w:cs="Tahoma"/>
          <w:rPrChange w:id="4226" w:author="רינת אביטל" w:date="2022-05-12T09:18:00Z">
            <w:rPr>
              <w:rFonts w:ascii="Calibri" w:eastAsia="Calibri" w:hAnsi="Calibri" w:cs="Calibri"/>
              <w:sz w:val="28"/>
              <w:szCs w:val="28"/>
            </w:rPr>
          </w:rPrChange>
        </w:rPr>
        <w:t>service</w:t>
      </w:r>
      <w:r w:rsidRPr="008B3FB8">
        <w:rPr>
          <w:rFonts w:ascii="Tahoma" w:eastAsia="Arial" w:hAnsi="Tahoma" w:cs="Tahoma"/>
          <w:rtl/>
          <w:rPrChange w:id="4227" w:author="רינת אביטל" w:date="2022-05-12T09:18:00Z">
            <w:rPr>
              <w:rFonts w:ascii="Arial" w:eastAsia="Arial" w:hAnsi="Arial" w:cs="Arial"/>
              <w:sz w:val="28"/>
              <w:szCs w:val="28"/>
              <w:rtl/>
            </w:rPr>
          </w:rPrChange>
        </w:rPr>
        <w:t xml:space="preserve"> חוזרת הרשימה  ל</w:t>
      </w:r>
      <w:proofErr w:type="spellStart"/>
      <w:r w:rsidRPr="008B3FB8">
        <w:rPr>
          <w:rFonts w:ascii="Tahoma" w:eastAsia="Calibri" w:hAnsi="Tahoma" w:cs="Tahoma"/>
          <w:rPrChange w:id="4228" w:author="רינת אביטל" w:date="2022-05-12T09:18:00Z">
            <w:rPr>
              <w:rFonts w:ascii="Calibri" w:eastAsia="Calibri" w:hAnsi="Calibri" w:cs="Calibri"/>
              <w:sz w:val="28"/>
              <w:szCs w:val="28"/>
            </w:rPr>
          </w:rPrChange>
        </w:rPr>
        <w:t>typeScript</w:t>
      </w:r>
      <w:proofErr w:type="spellEnd"/>
      <w:r w:rsidR="002D143B" w:rsidRPr="008B3FB8">
        <w:rPr>
          <w:rFonts w:ascii="Tahoma" w:eastAsia="Calibri" w:hAnsi="Tahoma" w:cs="Tahoma"/>
          <w:rPrChange w:id="4229"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4230"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231" w:author="רינת אביטל" w:date="2022-05-12T09:18:00Z">
            <w:rPr>
              <w:rFonts w:ascii="Calibri" w:eastAsia="Calibri" w:hAnsi="Calibri" w:cs="Times New Roman"/>
              <w:sz w:val="28"/>
              <w:szCs w:val="28"/>
              <w:rtl/>
            </w:rPr>
          </w:rPrChange>
        </w:rPr>
        <w:t xml:space="preserve"> </w:t>
      </w:r>
    </w:p>
    <w:p w14:paraId="46B03CA5" w14:textId="16309F9C" w:rsidR="00F836FA" w:rsidRPr="008B3FB8" w:rsidRDefault="00F836FA" w:rsidP="00974BD6">
      <w:pPr>
        <w:numPr>
          <w:ilvl w:val="0"/>
          <w:numId w:val="25"/>
        </w:numPr>
        <w:spacing w:after="202" w:line="360" w:lineRule="auto"/>
        <w:ind w:right="416" w:hanging="357"/>
        <w:rPr>
          <w:rFonts w:ascii="Tahoma" w:hAnsi="Tahoma" w:cs="Tahoma"/>
          <w:sz w:val="18"/>
          <w:szCs w:val="18"/>
          <w:rPrChange w:id="4232" w:author="רינת אביטל" w:date="2022-05-12T09:18:00Z">
            <w:rPr/>
          </w:rPrChange>
        </w:rPr>
      </w:pPr>
      <w:r w:rsidRPr="008B3FB8">
        <w:rPr>
          <w:rFonts w:ascii="Tahoma" w:eastAsia="Arial" w:hAnsi="Tahoma" w:cs="Tahoma"/>
          <w:rtl/>
          <w:rPrChange w:id="4233" w:author="רינת אביטל" w:date="2022-05-12T09:18:00Z">
            <w:rPr>
              <w:rFonts w:ascii="Arial" w:eastAsia="Arial" w:hAnsi="Arial" w:cs="Arial"/>
              <w:sz w:val="28"/>
              <w:szCs w:val="28"/>
              <w:rtl/>
            </w:rPr>
          </w:rPrChange>
        </w:rPr>
        <w:t>הרשימה מוצגת ב</w:t>
      </w:r>
      <w:r w:rsidRPr="008B3FB8">
        <w:rPr>
          <w:rFonts w:ascii="Tahoma" w:eastAsia="Calibri" w:hAnsi="Tahoma" w:cs="Tahoma"/>
          <w:rPrChange w:id="4234" w:author="רינת אביטל" w:date="2022-05-12T09:18:00Z">
            <w:rPr>
              <w:rFonts w:ascii="Calibri" w:eastAsia="Calibri" w:hAnsi="Calibri" w:cs="Calibri"/>
              <w:sz w:val="28"/>
              <w:szCs w:val="28"/>
            </w:rPr>
          </w:rPrChange>
        </w:rPr>
        <w:t>HTML</w:t>
      </w:r>
      <w:r w:rsidRPr="008B3FB8">
        <w:rPr>
          <w:rFonts w:ascii="Tahoma" w:eastAsia="Arial" w:hAnsi="Tahoma" w:cs="Tahoma"/>
          <w:sz w:val="18"/>
          <w:szCs w:val="18"/>
          <w:rtl/>
          <w:rPrChange w:id="4235"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4236" w:author="רינת אביטל" w:date="2022-05-12T09:18:00Z">
            <w:rPr>
              <w:b/>
              <w:bCs/>
              <w:sz w:val="28"/>
              <w:szCs w:val="28"/>
              <w:rtl/>
            </w:rPr>
          </w:rPrChange>
        </w:rPr>
      </w:pPr>
      <w:ins w:id="4237"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79744" behindDoc="0" locked="0" layoutInCell="1" allowOverlap="1" wp14:anchorId="42B90A60" wp14:editId="5165D39F">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4238" w:author="רינת אביטל" w:date="2022-05-12T09:18:00Z">
            <w:rPr>
              <w:rFonts w:ascii="Calibri" w:eastAsia="Calibri" w:hAnsi="Calibri" w:cs="Times New Roman"/>
              <w:b/>
              <w:bCs/>
              <w:sz w:val="28"/>
              <w:szCs w:val="28"/>
              <w:rtl/>
            </w:rPr>
          </w:rPrChange>
        </w:rPr>
        <w:t>איור</w:t>
      </w:r>
      <w:r w:rsidR="00377256" w:rsidRPr="00103DCA">
        <w:rPr>
          <w:rFonts w:ascii="Tahoma" w:eastAsia="Calibri" w:hAnsi="Tahoma" w:cs="Tahoma"/>
          <w:b/>
          <w:bCs/>
          <w:sz w:val="24"/>
          <w:szCs w:val="24"/>
          <w:rtl/>
          <w:rPrChange w:id="4239" w:author="רינת אביטל" w:date="2022-05-12T09:18:00Z">
            <w:rPr>
              <w:rFonts w:ascii="Calibri" w:eastAsia="Calibri" w:hAnsi="Calibri" w:cs="Times New Roman"/>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4240" w:author="רינת אביטל" w:date="2022-05-12T09:18:00Z">
            <w:rPr>
              <w:highlight w:val="cyan"/>
            </w:rPr>
          </w:rPrChange>
        </w:rPr>
      </w:pPr>
      <w:del w:id="4241" w:author="רינת אביטל" w:date="2022-05-12T12:57:00Z">
        <w:r w:rsidRPr="00103DCA" w:rsidDel="00A570A1">
          <w:rPr>
            <w:rFonts w:ascii="Tahoma" w:hAnsi="Tahoma" w:cs="Tahoma"/>
            <w:noProof/>
            <w:sz w:val="20"/>
            <w:szCs w:val="20"/>
            <w:highlight w:val="cyan"/>
            <w:rPrChange w:id="4242" w:author="רינת אביטל" w:date="2022-05-12T09:18:00Z">
              <w:rPr>
                <w:noProof/>
                <w:highlight w:val="cyan"/>
              </w:rPr>
            </w:rPrChange>
          </w:rPr>
          <mc:AlternateContent>
            <mc:Choice Requires="wpg">
              <w:drawing>
                <wp:inline distT="0" distB="0" distL="0" distR="0" wp14:anchorId="33E017FB" wp14:editId="4A74525A">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92080F" w:rsidRDefault="0092080F"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92080F" w:rsidRDefault="0092080F"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92080F" w:rsidRDefault="0092080F"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92080F" w:rsidRDefault="0092080F"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92080F" w:rsidRDefault="0092080F"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92080F" w:rsidRDefault="0092080F"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92080F" w:rsidRDefault="0092080F"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92080F" w:rsidRDefault="0092080F"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92080F" w:rsidRDefault="0092080F"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92080F" w:rsidRDefault="0092080F"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92080F" w:rsidRDefault="0092080F"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92080F" w:rsidRDefault="0092080F"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92080F" w:rsidRDefault="0092080F"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92080F" w:rsidRDefault="0092080F"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92080F" w:rsidRDefault="0092080F"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92080F" w:rsidRDefault="0092080F"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92080F" w:rsidRDefault="0092080F"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92080F" w:rsidRDefault="0092080F"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92080F" w:rsidRDefault="0092080F"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92080F" w:rsidRDefault="0092080F"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92080F" w:rsidRDefault="0092080F"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92080F" w:rsidRDefault="0092080F"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92080F" w:rsidRDefault="0092080F"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92080F" w:rsidRDefault="0092080F"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92080F" w:rsidRDefault="0092080F"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92080F" w:rsidRDefault="0092080F"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92080F" w:rsidRDefault="0092080F"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17A55795" w14:textId="3BE1F7CB" w:rsidR="00F836FA" w:rsidRPr="002F0E71" w:rsidRDefault="00F836FA" w:rsidP="002F0E71">
      <w:pPr>
        <w:bidi w:val="0"/>
        <w:spacing w:after="59"/>
        <w:ind w:left="2"/>
        <w:rPr>
          <w:rFonts w:ascii="Tahoma" w:hAnsi="Tahoma" w:cs="Tahoma"/>
          <w:sz w:val="20"/>
          <w:szCs w:val="20"/>
          <w:highlight w:val="cyan"/>
        </w:rPr>
      </w:pPr>
      <w:r w:rsidRPr="00103DCA">
        <w:rPr>
          <w:rFonts w:ascii="Tahoma" w:eastAsia="Calibri" w:hAnsi="Tahoma" w:cs="Tahoma"/>
          <w:color w:val="2E74B5"/>
          <w:sz w:val="28"/>
          <w:szCs w:val="20"/>
          <w:highlight w:val="cyan"/>
          <w:rPrChange w:id="4243" w:author="רינת אביטל" w:date="2022-05-12T09:18:00Z">
            <w:rPr>
              <w:rFonts w:ascii="Calibri" w:eastAsia="Calibri" w:hAnsi="Calibri" w:cs="Calibri"/>
              <w:color w:val="2E74B5"/>
              <w:sz w:val="32"/>
              <w:highlight w:val="cyan"/>
            </w:rPr>
          </w:rPrChange>
        </w:rPr>
        <w:t xml:space="preserve"> </w:t>
      </w:r>
    </w:p>
    <w:p w14:paraId="6DED0C27" w14:textId="23489482" w:rsidR="0003336A" w:rsidRPr="0003336A" w:rsidRDefault="0003336A" w:rsidP="00974BD6">
      <w:pPr>
        <w:pStyle w:val="a8"/>
        <w:numPr>
          <w:ilvl w:val="0"/>
          <w:numId w:val="26"/>
        </w:numPr>
        <w:spacing w:after="207" w:line="360" w:lineRule="auto"/>
        <w:ind w:right="179"/>
        <w:rPr>
          <w:rFonts w:ascii="Tahoma" w:hAnsi="Tahoma" w:cs="Tahoma"/>
        </w:rPr>
      </w:pPr>
      <w:r>
        <w:rPr>
          <w:rFonts w:ascii="Tahoma" w:hAnsi="Tahoma" w:cs="Tahoma" w:hint="cs"/>
          <w:rtl/>
        </w:rPr>
        <w:t xml:space="preserve">מסד נתונים </w:t>
      </w:r>
      <w:r>
        <w:rPr>
          <w:rFonts w:ascii="Tahoma" w:hAnsi="Tahoma" w:cs="Tahoma" w:hint="cs"/>
        </w:rPr>
        <w:t>SQL SERVER</w:t>
      </w:r>
      <w:r>
        <w:rPr>
          <w:rFonts w:ascii="Tahoma" w:hAnsi="Tahoma" w:cs="Tahoma" w:hint="cs"/>
          <w:rtl/>
        </w:rPr>
        <w:t xml:space="preserve"> הבנוי מישויות - מטבלאות.</w:t>
      </w:r>
    </w:p>
    <w:p w14:paraId="5115B24B" w14:textId="4BB806E3" w:rsidR="0003336A" w:rsidRPr="0003336A" w:rsidRDefault="0003336A" w:rsidP="00974BD6">
      <w:pPr>
        <w:pStyle w:val="a8"/>
        <w:numPr>
          <w:ilvl w:val="0"/>
          <w:numId w:val="26"/>
        </w:numPr>
        <w:spacing w:after="207" w:line="360" w:lineRule="auto"/>
        <w:ind w:right="179"/>
        <w:rPr>
          <w:rFonts w:ascii="Tahoma" w:hAnsi="Tahoma" w:cs="Tahoma"/>
          <w:rPrChange w:id="4244" w:author="רינת אביטל" w:date="2022-05-12T09:18:00Z">
            <w:rPr>
              <w:sz w:val="28"/>
              <w:szCs w:val="28"/>
            </w:rPr>
          </w:rPrChange>
        </w:rPr>
      </w:pPr>
      <w:r w:rsidRPr="0003336A">
        <w:rPr>
          <w:rFonts w:ascii="Tahoma" w:eastAsia="Arial" w:hAnsi="Tahoma" w:cs="Tahoma"/>
          <w:rtl/>
          <w:rPrChange w:id="4245" w:author="רינת אביטל" w:date="2022-05-12T09:18:00Z">
            <w:rPr>
              <w:rFonts w:ascii="Arial" w:eastAsia="Arial" w:hAnsi="Arial" w:cs="Arial"/>
              <w:sz w:val="28"/>
              <w:szCs w:val="28"/>
              <w:rtl/>
            </w:rPr>
          </w:rPrChange>
        </w:rPr>
        <w:t xml:space="preserve">שכבת הגישה לנתונים באמצעות </w:t>
      </w:r>
      <w:r w:rsidRPr="0003336A">
        <w:rPr>
          <w:rFonts w:ascii="Tahoma" w:eastAsia="Arial" w:hAnsi="Tahoma" w:cs="Tahoma"/>
          <w:rPrChange w:id="4246" w:author="רינת אביטל" w:date="2022-05-12T09:18:00Z">
            <w:rPr>
              <w:rFonts w:ascii="Arial" w:eastAsia="Arial" w:hAnsi="Arial" w:cs="Arial"/>
              <w:sz w:val="28"/>
              <w:szCs w:val="28"/>
            </w:rPr>
          </w:rPrChange>
        </w:rPr>
        <w:t>Entity Framework</w:t>
      </w:r>
      <w:r w:rsidRPr="0003336A">
        <w:rPr>
          <w:rFonts w:ascii="Tahoma" w:eastAsia="Arial" w:hAnsi="Tahoma" w:cs="Tahoma"/>
          <w:rtl/>
          <w:rPrChange w:id="4247" w:author="רינת אביטל" w:date="2022-05-12T09:18:00Z">
            <w:rPr>
              <w:rFonts w:ascii="Arial" w:eastAsia="Arial" w:hAnsi="Arial" w:cs="Arial"/>
              <w:sz w:val="28"/>
              <w:szCs w:val="28"/>
              <w:rtl/>
            </w:rPr>
          </w:rPrChange>
        </w:rPr>
        <w:t>.</w:t>
      </w:r>
    </w:p>
    <w:p w14:paraId="64CCEEED" w14:textId="31E3AFDB" w:rsidR="0003336A" w:rsidRDefault="0003336A" w:rsidP="00974BD6">
      <w:pPr>
        <w:pStyle w:val="a8"/>
        <w:numPr>
          <w:ilvl w:val="0"/>
          <w:numId w:val="26"/>
        </w:numPr>
        <w:spacing w:after="196" w:line="360" w:lineRule="auto"/>
        <w:ind w:right="179"/>
        <w:rPr>
          <w:rFonts w:ascii="Tahoma" w:hAnsi="Tahoma" w:cs="Tahoma"/>
        </w:rPr>
      </w:pPr>
      <w:r>
        <w:rPr>
          <w:rFonts w:ascii="Tahoma" w:hAnsi="Tahoma" w:cs="Tahoma" w:hint="cs"/>
          <w:rtl/>
        </w:rPr>
        <w:t>שכבת הישויות.</w:t>
      </w:r>
    </w:p>
    <w:p w14:paraId="06DE24C7" w14:textId="0FD9ECEF" w:rsidR="0003336A" w:rsidRDefault="0003336A" w:rsidP="00974BD6">
      <w:pPr>
        <w:pStyle w:val="a8"/>
        <w:numPr>
          <w:ilvl w:val="0"/>
          <w:numId w:val="26"/>
        </w:numPr>
        <w:spacing w:after="196" w:line="360" w:lineRule="auto"/>
        <w:ind w:right="179"/>
        <w:rPr>
          <w:rFonts w:ascii="Tahoma" w:hAnsi="Tahoma" w:cs="Tahoma"/>
        </w:rPr>
      </w:pPr>
      <w:r w:rsidRPr="008B3FB8">
        <w:rPr>
          <w:rFonts w:ascii="Tahoma" w:eastAsia="Arial" w:hAnsi="Tahoma" w:cs="Tahoma"/>
          <w:rtl/>
          <w:rPrChange w:id="4248" w:author="רינת אביטל" w:date="2022-05-12T09:18:00Z">
            <w:rPr>
              <w:rFonts w:ascii="Arial" w:eastAsia="Arial" w:hAnsi="Arial" w:cs="Arial"/>
              <w:sz w:val="28"/>
              <w:szCs w:val="28"/>
              <w:rtl/>
            </w:rPr>
          </w:rPrChange>
        </w:rPr>
        <w:t xml:space="preserve">שכבת ה - </w:t>
      </w:r>
      <w:r w:rsidRPr="008B3FB8">
        <w:rPr>
          <w:rFonts w:ascii="Tahoma" w:eastAsia="Arial" w:hAnsi="Tahoma" w:cs="Tahoma"/>
          <w:rPrChange w:id="4249" w:author="רינת אביטל" w:date="2022-05-12T09:18:00Z">
            <w:rPr>
              <w:rFonts w:ascii="Arial" w:eastAsia="Arial" w:hAnsi="Arial" w:cs="Arial"/>
              <w:sz w:val="28"/>
              <w:szCs w:val="28"/>
            </w:rPr>
          </w:rPrChange>
        </w:rPr>
        <w:t>BL</w:t>
      </w:r>
      <w:r w:rsidRPr="008B3FB8">
        <w:rPr>
          <w:rFonts w:ascii="Tahoma" w:eastAsia="Arial" w:hAnsi="Tahoma" w:cs="Tahoma"/>
          <w:rtl/>
          <w:rPrChange w:id="4250" w:author="רינת אביטל" w:date="2022-05-12T09:18:00Z">
            <w:rPr>
              <w:rFonts w:ascii="Arial" w:eastAsia="Arial" w:hAnsi="Arial" w:cs="Arial"/>
              <w:sz w:val="28"/>
              <w:szCs w:val="28"/>
              <w:rtl/>
            </w:rPr>
          </w:rPrChange>
        </w:rPr>
        <w:t xml:space="preserve"> בה כתובים האלגוריתמים.</w:t>
      </w:r>
    </w:p>
    <w:p w14:paraId="7B436A10" w14:textId="1123214F"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251" w:author="רינת אביטל" w:date="2022-05-12T09:18:00Z">
            <w:rPr>
              <w:rFonts w:ascii="Arial" w:eastAsia="Arial" w:hAnsi="Arial" w:cs="Arial"/>
              <w:sz w:val="28"/>
              <w:szCs w:val="28"/>
            </w:rPr>
          </w:rPrChange>
        </w:rPr>
        <w:t xml:space="preserve">Web </w:t>
      </w:r>
      <w:proofErr w:type="spellStart"/>
      <w:r w:rsidRPr="008B3FB8">
        <w:rPr>
          <w:rFonts w:ascii="Tahoma" w:eastAsia="Arial" w:hAnsi="Tahoma" w:cs="Tahoma"/>
          <w:rPrChange w:id="4252" w:author="רינת אביטל" w:date="2022-05-12T09:18:00Z">
            <w:rPr>
              <w:rFonts w:ascii="Arial" w:eastAsia="Arial" w:hAnsi="Arial" w:cs="Arial"/>
              <w:sz w:val="28"/>
              <w:szCs w:val="28"/>
            </w:rPr>
          </w:rPrChange>
        </w:rPr>
        <w:t>Api</w:t>
      </w:r>
      <w:proofErr w:type="spellEnd"/>
      <w:r w:rsidRPr="008B3FB8">
        <w:rPr>
          <w:rFonts w:ascii="Tahoma" w:eastAsia="Arial" w:hAnsi="Tahoma" w:cs="Tahoma"/>
          <w:rtl/>
          <w:rPrChange w:id="4253" w:author="רינת אביטל" w:date="2022-05-12T09:18:00Z">
            <w:rPr>
              <w:rFonts w:ascii="Arial" w:eastAsia="Arial" w:hAnsi="Arial" w:cs="Arial"/>
              <w:sz w:val="28"/>
              <w:szCs w:val="28"/>
              <w:rtl/>
            </w:rPr>
          </w:rPrChange>
        </w:rPr>
        <w:t xml:space="preserve"> פרוטוקול התקשורת בין צד הלקוח וצד השרת.</w:t>
      </w:r>
    </w:p>
    <w:p w14:paraId="7EDBB65D" w14:textId="7970A1F2"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254" w:author="רינת אביטל" w:date="2022-05-12T09:18:00Z">
            <w:rPr>
              <w:rFonts w:ascii="Arial" w:eastAsia="Arial" w:hAnsi="Arial" w:cs="Arial"/>
              <w:sz w:val="28"/>
              <w:szCs w:val="28"/>
            </w:rPr>
          </w:rPrChange>
        </w:rPr>
        <w:t xml:space="preserve">angular, </w:t>
      </w:r>
      <w:proofErr w:type="gramStart"/>
      <w:r w:rsidRPr="008B3FB8">
        <w:rPr>
          <w:rFonts w:ascii="Tahoma" w:eastAsia="Arial" w:hAnsi="Tahoma" w:cs="Tahoma"/>
          <w:rPrChange w:id="4255" w:author="רינת אביטל" w:date="2022-05-12T09:18:00Z">
            <w:rPr>
              <w:rFonts w:ascii="Arial" w:eastAsia="Arial" w:hAnsi="Arial" w:cs="Arial"/>
              <w:sz w:val="28"/>
              <w:szCs w:val="28"/>
            </w:rPr>
          </w:rPrChange>
        </w:rPr>
        <w:t xml:space="preserve">TypeScript </w:t>
      </w:r>
      <w:r w:rsidRPr="008B3FB8">
        <w:rPr>
          <w:rFonts w:ascii="Tahoma" w:eastAsia="Arial" w:hAnsi="Tahoma" w:cs="Tahoma"/>
          <w:rtl/>
          <w:rPrChange w:id="4256" w:author="רינת אביטל" w:date="2022-05-12T09:18:00Z">
            <w:rPr>
              <w:rFonts w:ascii="Arial" w:eastAsia="Arial" w:hAnsi="Arial" w:cs="Arial"/>
              <w:sz w:val="28"/>
              <w:szCs w:val="28"/>
              <w:rtl/>
            </w:rPr>
          </w:rPrChange>
        </w:rPr>
        <w:t xml:space="preserve"> צד</w:t>
      </w:r>
      <w:proofErr w:type="gramEnd"/>
      <w:r w:rsidRPr="008B3FB8">
        <w:rPr>
          <w:rFonts w:ascii="Tahoma" w:eastAsia="Arial" w:hAnsi="Tahoma" w:cs="Tahoma"/>
          <w:rtl/>
          <w:rPrChange w:id="4257" w:author="רינת אביטל" w:date="2022-05-12T09:18:00Z">
            <w:rPr>
              <w:rFonts w:ascii="Arial" w:eastAsia="Arial" w:hAnsi="Arial" w:cs="Arial"/>
              <w:sz w:val="28"/>
              <w:szCs w:val="28"/>
              <w:rtl/>
            </w:rPr>
          </w:rPrChange>
        </w:rPr>
        <w:t xml:space="preserve"> לקוח</w:t>
      </w:r>
      <w:r>
        <w:rPr>
          <w:rFonts w:ascii="Tahoma" w:hAnsi="Tahoma" w:cs="Tahoma" w:hint="cs"/>
          <w:rtl/>
        </w:rPr>
        <w:t>.</w:t>
      </w:r>
    </w:p>
    <w:p w14:paraId="7101AA69" w14:textId="77777777" w:rsidR="00974BD6" w:rsidRPr="008B3FB8" w:rsidRDefault="00974BD6" w:rsidP="00974BD6">
      <w:pPr>
        <w:spacing w:after="184" w:line="240" w:lineRule="auto"/>
        <w:ind w:left="142" w:right="179"/>
        <w:rPr>
          <w:rFonts w:ascii="Tahoma" w:hAnsi="Tahoma" w:cs="Tahoma"/>
          <w:rPrChange w:id="4258" w:author="רינת אביטל" w:date="2022-05-12T09:18:00Z">
            <w:rPr>
              <w:sz w:val="28"/>
              <w:szCs w:val="28"/>
            </w:rPr>
          </w:rPrChange>
        </w:rPr>
      </w:pPr>
    </w:p>
    <w:p w14:paraId="7F1A4184" w14:textId="05243492"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59" w:author="רינת אביטל" w:date="2022-05-12T09:18:00Z">
            <w:rPr>
              <w:b/>
              <w:bCs/>
              <w:color w:val="89D7C3"/>
              <w:sz w:val="40"/>
              <w:szCs w:val="40"/>
              <w:rtl/>
            </w:rPr>
          </w:rPrChange>
        </w:rPr>
      </w:pPr>
      <w:bookmarkStart w:id="4260" w:name="_Toc10303961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61"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6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63" w:author="רינת אביטל" w:date="2022-05-12T09:18:00Z">
            <w:rPr>
              <w:rFonts w:hint="eastAsia"/>
              <w:b/>
              <w:bCs/>
              <w:color w:val="89D7C3"/>
              <w:sz w:val="40"/>
              <w:szCs w:val="40"/>
              <w:rtl/>
            </w:rPr>
          </w:rPrChange>
        </w:rPr>
        <w:t>פרוטוקולי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6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65" w:author="רינת אביטל" w:date="2022-05-12T09:18:00Z">
            <w:rPr>
              <w:rFonts w:hint="eastAsia"/>
              <w:b/>
              <w:bCs/>
              <w:color w:val="89D7C3"/>
              <w:sz w:val="40"/>
              <w:szCs w:val="40"/>
              <w:rtl/>
            </w:rPr>
          </w:rPrChange>
        </w:rPr>
        <w:t>התקשורת</w:t>
      </w:r>
      <w:bookmarkEnd w:id="4260"/>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66" w:author="רינת אביטל" w:date="2022-05-12T09:18:00Z">
            <w:rPr>
              <w:b/>
              <w:bCs/>
              <w:color w:val="89D7C3"/>
              <w:sz w:val="40"/>
              <w:szCs w:val="40"/>
              <w:rtl/>
            </w:rPr>
          </w:rPrChange>
        </w:rPr>
        <w:t xml:space="preserve"> </w:t>
      </w:r>
    </w:p>
    <w:p w14:paraId="514BEFC0" w14:textId="4D306B37" w:rsidR="00F836FA" w:rsidRPr="00E25DFE" w:rsidRDefault="00F836FA" w:rsidP="00E25DFE">
      <w:pPr>
        <w:spacing w:line="360" w:lineRule="auto"/>
        <w:ind w:left="1440"/>
        <w:rPr>
          <w:rFonts w:ascii="Tahoma" w:hAnsi="Tahoma" w:cs="Tahoma"/>
          <w:sz w:val="28"/>
          <w:szCs w:val="28"/>
          <w:rtl/>
          <w:rPrChange w:id="4267" w:author="רינת אביטל" w:date="2022-05-12T09:18:00Z">
            <w:rPr>
              <w:sz w:val="36"/>
              <w:szCs w:val="36"/>
              <w:rtl/>
            </w:rPr>
          </w:rPrChange>
        </w:rPr>
      </w:pPr>
      <w:r w:rsidRPr="00E25DFE">
        <w:rPr>
          <w:rFonts w:ascii="Tahoma" w:eastAsia="Arial" w:hAnsi="Tahoma" w:cs="Tahoma"/>
          <w:b/>
          <w:bCs/>
          <w:rPrChange w:id="4268" w:author="רינת אביטל" w:date="2022-05-12T09:18:00Z">
            <w:rPr>
              <w:rFonts w:ascii="Arial" w:eastAsia="Arial" w:hAnsi="Arial" w:cs="Arial"/>
              <w:b/>
              <w:bCs/>
              <w:sz w:val="28"/>
              <w:szCs w:val="28"/>
            </w:rPr>
          </w:rPrChange>
        </w:rPr>
        <w:t>http</w:t>
      </w:r>
      <w:r w:rsidRPr="00E25DFE">
        <w:rPr>
          <w:rFonts w:ascii="Tahoma" w:hAnsi="Tahoma" w:cs="Tahoma"/>
          <w:b/>
          <w:bCs/>
          <w:rtl/>
          <w:rPrChange w:id="4269" w:author="רינת אביטל" w:date="2022-05-12T09:18:00Z">
            <w:rPr>
              <w:b/>
              <w:bCs/>
              <w:sz w:val="28"/>
              <w:szCs w:val="28"/>
              <w:rtl/>
            </w:rPr>
          </w:rPrChange>
        </w:rPr>
        <w:t xml:space="preserve"> –</w:t>
      </w:r>
      <w:r w:rsidRPr="00E25DFE">
        <w:rPr>
          <w:rFonts w:ascii="Tahoma" w:hAnsi="Tahoma" w:cs="Tahoma"/>
          <w:rtl/>
          <w:rPrChange w:id="4270" w:author="רינת אביטל" w:date="2022-05-12T09:18:00Z">
            <w:rPr>
              <w:sz w:val="28"/>
              <w:szCs w:val="28"/>
              <w:rtl/>
            </w:rPr>
          </w:rPrChange>
        </w:rPr>
        <w:t xml:space="preserve"> </w:t>
      </w:r>
      <w:r w:rsidR="009352D8" w:rsidRPr="00E25DFE">
        <w:rPr>
          <w:rFonts w:ascii="Tahoma" w:hAnsi="Tahoma" w:cs="Tahoma" w:hint="eastAsia"/>
          <w:rtl/>
          <w:rPrChange w:id="4271" w:author="רינת אביטל" w:date="2022-05-12T09:18:00Z">
            <w:rPr>
              <w:rFonts w:hint="eastAsia"/>
              <w:sz w:val="28"/>
              <w:szCs w:val="28"/>
              <w:rtl/>
            </w:rPr>
          </w:rPrChange>
        </w:rPr>
        <w:t>ראשי</w:t>
      </w:r>
      <w:r w:rsidR="009352D8" w:rsidRPr="00E25DFE">
        <w:rPr>
          <w:rFonts w:ascii="Tahoma" w:hAnsi="Tahoma" w:cs="Tahoma"/>
          <w:rtl/>
          <w:rPrChange w:id="4272" w:author="רינת אביטל" w:date="2022-05-12T09:18:00Z">
            <w:rPr>
              <w:sz w:val="28"/>
              <w:szCs w:val="28"/>
              <w:rtl/>
            </w:rPr>
          </w:rPrChange>
        </w:rPr>
        <w:t xml:space="preserve"> </w:t>
      </w:r>
      <w:r w:rsidR="009352D8" w:rsidRPr="00E25DFE">
        <w:rPr>
          <w:rFonts w:ascii="Tahoma" w:hAnsi="Tahoma" w:cs="Tahoma" w:hint="eastAsia"/>
          <w:rtl/>
          <w:rPrChange w:id="4273" w:author="רינת אביטל" w:date="2022-05-12T09:18:00Z">
            <w:rPr>
              <w:rFonts w:hint="eastAsia"/>
              <w:sz w:val="28"/>
              <w:szCs w:val="28"/>
              <w:rtl/>
            </w:rPr>
          </w:rPrChange>
        </w:rPr>
        <w:t>תיבות</w:t>
      </w:r>
      <w:r w:rsidR="009352D8" w:rsidRPr="00E25DFE">
        <w:rPr>
          <w:rFonts w:ascii="Tahoma" w:hAnsi="Tahoma" w:cs="Tahoma"/>
          <w:rtl/>
          <w:rPrChange w:id="4274" w:author="רינת אביטל" w:date="2022-05-12T09:18:00Z">
            <w:rPr>
              <w:sz w:val="28"/>
              <w:szCs w:val="28"/>
              <w:rtl/>
            </w:rPr>
          </w:rPrChange>
        </w:rPr>
        <w:t xml:space="preserve"> </w:t>
      </w:r>
      <w:r w:rsidR="009352D8" w:rsidRPr="00E25DFE">
        <w:rPr>
          <w:rFonts w:ascii="Tahoma" w:hAnsi="Tahoma" w:cs="Tahoma" w:hint="eastAsia"/>
          <w:rtl/>
          <w:rPrChange w:id="4275" w:author="רינת אביטל" w:date="2022-05-12T09:18:00Z">
            <w:rPr>
              <w:rFonts w:hint="eastAsia"/>
              <w:sz w:val="28"/>
              <w:szCs w:val="28"/>
              <w:rtl/>
            </w:rPr>
          </w:rPrChange>
        </w:rPr>
        <w:t>של</w:t>
      </w:r>
      <w:r w:rsidR="009352D8" w:rsidRPr="00E25DFE">
        <w:rPr>
          <w:rFonts w:ascii="Tahoma" w:hAnsi="Tahoma" w:cs="Tahoma"/>
          <w:rtl/>
          <w:rPrChange w:id="4276" w:author="רינת אביטל" w:date="2022-05-12T09:18:00Z">
            <w:rPr>
              <w:sz w:val="28"/>
              <w:szCs w:val="28"/>
              <w:rtl/>
            </w:rPr>
          </w:rPrChange>
        </w:rPr>
        <w:t xml:space="preserve"> </w:t>
      </w:r>
      <w:r w:rsidR="009352D8" w:rsidRPr="00E25DFE">
        <w:rPr>
          <w:rFonts w:ascii="Tahoma" w:hAnsi="Tahoma" w:cs="Tahoma" w:hint="eastAsia"/>
          <w:rtl/>
          <w:rPrChange w:id="4277" w:author="רינת אביטל" w:date="2022-05-12T09:18:00Z">
            <w:rPr>
              <w:rFonts w:hint="eastAsia"/>
              <w:sz w:val="28"/>
              <w:szCs w:val="28"/>
              <w:rtl/>
            </w:rPr>
          </w:rPrChange>
        </w:rPr>
        <w:t>המילים</w:t>
      </w:r>
      <w:r w:rsidR="009352D8" w:rsidRPr="00E25DFE">
        <w:rPr>
          <w:rFonts w:ascii="Tahoma" w:hAnsi="Tahoma" w:cs="Tahoma"/>
          <w:rtl/>
          <w:rPrChange w:id="4278" w:author="רינת אביטל" w:date="2022-05-12T09:18:00Z">
            <w:rPr>
              <w:sz w:val="28"/>
              <w:szCs w:val="28"/>
              <w:rtl/>
            </w:rPr>
          </w:rPrChange>
        </w:rPr>
        <w:t xml:space="preserve"> - </w:t>
      </w:r>
      <w:r w:rsidR="009352D8" w:rsidRPr="00E25DFE">
        <w:rPr>
          <w:rFonts w:ascii="Tahoma" w:hAnsi="Tahoma" w:cs="Tahoma"/>
          <w:color w:val="202122"/>
          <w:shd w:val="clear" w:color="auto" w:fill="FFFFFF"/>
          <w:rPrChange w:id="4279" w:author="רינת אביטל" w:date="2022-05-12T09:18:00Z">
            <w:rPr>
              <w:rFonts w:ascii="Arial" w:hAnsi="Arial" w:cs="Arial"/>
              <w:color w:val="202122"/>
              <w:sz w:val="28"/>
              <w:szCs w:val="28"/>
              <w:shd w:val="clear" w:color="auto" w:fill="FFFFFF"/>
            </w:rPr>
          </w:rPrChange>
        </w:rPr>
        <w:t>Hypertext</w:t>
      </w:r>
      <w:r w:rsidR="009352D8" w:rsidRPr="00E25DFE">
        <w:rPr>
          <w:rFonts w:ascii="Tahoma" w:hAnsi="Tahoma" w:cs="Tahoma"/>
          <w:b/>
          <w:bCs/>
          <w:color w:val="202122"/>
          <w:shd w:val="clear" w:color="auto" w:fill="FFFFFF"/>
          <w:rPrChange w:id="4280"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281" w:author="רינת אביטל" w:date="2022-05-12T09:18:00Z">
            <w:rPr>
              <w:rFonts w:ascii="Arial" w:hAnsi="Arial" w:cs="Arial"/>
              <w:color w:val="202122"/>
              <w:sz w:val="28"/>
              <w:szCs w:val="28"/>
              <w:shd w:val="clear" w:color="auto" w:fill="FFFFFF"/>
            </w:rPr>
          </w:rPrChange>
        </w:rPr>
        <w:t>Transfer</w:t>
      </w:r>
      <w:r w:rsidR="009352D8" w:rsidRPr="00E25DFE">
        <w:rPr>
          <w:rFonts w:ascii="Tahoma" w:hAnsi="Tahoma" w:cs="Tahoma"/>
          <w:b/>
          <w:bCs/>
          <w:color w:val="202122"/>
          <w:shd w:val="clear" w:color="auto" w:fill="FFFFFF"/>
          <w:rPrChange w:id="4282"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283" w:author="רינת אביטל" w:date="2022-05-12T09:18:00Z">
            <w:rPr>
              <w:rFonts w:ascii="Arial" w:hAnsi="Arial" w:cs="Arial"/>
              <w:color w:val="202122"/>
              <w:sz w:val="28"/>
              <w:szCs w:val="28"/>
              <w:shd w:val="clear" w:color="auto" w:fill="FFFFFF"/>
            </w:rPr>
          </w:rPrChange>
        </w:rPr>
        <w:t>Protocol</w:t>
      </w:r>
      <w:r w:rsidR="009352D8" w:rsidRPr="00E25DFE">
        <w:rPr>
          <w:rFonts w:ascii="Tahoma" w:hAnsi="Tahoma" w:cs="Tahoma"/>
          <w:rtl/>
          <w:rPrChange w:id="4284" w:author="רינת אביטל" w:date="2022-05-12T09:18:00Z">
            <w:rPr>
              <w:sz w:val="28"/>
              <w:szCs w:val="28"/>
              <w:rtl/>
            </w:rPr>
          </w:rPrChange>
        </w:rPr>
        <w:t xml:space="preserve"> </w:t>
      </w:r>
      <w:r w:rsidR="009352D8" w:rsidRPr="00E25DFE">
        <w:rPr>
          <w:rFonts w:ascii="Tahoma" w:hAnsi="Tahoma" w:cs="Tahoma"/>
          <w:color w:val="202122"/>
          <w:shd w:val="clear" w:color="auto" w:fill="FFFFFF"/>
          <w:rtl/>
          <w:rPrChange w:id="4285" w:author="רינת אביטל" w:date="2022-05-12T09:18:00Z">
            <w:rPr>
              <w:rFonts w:ascii="Arial" w:hAnsi="Arial" w:cs="Arial"/>
              <w:color w:val="202122"/>
              <w:sz w:val="28"/>
              <w:szCs w:val="28"/>
              <w:shd w:val="clear" w:color="auto" w:fill="FFFFFF"/>
              <w:rtl/>
            </w:rPr>
          </w:rPrChange>
        </w:rPr>
        <w:t>הוא </w:t>
      </w:r>
      <w:r w:rsidR="0063165E" w:rsidRPr="00E25DFE">
        <w:rPr>
          <w:rFonts w:ascii="Tahoma" w:hAnsi="Tahoma" w:cs="Tahoma"/>
          <w:sz w:val="18"/>
          <w:szCs w:val="18"/>
          <w:rPrChange w:id="4286" w:author="רינת אביטל" w:date="2022-05-12T09:18:00Z">
            <w:rPr/>
          </w:rPrChange>
        </w:rPr>
        <w:fldChar w:fldCharType="begin"/>
      </w:r>
      <w:r w:rsidR="0063165E" w:rsidRPr="00E25DFE">
        <w:rPr>
          <w:rFonts w:ascii="Tahoma" w:hAnsi="Tahoma" w:cs="Tahoma"/>
          <w:sz w:val="18"/>
          <w:szCs w:val="18"/>
          <w:rPrChange w:id="4287" w:author="רינת אביטל" w:date="2022-05-12T09:18:00Z">
            <w:rPr/>
          </w:rPrChange>
        </w:rPr>
        <w:instrText xml:space="preserve"> HYPERLINK "https://he.wikipedia.org/wiki/%D7%A4%D7%A8%D7%95%D7%98%D7%95%D7%A7%D7%95%D7%9C_%D7%AA%D7%A7%D7%A9%D7%95%D7%A8%D7%AA" \o "</w:instrText>
      </w:r>
      <w:r w:rsidR="0063165E" w:rsidRPr="00E25DFE">
        <w:rPr>
          <w:rFonts w:ascii="Tahoma" w:hAnsi="Tahoma" w:cs="Tahoma" w:hint="eastAsia"/>
          <w:sz w:val="18"/>
          <w:szCs w:val="18"/>
          <w:rtl/>
          <w:rPrChange w:id="4288" w:author="רינת אביטל" w:date="2022-05-12T09:18:00Z">
            <w:rPr>
              <w:rFonts w:hint="eastAsia"/>
              <w:rtl/>
            </w:rPr>
          </w:rPrChange>
        </w:rPr>
        <w:instrText>פרוטוקול</w:instrText>
      </w:r>
      <w:r w:rsidR="0063165E" w:rsidRPr="00E25DFE">
        <w:rPr>
          <w:rFonts w:ascii="Tahoma" w:hAnsi="Tahoma" w:cs="Tahoma"/>
          <w:sz w:val="18"/>
          <w:szCs w:val="18"/>
          <w:rtl/>
          <w:rPrChange w:id="4289" w:author="רינת אביטל" w:date="2022-05-12T09:18:00Z">
            <w:rPr>
              <w:rtl/>
            </w:rPr>
          </w:rPrChange>
        </w:rPr>
        <w:instrText xml:space="preserve"> </w:instrText>
      </w:r>
      <w:r w:rsidR="0063165E" w:rsidRPr="00E25DFE">
        <w:rPr>
          <w:rFonts w:ascii="Tahoma" w:hAnsi="Tahoma" w:cs="Tahoma" w:hint="eastAsia"/>
          <w:sz w:val="18"/>
          <w:szCs w:val="18"/>
          <w:rtl/>
          <w:rPrChange w:id="4290" w:author="רינת אביטל" w:date="2022-05-12T09:18:00Z">
            <w:rPr>
              <w:rFonts w:hint="eastAsia"/>
              <w:rtl/>
            </w:rPr>
          </w:rPrChange>
        </w:rPr>
        <w:instrText>תקשורת</w:instrText>
      </w:r>
      <w:r w:rsidR="0063165E" w:rsidRPr="00E25DFE">
        <w:rPr>
          <w:rFonts w:ascii="Tahoma" w:hAnsi="Tahoma" w:cs="Tahoma"/>
          <w:sz w:val="18"/>
          <w:szCs w:val="18"/>
          <w:rPrChange w:id="4291" w:author="רינת אביטל" w:date="2022-05-12T09:18:00Z">
            <w:rPr/>
          </w:rPrChange>
        </w:rPr>
        <w:instrText xml:space="preserve">" </w:instrText>
      </w:r>
      <w:r w:rsidR="0063165E" w:rsidRPr="00E25DFE">
        <w:rPr>
          <w:rFonts w:ascii="Tahoma" w:hAnsi="Tahoma" w:cs="Tahoma"/>
          <w:sz w:val="18"/>
          <w:szCs w:val="18"/>
          <w:rPrChange w:id="4292"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tl/>
          <w:rPrChange w:id="4293"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E25DFE">
        <w:rPr>
          <w:rStyle w:val="Hyperlink"/>
          <w:rFonts w:ascii="Tahoma" w:hAnsi="Tahoma" w:cs="Tahoma"/>
          <w:color w:val="auto"/>
          <w:u w:val="none"/>
          <w:shd w:val="clear" w:color="auto" w:fill="FFFFFF"/>
          <w:rPrChange w:id="4294"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295"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296" w:author="רינת אביטל" w:date="2022-05-12T09:18:00Z">
            <w:rPr>
              <w:rFonts w:ascii="Arial" w:hAnsi="Arial" w:cs="Arial"/>
              <w:color w:val="202122"/>
              <w:sz w:val="28"/>
              <w:szCs w:val="28"/>
              <w:shd w:val="clear" w:color="auto" w:fill="FFFFFF"/>
              <w:rtl/>
            </w:rPr>
          </w:rPrChange>
        </w:rPr>
        <w:t>שנועד להעברת דפי </w:t>
      </w:r>
      <w:r w:rsidR="0063165E" w:rsidRPr="00E25DFE">
        <w:rPr>
          <w:rFonts w:ascii="Tahoma" w:hAnsi="Tahoma" w:cs="Tahoma"/>
          <w:sz w:val="18"/>
          <w:szCs w:val="18"/>
          <w:rPrChange w:id="4297" w:author="רינת אביטל" w:date="2022-05-12T09:18:00Z">
            <w:rPr/>
          </w:rPrChange>
        </w:rPr>
        <w:fldChar w:fldCharType="begin"/>
      </w:r>
      <w:r w:rsidR="0063165E" w:rsidRPr="00E25DFE">
        <w:rPr>
          <w:rFonts w:ascii="Tahoma" w:hAnsi="Tahoma" w:cs="Tahoma"/>
          <w:sz w:val="18"/>
          <w:szCs w:val="18"/>
          <w:rPrChange w:id="4298" w:author="רינת אביטל" w:date="2022-05-12T09:18:00Z">
            <w:rPr/>
          </w:rPrChange>
        </w:rPr>
        <w:instrText xml:space="preserve"> HYPERLINK "https://he.wikipedia.org/wiki/HTML" \o "HTML" </w:instrText>
      </w:r>
      <w:r w:rsidR="0063165E" w:rsidRPr="00E25DFE">
        <w:rPr>
          <w:rFonts w:ascii="Tahoma" w:hAnsi="Tahoma" w:cs="Tahoma"/>
          <w:sz w:val="18"/>
          <w:szCs w:val="18"/>
          <w:rPrChange w:id="4299"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PrChange w:id="4300" w:author="רינת אביטל" w:date="2022-05-12T09:18:00Z">
            <w:rPr>
              <w:rStyle w:val="Hyperlink"/>
              <w:rFonts w:ascii="Arial" w:hAnsi="Arial" w:cs="Arial"/>
              <w:color w:val="auto"/>
              <w:sz w:val="28"/>
              <w:szCs w:val="28"/>
              <w:u w:val="none"/>
              <w:shd w:val="clear" w:color="auto" w:fill="FFFFFF"/>
            </w:rPr>
          </w:rPrChange>
        </w:rPr>
        <w:t>HTML</w:t>
      </w:r>
      <w:r w:rsidR="0063165E" w:rsidRPr="00E25DFE">
        <w:rPr>
          <w:rStyle w:val="Hyperlink"/>
          <w:rFonts w:ascii="Tahoma" w:hAnsi="Tahoma" w:cs="Tahoma"/>
          <w:color w:val="auto"/>
          <w:u w:val="none"/>
          <w:shd w:val="clear" w:color="auto" w:fill="FFFFFF"/>
          <w:rPrChange w:id="4301"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302"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303" w:author="רינת אביטל" w:date="2022-05-12T09:18:00Z">
            <w:rPr>
              <w:rFonts w:ascii="Arial" w:hAnsi="Arial" w:cs="Arial"/>
              <w:color w:val="202122"/>
              <w:sz w:val="28"/>
              <w:szCs w:val="28"/>
              <w:shd w:val="clear" w:color="auto" w:fill="FFFFFF"/>
              <w:rtl/>
            </w:rPr>
          </w:rPrChange>
        </w:rPr>
        <w:t xml:space="preserve"> ואובייקטים</w:t>
      </w:r>
      <w:r w:rsidR="004E30FC" w:rsidRPr="00E25DFE">
        <w:rPr>
          <w:rFonts w:ascii="Tahoma" w:hAnsi="Tahoma" w:cs="Tahoma"/>
          <w:rtl/>
          <w:rPrChange w:id="4304" w:author="רינת אביטל" w:date="2022-05-12T09:18:00Z">
            <w:rPr>
              <w:sz w:val="28"/>
              <w:szCs w:val="28"/>
              <w:rtl/>
            </w:rPr>
          </w:rPrChange>
        </w:rPr>
        <w:t xml:space="preserve"> </w:t>
      </w:r>
      <w:r w:rsidR="004E30FC" w:rsidRPr="00E25DFE">
        <w:rPr>
          <w:rFonts w:ascii="Tahoma" w:hAnsi="Tahoma" w:cs="Tahoma"/>
          <w:color w:val="202122"/>
          <w:shd w:val="clear" w:color="auto" w:fill="FFFFFF"/>
          <w:rtl/>
          <w:rPrChange w:id="4305" w:author="רינת אביטל" w:date="2022-05-12T09:18:00Z">
            <w:rPr>
              <w:rFonts w:ascii="Arial" w:hAnsi="Arial" w:cs="Arial"/>
              <w:color w:val="202122"/>
              <w:sz w:val="28"/>
              <w:szCs w:val="28"/>
              <w:shd w:val="clear" w:color="auto" w:fill="FFFFFF"/>
              <w:rtl/>
            </w:rPr>
          </w:rPrChange>
        </w:rPr>
        <w:t xml:space="preserve">ברשת </w:t>
      </w:r>
      <w:r w:rsidR="004E30FC" w:rsidRPr="00E25DFE">
        <w:rPr>
          <w:rFonts w:ascii="Tahoma" w:hAnsi="Tahoma" w:cs="Tahoma"/>
          <w:shd w:val="clear" w:color="auto" w:fill="FFFFFF"/>
          <w:rtl/>
          <w:rPrChange w:id="4306" w:author="רינת אביטל" w:date="2022-05-12T09:18:00Z">
            <w:rPr>
              <w:rFonts w:ascii="Arial" w:hAnsi="Arial" w:cs="Arial"/>
              <w:sz w:val="28"/>
              <w:szCs w:val="28"/>
              <w:shd w:val="clear" w:color="auto" w:fill="FFFFFF"/>
              <w:rtl/>
            </w:rPr>
          </w:rPrChange>
        </w:rPr>
        <w:t>ה</w:t>
      </w:r>
      <w:r w:rsidR="0063165E" w:rsidRPr="00E25DFE">
        <w:rPr>
          <w:rFonts w:ascii="Tahoma" w:hAnsi="Tahoma" w:cs="Tahoma"/>
          <w:sz w:val="18"/>
          <w:szCs w:val="18"/>
          <w:rPrChange w:id="4307" w:author="רינת אביטל" w:date="2022-05-12T09:18:00Z">
            <w:rPr/>
          </w:rPrChange>
        </w:rPr>
        <w:fldChar w:fldCharType="begin"/>
      </w:r>
      <w:r w:rsidR="0063165E" w:rsidRPr="00E25DFE">
        <w:rPr>
          <w:rFonts w:ascii="Tahoma" w:hAnsi="Tahoma" w:cs="Tahoma"/>
          <w:sz w:val="18"/>
          <w:szCs w:val="18"/>
          <w:rPrChange w:id="4308" w:author="רינת אביטל" w:date="2022-05-12T09:18:00Z">
            <w:rPr/>
          </w:rPrChange>
        </w:rPr>
        <w:instrText xml:space="preserve"> HYPERLINK "https://he.wikipedia.org/wiki/%D7%90%D7%99%D7%A0%D7%98%D7%A8%D7%A0%D7%98" \o "</w:instrText>
      </w:r>
      <w:r w:rsidR="0063165E" w:rsidRPr="00E25DFE">
        <w:rPr>
          <w:rFonts w:ascii="Tahoma" w:hAnsi="Tahoma" w:cs="Tahoma" w:hint="eastAsia"/>
          <w:sz w:val="18"/>
          <w:szCs w:val="18"/>
          <w:rtl/>
          <w:rPrChange w:id="4309" w:author="רינת אביטל" w:date="2022-05-12T09:18:00Z">
            <w:rPr>
              <w:rFonts w:hint="eastAsia"/>
              <w:rtl/>
            </w:rPr>
          </w:rPrChange>
        </w:rPr>
        <w:instrText>אינטרנט</w:instrText>
      </w:r>
      <w:r w:rsidR="0063165E" w:rsidRPr="00E25DFE">
        <w:rPr>
          <w:rFonts w:ascii="Tahoma" w:hAnsi="Tahoma" w:cs="Tahoma"/>
          <w:sz w:val="18"/>
          <w:szCs w:val="18"/>
          <w:rPrChange w:id="4310" w:author="רינת אביטל" w:date="2022-05-12T09:18:00Z">
            <w:rPr/>
          </w:rPrChange>
        </w:rPr>
        <w:instrText xml:space="preserve">" </w:instrText>
      </w:r>
      <w:r w:rsidR="0063165E" w:rsidRPr="00E25DFE">
        <w:rPr>
          <w:rFonts w:ascii="Tahoma" w:hAnsi="Tahoma" w:cs="Tahoma"/>
          <w:sz w:val="18"/>
          <w:szCs w:val="18"/>
          <w:rPrChange w:id="4311"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12"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E25DFE">
        <w:rPr>
          <w:rStyle w:val="Hyperlink"/>
          <w:rFonts w:ascii="Tahoma" w:hAnsi="Tahoma" w:cs="Tahoma"/>
          <w:color w:val="auto"/>
          <w:u w:val="none"/>
          <w:shd w:val="clear" w:color="auto" w:fill="FFFFFF"/>
          <w:rPrChange w:id="4313"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314" w:author="רינת אביטל" w:date="2022-05-12T09:18:00Z">
            <w:rPr>
              <w:rFonts w:ascii="Arial" w:hAnsi="Arial" w:cs="Arial"/>
              <w:sz w:val="28"/>
              <w:szCs w:val="28"/>
              <w:shd w:val="clear" w:color="auto" w:fill="FFFFFF"/>
            </w:rPr>
          </w:rPrChange>
        </w:rPr>
        <w:t> </w:t>
      </w:r>
      <w:r w:rsidR="004E30FC" w:rsidRPr="00E25DFE">
        <w:rPr>
          <w:rFonts w:ascii="Tahoma" w:hAnsi="Tahoma" w:cs="Tahoma" w:hint="eastAsia"/>
          <w:color w:val="202122"/>
          <w:shd w:val="clear" w:color="auto" w:fill="FFFFFF"/>
          <w:rtl/>
          <w:rPrChange w:id="4315" w:author="רינת אביטל" w:date="2022-05-12T09:18:00Z">
            <w:rPr>
              <w:rFonts w:ascii="Arial" w:hAnsi="Arial" w:cs="Arial" w:hint="eastAsia"/>
              <w:color w:val="202122"/>
              <w:sz w:val="28"/>
              <w:szCs w:val="28"/>
              <w:shd w:val="clear" w:color="auto" w:fill="FFFFFF"/>
              <w:rtl/>
            </w:rPr>
          </w:rPrChange>
        </w:rPr>
        <w:t>וברשתות</w:t>
      </w:r>
      <w:r w:rsidR="004E30FC" w:rsidRPr="00E25DFE">
        <w:rPr>
          <w:rFonts w:ascii="Tahoma" w:hAnsi="Tahoma" w:cs="Tahoma"/>
          <w:color w:val="202122"/>
          <w:shd w:val="clear" w:color="auto" w:fill="FFFFFF"/>
          <w:rtl/>
          <w:rPrChange w:id="4316" w:author="רינת אביטל" w:date="2022-05-12T09:18:00Z">
            <w:rPr>
              <w:rFonts w:ascii="Arial" w:hAnsi="Arial" w:cs="Arial"/>
              <w:color w:val="202122"/>
              <w:sz w:val="28"/>
              <w:szCs w:val="28"/>
              <w:shd w:val="clear" w:color="auto" w:fill="FFFFFF"/>
              <w:rtl/>
            </w:rPr>
          </w:rPrChange>
        </w:rPr>
        <w:t xml:space="preserve"> </w:t>
      </w:r>
      <w:r w:rsidR="004E30FC" w:rsidRPr="00E25DFE">
        <w:rPr>
          <w:rFonts w:ascii="Tahoma" w:hAnsi="Tahoma" w:cs="Tahoma" w:hint="eastAsia"/>
          <w:color w:val="202122"/>
          <w:shd w:val="clear" w:color="auto" w:fill="FFFFFF"/>
          <w:rtl/>
          <w:rPrChange w:id="4317" w:author="רינת אביטל" w:date="2022-05-12T09:18:00Z">
            <w:rPr>
              <w:rFonts w:ascii="Arial" w:hAnsi="Arial" w:cs="Arial" w:hint="eastAsia"/>
              <w:color w:val="202122"/>
              <w:sz w:val="28"/>
              <w:szCs w:val="28"/>
              <w:shd w:val="clear" w:color="auto" w:fill="FFFFFF"/>
              <w:rtl/>
            </w:rPr>
          </w:rPrChange>
        </w:rPr>
        <w:t>האינטראנט</w:t>
      </w:r>
      <w:r w:rsidR="004E30FC" w:rsidRPr="00E25DFE">
        <w:rPr>
          <w:rFonts w:ascii="Tahoma" w:hAnsi="Tahoma" w:cs="Tahoma"/>
          <w:color w:val="202122"/>
          <w:shd w:val="clear" w:color="auto" w:fill="FFFFFF"/>
          <w:rtl/>
          <w:rPrChange w:id="4318" w:author="רינת אביטל" w:date="2022-05-12T09:18:00Z">
            <w:rPr>
              <w:rFonts w:ascii="Arial" w:hAnsi="Arial" w:cs="Arial"/>
              <w:color w:val="202122"/>
              <w:sz w:val="28"/>
              <w:szCs w:val="28"/>
              <w:shd w:val="clear" w:color="auto" w:fill="FFFFFF"/>
              <w:rtl/>
            </w:rPr>
          </w:rPrChange>
        </w:rPr>
        <w:t>.</w:t>
      </w:r>
      <w:r w:rsidR="004E30FC" w:rsidRPr="00E25DFE">
        <w:rPr>
          <w:rFonts w:ascii="Tahoma" w:hAnsi="Tahoma" w:cs="Tahoma"/>
          <w:color w:val="202122"/>
          <w:shd w:val="clear" w:color="auto" w:fill="FFFFFF"/>
          <w:rPrChange w:id="4319" w:author="רינת אביטל" w:date="2022-05-12T09:18:00Z">
            <w:rPr>
              <w:rFonts w:ascii="Arial" w:hAnsi="Arial" w:cs="Arial"/>
              <w:color w:val="202122"/>
              <w:sz w:val="28"/>
              <w:szCs w:val="28"/>
              <w:shd w:val="clear" w:color="auto" w:fill="FFFFFF"/>
            </w:rPr>
          </w:rPrChange>
        </w:rPr>
        <w:t xml:space="preserve"> </w:t>
      </w:r>
      <w:r w:rsidR="004E30FC" w:rsidRPr="00E25DFE">
        <w:rPr>
          <w:rFonts w:ascii="Tahoma" w:hAnsi="Tahoma" w:cs="Tahoma"/>
          <w:color w:val="202122"/>
          <w:shd w:val="clear" w:color="auto" w:fill="FFFFFF"/>
          <w:rtl/>
          <w:rPrChange w:id="4320" w:author="רינת אביטל" w:date="2022-05-12T09:18:00Z">
            <w:rPr>
              <w:rFonts w:ascii="Arial" w:hAnsi="Arial" w:cs="Arial"/>
              <w:color w:val="202122"/>
              <w:sz w:val="28"/>
              <w:szCs w:val="28"/>
              <w:shd w:val="clear" w:color="auto" w:fill="FFFFFF"/>
              <w:rtl/>
            </w:rPr>
          </w:rPrChange>
        </w:rPr>
        <w:t>הפרוטוקול פועל ב</w:t>
      </w:r>
      <w:r w:rsidR="0063165E" w:rsidRPr="00E25DFE">
        <w:rPr>
          <w:rFonts w:ascii="Tahoma" w:hAnsi="Tahoma" w:cs="Tahoma"/>
          <w:sz w:val="18"/>
          <w:szCs w:val="18"/>
          <w:rPrChange w:id="4321" w:author="רינת אביטל" w:date="2022-05-12T09:18:00Z">
            <w:rPr/>
          </w:rPrChange>
        </w:rPr>
        <w:fldChar w:fldCharType="begin"/>
      </w:r>
      <w:r w:rsidR="0063165E" w:rsidRPr="00E25DFE">
        <w:rPr>
          <w:rFonts w:ascii="Tahoma" w:hAnsi="Tahoma" w:cs="Tahoma"/>
          <w:sz w:val="18"/>
          <w:szCs w:val="18"/>
          <w:rPrChange w:id="4322" w:author="רינת אביטל" w:date="2022-05-12T09:18:00Z">
            <w:rPr/>
          </w:rPrChange>
        </w:rPr>
        <w:instrText xml:space="preserve"> HYPERLINK "https://he.wikipedia.org/wiki/%D7%A9%D7%9B%D7%91%D7%AA_%D7%94%D7%99%D7%99%D7%A9%D7%95%D7%9D_%D7%A9%D7%9C_%D7%9E%D7%95%D7%93%D7%9C_%D7%94-OSI" \o "</w:instrText>
      </w:r>
      <w:r w:rsidR="0063165E" w:rsidRPr="00E25DFE">
        <w:rPr>
          <w:rFonts w:ascii="Tahoma" w:hAnsi="Tahoma" w:cs="Tahoma" w:hint="eastAsia"/>
          <w:sz w:val="18"/>
          <w:szCs w:val="18"/>
          <w:rtl/>
          <w:rPrChange w:id="4323" w:author="רינת אביטל" w:date="2022-05-12T09:18:00Z">
            <w:rPr>
              <w:rFonts w:hint="eastAsia"/>
              <w:rtl/>
            </w:rPr>
          </w:rPrChange>
        </w:rPr>
        <w:instrText>שכבת</w:instrText>
      </w:r>
      <w:r w:rsidR="0063165E" w:rsidRPr="00E25DFE">
        <w:rPr>
          <w:rFonts w:ascii="Tahoma" w:hAnsi="Tahoma" w:cs="Tahoma"/>
          <w:sz w:val="18"/>
          <w:szCs w:val="18"/>
          <w:rtl/>
          <w:rPrChange w:id="4324" w:author="רינת אביטל" w:date="2022-05-12T09:18:00Z">
            <w:rPr>
              <w:rtl/>
            </w:rPr>
          </w:rPrChange>
        </w:rPr>
        <w:instrText xml:space="preserve"> </w:instrText>
      </w:r>
      <w:r w:rsidR="0063165E" w:rsidRPr="00E25DFE">
        <w:rPr>
          <w:rFonts w:ascii="Tahoma" w:hAnsi="Tahoma" w:cs="Tahoma" w:hint="eastAsia"/>
          <w:sz w:val="18"/>
          <w:szCs w:val="18"/>
          <w:rtl/>
          <w:rPrChange w:id="4325" w:author="רינת אביטל" w:date="2022-05-12T09:18:00Z">
            <w:rPr>
              <w:rFonts w:hint="eastAsia"/>
              <w:rtl/>
            </w:rPr>
          </w:rPrChange>
        </w:rPr>
        <w:instrText>היישום</w:instrText>
      </w:r>
      <w:r w:rsidR="0063165E" w:rsidRPr="00E25DFE">
        <w:rPr>
          <w:rFonts w:ascii="Tahoma" w:hAnsi="Tahoma" w:cs="Tahoma"/>
          <w:sz w:val="18"/>
          <w:szCs w:val="18"/>
          <w:rtl/>
          <w:rPrChange w:id="4326" w:author="רינת אביטל" w:date="2022-05-12T09:18:00Z">
            <w:rPr>
              <w:rtl/>
            </w:rPr>
          </w:rPrChange>
        </w:rPr>
        <w:instrText xml:space="preserve"> </w:instrText>
      </w:r>
      <w:r w:rsidR="0063165E" w:rsidRPr="00E25DFE">
        <w:rPr>
          <w:rFonts w:ascii="Tahoma" w:hAnsi="Tahoma" w:cs="Tahoma" w:hint="eastAsia"/>
          <w:sz w:val="18"/>
          <w:szCs w:val="18"/>
          <w:rtl/>
          <w:rPrChange w:id="4327" w:author="רינת אביטל" w:date="2022-05-12T09:18:00Z">
            <w:rPr>
              <w:rFonts w:hint="eastAsia"/>
              <w:rtl/>
            </w:rPr>
          </w:rPrChange>
        </w:rPr>
        <w:instrText>של</w:instrText>
      </w:r>
      <w:r w:rsidR="0063165E" w:rsidRPr="00E25DFE">
        <w:rPr>
          <w:rFonts w:ascii="Tahoma" w:hAnsi="Tahoma" w:cs="Tahoma"/>
          <w:sz w:val="18"/>
          <w:szCs w:val="18"/>
          <w:rtl/>
          <w:rPrChange w:id="4328" w:author="רינת אביטל" w:date="2022-05-12T09:18:00Z">
            <w:rPr>
              <w:rtl/>
            </w:rPr>
          </w:rPrChange>
        </w:rPr>
        <w:instrText xml:space="preserve"> </w:instrText>
      </w:r>
      <w:r w:rsidR="0063165E" w:rsidRPr="00E25DFE">
        <w:rPr>
          <w:rFonts w:ascii="Tahoma" w:hAnsi="Tahoma" w:cs="Tahoma" w:hint="eastAsia"/>
          <w:sz w:val="18"/>
          <w:szCs w:val="18"/>
          <w:rtl/>
          <w:rPrChange w:id="4329" w:author="רינת אביטל" w:date="2022-05-12T09:18:00Z">
            <w:rPr>
              <w:rFonts w:hint="eastAsia"/>
              <w:rtl/>
            </w:rPr>
          </w:rPrChange>
        </w:rPr>
        <w:instrText>מודל</w:instrText>
      </w:r>
      <w:r w:rsidR="0063165E" w:rsidRPr="00E25DFE">
        <w:rPr>
          <w:rFonts w:ascii="Tahoma" w:hAnsi="Tahoma" w:cs="Tahoma"/>
          <w:sz w:val="18"/>
          <w:szCs w:val="18"/>
          <w:rtl/>
          <w:rPrChange w:id="4330" w:author="רינת אביטל" w:date="2022-05-12T09:18:00Z">
            <w:rPr>
              <w:rtl/>
            </w:rPr>
          </w:rPrChange>
        </w:rPr>
        <w:instrText xml:space="preserve"> </w:instrText>
      </w:r>
      <w:r w:rsidR="0063165E" w:rsidRPr="00E25DFE">
        <w:rPr>
          <w:rFonts w:ascii="Tahoma" w:hAnsi="Tahoma" w:cs="Tahoma" w:hint="eastAsia"/>
          <w:sz w:val="18"/>
          <w:szCs w:val="18"/>
          <w:rtl/>
          <w:rPrChange w:id="4331" w:author="רינת אביטל" w:date="2022-05-12T09:18:00Z">
            <w:rPr>
              <w:rFonts w:hint="eastAsia"/>
              <w:rtl/>
            </w:rPr>
          </w:rPrChange>
        </w:rPr>
        <w:instrText>ה</w:instrText>
      </w:r>
      <w:r w:rsidR="0063165E" w:rsidRPr="00E25DFE">
        <w:rPr>
          <w:rFonts w:ascii="Tahoma" w:hAnsi="Tahoma" w:cs="Tahoma"/>
          <w:sz w:val="18"/>
          <w:szCs w:val="18"/>
          <w:rPrChange w:id="4332" w:author="רינת אביטל" w:date="2022-05-12T09:18:00Z">
            <w:rPr/>
          </w:rPrChange>
        </w:rPr>
        <w:instrText xml:space="preserve">-OSI" </w:instrText>
      </w:r>
      <w:r w:rsidR="0063165E" w:rsidRPr="00E25DFE">
        <w:rPr>
          <w:rFonts w:ascii="Tahoma" w:hAnsi="Tahoma" w:cs="Tahoma"/>
          <w:sz w:val="18"/>
          <w:szCs w:val="18"/>
          <w:rPrChange w:id="4333"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34"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E25DFE">
        <w:rPr>
          <w:rStyle w:val="Hyperlink"/>
          <w:rFonts w:ascii="Tahoma" w:hAnsi="Tahoma" w:cs="Tahoma"/>
          <w:color w:val="auto"/>
          <w:u w:val="none"/>
          <w:shd w:val="clear" w:color="auto" w:fill="FFFFFF"/>
          <w:rPrChange w:id="4335" w:author="רינת אביטל" w:date="2022-05-12T09:18:00Z">
            <w:rPr>
              <w:rStyle w:val="Hyperlink"/>
              <w:rFonts w:ascii="Arial" w:hAnsi="Arial" w:cs="Arial"/>
              <w:color w:val="auto"/>
              <w:sz w:val="28"/>
              <w:szCs w:val="28"/>
              <w:u w:val="none"/>
              <w:shd w:val="clear" w:color="auto" w:fill="FFFFFF"/>
            </w:rPr>
          </w:rPrChange>
        </w:rPr>
        <w:t>OSI</w:t>
      </w:r>
      <w:r w:rsidR="0063165E" w:rsidRPr="00E25DFE">
        <w:rPr>
          <w:rStyle w:val="Hyperlink"/>
          <w:rFonts w:ascii="Tahoma" w:hAnsi="Tahoma" w:cs="Tahoma"/>
          <w:color w:val="auto"/>
          <w:u w:val="none"/>
          <w:shd w:val="clear" w:color="auto" w:fill="FFFFFF"/>
          <w:rPrChange w:id="4336"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337" w:author="רינת אביטל" w:date="2022-05-12T09:18:00Z">
            <w:rPr>
              <w:rFonts w:ascii="Arial" w:hAnsi="Arial" w:cs="Arial"/>
              <w:sz w:val="28"/>
              <w:szCs w:val="28"/>
              <w:shd w:val="clear" w:color="auto" w:fill="FFFFFF"/>
            </w:rPr>
          </w:rPrChange>
        </w:rPr>
        <w:t> </w:t>
      </w:r>
      <w:r w:rsidR="00377256" w:rsidRPr="00E25DFE">
        <w:rPr>
          <w:rFonts w:ascii="Tahoma" w:hAnsi="Tahoma" w:cs="Tahoma"/>
          <w:shd w:val="clear" w:color="auto" w:fill="FFFFFF"/>
          <w:rPrChange w:id="4338" w:author="רינת אביטל" w:date="2022-05-12T09:18:00Z">
            <w:rPr>
              <w:rFonts w:ascii="Arial" w:hAnsi="Arial" w:cs="Arial"/>
              <w:sz w:val="28"/>
              <w:szCs w:val="28"/>
              <w:shd w:val="clear" w:color="auto" w:fill="FFFFFF"/>
            </w:rPr>
          </w:rPrChange>
        </w:rPr>
        <w:t xml:space="preserve">- </w:t>
      </w:r>
      <w:r w:rsidR="004E30FC" w:rsidRPr="00E25DFE">
        <w:rPr>
          <w:rFonts w:ascii="Tahoma" w:hAnsi="Tahoma" w:cs="Tahoma"/>
          <w:shd w:val="clear" w:color="auto" w:fill="FFFFFF"/>
          <w:rtl/>
          <w:rPrChange w:id="4339" w:author="רינת אביטל" w:date="2022-05-12T09:18:00Z">
            <w:rPr>
              <w:rFonts w:ascii="Arial" w:hAnsi="Arial" w:cs="Arial"/>
              <w:sz w:val="28"/>
              <w:szCs w:val="28"/>
              <w:shd w:val="clear" w:color="auto" w:fill="FFFFFF"/>
              <w:rtl/>
            </w:rPr>
          </w:rPrChange>
        </w:rPr>
        <w:t xml:space="preserve"> וב</w:t>
      </w:r>
      <w:r w:rsidR="0063165E" w:rsidRPr="00E25DFE">
        <w:rPr>
          <w:rFonts w:ascii="Tahoma" w:hAnsi="Tahoma" w:cs="Tahoma"/>
          <w:sz w:val="18"/>
          <w:szCs w:val="18"/>
          <w:rPrChange w:id="4340" w:author="רינת אביטל" w:date="2022-05-12T09:18:00Z">
            <w:rPr/>
          </w:rPrChange>
        </w:rPr>
        <w:fldChar w:fldCharType="begin"/>
      </w:r>
      <w:r w:rsidR="0063165E" w:rsidRPr="00E25DFE">
        <w:rPr>
          <w:rFonts w:ascii="Tahoma" w:hAnsi="Tahoma" w:cs="Tahoma"/>
          <w:sz w:val="18"/>
          <w:szCs w:val="18"/>
          <w:rPrChange w:id="4341" w:author="רינת אביטל" w:date="2022-05-12T09:18:00Z">
            <w:rPr/>
          </w:rPrChange>
        </w:rPr>
        <w:instrText xml:space="preserve"> HYPERLINK "https://he.wikipedia.org/wiki/%D7%A9%D7%9B%D7%91%D7%AA_%D7%94%D7%99%D7%99%D7%A9%D7%95%D7%9D_%D7%A9%D7%9C_%D7%9E%D7%95%D7%93%D7%9C_TCP/IP" </w:instrText>
      </w:r>
      <w:r w:rsidR="0063165E" w:rsidRPr="00E25DFE">
        <w:rPr>
          <w:rFonts w:ascii="Tahoma" w:hAnsi="Tahoma" w:cs="Tahoma"/>
          <w:sz w:val="18"/>
          <w:szCs w:val="18"/>
          <w:rPrChange w:id="4342"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43"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E25DFE">
        <w:rPr>
          <w:rStyle w:val="Hyperlink"/>
          <w:rFonts w:ascii="Tahoma" w:hAnsi="Tahoma" w:cs="Tahoma"/>
          <w:color w:val="auto"/>
          <w:u w:val="none"/>
          <w:shd w:val="clear" w:color="auto" w:fill="FFFFFF"/>
          <w:rPrChange w:id="4344"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E25DFE">
        <w:rPr>
          <w:rStyle w:val="Hyperlink"/>
          <w:rFonts w:ascii="Tahoma" w:hAnsi="Tahoma" w:cs="Tahoma"/>
          <w:color w:val="auto"/>
          <w:u w:val="none"/>
          <w:shd w:val="clear" w:color="auto" w:fill="FFFFFF"/>
          <w:rPrChange w:id="4345"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E25DFE">
        <w:rPr>
          <w:rFonts w:ascii="Tahoma" w:hAnsi="Tahoma" w:cs="Tahoma"/>
          <w:rPrChange w:id="4346" w:author="רינת אביטל" w:date="2022-05-12T09:18:00Z">
            <w:rPr>
              <w:sz w:val="28"/>
              <w:szCs w:val="28"/>
            </w:rPr>
          </w:rPrChange>
        </w:rPr>
        <w:t xml:space="preserve"> </w:t>
      </w:r>
      <w:r w:rsidR="004E30FC" w:rsidRPr="00E25DFE">
        <w:rPr>
          <w:rFonts w:ascii="Tahoma" w:hAnsi="Tahoma" w:cs="Tahoma"/>
          <w:sz w:val="20"/>
          <w:szCs w:val="20"/>
          <w:shd w:val="clear" w:color="auto" w:fill="FFFFFF"/>
          <w:rPrChange w:id="4347" w:author="רינת אביטל" w:date="2022-05-12T09:18:00Z">
            <w:rPr>
              <w:rFonts w:ascii="Arial" w:hAnsi="Arial" w:cs="Arial"/>
              <w:sz w:val="24"/>
              <w:szCs w:val="24"/>
              <w:shd w:val="clear" w:color="auto" w:fill="FFFFFF"/>
            </w:rPr>
          </w:rPrChange>
        </w:rPr>
        <w:t>.</w:t>
      </w:r>
      <w:r w:rsidR="004E30FC" w:rsidRPr="00E25DFE">
        <w:rPr>
          <w:rFonts w:ascii="Tahoma" w:hAnsi="Tahoma" w:cs="Tahoma"/>
          <w:sz w:val="28"/>
          <w:szCs w:val="28"/>
          <w:rtl/>
          <w:rPrChange w:id="4348" w:author="רינת אביטל" w:date="2022-05-12T09:18:00Z">
            <w:rPr>
              <w:sz w:val="36"/>
              <w:szCs w:val="36"/>
              <w:rtl/>
            </w:rPr>
          </w:rPrChange>
        </w:rPr>
        <w:t>.</w:t>
      </w:r>
    </w:p>
    <w:p w14:paraId="309FC61E" w14:textId="77777777" w:rsidR="00D9069A" w:rsidRPr="00FB0F25" w:rsidRDefault="00D9069A" w:rsidP="00D9069A">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49" w:author="רינת אביטל" w:date="2022-05-12T09:18:00Z">
            <w:rPr>
              <w:b/>
              <w:bCs/>
              <w:sz w:val="40"/>
              <w:szCs w:val="40"/>
              <w:rtl/>
            </w:rPr>
          </w:rPrChange>
        </w:rPr>
      </w:pPr>
      <w:bookmarkStart w:id="4350" w:name="_Toc10303961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51" w:author="רינת אביטל" w:date="2022-05-12T09:18:00Z">
            <w:rPr>
              <w:rFonts w:hint="eastAsia"/>
              <w:b/>
              <w:bCs/>
              <w:color w:val="89D7C3"/>
              <w:sz w:val="40"/>
              <w:szCs w:val="40"/>
              <w:rtl/>
            </w:rPr>
          </w:rPrChange>
        </w:rPr>
        <w:t>שרת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2"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3" w:author="רינת אביטל" w:date="2022-05-12T09:18:00Z">
            <w:rPr>
              <w:rFonts w:cstheme="minorBidi"/>
              <w:b/>
              <w:bCs/>
              <w:color w:val="89D7C3"/>
              <w:sz w:val="40"/>
              <w:szCs w:val="40"/>
              <w:rtl/>
            </w:rPr>
          </w:rPrChange>
        </w:rPr>
        <w:t>–</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55" w:author="רינת אביטל" w:date="2022-05-12T09:18:00Z">
            <w:rPr>
              <w:rFonts w:hint="eastAsia"/>
              <w:b/>
              <w:bCs/>
              <w:color w:val="89D7C3"/>
              <w:sz w:val="40"/>
              <w:szCs w:val="40"/>
              <w:rtl/>
            </w:rPr>
          </w:rPrChange>
        </w:rPr>
        <w:t>לקוח</w:t>
      </w:r>
    </w:p>
    <w:p w14:paraId="7C802850" w14:textId="77777777" w:rsidR="00D9069A" w:rsidRPr="00E25DFE" w:rsidRDefault="00D9069A" w:rsidP="00D9069A">
      <w:pPr>
        <w:pStyle w:val="a8"/>
        <w:spacing w:after="140" w:line="360" w:lineRule="auto"/>
        <w:ind w:left="1080" w:right="179" w:firstLine="360"/>
        <w:rPr>
          <w:rFonts w:ascii="Tahoma" w:hAnsi="Tahoma" w:cs="Tahoma"/>
          <w:rtl/>
          <w:rPrChange w:id="4356" w:author="רינת אביטל" w:date="2022-05-12T09:18:00Z">
            <w:rPr>
              <w:sz w:val="28"/>
              <w:szCs w:val="28"/>
              <w:rtl/>
            </w:rPr>
          </w:rPrChange>
        </w:rPr>
      </w:pPr>
      <w:r w:rsidRPr="00E25DFE">
        <w:rPr>
          <w:rFonts w:ascii="Tahoma" w:eastAsia="Arial" w:hAnsi="Tahoma" w:cs="Tahoma"/>
          <w:rtl/>
          <w:rPrChange w:id="4357" w:author="רינת אביטל" w:date="2022-05-12T09:18:00Z">
            <w:rPr>
              <w:rFonts w:ascii="Arial" w:eastAsia="Arial" w:hAnsi="Arial" w:cs="Arial"/>
              <w:sz w:val="28"/>
              <w:szCs w:val="28"/>
              <w:rtl/>
            </w:rPr>
          </w:rPrChange>
        </w:rPr>
        <w:t xml:space="preserve">צד השרת נכתב בטכנולוגית </w:t>
      </w:r>
      <w:proofErr w:type="spellStart"/>
      <w:r w:rsidRPr="00E25DFE">
        <w:rPr>
          <w:rFonts w:ascii="Tahoma" w:eastAsia="Arial" w:hAnsi="Tahoma" w:cs="Tahoma"/>
          <w:rPrChange w:id="4358" w:author="רינת אביטל" w:date="2022-05-12T09:18:00Z">
            <w:rPr>
              <w:rFonts w:ascii="Arial" w:eastAsia="Arial" w:hAnsi="Arial" w:cs="Arial"/>
              <w:sz w:val="28"/>
              <w:szCs w:val="28"/>
            </w:rPr>
          </w:rPrChange>
        </w:rPr>
        <w:t>WebApi</w:t>
      </w:r>
      <w:proofErr w:type="spellEnd"/>
      <w:r w:rsidRPr="00E25DFE">
        <w:rPr>
          <w:rFonts w:ascii="Tahoma" w:eastAsia="Arial" w:hAnsi="Tahoma" w:cs="Tahoma"/>
          <w:rtl/>
          <w:rPrChange w:id="4359" w:author="רינת אביטל" w:date="2022-05-12T09:18:00Z">
            <w:rPr>
              <w:rFonts w:ascii="Arial" w:eastAsia="Arial" w:hAnsi="Arial" w:cs="Arial"/>
              <w:sz w:val="28"/>
              <w:szCs w:val="28"/>
              <w:rtl/>
            </w:rPr>
          </w:rPrChange>
        </w:rPr>
        <w:t xml:space="preserve"> ובשפת </w:t>
      </w:r>
      <w:proofErr w:type="spellStart"/>
      <w:r w:rsidRPr="00E25DFE">
        <w:rPr>
          <w:rFonts w:ascii="Tahoma" w:eastAsia="Arial" w:hAnsi="Tahoma" w:cs="Tahoma"/>
          <w:rPrChange w:id="4360" w:author="רינת אביטל" w:date="2022-05-12T09:18:00Z">
            <w:rPr>
              <w:rFonts w:ascii="Arial" w:eastAsia="Arial" w:hAnsi="Arial" w:cs="Arial"/>
              <w:sz w:val="28"/>
              <w:szCs w:val="28"/>
            </w:rPr>
          </w:rPrChange>
        </w:rPr>
        <w:t>c#</w:t>
      </w:r>
      <w:proofErr w:type="spellEnd"/>
      <w:r w:rsidRPr="00E25DFE">
        <w:rPr>
          <w:rFonts w:ascii="Tahoma" w:eastAsia="Arial" w:hAnsi="Tahoma" w:cs="Tahoma"/>
          <w:rtl/>
          <w:rPrChange w:id="4361" w:author="רינת אביטל" w:date="2022-05-12T09:18:00Z">
            <w:rPr>
              <w:rFonts w:ascii="Arial" w:eastAsia="Arial" w:hAnsi="Arial" w:cs="Arial"/>
              <w:sz w:val="28"/>
              <w:szCs w:val="28"/>
              <w:rtl/>
            </w:rPr>
          </w:rPrChange>
        </w:rPr>
        <w:t xml:space="preserve">.  </w:t>
      </w:r>
    </w:p>
    <w:p w14:paraId="5B9786D6" w14:textId="77777777" w:rsidR="00D9069A" w:rsidRDefault="00D9069A" w:rsidP="00D9069A">
      <w:pPr>
        <w:pStyle w:val="a8"/>
        <w:spacing w:after="140" w:line="360" w:lineRule="auto"/>
        <w:ind w:left="1080" w:right="179" w:firstLine="360"/>
        <w:rPr>
          <w:rFonts w:ascii="Tahoma" w:hAnsi="Tahoma" w:cs="Tahoma"/>
          <w:highlight w:val="cyan"/>
          <w:rtl/>
        </w:rPr>
      </w:pPr>
      <w:r w:rsidRPr="00E25DFE">
        <w:rPr>
          <w:rFonts w:ascii="Tahoma" w:hAnsi="Tahoma" w:cs="Tahoma" w:hint="eastAsia"/>
          <w:rtl/>
          <w:rPrChange w:id="4362" w:author="רינת אביטל" w:date="2022-05-12T09:18:00Z">
            <w:rPr>
              <w:rFonts w:hint="eastAsia"/>
              <w:sz w:val="28"/>
              <w:szCs w:val="28"/>
              <w:rtl/>
            </w:rPr>
          </w:rPrChange>
        </w:rPr>
        <w:t>צד</w:t>
      </w:r>
      <w:r w:rsidRPr="00E25DFE">
        <w:rPr>
          <w:rFonts w:ascii="Tahoma" w:hAnsi="Tahoma" w:cs="Tahoma"/>
          <w:rtl/>
          <w:rPrChange w:id="4363" w:author="רינת אביטל" w:date="2022-05-12T09:18:00Z">
            <w:rPr>
              <w:sz w:val="28"/>
              <w:szCs w:val="28"/>
              <w:rtl/>
            </w:rPr>
          </w:rPrChange>
        </w:rPr>
        <w:t xml:space="preserve"> </w:t>
      </w:r>
      <w:r w:rsidRPr="00E25DFE">
        <w:rPr>
          <w:rFonts w:ascii="Tahoma" w:hAnsi="Tahoma" w:cs="Tahoma" w:hint="eastAsia"/>
          <w:rtl/>
          <w:rPrChange w:id="4364" w:author="רינת אביטל" w:date="2022-05-12T09:18:00Z">
            <w:rPr>
              <w:rFonts w:hint="eastAsia"/>
              <w:sz w:val="28"/>
              <w:szCs w:val="28"/>
              <w:rtl/>
            </w:rPr>
          </w:rPrChange>
        </w:rPr>
        <w:t>הלקוח</w:t>
      </w:r>
      <w:r w:rsidRPr="00E25DFE">
        <w:rPr>
          <w:rFonts w:ascii="Tahoma" w:hAnsi="Tahoma" w:cs="Tahoma"/>
          <w:rtl/>
          <w:rPrChange w:id="4365" w:author="רינת אביטל" w:date="2022-05-12T09:18:00Z">
            <w:rPr>
              <w:sz w:val="28"/>
              <w:szCs w:val="28"/>
              <w:rtl/>
            </w:rPr>
          </w:rPrChange>
        </w:rPr>
        <w:t xml:space="preserve"> </w:t>
      </w:r>
      <w:r w:rsidRPr="00E25DFE">
        <w:rPr>
          <w:rFonts w:ascii="Tahoma" w:hAnsi="Tahoma" w:cs="Tahoma" w:hint="eastAsia"/>
          <w:rtl/>
          <w:rPrChange w:id="4366" w:author="רינת אביטל" w:date="2022-05-12T09:18:00Z">
            <w:rPr>
              <w:rFonts w:hint="eastAsia"/>
              <w:sz w:val="28"/>
              <w:szCs w:val="28"/>
              <w:rtl/>
            </w:rPr>
          </w:rPrChange>
        </w:rPr>
        <w:t>נכתב</w:t>
      </w:r>
      <w:r w:rsidRPr="00E25DFE">
        <w:rPr>
          <w:rFonts w:ascii="Tahoma" w:hAnsi="Tahoma" w:cs="Tahoma"/>
          <w:rtl/>
          <w:rPrChange w:id="4367" w:author="רינת אביטל" w:date="2022-05-12T09:18:00Z">
            <w:rPr>
              <w:sz w:val="28"/>
              <w:szCs w:val="28"/>
              <w:rtl/>
            </w:rPr>
          </w:rPrChange>
        </w:rPr>
        <w:t xml:space="preserve"> </w:t>
      </w:r>
      <w:r w:rsidRPr="00E25DFE">
        <w:rPr>
          <w:rFonts w:ascii="Tahoma" w:hAnsi="Tahoma" w:cs="Tahoma" w:hint="eastAsia"/>
          <w:rtl/>
          <w:rPrChange w:id="4368" w:author="רינת אביטל" w:date="2022-05-12T09:18:00Z">
            <w:rPr>
              <w:rFonts w:hint="eastAsia"/>
              <w:sz w:val="28"/>
              <w:szCs w:val="28"/>
              <w:rtl/>
            </w:rPr>
          </w:rPrChange>
        </w:rPr>
        <w:t>בשפות</w:t>
      </w:r>
      <w:r w:rsidRPr="00E25DFE">
        <w:rPr>
          <w:rFonts w:ascii="Tahoma" w:hAnsi="Tahoma" w:cs="Tahoma"/>
          <w:rtl/>
          <w:rPrChange w:id="4369" w:author="רינת אביטל" w:date="2022-05-12T09:18:00Z">
            <w:rPr>
              <w:sz w:val="28"/>
              <w:szCs w:val="28"/>
              <w:rtl/>
            </w:rPr>
          </w:rPrChange>
        </w:rPr>
        <w:t xml:space="preserve">: </w:t>
      </w:r>
      <w:proofErr w:type="spellStart"/>
      <w:r w:rsidRPr="00E25DFE">
        <w:rPr>
          <w:rFonts w:ascii="Tahoma" w:hAnsi="Tahoma" w:cs="Tahoma"/>
          <w:rPrChange w:id="4370" w:author="רינת אביטל" w:date="2022-05-12T09:18:00Z">
            <w:rPr>
              <w:sz w:val="28"/>
              <w:szCs w:val="28"/>
            </w:rPr>
          </w:rPrChange>
        </w:rPr>
        <w:t>HTML,</w:t>
      </w:r>
      <w:r>
        <w:rPr>
          <w:rFonts w:ascii="Tahoma" w:hAnsi="Tahoma" w:cs="Tahoma"/>
        </w:rPr>
        <w:t>Css</w:t>
      </w:r>
      <w:proofErr w:type="spellEnd"/>
      <w:r w:rsidRPr="00E25DFE">
        <w:rPr>
          <w:rFonts w:ascii="Tahoma" w:hAnsi="Tahoma" w:cs="Tahoma"/>
          <w:rPrChange w:id="4371" w:author="רינת אביטל" w:date="2022-05-12T09:18:00Z">
            <w:rPr>
              <w:sz w:val="28"/>
              <w:szCs w:val="28"/>
            </w:rPr>
          </w:rPrChange>
        </w:rPr>
        <w:t>, TypeScript</w:t>
      </w:r>
      <w:r w:rsidRPr="00E25DFE">
        <w:rPr>
          <w:rFonts w:ascii="Tahoma" w:hAnsi="Tahoma" w:cs="Tahoma"/>
          <w:rtl/>
          <w:rPrChange w:id="4372" w:author="רינת אביטל" w:date="2022-05-12T09:18:00Z">
            <w:rPr>
              <w:sz w:val="28"/>
              <w:szCs w:val="28"/>
              <w:rtl/>
            </w:rPr>
          </w:rPrChange>
        </w:rPr>
        <w:t xml:space="preserve"> </w:t>
      </w:r>
      <w:r w:rsidRPr="00E25DFE">
        <w:rPr>
          <w:rFonts w:ascii="Tahoma" w:hAnsi="Tahoma" w:cs="Tahoma" w:hint="eastAsia"/>
          <w:rtl/>
          <w:rPrChange w:id="4373" w:author="רינת אביטל" w:date="2022-05-12T09:18:00Z">
            <w:rPr>
              <w:rFonts w:hint="eastAsia"/>
              <w:sz w:val="28"/>
              <w:szCs w:val="28"/>
              <w:rtl/>
            </w:rPr>
          </w:rPrChange>
        </w:rPr>
        <w:t>בטכנולוגית</w:t>
      </w:r>
      <w:r w:rsidRPr="00E25DFE">
        <w:rPr>
          <w:rFonts w:ascii="Tahoma" w:hAnsi="Tahoma" w:cs="Tahoma"/>
          <w:rtl/>
          <w:rPrChange w:id="4374" w:author="רינת אביטל" w:date="2022-05-12T09:18:00Z">
            <w:rPr>
              <w:sz w:val="28"/>
              <w:szCs w:val="28"/>
              <w:rtl/>
            </w:rPr>
          </w:rPrChange>
        </w:rPr>
        <w:t xml:space="preserve"> </w:t>
      </w:r>
      <w:r w:rsidRPr="00E25DFE">
        <w:rPr>
          <w:rFonts w:ascii="Tahoma" w:hAnsi="Tahoma" w:cs="Tahoma"/>
          <w:rPrChange w:id="4375" w:author="רינת אביטל" w:date="2022-05-12T09:18:00Z">
            <w:rPr>
              <w:sz w:val="28"/>
              <w:szCs w:val="28"/>
            </w:rPr>
          </w:rPrChange>
        </w:rPr>
        <w:t xml:space="preserve">Angular </w:t>
      </w:r>
      <w:r w:rsidRPr="00E25DFE">
        <w:rPr>
          <w:rFonts w:ascii="Tahoma" w:hAnsi="Tahoma" w:cs="Tahoma"/>
          <w:rtl/>
          <w:rPrChange w:id="4376" w:author="רינת אביטל" w:date="2022-05-12T09:18:00Z">
            <w:rPr>
              <w:sz w:val="28"/>
              <w:szCs w:val="28"/>
              <w:rtl/>
            </w:rPr>
          </w:rPrChange>
        </w:rPr>
        <w:t>.</w:t>
      </w:r>
    </w:p>
    <w:p w14:paraId="6786B74F" w14:textId="15FB925A" w:rsidR="00D9069A" w:rsidRDefault="00D9069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 xml:space="preserve">תיאור </w:t>
      </w:r>
      <w:proofErr w:type="spellStart"/>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הצפנות</w:t>
      </w:r>
      <w:proofErr w:type="spellEnd"/>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 xml:space="preserve"> </w:t>
      </w:r>
    </w:p>
    <w:p w14:paraId="6F2A52D2" w14:textId="01A733B5" w:rsidR="00D9069A" w:rsidRPr="00D9069A" w:rsidRDefault="00D9069A" w:rsidP="00D9069A">
      <w:pPr>
        <w:ind w:left="1440"/>
        <w:rPr>
          <w:rFonts w:ascii="Tahoma" w:hAnsi="Tahoma" w:cs="Tahoma"/>
          <w:color w:val="202122"/>
          <w:shd w:val="clear" w:color="auto" w:fill="FFFFFF"/>
        </w:rPr>
      </w:pPr>
      <w:r w:rsidRPr="00D9069A">
        <w:rPr>
          <w:rFonts w:ascii="Tahoma" w:hAnsi="Tahoma" w:cs="Tahoma" w:hint="cs"/>
          <w:color w:val="202122"/>
          <w:shd w:val="clear" w:color="auto" w:fill="FFFFFF"/>
          <w:rtl/>
        </w:rPr>
        <w:t>לא רלוונטי</w:t>
      </w:r>
    </w:p>
    <w:bookmarkEnd w:id="4350"/>
    <w:p w14:paraId="69614C81" w14:textId="77777777" w:rsidR="00D9069A" w:rsidRPr="00E25DFE" w:rsidRDefault="00D9069A" w:rsidP="00E25DFE">
      <w:pPr>
        <w:pStyle w:val="a8"/>
        <w:spacing w:after="140" w:line="360" w:lineRule="auto"/>
        <w:ind w:left="1080" w:right="179" w:firstLine="360"/>
        <w:rPr>
          <w:rFonts w:ascii="Tahoma" w:hAnsi="Tahoma" w:cs="Tahoma"/>
          <w:highlight w:val="cyan"/>
          <w:rtl/>
          <w:rPrChange w:id="4377" w:author="רינת אביטל" w:date="2022-05-12T09:18:00Z">
            <w:rPr>
              <w:sz w:val="28"/>
              <w:szCs w:val="28"/>
              <w:highlight w:val="cyan"/>
              <w:rtl/>
            </w:rPr>
          </w:rPrChange>
        </w:rPr>
      </w:pPr>
    </w:p>
    <w:p w14:paraId="0BF1CBA5" w14:textId="77777777" w:rsidR="00535B94" w:rsidRPr="00103DCA" w:rsidRDefault="00535B94" w:rsidP="00535B94">
      <w:pPr>
        <w:rPr>
          <w:rFonts w:ascii="Tahoma" w:hAnsi="Tahoma" w:cs="Tahoma"/>
          <w:sz w:val="20"/>
          <w:szCs w:val="20"/>
          <w:rPrChange w:id="4378" w:author="רינת אביטל" w:date="2022-05-12T09:18:00Z">
            <w:rPr/>
          </w:rPrChange>
        </w:rPr>
      </w:pPr>
    </w:p>
    <w:p w14:paraId="7C7BEE8A" w14:textId="4DA12E5D" w:rsidR="00EE3FD0" w:rsidRPr="00974BD6" w:rsidRDefault="00AD0335" w:rsidP="00974BD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79" w:author="רינת אביטל" w:date="2022-05-12T09:18:00Z">
            <w:rPr>
              <w:rtl/>
            </w:rPr>
          </w:rPrChange>
        </w:rPr>
      </w:pPr>
      <w:bookmarkStart w:id="4380" w:name="_Toc103039618"/>
      <w:ins w:id="4381" w:author="רינת אביטל" w:date="2022-05-12T13:29:00Z">
        <w:r w:rsidRPr="00FB0F25">
          <w:rPr>
            <w:rFonts w:ascii="Tahoma" w:hAnsi="Tahoma" w:cs="Tahoma"/>
            <w:b/>
            <w:bCs/>
            <w:noProof/>
            <w:color w:val="ED7D31" w:themeColor="accent2"/>
            <w:sz w:val="28"/>
            <w:szCs w:val="28"/>
            <w:rtl/>
            <w14:shadow w14:blurRad="50800" w14:dist="38100" w14:dir="18900000" w14:sx="100000" w14:sy="100000" w14:kx="0" w14:ky="0" w14:algn="bl">
              <w14:srgbClr w14:val="000000">
                <w14:alpha w14:val="60000"/>
              </w14:srgbClr>
            </w14:shadow>
          </w:rPr>
          <w:drawing>
            <wp:anchor distT="0" distB="0" distL="114300" distR="114300" simplePos="0" relativeHeight="251680768" behindDoc="1" locked="0" layoutInCell="1" allowOverlap="1" wp14:anchorId="7CD5CF2C" wp14:editId="6B882D7F">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82" w:author="רינת אביטל" w:date="2022-05-12T09:18:00Z">
            <w:rPr>
              <w:rFonts w:hint="eastAsia"/>
              <w:b/>
              <w:bCs/>
              <w:color w:val="89D7C3"/>
              <w:sz w:val="44"/>
              <w:szCs w:val="44"/>
              <w:rtl/>
            </w:rPr>
          </w:rPrChange>
        </w:rPr>
        <w:t>ניתוח</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83"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84" w:author="רינת אביטל" w:date="2022-05-12T09:18:00Z">
            <w:rPr>
              <w:rFonts w:hint="eastAsia"/>
              <w:b/>
              <w:bCs/>
              <w:color w:val="89D7C3"/>
              <w:sz w:val="44"/>
              <w:szCs w:val="44"/>
              <w:rtl/>
            </w:rPr>
          </w:rPrChange>
        </w:rPr>
        <w:t>ותרשים</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85" w:author="רינת אביטל" w:date="2022-05-12T09:18:00Z">
            <w:rPr>
              <w:b/>
              <w:bCs/>
              <w:color w:val="89D7C3"/>
              <w:sz w:val="44"/>
              <w:szCs w:val="44"/>
              <w:rtl/>
            </w:rPr>
          </w:rPrChange>
        </w:rPr>
        <w:t xml:space="preserve"> </w:t>
      </w:r>
      <w:r w:rsidR="0040191B"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386" w:author="רינת אביטל" w:date="2022-05-12T09:18:00Z">
            <w:rPr>
              <w:b/>
              <w:bCs/>
              <w:color w:val="89D7C3"/>
              <w:sz w:val="44"/>
              <w:szCs w:val="44"/>
            </w:rPr>
          </w:rPrChange>
        </w:rPr>
        <w:t>use case</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87"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88" w:author="רינת אביטל" w:date="2022-05-12T09:18:00Z">
            <w:rPr>
              <w:rFonts w:hint="eastAsia"/>
              <w:b/>
              <w:bCs/>
              <w:color w:val="89D7C3"/>
              <w:sz w:val="44"/>
              <w:szCs w:val="44"/>
              <w:rtl/>
            </w:rPr>
          </w:rPrChange>
        </w:rPr>
        <w:t>של</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89"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90" w:author="רינת אביטל" w:date="2022-05-12T09:18:00Z">
            <w:rPr>
              <w:rFonts w:hint="eastAsia"/>
              <w:b/>
              <w:bCs/>
              <w:color w:val="89D7C3"/>
              <w:sz w:val="44"/>
              <w:szCs w:val="44"/>
              <w:rtl/>
            </w:rPr>
          </w:rPrChange>
        </w:rPr>
        <w:t>המערכת</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91"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92" w:author="רינת אביטל" w:date="2022-05-12T09:18:00Z">
            <w:rPr>
              <w:rFonts w:hint="eastAsia"/>
              <w:b/>
              <w:bCs/>
              <w:color w:val="89D7C3"/>
              <w:sz w:val="44"/>
              <w:szCs w:val="44"/>
              <w:rtl/>
            </w:rPr>
          </w:rPrChange>
        </w:rPr>
        <w:t>המוצעת</w:t>
      </w:r>
      <w:bookmarkEnd w:id="4380"/>
      <w:del w:id="4393" w:author="רינת אביטל" w:date="2022-05-12T13:29:00Z">
        <w:r w:rsidR="00EE3FD0" w:rsidRPr="00103DCA" w:rsidDel="00AD0335">
          <w:rPr>
            <w:noProof/>
            <w:rtl/>
            <w:rPrChange w:id="4394" w:author="רינת אביטל" w:date="2022-05-12T09:18:00Z">
              <w:rPr>
                <w:rFonts w:cs="Arial"/>
                <w:noProof/>
                <w:rtl/>
              </w:rPr>
            </w:rPrChange>
          </w:rPr>
          <w:drawing>
            <wp:inline distT="0" distB="0" distL="0" distR="0" wp14:anchorId="68B95717" wp14:editId="62464311">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95" w:author="רינת אביטל" w:date="2022-05-12T09:18:00Z">
            <w:rPr>
              <w:b/>
              <w:bCs/>
              <w:color w:val="89D7C3"/>
              <w:sz w:val="40"/>
              <w:szCs w:val="40"/>
              <w:rtl/>
            </w:rPr>
          </w:rPrChange>
        </w:rPr>
      </w:pPr>
      <w:bookmarkStart w:id="4396" w:name="_Toc10303961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97" w:author="רינת אביטל" w:date="2022-05-12T09:18:00Z">
            <w:rPr>
              <w:rFonts w:hint="eastAsia"/>
              <w:b/>
              <w:bCs/>
              <w:color w:val="89D7C3"/>
              <w:sz w:val="40"/>
              <w:szCs w:val="40"/>
              <w:rtl/>
            </w:rPr>
          </w:rPrChange>
        </w:rPr>
        <w:t>רשימת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98"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399" w:author="רינת אביטל" w:date="2022-05-12T09:18:00Z">
            <w:rPr>
              <w:b/>
              <w:bCs/>
              <w:color w:val="89D7C3"/>
              <w:sz w:val="40"/>
              <w:szCs w:val="40"/>
            </w:rPr>
          </w:rPrChange>
        </w:rPr>
        <w:t>use case</w:t>
      </w:r>
      <w:bookmarkEnd w:id="4396"/>
    </w:p>
    <w:p w14:paraId="0B3D7470" w14:textId="7C451898" w:rsidR="00C86E67" w:rsidRDefault="00C86E67" w:rsidP="00AA7268">
      <w:pPr>
        <w:ind w:left="84"/>
        <w:rPr>
          <w:rFonts w:ascii="Tahoma" w:hAnsi="Tahoma" w:cs="Tahoma"/>
          <w:sz w:val="20"/>
          <w:szCs w:val="20"/>
          <w:rtl/>
        </w:rPr>
      </w:pPr>
      <w:r w:rsidRPr="00103DCA">
        <w:rPr>
          <w:rFonts w:ascii="Tahoma" w:hAnsi="Tahoma" w:cs="Tahoma"/>
          <w:sz w:val="20"/>
          <w:szCs w:val="20"/>
          <w:rtl/>
          <w:rPrChange w:id="4400" w:author="רינת אביטל" w:date="2022-05-12T09:18:00Z">
            <w:rPr>
              <w:rtl/>
            </w:rPr>
          </w:rPrChange>
        </w:rPr>
        <w:br/>
        <w:t xml:space="preserve"> </w:t>
      </w:r>
    </w:p>
    <w:p w14:paraId="73CBB897" w14:textId="322A6EE8" w:rsidR="00974BD6" w:rsidRPr="005607A8" w:rsidRDefault="00974BD6"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w:t>
      </w:r>
      <w:r w:rsidR="00AA7268" w:rsidRPr="005607A8">
        <w:rPr>
          <w:rFonts w:ascii="Tahoma" w:hAnsi="Tahoma" w:cs="Tahoma" w:hint="cs"/>
          <w:rtl/>
        </w:rPr>
        <w:t>מכניס את עצמו למערכת כמשתמש חדש או קיים.</w:t>
      </w:r>
    </w:p>
    <w:p w14:paraId="20ED8E0E" w14:textId="38EBE1FE" w:rsidR="00AA7268" w:rsidRPr="005607A8" w:rsidRDefault="00AA7268"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מכניס את הפונקציה לאתר </w:t>
      </w:r>
      <w:r w:rsidR="002F0E71" w:rsidRPr="005607A8">
        <w:rPr>
          <w:rFonts w:ascii="Tahoma" w:hAnsi="Tahoma" w:cs="Tahoma" w:hint="cs"/>
          <w:rtl/>
        </w:rPr>
        <w:t xml:space="preserve">שולח אותה </w:t>
      </w:r>
      <w:r w:rsidRPr="005607A8">
        <w:rPr>
          <w:rFonts w:ascii="Tahoma" w:hAnsi="Tahoma" w:cs="Tahoma" w:hint="cs"/>
          <w:rtl/>
        </w:rPr>
        <w:t>ומקבל סרטוט ויזואלי של הפונקציה.</w:t>
      </w:r>
    </w:p>
    <w:p w14:paraId="32B66A1A" w14:textId="77777777" w:rsidR="005607A8" w:rsidRDefault="002F0E71" w:rsidP="005607A8">
      <w:pPr>
        <w:pStyle w:val="a8"/>
        <w:numPr>
          <w:ilvl w:val="0"/>
          <w:numId w:val="90"/>
        </w:numPr>
        <w:spacing w:line="360" w:lineRule="auto"/>
        <w:rPr>
          <w:rFonts w:ascii="Tahoma" w:hAnsi="Tahoma" w:cs="Tahoma"/>
        </w:rPr>
      </w:pPr>
      <w:r w:rsidRPr="005607A8">
        <w:rPr>
          <w:rFonts w:ascii="Tahoma" w:hAnsi="Tahoma" w:cs="Tahoma" w:hint="cs"/>
          <w:rtl/>
        </w:rPr>
        <w:t>יכול להציג ויזואלית את גרף הנגזרת</w:t>
      </w:r>
    </w:p>
    <w:p w14:paraId="4C49B19A" w14:textId="6156B3D5" w:rsidR="002F0E71" w:rsidRPr="005607A8" w:rsidRDefault="005607A8" w:rsidP="005607A8">
      <w:pPr>
        <w:pStyle w:val="a8"/>
        <w:numPr>
          <w:ilvl w:val="0"/>
          <w:numId w:val="90"/>
        </w:numPr>
        <w:spacing w:line="360" w:lineRule="auto"/>
        <w:rPr>
          <w:rFonts w:ascii="Tahoma" w:hAnsi="Tahoma" w:cs="Tahoma"/>
          <w:rtl/>
        </w:rPr>
      </w:pPr>
      <w:r>
        <w:rPr>
          <w:rFonts w:ascii="Tahoma" w:hAnsi="Tahoma" w:cs="Tahoma" w:hint="cs"/>
          <w:rtl/>
        </w:rPr>
        <w:t>מציג את</w:t>
      </w:r>
      <w:r w:rsidR="002F0E71" w:rsidRPr="005607A8">
        <w:rPr>
          <w:rFonts w:ascii="Tahoma" w:hAnsi="Tahoma" w:cs="Tahoma" w:hint="cs"/>
          <w:rtl/>
        </w:rPr>
        <w:t xml:space="preserve"> הנקודות המיוחדות.</w:t>
      </w:r>
    </w:p>
    <w:p w14:paraId="02E28A64" w14:textId="21CBAC3C" w:rsidR="002F0E71" w:rsidRPr="005607A8" w:rsidRDefault="002F0E71" w:rsidP="005607A8">
      <w:pPr>
        <w:pStyle w:val="a8"/>
        <w:numPr>
          <w:ilvl w:val="0"/>
          <w:numId w:val="90"/>
        </w:numPr>
        <w:spacing w:line="360" w:lineRule="auto"/>
        <w:rPr>
          <w:rFonts w:ascii="Tahoma" w:hAnsi="Tahoma" w:cs="Tahoma"/>
          <w:rtl/>
        </w:rPr>
      </w:pPr>
      <w:r w:rsidRPr="005607A8">
        <w:rPr>
          <w:rFonts w:ascii="Tahoma" w:hAnsi="Tahoma" w:cs="Tahoma" w:hint="cs"/>
          <w:rtl/>
        </w:rPr>
        <w:t>בנוסף כל משתמש יוכל לראות את היסטוריית חיפושי משוואות הפונקציה שלו.</w:t>
      </w:r>
    </w:p>
    <w:p w14:paraId="27C7C335" w14:textId="77777777" w:rsidR="00974BD6" w:rsidRPr="00103DCA" w:rsidRDefault="00974BD6" w:rsidP="005E1EA6">
      <w:pPr>
        <w:rPr>
          <w:rFonts w:ascii="Tahoma" w:hAnsi="Tahoma" w:cs="Tahoma"/>
          <w:sz w:val="20"/>
          <w:szCs w:val="20"/>
          <w:rPrChange w:id="4401" w:author="רינת אביטל" w:date="2022-05-12T09:18:00Z">
            <w:rPr/>
          </w:rPrChange>
        </w:rPr>
      </w:pPr>
    </w:p>
    <w:p w14:paraId="763107CD" w14:textId="234B1F97" w:rsidR="0051280A" w:rsidRPr="00D013A6"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2" w:author="רינת אביטל" w:date="2022-05-12T09:18:00Z">
            <w:rPr>
              <w:b/>
              <w:bCs/>
              <w:color w:val="89D7C3"/>
              <w:sz w:val="40"/>
              <w:szCs w:val="40"/>
              <w:rtl/>
            </w:rPr>
          </w:rPrChange>
        </w:rPr>
      </w:pPr>
      <w:bookmarkStart w:id="4403" w:name="_Toc103039620"/>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04" w:author="רינת אביטל" w:date="2022-05-12T09:18:00Z">
            <w:rPr>
              <w:rFonts w:hint="eastAsia"/>
              <w:b/>
              <w:bCs/>
              <w:color w:val="89D7C3"/>
              <w:sz w:val="40"/>
              <w:szCs w:val="40"/>
              <w:rtl/>
            </w:rPr>
          </w:rPrChange>
        </w:rPr>
        <w:t>תיאור</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5"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06" w:author="רינת אביטל" w:date="2022-05-12T09:18:00Z">
            <w:rPr>
              <w:rFonts w:hint="eastAsia"/>
              <w:b/>
              <w:bCs/>
              <w:color w:val="89D7C3"/>
              <w:sz w:val="40"/>
              <w:szCs w:val="40"/>
              <w:rtl/>
            </w:rPr>
          </w:rPrChange>
        </w:rPr>
        <w:t>ה</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7" w:author="רינת אביטל" w:date="2022-05-12T09:18:00Z">
            <w:rPr>
              <w:b/>
              <w:bCs/>
              <w:color w:val="89D7C3"/>
              <w:sz w:val="40"/>
              <w:szCs w:val="40"/>
              <w:rtl/>
            </w:rPr>
          </w:rPrChange>
        </w:rPr>
        <w:t>-</w:t>
      </w:r>
      <w:r w:rsidRPr="00D013A6">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08" w:author="רינת אביטל" w:date="2022-05-12T09:18:00Z">
            <w:rPr>
              <w:b/>
              <w:bCs/>
              <w:color w:val="89D7C3"/>
              <w:sz w:val="40"/>
              <w:szCs w:val="40"/>
            </w:rPr>
          </w:rPrChange>
        </w:rPr>
        <w:t xml:space="preserve">use case </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9"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10" w:author="רינת אביטל" w:date="2022-05-12T09:18:00Z">
            <w:rPr>
              <w:rFonts w:hint="eastAsia"/>
              <w:b/>
              <w:bCs/>
              <w:color w:val="89D7C3"/>
              <w:sz w:val="40"/>
              <w:szCs w:val="40"/>
              <w:rtl/>
            </w:rPr>
          </w:rPrChange>
        </w:rPr>
        <w:t>העיקריים</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11"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12" w:author="רינת אביטל" w:date="2022-05-12T09:18:00Z">
            <w:rPr>
              <w:rFonts w:hint="eastAsia"/>
              <w:b/>
              <w:bCs/>
              <w:color w:val="89D7C3"/>
              <w:sz w:val="40"/>
              <w:szCs w:val="40"/>
              <w:rtl/>
            </w:rPr>
          </w:rPrChange>
        </w:rPr>
        <w:t>של</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13"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14" w:author="רינת אביטל" w:date="2022-05-12T09:18:00Z">
            <w:rPr>
              <w:rFonts w:hint="eastAsia"/>
              <w:b/>
              <w:bCs/>
              <w:color w:val="89D7C3"/>
              <w:sz w:val="40"/>
              <w:szCs w:val="40"/>
              <w:rtl/>
            </w:rPr>
          </w:rPrChange>
        </w:rPr>
        <w:t>המערכת</w:t>
      </w:r>
      <w:bookmarkEnd w:id="4403"/>
    </w:p>
    <w:p w14:paraId="719DC2E3" w14:textId="77777777" w:rsidR="00D013A6" w:rsidRPr="001169EB" w:rsidRDefault="00D013A6" w:rsidP="00D013A6">
      <w:pPr>
        <w:rPr>
          <w:rFonts w:ascii="Tahoma" w:hAnsi="Tahoma" w:cs="Tahoma"/>
          <w:b/>
          <w:sz w:val="32"/>
          <w:szCs w:val="32"/>
        </w:rPr>
      </w:pPr>
      <w:r w:rsidRPr="001169EB">
        <w:rPr>
          <w:rFonts w:ascii="Tahoma" w:hAnsi="Tahoma" w:cs="Tahoma"/>
          <w:b/>
          <w:sz w:val="32"/>
          <w:szCs w:val="32"/>
        </w:rPr>
        <w:t>UC1</w:t>
      </w:r>
    </w:p>
    <w:p w14:paraId="4C4A692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color w:val="000000"/>
        </w:rPr>
        <w:t>:</w:t>
      </w:r>
      <w:r w:rsidRPr="001169EB">
        <w:rPr>
          <w:rFonts w:ascii="Tahoma" w:eastAsia="Calibri" w:hAnsi="Tahoma" w:cs="Tahoma"/>
          <w:b/>
          <w:color w:val="000000"/>
        </w:rPr>
        <w:t>Identifier</w:t>
      </w:r>
      <w:proofErr w:type="gramEnd"/>
      <w:r w:rsidRPr="001169EB">
        <w:rPr>
          <w:rFonts w:ascii="Tahoma" w:eastAsia="Calibri" w:hAnsi="Tahoma" w:cs="Tahoma"/>
          <w:color w:val="000000"/>
        </w:rPr>
        <w:t xml:space="preserve"> UC1</w:t>
      </w:r>
    </w:p>
    <w:p w14:paraId="5DB13CE8"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הרשמה לאפליקציה.</w:t>
      </w:r>
    </w:p>
    <w:p w14:paraId="737A898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את פרטיו האישיים.</w:t>
      </w:r>
    </w:p>
    <w:p w14:paraId="3EFA62BF"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שלא קיים במערכת.</w:t>
      </w:r>
    </w:p>
    <w:p w14:paraId="26AB127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0BF0AB0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Condition Pre -: </w:t>
      </w:r>
      <w:r w:rsidRPr="001169EB">
        <w:rPr>
          <w:rFonts w:ascii="Tahoma" w:eastAsia="Calibri" w:hAnsi="Tahoma" w:cs="Tahoma"/>
          <w:color w:val="000000"/>
          <w:rtl/>
        </w:rPr>
        <w:t>לא קיים במערכת.</w:t>
      </w:r>
    </w:p>
    <w:p w14:paraId="2ADE5482"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נתוני המשתמש נקלטים במערכת. המערכת מוסיפה אותם למאגר ( ב – </w:t>
      </w:r>
      <w:r w:rsidRPr="001169EB">
        <w:rPr>
          <w:rFonts w:ascii="Tahoma" w:eastAsia="Calibri" w:hAnsi="Tahoma" w:cs="Tahoma"/>
          <w:color w:val="000000"/>
        </w:rPr>
        <w:t>Data base</w:t>
      </w:r>
      <w:r w:rsidRPr="001169EB">
        <w:rPr>
          <w:rFonts w:ascii="Tahoma" w:eastAsia="Calibri" w:hAnsi="Tahoma" w:cs="Tahoma"/>
          <w:color w:val="000000"/>
          <w:rtl/>
        </w:rPr>
        <w:t>).</w:t>
      </w:r>
    </w:p>
    <w:p w14:paraId="2E5CC9B5"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Extended use cases:</w:t>
      </w:r>
      <w:r w:rsidRPr="001169EB">
        <w:rPr>
          <w:rFonts w:ascii="Tahoma" w:eastAsia="Calibri" w:hAnsi="Tahoma" w:cs="Tahoma"/>
          <w:color w:val="000000"/>
          <w:rtl/>
        </w:rPr>
        <w:t xml:space="preserve"> בהרשמה לאפליקציה.</w:t>
      </w:r>
    </w:p>
    <w:p w14:paraId="38B2ED5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נכונים ותקינים.</w:t>
      </w:r>
    </w:p>
    <w:p w14:paraId="4348BCA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המשתמש. כעת המשתמש יכול להיכנס לאזור האישי שלו.</w:t>
      </w:r>
    </w:p>
    <w:p w14:paraId="5879875D"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מספר הזהות כבר קיים במערכת תוצג שגיאה וכן אם המשתמש לא מילא את כל השדות.</w:t>
      </w:r>
    </w:p>
    <w:p w14:paraId="494AE5EF" w14:textId="39E69BE2"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 xml:space="preserve">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5963D1E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Issues:</w:t>
      </w:r>
      <w:r w:rsidRPr="001169EB">
        <w:rPr>
          <w:rFonts w:ascii="Tahoma" w:eastAsia="Calibri" w:hAnsi="Tahoma" w:cs="Tahoma"/>
          <w:color w:val="000000"/>
          <w:rtl/>
        </w:rPr>
        <w:t xml:space="preserve"> הכנסת פרטי משתמש חדש</w:t>
      </w:r>
    </w:p>
    <w:p w14:paraId="65792B3D" w14:textId="4E7690E7" w:rsidR="00D013A6" w:rsidRPr="001169EB" w:rsidRDefault="00D013A6" w:rsidP="00D013A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67B6AF4" w14:textId="47C2D613" w:rsidR="005607A8" w:rsidRPr="001169EB" w:rsidRDefault="005607A8" w:rsidP="005607A8">
      <w:pPr>
        <w:pBdr>
          <w:top w:val="nil"/>
          <w:left w:val="nil"/>
          <w:bottom w:val="nil"/>
          <w:right w:val="nil"/>
          <w:between w:val="nil"/>
        </w:pBdr>
        <w:spacing w:line="360" w:lineRule="auto"/>
        <w:ind w:left="360"/>
        <w:rPr>
          <w:rFonts w:ascii="Tahoma" w:eastAsia="Calibri" w:hAnsi="Tahoma" w:cs="Tahoma"/>
          <w:b/>
          <w:color w:val="000000"/>
          <w:rtl/>
        </w:rPr>
      </w:pPr>
    </w:p>
    <w:p w14:paraId="20FE5B24" w14:textId="77777777" w:rsidR="005607A8" w:rsidRPr="001169EB" w:rsidRDefault="005607A8" w:rsidP="005607A8">
      <w:pPr>
        <w:rPr>
          <w:rFonts w:ascii="Tahoma" w:hAnsi="Tahoma" w:cs="Tahoma"/>
          <w:b/>
          <w:sz w:val="32"/>
          <w:szCs w:val="32"/>
        </w:rPr>
      </w:pPr>
      <w:r w:rsidRPr="001169EB">
        <w:rPr>
          <w:rFonts w:ascii="Tahoma" w:hAnsi="Tahoma" w:cs="Tahoma"/>
          <w:b/>
          <w:sz w:val="32"/>
          <w:szCs w:val="32"/>
        </w:rPr>
        <w:t>UC2</w:t>
      </w:r>
    </w:p>
    <w:p w14:paraId="58FB4560"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 xml:space="preserve"> UC</w:t>
      </w:r>
      <w:proofErr w:type="gramStart"/>
      <w:r w:rsidRPr="001169EB">
        <w:rPr>
          <w:rFonts w:ascii="Tahoma" w:eastAsia="Calibri" w:hAnsi="Tahoma" w:cs="Tahoma"/>
          <w:color w:val="000000"/>
        </w:rPr>
        <w:t>2 :</w:t>
      </w:r>
      <w:r w:rsidRPr="001169EB">
        <w:rPr>
          <w:rFonts w:ascii="Tahoma" w:hAnsi="Tahoma" w:cs="Tahoma"/>
          <w:b/>
        </w:rPr>
        <w:t>Identifier</w:t>
      </w:r>
      <w:proofErr w:type="gramEnd"/>
    </w:p>
    <w:p w14:paraId="3AA150C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התחברות לאפליקציה.</w:t>
      </w:r>
    </w:p>
    <w:p w14:paraId="59A511D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Description: </w:t>
      </w:r>
      <w:r w:rsidRPr="001169EB">
        <w:rPr>
          <w:rFonts w:ascii="Tahoma" w:eastAsia="Calibri" w:hAnsi="Tahoma" w:cs="Tahoma"/>
          <w:color w:val="000000"/>
          <w:rtl/>
        </w:rPr>
        <w:t>משתמש מכניס מספר זהות וסיסמה.</w:t>
      </w:r>
    </w:p>
    <w:p w14:paraId="2CAAA21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הקיים במערכת.</w:t>
      </w:r>
    </w:p>
    <w:p w14:paraId="2918907D"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2E6BE03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פרטי המשתמש קיימים במערכת.</w:t>
      </w:r>
    </w:p>
    <w:p w14:paraId="7B860295"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הפרטים נבדקים במידה ואכן קיימים במערכת מתבצעת התחברות – ניתן לגשת לאזור האישי.</w:t>
      </w:r>
    </w:p>
    <w:p w14:paraId="5F1E157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Extended use cases: </w:t>
      </w:r>
      <w:r w:rsidRPr="001169EB">
        <w:rPr>
          <w:rFonts w:ascii="Tahoma" w:eastAsia="Calibri" w:hAnsi="Tahoma" w:cs="Tahoma"/>
          <w:color w:val="000000"/>
          <w:rtl/>
        </w:rPr>
        <w:t>בהתחברות לאפליקציה.</w:t>
      </w:r>
    </w:p>
    <w:p w14:paraId="2029B86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קולטת את פרטי המשתמש. על מנת להתחבר המשתמש חייב להיות קיים במערכת.</w:t>
      </w:r>
    </w:p>
    <w:p w14:paraId="7B9499F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lastRenderedPageBreak/>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המשתמש לא זוהה תוצג הודעה "משתמש לא קיים" ואפשרות לנסות שוב.</w:t>
      </w:r>
    </w:p>
    <w:p w14:paraId="0EE3824F" w14:textId="272650B9"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490AC1A1"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b/>
          <w:color w:val="000000"/>
        </w:rPr>
      </w:pPr>
      <w:r w:rsidRPr="001169EB">
        <w:rPr>
          <w:rFonts w:ascii="Tahoma" w:eastAsia="Calibri" w:hAnsi="Tahoma" w:cs="Tahoma"/>
          <w:b/>
          <w:color w:val="000000"/>
        </w:rPr>
        <w:t xml:space="preserve">Issues: </w:t>
      </w:r>
    </w:p>
    <w:p w14:paraId="3CB3086B"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מספר זהות.</w:t>
      </w:r>
    </w:p>
    <w:p w14:paraId="3B56BCED"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סיסמה.</w:t>
      </w:r>
    </w:p>
    <w:p w14:paraId="099A919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Decisions: </w:t>
      </w:r>
      <w:r w:rsidRPr="001169EB">
        <w:rPr>
          <w:rFonts w:ascii="Tahoma" w:eastAsia="Calibri" w:hAnsi="Tahoma" w:cs="Tahoma"/>
          <w:color w:val="000000"/>
          <w:rtl/>
        </w:rPr>
        <w:t>אנו מסתמכים על נכונות הפרטים.</w:t>
      </w:r>
    </w:p>
    <w:p w14:paraId="189B8307" w14:textId="1EA21708" w:rsidR="005607A8" w:rsidRPr="001169EB" w:rsidRDefault="005607A8" w:rsidP="005607A8">
      <w:pPr>
        <w:pBdr>
          <w:top w:val="nil"/>
          <w:left w:val="nil"/>
          <w:bottom w:val="nil"/>
          <w:right w:val="nil"/>
          <w:between w:val="nil"/>
        </w:pBdr>
        <w:spacing w:line="360" w:lineRule="auto"/>
        <w:ind w:left="360"/>
        <w:rPr>
          <w:rFonts w:ascii="Tahoma" w:hAnsi="Tahoma" w:cs="Tahoma"/>
          <w:color w:val="000000"/>
          <w:rtl/>
        </w:rPr>
      </w:pPr>
    </w:p>
    <w:p w14:paraId="603AA1E5" w14:textId="77777777" w:rsidR="0083416F" w:rsidRPr="001169EB" w:rsidRDefault="0083416F" w:rsidP="0083416F">
      <w:pPr>
        <w:rPr>
          <w:rFonts w:ascii="Tahoma" w:hAnsi="Tahoma" w:cs="Tahoma"/>
          <w:b/>
          <w:sz w:val="32"/>
          <w:szCs w:val="32"/>
        </w:rPr>
      </w:pPr>
      <w:r w:rsidRPr="001169EB">
        <w:rPr>
          <w:rFonts w:ascii="Tahoma" w:hAnsi="Tahoma" w:cs="Tahoma"/>
          <w:b/>
          <w:sz w:val="32"/>
          <w:szCs w:val="32"/>
        </w:rPr>
        <w:t>UC3</w:t>
      </w:r>
    </w:p>
    <w:p w14:paraId="4461A7E1"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3 :</w:t>
      </w:r>
      <w:proofErr w:type="spellStart"/>
      <w:r w:rsidRPr="001169EB">
        <w:rPr>
          <w:rFonts w:ascii="Tahoma" w:hAnsi="Tahoma" w:cs="Tahoma"/>
          <w:b/>
        </w:rPr>
        <w:t>Identifie</w:t>
      </w:r>
      <w:proofErr w:type="spellEnd"/>
      <w:proofErr w:type="gramEnd"/>
      <w:r w:rsidRPr="001169EB">
        <w:rPr>
          <w:rFonts w:ascii="Tahoma" w:hAnsi="Tahoma" w:cs="Tahoma"/>
        </w:rPr>
        <w:t xml:space="preserve"> </w:t>
      </w:r>
    </w:p>
    <w:p w14:paraId="71724CD6" w14:textId="67929E9A"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הכנסת מחרוזת פונקציה והצגתה ויזואלית </w:t>
      </w:r>
    </w:p>
    <w:p w14:paraId="48FA8F60" w14:textId="4C86BF7B"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מחרוזת של משוואת פונקציה בכדי ל</w:t>
      </w:r>
      <w:r w:rsidR="0010003E" w:rsidRPr="001169EB">
        <w:rPr>
          <w:rFonts w:ascii="Tahoma" w:eastAsia="Calibri" w:hAnsi="Tahoma" w:cs="Tahoma"/>
          <w:color w:val="000000"/>
          <w:rtl/>
        </w:rPr>
        <w:t>ראות אותה ויזואלית על גבי מערכת צירים.</w:t>
      </w:r>
    </w:p>
    <w:p w14:paraId="4F5B236D"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w:t>
      </w:r>
    </w:p>
    <w:p w14:paraId="766AE65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כשמשתמש מחובר למערכת.</w:t>
      </w:r>
    </w:p>
    <w:p w14:paraId="7E14487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התחברות/ הרשמה.</w:t>
      </w:r>
    </w:p>
    <w:p w14:paraId="29D23E50" w14:textId="2EAEB86C" w:rsidR="0010003E"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w:t>
      </w:r>
      <w:r w:rsidR="0010003E" w:rsidRPr="001169EB">
        <w:rPr>
          <w:rFonts w:ascii="Tahoma" w:eastAsia="Calibri" w:hAnsi="Tahoma" w:cs="Tahoma"/>
          <w:color w:val="000000"/>
          <w:rtl/>
        </w:rPr>
        <w:t xml:space="preserve">המערכת מוסיפה את משוואת הפונקציה למאגר (ב – </w:t>
      </w:r>
      <w:r w:rsidR="0010003E" w:rsidRPr="001169EB">
        <w:rPr>
          <w:rFonts w:ascii="Tahoma" w:eastAsia="Calibri" w:hAnsi="Tahoma" w:cs="Tahoma"/>
          <w:color w:val="000000"/>
        </w:rPr>
        <w:t>Data base</w:t>
      </w:r>
      <w:r w:rsidR="0010003E" w:rsidRPr="001169EB">
        <w:rPr>
          <w:rFonts w:ascii="Tahoma" w:eastAsia="Calibri" w:hAnsi="Tahoma" w:cs="Tahoma"/>
          <w:color w:val="000000"/>
          <w:rtl/>
        </w:rPr>
        <w:t>) ומשרטטת את הפונקציה על גבי מערכת צירים.</w:t>
      </w:r>
    </w:p>
    <w:p w14:paraId="5551CB88" w14:textId="036E3081"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תקינים, </w:t>
      </w:r>
      <w:r w:rsidR="0010003E" w:rsidRPr="001169EB">
        <w:rPr>
          <w:rFonts w:ascii="Tahoma" w:eastAsia="Calibri" w:hAnsi="Tahoma" w:cs="Tahoma"/>
          <w:color w:val="000000"/>
          <w:rtl/>
        </w:rPr>
        <w:t>הפונקציה</w:t>
      </w:r>
      <w:r w:rsidRPr="001169EB">
        <w:rPr>
          <w:rFonts w:ascii="Tahoma" w:eastAsia="Calibri" w:hAnsi="Tahoma" w:cs="Tahoma"/>
          <w:color w:val="000000"/>
          <w:rtl/>
        </w:rPr>
        <w:t xml:space="preserve"> הועלתה בהצלחה</w:t>
      </w:r>
      <w:r w:rsidR="0010003E" w:rsidRPr="001169EB">
        <w:rPr>
          <w:rFonts w:ascii="Tahoma" w:eastAsia="Calibri" w:hAnsi="Tahoma" w:cs="Tahoma"/>
          <w:color w:val="000000"/>
          <w:rtl/>
        </w:rPr>
        <w:t xml:space="preserve"> ושורטטה מדויק</w:t>
      </w:r>
      <w:r w:rsidRPr="001169EB">
        <w:rPr>
          <w:rFonts w:ascii="Tahoma" w:eastAsia="Calibri" w:hAnsi="Tahoma" w:cs="Tahoma"/>
          <w:color w:val="000000"/>
          <w:rtl/>
        </w:rPr>
        <w:t>.</w:t>
      </w:r>
    </w:p>
    <w:p w14:paraId="3DF9F29A" w14:textId="245362A9"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w:t>
      </w:r>
      <w:r w:rsidR="0024746A" w:rsidRPr="001169EB">
        <w:rPr>
          <w:rFonts w:ascii="Tahoma" w:eastAsia="Calibri" w:hAnsi="Tahoma" w:cs="Tahoma"/>
          <w:color w:val="000000"/>
          <w:rtl/>
        </w:rPr>
        <w:t>הפונקציה וניתן לחזור אליה דרך ההיסטוריה</w:t>
      </w:r>
      <w:r w:rsidR="0024746A" w:rsidRPr="001169EB">
        <w:rPr>
          <w:rFonts w:ascii="Tahoma" w:hAnsi="Tahoma" w:cs="Tahoma"/>
          <w:color w:val="000000"/>
          <w:rtl/>
        </w:rPr>
        <w:t>.</w:t>
      </w:r>
    </w:p>
    <w:p w14:paraId="38DCE1C0" w14:textId="5C3915E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24746A" w:rsidRPr="001169EB">
        <w:rPr>
          <w:rFonts w:ascii="Tahoma" w:eastAsia="Calibri" w:hAnsi="Tahoma" w:cs="Tahoma"/>
          <w:color w:val="000000"/>
          <w:rtl/>
        </w:rPr>
        <w:t>הפונקציה</w:t>
      </w:r>
      <w:r w:rsidRPr="001169EB">
        <w:rPr>
          <w:rFonts w:ascii="Tahoma" w:eastAsia="Calibri" w:hAnsi="Tahoma" w:cs="Tahoma"/>
          <w:color w:val="000000"/>
          <w:rtl/>
        </w:rPr>
        <w:t xml:space="preserve"> לא הועלתה כמו שצריך תוצג הודעה מתאימה.</w:t>
      </w:r>
    </w:p>
    <w:p w14:paraId="0CCD5A7F" w14:textId="6C70C8C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3D156226" w14:textId="57E63CCE"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Issues: </w:t>
      </w:r>
      <w:r w:rsidR="0024746A" w:rsidRPr="001169EB">
        <w:rPr>
          <w:rFonts w:ascii="Tahoma" w:eastAsia="Calibri" w:hAnsi="Tahoma" w:cs="Tahoma"/>
          <w:color w:val="000000"/>
          <w:rtl/>
        </w:rPr>
        <w:t xml:space="preserve"> הכנסת משוואת פונקציה בצורה המקובלת מתמטית.</w:t>
      </w:r>
    </w:p>
    <w:p w14:paraId="551D7382" w14:textId="1BDF875A" w:rsidR="00BA6AD6" w:rsidRPr="001169EB" w:rsidRDefault="0083416F" w:rsidP="001169EB">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162582C" w14:textId="14935DEF" w:rsidR="0024746A" w:rsidRPr="001169EB" w:rsidRDefault="0024746A" w:rsidP="00543E4E">
      <w:pPr>
        <w:rPr>
          <w:rFonts w:ascii="Tahoma" w:hAnsi="Tahoma" w:cs="Tahoma"/>
          <w:color w:val="000000"/>
        </w:rPr>
      </w:pPr>
    </w:p>
    <w:p w14:paraId="745E0C82" w14:textId="44D2B2CF" w:rsidR="00BA6AD6" w:rsidRPr="001169EB" w:rsidRDefault="00BA6AD6" w:rsidP="00BA6AD6">
      <w:pPr>
        <w:rPr>
          <w:rFonts w:ascii="Tahoma" w:hAnsi="Tahoma" w:cs="Tahoma"/>
          <w:b/>
          <w:sz w:val="32"/>
          <w:szCs w:val="32"/>
          <w:rtl/>
        </w:rPr>
      </w:pPr>
      <w:r w:rsidRPr="001169EB">
        <w:rPr>
          <w:rFonts w:ascii="Tahoma" w:hAnsi="Tahoma" w:cs="Tahoma"/>
          <w:b/>
          <w:sz w:val="32"/>
          <w:szCs w:val="32"/>
        </w:rPr>
        <w:t>UC</w:t>
      </w:r>
      <w:r w:rsidR="00543E4E" w:rsidRPr="001169EB">
        <w:rPr>
          <w:rFonts w:ascii="Tahoma" w:hAnsi="Tahoma" w:cs="Tahoma"/>
          <w:b/>
          <w:sz w:val="32"/>
          <w:szCs w:val="32"/>
        </w:rPr>
        <w:t>4</w:t>
      </w:r>
    </w:p>
    <w:p w14:paraId="5712D27C" w14:textId="61A559A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00543E4E" w:rsidRPr="001169EB">
        <w:rPr>
          <w:rFonts w:ascii="Tahoma" w:eastAsia="Calibri" w:hAnsi="Tahoma" w:cs="Tahoma"/>
          <w:color w:val="000000"/>
        </w:rPr>
        <w:t>4</w:t>
      </w:r>
      <w:r w:rsidRPr="001169EB">
        <w:rPr>
          <w:rFonts w:ascii="Tahoma" w:eastAsia="Calibri" w:hAnsi="Tahoma" w:cs="Tahoma"/>
          <w:color w:val="000000"/>
        </w:rPr>
        <w:t xml:space="preserve"> :</w:t>
      </w:r>
      <w:r w:rsidRPr="001169EB">
        <w:rPr>
          <w:rFonts w:ascii="Tahoma" w:hAnsi="Tahoma" w:cs="Tahoma"/>
          <w:b/>
        </w:rPr>
        <w:t>Identifier</w:t>
      </w:r>
      <w:proofErr w:type="gramEnd"/>
      <w:r w:rsidRPr="001169EB">
        <w:rPr>
          <w:rFonts w:ascii="Tahoma" w:hAnsi="Tahoma" w:cs="Tahoma"/>
        </w:rPr>
        <w:t xml:space="preserve"> </w:t>
      </w:r>
    </w:p>
    <w:p w14:paraId="0821B13F" w14:textId="064DDABE"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צפיה </w:t>
      </w:r>
      <w:r w:rsidR="00C27ABC" w:rsidRPr="001169EB">
        <w:rPr>
          <w:rFonts w:ascii="Tahoma" w:eastAsia="Calibri" w:hAnsi="Tahoma" w:cs="Tahoma"/>
          <w:color w:val="000000"/>
          <w:rtl/>
        </w:rPr>
        <w:t xml:space="preserve">ויזואלית </w:t>
      </w:r>
      <w:r w:rsidRPr="001169EB">
        <w:rPr>
          <w:rFonts w:ascii="Tahoma" w:eastAsia="Calibri" w:hAnsi="Tahoma" w:cs="Tahoma"/>
          <w:color w:val="000000"/>
          <w:rtl/>
        </w:rPr>
        <w:t>בפונקציית הנגזרת של המשוואה.</w:t>
      </w:r>
    </w:p>
    <w:p w14:paraId="0F997B55" w14:textId="587D4216"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לאחר הכנסת משוואת הפונקציה למערכת המשתמש יוכל לצפות בפונקציית הנגזרת של הפונקציה שהזין</w:t>
      </w:r>
      <w:r w:rsidRPr="001169EB">
        <w:rPr>
          <w:rFonts w:ascii="Tahoma" w:hAnsi="Tahoma" w:cs="Tahoma"/>
          <w:color w:val="000000"/>
          <w:rtl/>
        </w:rPr>
        <w:t>.</w:t>
      </w:r>
    </w:p>
    <w:p w14:paraId="0E1D1D43" w14:textId="6A0C3DD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0DF83B5B" w14:textId="2CEC9FB4"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lastRenderedPageBreak/>
        <w:t>Frequency:</w:t>
      </w:r>
      <w:r w:rsidRPr="001169EB">
        <w:rPr>
          <w:rFonts w:ascii="Tahoma" w:eastAsia="Calibri" w:hAnsi="Tahoma" w:cs="Tahoma"/>
          <w:color w:val="000000"/>
          <w:rtl/>
        </w:rPr>
        <w:t xml:space="preserve"> לאחר הכנסת משוואת פונקציה.</w:t>
      </w:r>
    </w:p>
    <w:p w14:paraId="0709C563" w14:textId="620E2297"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C27ABC" w:rsidRPr="001169EB">
        <w:rPr>
          <w:rFonts w:ascii="Tahoma" w:eastAsia="Calibri" w:hAnsi="Tahoma" w:cs="Tahoma"/>
          <w:color w:val="000000"/>
          <w:rtl/>
        </w:rPr>
        <w:t>המשתמש הכניס משוואת פונקציה למערכת</w:t>
      </w:r>
      <w:r w:rsidRPr="001169EB">
        <w:rPr>
          <w:rFonts w:ascii="Tahoma" w:eastAsia="Calibri" w:hAnsi="Tahoma" w:cs="Tahoma"/>
          <w:color w:val="000000"/>
          <w:rtl/>
        </w:rPr>
        <w:t>.</w:t>
      </w:r>
    </w:p>
    <w:p w14:paraId="1CE62AB4" w14:textId="30A02B49"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w:t>
      </w:r>
      <w:r w:rsidR="00C27ABC" w:rsidRPr="001169EB">
        <w:rPr>
          <w:rFonts w:ascii="Tahoma" w:eastAsia="Calibri" w:hAnsi="Tahoma" w:cs="Tahoma"/>
          <w:color w:val="000000"/>
          <w:rtl/>
        </w:rPr>
        <w:t>צופה בפונקציית הנגזרת של המשוואה</w:t>
      </w:r>
      <w:r w:rsidRPr="001169EB">
        <w:rPr>
          <w:rFonts w:ascii="Tahoma" w:eastAsia="Calibri" w:hAnsi="Tahoma" w:cs="Tahoma"/>
          <w:color w:val="000000"/>
          <w:rtl/>
        </w:rPr>
        <w:t>.</w:t>
      </w:r>
    </w:p>
    <w:p w14:paraId="51037EDF" w14:textId="7A80BCDC" w:rsidR="00BA6AD6" w:rsidRPr="001169EB" w:rsidRDefault="00BA6AD6" w:rsidP="00C27ABC">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C27ABC" w:rsidRPr="001169EB">
        <w:rPr>
          <w:rFonts w:ascii="Tahoma" w:eastAsia="Calibri" w:hAnsi="Tahoma" w:cs="Tahoma"/>
          <w:color w:val="000000"/>
          <w:rtl/>
        </w:rPr>
        <w:t>הפונקציה שהוכנסה תקינה</w:t>
      </w:r>
      <w:r w:rsidRPr="001169EB">
        <w:rPr>
          <w:rFonts w:ascii="Tahoma" w:eastAsia="Calibri" w:hAnsi="Tahoma" w:cs="Tahoma"/>
          <w:color w:val="000000"/>
          <w:rtl/>
        </w:rPr>
        <w:t>.</w:t>
      </w:r>
    </w:p>
    <w:p w14:paraId="0E2703D0" w14:textId="58963DC9" w:rsidR="00BA6AD6" w:rsidRPr="001169EB" w:rsidRDefault="00BA6AD6" w:rsidP="00BA6AD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55D82F42" w14:textId="77777777" w:rsidR="00543E4E" w:rsidRPr="001169EB" w:rsidRDefault="00543E4E" w:rsidP="00543E4E">
      <w:pPr>
        <w:rPr>
          <w:rFonts w:ascii="Tahoma" w:hAnsi="Tahoma" w:cs="Tahoma"/>
          <w:b/>
          <w:sz w:val="32"/>
          <w:szCs w:val="32"/>
        </w:rPr>
      </w:pPr>
      <w:r w:rsidRPr="001169EB">
        <w:rPr>
          <w:rFonts w:ascii="Tahoma" w:hAnsi="Tahoma" w:cs="Tahoma"/>
          <w:b/>
          <w:sz w:val="32"/>
          <w:szCs w:val="32"/>
        </w:rPr>
        <w:t>UC5</w:t>
      </w:r>
    </w:p>
    <w:p w14:paraId="6199D7EF"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65FDC74F" w14:textId="63E1220E"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צפיה ב</w:t>
      </w:r>
      <w:r w:rsidR="00E10709" w:rsidRPr="001169EB">
        <w:rPr>
          <w:rFonts w:ascii="Tahoma" w:eastAsia="Calibri" w:hAnsi="Tahoma" w:cs="Tahoma"/>
          <w:color w:val="000000"/>
          <w:rtl/>
        </w:rPr>
        <w:t>נ</w:t>
      </w:r>
      <w:r w:rsidRPr="001169EB">
        <w:rPr>
          <w:rFonts w:ascii="Tahoma" w:eastAsia="Calibri" w:hAnsi="Tahoma" w:cs="Tahoma"/>
          <w:color w:val="000000"/>
          <w:rtl/>
        </w:rPr>
        <w:t>קודות מיוחדות של הפונקציה.</w:t>
      </w:r>
    </w:p>
    <w:p w14:paraId="53D41995" w14:textId="5E544D22"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לאחר הכנסת משוואת הפונקציה למערכת המשתמש יוכל לצפות בנקודות מיוחדות של הפונקציה, נקודות קיצון, נקודות אפס</w:t>
      </w:r>
      <w:r w:rsidRPr="001169EB">
        <w:rPr>
          <w:rFonts w:ascii="Tahoma" w:hAnsi="Tahoma" w:cs="Tahoma"/>
          <w:color w:val="000000"/>
          <w:rtl/>
        </w:rPr>
        <w:t>.</w:t>
      </w:r>
    </w:p>
    <w:p w14:paraId="0AE65AF3"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423BCC62"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הכנסת משוואת פונקציה.</w:t>
      </w:r>
    </w:p>
    <w:p w14:paraId="0B1C969C"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Pr="001169EB">
        <w:rPr>
          <w:rFonts w:ascii="Tahoma" w:eastAsia="Calibri" w:hAnsi="Tahoma" w:cs="Tahoma"/>
          <w:color w:val="000000"/>
          <w:rtl/>
        </w:rPr>
        <w:t>המשתמש הכניס משוואת פונקציה למערכת.</w:t>
      </w:r>
    </w:p>
    <w:p w14:paraId="62CA8B54" w14:textId="700777F4"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בנקודות מיוחדות של הפונקציה אותה הכניס.</w:t>
      </w:r>
    </w:p>
    <w:p w14:paraId="0F4FF940" w14:textId="65F94039"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הפונקציה שהוכנסה תקינה</w:t>
      </w:r>
      <w:r w:rsidR="00E10709" w:rsidRPr="001169EB">
        <w:rPr>
          <w:rFonts w:ascii="Tahoma" w:eastAsia="Calibri" w:hAnsi="Tahoma" w:cs="Tahoma"/>
          <w:color w:val="000000"/>
          <w:rtl/>
        </w:rPr>
        <w:t xml:space="preserve"> והיא ממעלה שניה ומטה</w:t>
      </w:r>
      <w:r w:rsidRPr="001169EB">
        <w:rPr>
          <w:rFonts w:ascii="Tahoma" w:eastAsia="Calibri" w:hAnsi="Tahoma" w:cs="Tahoma"/>
          <w:color w:val="000000"/>
          <w:rtl/>
        </w:rPr>
        <w:t>.</w:t>
      </w:r>
    </w:p>
    <w:p w14:paraId="0A19B6AA"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לא נמצאה התאמה תוצג הודעה על כך.</w:t>
      </w:r>
    </w:p>
    <w:p w14:paraId="178143E5" w14:textId="308077BC" w:rsidR="00543E4E" w:rsidRPr="001169EB" w:rsidRDefault="00543E4E" w:rsidP="00543E4E">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75DC7C15" w14:textId="657F5B3E" w:rsidR="00E10709" w:rsidRPr="001169EB" w:rsidRDefault="00E10709" w:rsidP="00E10709">
      <w:pPr>
        <w:rPr>
          <w:rFonts w:ascii="Tahoma" w:hAnsi="Tahoma" w:cs="Tahoma"/>
          <w:b/>
          <w:sz w:val="32"/>
          <w:szCs w:val="32"/>
        </w:rPr>
      </w:pPr>
      <w:r w:rsidRPr="001169EB">
        <w:rPr>
          <w:rFonts w:ascii="Tahoma" w:hAnsi="Tahoma" w:cs="Tahoma"/>
          <w:b/>
          <w:sz w:val="32"/>
          <w:szCs w:val="32"/>
        </w:rPr>
        <w:t>UC6</w:t>
      </w:r>
    </w:p>
    <w:p w14:paraId="26913641"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2BDB2292" w14:textId="3FDEB859"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צפיה בהיסטוריית חיפושים של משתמש.</w:t>
      </w:r>
    </w:p>
    <w:p w14:paraId="10CA1568" w14:textId="44C2FE1F"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רשום במערכת יוכל לצפות </w:t>
      </w:r>
      <w:r w:rsidR="006B0FA6" w:rsidRPr="001169EB">
        <w:rPr>
          <w:rFonts w:ascii="Tahoma" w:eastAsia="Calibri" w:hAnsi="Tahoma" w:cs="Tahoma"/>
          <w:color w:val="000000"/>
          <w:rtl/>
        </w:rPr>
        <w:t>בכל הפונקציות שכבר הכניס למערכת ולחזור לפתור אותן ולהפעיל עליה פעולות נוספות</w:t>
      </w:r>
    </w:p>
    <w:p w14:paraId="33A3EC82"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32B4F3C5" w14:textId="36F14F22"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w:t>
      </w:r>
      <w:r w:rsidR="006B0FA6" w:rsidRPr="001169EB">
        <w:rPr>
          <w:rFonts w:ascii="Tahoma" w:eastAsia="Calibri" w:hAnsi="Tahoma" w:cs="Tahoma"/>
          <w:color w:val="000000"/>
          <w:rtl/>
        </w:rPr>
        <w:t>כניסתו למערכת</w:t>
      </w:r>
      <w:r w:rsidRPr="001169EB">
        <w:rPr>
          <w:rFonts w:ascii="Tahoma" w:eastAsia="Calibri" w:hAnsi="Tahoma" w:cs="Tahoma"/>
          <w:color w:val="000000"/>
          <w:rtl/>
        </w:rPr>
        <w:t>.</w:t>
      </w:r>
    </w:p>
    <w:p w14:paraId="62F89D6A" w14:textId="04838B88"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6B0FA6" w:rsidRPr="001169EB">
        <w:rPr>
          <w:rFonts w:ascii="Tahoma" w:eastAsia="Calibri" w:hAnsi="Tahoma" w:cs="Tahoma"/>
          <w:color w:val="000000"/>
          <w:rtl/>
        </w:rPr>
        <w:t>המשתמש נכנס למערכת</w:t>
      </w:r>
      <w:r w:rsidRPr="001169EB">
        <w:rPr>
          <w:rFonts w:ascii="Tahoma" w:eastAsia="Calibri" w:hAnsi="Tahoma" w:cs="Tahoma"/>
          <w:color w:val="000000"/>
          <w:rtl/>
        </w:rPr>
        <w:t>.</w:t>
      </w:r>
    </w:p>
    <w:p w14:paraId="76BBC4F8" w14:textId="6602D59D"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w:t>
      </w:r>
      <w:r w:rsidR="006B0FA6" w:rsidRPr="001169EB">
        <w:rPr>
          <w:rFonts w:ascii="Tahoma" w:eastAsia="Calibri" w:hAnsi="Tahoma" w:cs="Tahoma"/>
          <w:color w:val="000000"/>
          <w:rtl/>
        </w:rPr>
        <w:t>בהיסטוריית החיפושים של המשוואות שלו</w:t>
      </w:r>
      <w:r w:rsidRPr="001169EB">
        <w:rPr>
          <w:rFonts w:ascii="Tahoma" w:eastAsia="Calibri" w:hAnsi="Tahoma" w:cs="Tahoma"/>
          <w:color w:val="000000"/>
          <w:rtl/>
        </w:rPr>
        <w:t>.</w:t>
      </w:r>
    </w:p>
    <w:p w14:paraId="1C8059A7" w14:textId="5D232EC0"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6B0FA6" w:rsidRPr="001169EB">
        <w:rPr>
          <w:rFonts w:ascii="Tahoma" w:eastAsia="Calibri" w:hAnsi="Tahoma" w:cs="Tahoma"/>
          <w:color w:val="000000"/>
          <w:rtl/>
        </w:rPr>
        <w:t>קיימים חיפושים קודמים של פונקציות למשתמש זה</w:t>
      </w:r>
      <w:r w:rsidRPr="001169EB">
        <w:rPr>
          <w:rFonts w:ascii="Tahoma" w:eastAsia="Calibri" w:hAnsi="Tahoma" w:cs="Tahoma"/>
          <w:color w:val="000000"/>
          <w:rtl/>
        </w:rPr>
        <w:t>.</w:t>
      </w:r>
    </w:p>
    <w:p w14:paraId="02FC2361" w14:textId="5FDAF30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6B0FA6" w:rsidRPr="001169EB">
        <w:rPr>
          <w:rFonts w:ascii="Tahoma" w:eastAsia="Calibri" w:hAnsi="Tahoma" w:cs="Tahoma"/>
          <w:color w:val="000000"/>
          <w:rtl/>
        </w:rPr>
        <w:t>המשתמש לא קיים או שלא קיימים חיפושים קודמים</w:t>
      </w:r>
      <w:r w:rsidRPr="001169EB">
        <w:rPr>
          <w:rFonts w:ascii="Tahoma" w:eastAsia="Calibri" w:hAnsi="Tahoma" w:cs="Tahoma"/>
          <w:color w:val="000000"/>
          <w:rtl/>
        </w:rPr>
        <w:t xml:space="preserve"> התאמה תוצג הודעה על כך.</w:t>
      </w:r>
    </w:p>
    <w:p w14:paraId="1DE5ED33" w14:textId="77777777" w:rsidR="00E10709" w:rsidRPr="001169EB" w:rsidRDefault="00E10709" w:rsidP="00E10709">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4B7E373F" w14:textId="77777777" w:rsidR="00E10709" w:rsidRPr="00E10709" w:rsidRDefault="00E10709" w:rsidP="00E10709">
      <w:pPr>
        <w:pBdr>
          <w:top w:val="nil"/>
          <w:left w:val="nil"/>
          <w:bottom w:val="nil"/>
          <w:right w:val="nil"/>
          <w:between w:val="nil"/>
        </w:pBdr>
        <w:spacing w:line="360" w:lineRule="auto"/>
        <w:rPr>
          <w:color w:val="000000"/>
          <w:sz w:val="24"/>
          <w:szCs w:val="24"/>
        </w:rPr>
      </w:pPr>
    </w:p>
    <w:p w14:paraId="6D8E9222" w14:textId="77777777" w:rsidR="00D013A6" w:rsidRPr="00D013A6" w:rsidRDefault="00D013A6" w:rsidP="005E1EA6">
      <w:pPr>
        <w:spacing w:line="360" w:lineRule="auto"/>
        <w:rPr>
          <w:rFonts w:ascii="Tahoma" w:hAnsi="Tahoma" w:cs="Tahoma"/>
          <w:rtl/>
        </w:rPr>
      </w:pPr>
    </w:p>
    <w:p w14:paraId="37A55AC4" w14:textId="77777777" w:rsidR="00171430" w:rsidRPr="005E1EA6" w:rsidRDefault="00171430" w:rsidP="005E1EA6">
      <w:pPr>
        <w:spacing w:line="360" w:lineRule="auto"/>
        <w:rPr>
          <w:rFonts w:ascii="Tahoma" w:hAnsi="Tahoma" w:cs="Tahoma"/>
          <w:rtl/>
          <w:rPrChange w:id="4415" w:author="רינת אביטל" w:date="2022-05-12T09:18:00Z">
            <w:rPr>
              <w:rtl/>
            </w:rPr>
          </w:rPrChange>
        </w:rPr>
      </w:pPr>
    </w:p>
    <w:p w14:paraId="0F64F65D" w14:textId="6D00CC89" w:rsidR="00902CEC"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16" w:author="רינת אביטל" w:date="2022-05-12T09:18:00Z">
            <w:rPr>
              <w:b/>
              <w:bCs/>
              <w:color w:val="89D7C3"/>
              <w:sz w:val="40"/>
              <w:szCs w:val="40"/>
              <w:rtl/>
            </w:rPr>
          </w:rPrChange>
        </w:rPr>
      </w:pPr>
      <w:bookmarkStart w:id="4417" w:name="_Toc10303962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18" w:author="רינת אביטל" w:date="2022-05-12T09:18:00Z">
            <w:rPr>
              <w:rFonts w:hint="eastAsia"/>
              <w:b/>
              <w:bCs/>
              <w:color w:val="89D7C3"/>
              <w:sz w:val="40"/>
              <w:szCs w:val="40"/>
              <w:rtl/>
            </w:rPr>
          </w:rPrChange>
        </w:rPr>
        <w:t>מבני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1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20" w:author="רינת אביטל" w:date="2022-05-12T09:18:00Z">
            <w:rPr>
              <w:rFonts w:hint="eastAsia"/>
              <w:b/>
              <w:bCs/>
              <w:color w:val="89D7C3"/>
              <w:sz w:val="40"/>
              <w:szCs w:val="40"/>
              <w:rtl/>
            </w:rPr>
          </w:rPrChange>
        </w:rPr>
        <w:t>נתונים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2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22" w:author="רינת אביטל" w:date="2022-05-12T09:18:00Z">
            <w:rPr>
              <w:rFonts w:hint="eastAsia"/>
              <w:b/>
              <w:bCs/>
              <w:color w:val="89D7C3"/>
              <w:sz w:val="40"/>
              <w:szCs w:val="40"/>
              <w:rtl/>
            </w:rPr>
          </w:rPrChange>
        </w:rPr>
        <w:t>בהם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2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24" w:author="רינת אביטל" w:date="2022-05-12T09:18:00Z">
            <w:rPr>
              <w:rFonts w:hint="eastAsia"/>
              <w:b/>
              <w:bCs/>
              <w:color w:val="89D7C3"/>
              <w:sz w:val="40"/>
              <w:szCs w:val="40"/>
              <w:rtl/>
            </w:rPr>
          </w:rPrChange>
        </w:rPr>
        <w:t>משתמשים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25"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26" w:author="רינת אביטל" w:date="2022-05-12T09:18:00Z">
            <w:rPr>
              <w:rFonts w:hint="eastAsia"/>
              <w:b/>
              <w:bCs/>
              <w:color w:val="89D7C3"/>
              <w:sz w:val="40"/>
              <w:szCs w:val="40"/>
              <w:rtl/>
            </w:rPr>
          </w:rPrChange>
        </w:rPr>
        <w:t>בפרויקט</w:t>
      </w:r>
      <w:bookmarkEnd w:id="4417"/>
    </w:p>
    <w:p w14:paraId="65154A25" w14:textId="2C241D49" w:rsidR="00DA3E44" w:rsidRDefault="00902CEC" w:rsidP="005E1EA6">
      <w:pPr>
        <w:rPr>
          <w:rFonts w:ascii="Tahoma" w:hAnsi="Tahoma" w:cs="Tahoma"/>
          <w:sz w:val="24"/>
          <w:szCs w:val="24"/>
          <w:rtl/>
        </w:rPr>
      </w:pPr>
      <w:r w:rsidRPr="00103DCA">
        <w:rPr>
          <w:rFonts w:ascii="Tahoma" w:hAnsi="Tahoma" w:cs="Tahoma" w:hint="eastAsia"/>
          <w:sz w:val="24"/>
          <w:szCs w:val="24"/>
          <w:rtl/>
          <w:rPrChange w:id="4427" w:author="רינת אביטל" w:date="2022-05-12T09:18:00Z">
            <w:rPr>
              <w:rFonts w:hint="eastAsia"/>
              <w:sz w:val="28"/>
              <w:szCs w:val="28"/>
              <w:rtl/>
            </w:rPr>
          </w:rPrChange>
        </w:rPr>
        <w:t>בפרויקט</w:t>
      </w:r>
      <w:r w:rsidRPr="00103DCA">
        <w:rPr>
          <w:rFonts w:ascii="Tahoma" w:hAnsi="Tahoma" w:cs="Tahoma"/>
          <w:sz w:val="24"/>
          <w:szCs w:val="24"/>
          <w:rtl/>
          <w:rPrChange w:id="4428" w:author="רינת אביטל" w:date="2022-05-12T09:18:00Z">
            <w:rPr>
              <w:sz w:val="28"/>
              <w:szCs w:val="28"/>
              <w:rtl/>
            </w:rPr>
          </w:rPrChange>
        </w:rPr>
        <w:t xml:space="preserve"> </w:t>
      </w:r>
      <w:r w:rsidRPr="00103DCA">
        <w:rPr>
          <w:rFonts w:ascii="Tahoma" w:hAnsi="Tahoma" w:cs="Tahoma" w:hint="eastAsia"/>
          <w:sz w:val="24"/>
          <w:szCs w:val="24"/>
          <w:rtl/>
          <w:rPrChange w:id="4429" w:author="רינת אביטל" w:date="2022-05-12T09:18:00Z">
            <w:rPr>
              <w:rFonts w:hint="eastAsia"/>
              <w:sz w:val="28"/>
              <w:szCs w:val="28"/>
              <w:rtl/>
            </w:rPr>
          </w:rPrChange>
        </w:rPr>
        <w:t>השתמשתי</w:t>
      </w:r>
      <w:r w:rsidRPr="00103DCA">
        <w:rPr>
          <w:rFonts w:ascii="Tahoma" w:hAnsi="Tahoma" w:cs="Tahoma"/>
          <w:sz w:val="24"/>
          <w:szCs w:val="24"/>
          <w:rtl/>
          <w:rPrChange w:id="4430" w:author="רינת אביטל" w:date="2022-05-12T09:18:00Z">
            <w:rPr>
              <w:sz w:val="28"/>
              <w:szCs w:val="28"/>
              <w:rtl/>
            </w:rPr>
          </w:rPrChange>
        </w:rPr>
        <w:t xml:space="preserve"> </w:t>
      </w:r>
      <w:r w:rsidRPr="00103DCA">
        <w:rPr>
          <w:rFonts w:ascii="Tahoma" w:hAnsi="Tahoma" w:cs="Tahoma" w:hint="eastAsia"/>
          <w:sz w:val="24"/>
          <w:szCs w:val="24"/>
          <w:rtl/>
          <w:rPrChange w:id="4431" w:author="רינת אביטל" w:date="2022-05-12T09:18:00Z">
            <w:rPr>
              <w:rFonts w:hint="eastAsia"/>
              <w:sz w:val="28"/>
              <w:szCs w:val="28"/>
              <w:rtl/>
            </w:rPr>
          </w:rPrChange>
        </w:rPr>
        <w:t>במבנה</w:t>
      </w:r>
      <w:r w:rsidRPr="00103DCA">
        <w:rPr>
          <w:rFonts w:ascii="Tahoma" w:hAnsi="Tahoma" w:cs="Tahoma"/>
          <w:sz w:val="24"/>
          <w:szCs w:val="24"/>
          <w:rtl/>
          <w:rPrChange w:id="4432" w:author="רינת אביטל" w:date="2022-05-12T09:18:00Z">
            <w:rPr>
              <w:sz w:val="28"/>
              <w:szCs w:val="28"/>
              <w:rtl/>
            </w:rPr>
          </w:rPrChange>
        </w:rPr>
        <w:t xml:space="preserve"> </w:t>
      </w:r>
      <w:r w:rsidRPr="00103DCA">
        <w:rPr>
          <w:rFonts w:ascii="Tahoma" w:hAnsi="Tahoma" w:cs="Tahoma" w:hint="eastAsia"/>
          <w:sz w:val="24"/>
          <w:szCs w:val="24"/>
          <w:rtl/>
          <w:rPrChange w:id="4433" w:author="רינת אביטל" w:date="2022-05-12T09:18:00Z">
            <w:rPr>
              <w:rFonts w:hint="eastAsia"/>
              <w:sz w:val="28"/>
              <w:szCs w:val="28"/>
              <w:rtl/>
            </w:rPr>
          </w:rPrChange>
        </w:rPr>
        <w:t>הנתונים</w:t>
      </w:r>
      <w:r w:rsidRPr="00103DCA">
        <w:rPr>
          <w:rFonts w:ascii="Tahoma" w:hAnsi="Tahoma" w:cs="Tahoma"/>
          <w:sz w:val="24"/>
          <w:szCs w:val="24"/>
          <w:rtl/>
          <w:rPrChange w:id="4434" w:author="רינת אביטל" w:date="2022-05-12T09:18:00Z">
            <w:rPr>
              <w:sz w:val="28"/>
              <w:szCs w:val="28"/>
              <w:rtl/>
            </w:rPr>
          </w:rPrChange>
        </w:rPr>
        <w:t xml:space="preserve"> </w:t>
      </w:r>
      <w:r w:rsidR="005E1EA6">
        <w:rPr>
          <w:rFonts w:ascii="Tahoma" w:hAnsi="Tahoma" w:cs="Tahoma" w:hint="cs"/>
          <w:sz w:val="24"/>
          <w:szCs w:val="24"/>
          <w:rtl/>
        </w:rPr>
        <w:t>שייצרתי בעצמי לצורך האלגוריתם.</w:t>
      </w:r>
    </w:p>
    <w:p w14:paraId="008447E6" w14:textId="6C9BF4F6" w:rsidR="005E1EA6" w:rsidRDefault="005E1EA6" w:rsidP="005E1EA6">
      <w:pPr>
        <w:rPr>
          <w:rFonts w:ascii="Tahoma" w:hAnsi="Tahoma" w:cs="Tahoma"/>
          <w:sz w:val="24"/>
          <w:szCs w:val="24"/>
          <w:rtl/>
        </w:rPr>
      </w:pPr>
      <w:r>
        <w:rPr>
          <w:rFonts w:ascii="Tahoma" w:hAnsi="Tahoma" w:cs="Tahoma" w:hint="cs"/>
          <w:sz w:val="24"/>
          <w:szCs w:val="24"/>
          <w:rtl/>
        </w:rPr>
        <w:t xml:space="preserve">מבנה הנתונים הוא </w:t>
      </w:r>
      <w:r w:rsidRPr="000A35B9">
        <w:rPr>
          <w:rFonts w:ascii="Tahoma" w:hAnsi="Tahoma" w:cs="Tahoma" w:hint="cs"/>
          <w:color w:val="2E74B5" w:themeColor="accent5" w:themeShade="BF"/>
          <w:sz w:val="24"/>
          <w:szCs w:val="24"/>
        </w:rPr>
        <w:t>E</w:t>
      </w:r>
      <w:r w:rsidRPr="000A35B9">
        <w:rPr>
          <w:rFonts w:ascii="Tahoma" w:hAnsi="Tahoma" w:cs="Tahoma"/>
          <w:color w:val="2E74B5" w:themeColor="accent5" w:themeShade="BF"/>
          <w:sz w:val="24"/>
          <w:szCs w:val="24"/>
        </w:rPr>
        <w:t>quation</w:t>
      </w:r>
      <w:r w:rsidRPr="000A35B9">
        <w:rPr>
          <w:rFonts w:ascii="Tahoma" w:hAnsi="Tahoma" w:cs="Tahoma" w:hint="cs"/>
          <w:color w:val="2E74B5" w:themeColor="accent5" w:themeShade="BF"/>
          <w:sz w:val="24"/>
          <w:szCs w:val="24"/>
          <w:rtl/>
        </w:rPr>
        <w:t xml:space="preserve"> </w:t>
      </w:r>
      <w:r>
        <w:rPr>
          <w:rFonts w:ascii="Tahoma" w:hAnsi="Tahoma" w:cs="Tahoma" w:hint="cs"/>
          <w:sz w:val="24"/>
          <w:szCs w:val="24"/>
          <w:rtl/>
        </w:rPr>
        <w:t xml:space="preserve">שהוא מכיל את כל הפרטים אודות </w:t>
      </w:r>
      <w:r w:rsidR="00171430">
        <w:rPr>
          <w:rFonts w:ascii="Tahoma" w:hAnsi="Tahoma" w:cs="Tahoma" w:hint="cs"/>
          <w:sz w:val="24"/>
          <w:szCs w:val="24"/>
          <w:rtl/>
        </w:rPr>
        <w:t xml:space="preserve">משוואת הפונקציה. מבנה זה מכיל רשימת פרמטרים </w:t>
      </w:r>
      <w:r w:rsidR="00171430">
        <w:rPr>
          <w:rFonts w:ascii="Tahoma" w:hAnsi="Tahoma" w:cs="Tahoma"/>
          <w:sz w:val="24"/>
          <w:szCs w:val="24"/>
        </w:rPr>
        <w:t>List</w:t>
      </w:r>
      <w:r w:rsidR="00171430">
        <w:rPr>
          <w:rFonts w:ascii="Tahoma" w:hAnsi="Tahoma" w:cs="Tahoma" w:hint="cs"/>
          <w:sz w:val="24"/>
          <w:szCs w:val="24"/>
        </w:rPr>
        <w:t xml:space="preserve"> </w:t>
      </w:r>
      <w:r w:rsidR="0007769C">
        <w:rPr>
          <w:rFonts w:ascii="Tahoma" w:hAnsi="Tahoma" w:cs="Tahoma" w:hint="cs"/>
          <w:sz w:val="24"/>
          <w:szCs w:val="24"/>
          <w:rtl/>
        </w:rPr>
        <w:t xml:space="preserve">  מסוג </w:t>
      </w:r>
      <w:r w:rsidR="000A35B9" w:rsidRPr="000A35B9">
        <w:rPr>
          <w:rFonts w:ascii="Tahoma" w:hAnsi="Tahoma" w:cs="Tahoma" w:hint="cs"/>
          <w:color w:val="2E74B5" w:themeColor="accent5" w:themeShade="BF"/>
          <w:sz w:val="24"/>
          <w:szCs w:val="24"/>
        </w:rPr>
        <w:t>P</w:t>
      </w:r>
      <w:r w:rsidR="000A35B9" w:rsidRPr="000A35B9">
        <w:rPr>
          <w:rFonts w:ascii="Tahoma" w:hAnsi="Tahoma" w:cs="Tahoma"/>
          <w:color w:val="2E74B5" w:themeColor="accent5" w:themeShade="BF"/>
          <w:sz w:val="24"/>
          <w:szCs w:val="24"/>
        </w:rPr>
        <w:t>arameters</w:t>
      </w:r>
      <w:r w:rsidR="000A35B9" w:rsidRPr="000A35B9">
        <w:rPr>
          <w:rFonts w:ascii="Tahoma" w:hAnsi="Tahoma" w:cs="Tahoma" w:hint="cs"/>
          <w:color w:val="2E74B5" w:themeColor="accent5" w:themeShade="BF"/>
          <w:sz w:val="24"/>
          <w:szCs w:val="24"/>
          <w:rtl/>
        </w:rPr>
        <w:t xml:space="preserve"> </w:t>
      </w:r>
      <w:r w:rsidR="0007769C">
        <w:rPr>
          <w:rFonts w:ascii="Tahoma" w:hAnsi="Tahoma" w:cs="Tahoma" w:hint="cs"/>
          <w:sz w:val="24"/>
          <w:szCs w:val="24"/>
          <w:rtl/>
        </w:rPr>
        <w:t xml:space="preserve">המכיל את אברי הפונקציה המחולקת </w:t>
      </w:r>
      <w:r w:rsidR="000A35B9">
        <w:rPr>
          <w:rFonts w:ascii="Tahoma" w:hAnsi="Tahoma" w:cs="Tahoma" w:hint="cs"/>
          <w:sz w:val="24"/>
          <w:szCs w:val="24"/>
          <w:rtl/>
        </w:rPr>
        <w:t>כמו שפורט למעלה.</w:t>
      </w:r>
    </w:p>
    <w:p w14:paraId="36116B8B" w14:textId="758A55DD" w:rsidR="000A35B9" w:rsidRDefault="000A35B9" w:rsidP="005E1EA6">
      <w:pPr>
        <w:rPr>
          <w:rFonts w:ascii="Tahoma" w:hAnsi="Tahoma" w:cs="Tahoma"/>
          <w:sz w:val="24"/>
          <w:szCs w:val="24"/>
          <w:rtl/>
        </w:rPr>
      </w:pPr>
      <w:r>
        <w:rPr>
          <w:rFonts w:ascii="Tahoma" w:hAnsi="Tahoma" w:cs="Tahoma" w:hint="cs"/>
          <w:sz w:val="24"/>
          <w:szCs w:val="24"/>
          <w:rtl/>
        </w:rPr>
        <w:t>מבנה נתונים זה עזר ביותר לכתיבת האלגוריתם.</w:t>
      </w:r>
    </w:p>
    <w:p w14:paraId="5F6D296B" w14:textId="68B37DE3" w:rsidR="005E1EA6" w:rsidRDefault="005E1EA6" w:rsidP="005E1EA6">
      <w:pPr>
        <w:rPr>
          <w:rFonts w:ascii="Tahoma" w:hAnsi="Tahoma" w:cs="Tahoma"/>
          <w:sz w:val="24"/>
          <w:szCs w:val="24"/>
          <w:rtl/>
        </w:rPr>
      </w:pPr>
    </w:p>
    <w:p w14:paraId="576EE38A" w14:textId="0F7E7F6B" w:rsidR="005E1EA6" w:rsidRDefault="005E1EA6" w:rsidP="005E1EA6">
      <w:pPr>
        <w:rPr>
          <w:rFonts w:ascii="Tahoma" w:hAnsi="Tahoma" w:cs="Tahoma"/>
          <w:sz w:val="24"/>
          <w:szCs w:val="24"/>
          <w:rtl/>
        </w:rPr>
      </w:pPr>
    </w:p>
    <w:p w14:paraId="02EAEFE9" w14:textId="0B098FC5" w:rsidR="00020112" w:rsidRDefault="00020112" w:rsidP="005E1EA6">
      <w:pPr>
        <w:rPr>
          <w:rFonts w:ascii="Tahoma" w:hAnsi="Tahoma" w:cs="Tahoma"/>
          <w:sz w:val="24"/>
          <w:szCs w:val="24"/>
          <w:rtl/>
        </w:rPr>
      </w:pPr>
    </w:p>
    <w:p w14:paraId="08DD3DF4" w14:textId="54990405" w:rsidR="00020112" w:rsidRDefault="00020112" w:rsidP="005E1EA6">
      <w:pPr>
        <w:rPr>
          <w:rFonts w:ascii="Tahoma" w:hAnsi="Tahoma" w:cs="Tahoma"/>
          <w:sz w:val="24"/>
          <w:szCs w:val="24"/>
          <w:rtl/>
        </w:rPr>
      </w:pPr>
    </w:p>
    <w:p w14:paraId="0D3C1AD9" w14:textId="3D65A9BB" w:rsidR="00020112" w:rsidRDefault="00020112" w:rsidP="005E1EA6">
      <w:pPr>
        <w:rPr>
          <w:rFonts w:ascii="Tahoma" w:hAnsi="Tahoma" w:cs="Tahoma"/>
          <w:sz w:val="24"/>
          <w:szCs w:val="24"/>
          <w:rtl/>
        </w:rPr>
      </w:pPr>
    </w:p>
    <w:p w14:paraId="002D2CE0" w14:textId="1B581573" w:rsidR="00020112" w:rsidRDefault="00020112" w:rsidP="005E1EA6">
      <w:pPr>
        <w:rPr>
          <w:rFonts w:ascii="Tahoma" w:hAnsi="Tahoma" w:cs="Tahoma"/>
          <w:sz w:val="24"/>
          <w:szCs w:val="24"/>
          <w:rtl/>
        </w:rPr>
      </w:pPr>
    </w:p>
    <w:p w14:paraId="1D3BB07A" w14:textId="78C36744" w:rsidR="00020112" w:rsidRDefault="00020112" w:rsidP="005E1EA6">
      <w:pPr>
        <w:rPr>
          <w:rFonts w:ascii="Tahoma" w:hAnsi="Tahoma" w:cs="Tahoma"/>
          <w:sz w:val="24"/>
          <w:szCs w:val="24"/>
          <w:rtl/>
        </w:rPr>
      </w:pPr>
    </w:p>
    <w:p w14:paraId="7B5D880C" w14:textId="0E961C57" w:rsidR="00020112" w:rsidRDefault="00020112" w:rsidP="005E1EA6">
      <w:pPr>
        <w:rPr>
          <w:rFonts w:ascii="Tahoma" w:hAnsi="Tahoma" w:cs="Tahoma"/>
          <w:sz w:val="24"/>
          <w:szCs w:val="24"/>
          <w:rtl/>
        </w:rPr>
      </w:pPr>
    </w:p>
    <w:p w14:paraId="2FC9EC61" w14:textId="67306534" w:rsidR="00020112" w:rsidRDefault="00020112" w:rsidP="005E1EA6">
      <w:pPr>
        <w:rPr>
          <w:rFonts w:ascii="Tahoma" w:hAnsi="Tahoma" w:cs="Tahoma"/>
          <w:sz w:val="24"/>
          <w:szCs w:val="24"/>
          <w:rtl/>
        </w:rPr>
      </w:pPr>
    </w:p>
    <w:p w14:paraId="46A7628B" w14:textId="688E2284" w:rsidR="00020112" w:rsidRDefault="00020112" w:rsidP="005E1EA6">
      <w:pPr>
        <w:rPr>
          <w:rFonts w:ascii="Tahoma" w:hAnsi="Tahoma" w:cs="Tahoma"/>
          <w:sz w:val="24"/>
          <w:szCs w:val="24"/>
          <w:rtl/>
        </w:rPr>
      </w:pPr>
    </w:p>
    <w:p w14:paraId="2FCF17D1" w14:textId="35FBD424" w:rsidR="00020112" w:rsidRDefault="00020112" w:rsidP="005E1EA6">
      <w:pPr>
        <w:rPr>
          <w:rFonts w:ascii="Tahoma" w:hAnsi="Tahoma" w:cs="Tahoma"/>
          <w:sz w:val="24"/>
          <w:szCs w:val="24"/>
          <w:rtl/>
        </w:rPr>
      </w:pPr>
    </w:p>
    <w:p w14:paraId="19062BC4" w14:textId="77777777" w:rsidR="00020112" w:rsidRPr="00103DCA" w:rsidRDefault="00020112" w:rsidP="005E1EA6">
      <w:pPr>
        <w:rPr>
          <w:rFonts w:ascii="Tahoma" w:hAnsi="Tahoma" w:cs="Tahoma"/>
          <w:sz w:val="24"/>
          <w:szCs w:val="24"/>
          <w:rtl/>
          <w:rPrChange w:id="4435" w:author="רינת אביטל" w:date="2022-05-12T09:18:00Z">
            <w:rPr>
              <w:sz w:val="28"/>
              <w:szCs w:val="28"/>
              <w:rtl/>
            </w:rPr>
          </w:rPrChange>
        </w:rPr>
      </w:pPr>
    </w:p>
    <w:p w14:paraId="59E4A460" w14:textId="37C69869" w:rsidR="0051280A"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36" w:author="רינת אביטל" w:date="2022-05-12T09:18:00Z">
            <w:rPr>
              <w:b/>
              <w:bCs/>
              <w:color w:val="89D7C3"/>
              <w:sz w:val="40"/>
              <w:szCs w:val="40"/>
              <w:rtl/>
            </w:rPr>
          </w:rPrChange>
        </w:rPr>
      </w:pPr>
      <w:bookmarkStart w:id="4437" w:name="_Toc10303962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38" w:author="רינת אביטל" w:date="2022-05-12T09:18:00Z">
            <w:rPr>
              <w:rFonts w:hint="eastAsia"/>
              <w:b/>
              <w:bCs/>
              <w:color w:val="89D7C3"/>
              <w:sz w:val="40"/>
              <w:szCs w:val="40"/>
              <w:rtl/>
            </w:rPr>
          </w:rPrChange>
        </w:rPr>
        <w:lastRenderedPageBreak/>
        <w:t>תרשים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3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40" w:author="רינת אביטל" w:date="2022-05-12T09:18:00Z">
            <w:rPr>
              <w:rFonts w:hint="eastAsia"/>
              <w:b/>
              <w:bCs/>
              <w:color w:val="89D7C3"/>
              <w:sz w:val="40"/>
              <w:szCs w:val="40"/>
              <w:rtl/>
            </w:rPr>
          </w:rPrChange>
        </w:rPr>
        <w:t>מחלקות</w:t>
      </w:r>
      <w:bookmarkEnd w:id="4437"/>
    </w:p>
    <w:p w14:paraId="5BD54A96" w14:textId="47D3E3AF" w:rsidR="00E307F9" w:rsidRPr="00103DCA" w:rsidRDefault="00E307F9" w:rsidP="00C86E67">
      <w:pPr>
        <w:ind w:left="1440"/>
        <w:rPr>
          <w:rFonts w:ascii="Tahoma" w:hAnsi="Tahoma" w:cs="Tahoma"/>
          <w:sz w:val="20"/>
          <w:szCs w:val="20"/>
          <w:rtl/>
          <w:rPrChange w:id="4441" w:author="רינת אביטל" w:date="2022-05-12T09:18:00Z">
            <w:rPr>
              <w:rtl/>
            </w:rPr>
          </w:rPrChange>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42" w:author="רינת אביטל" w:date="2022-05-12T09:18:00Z">
            <w:rPr>
              <w:rFonts w:hint="eastAsia"/>
              <w:b/>
              <w:bCs/>
              <w:sz w:val="32"/>
              <w:szCs w:val="32"/>
              <w:rtl/>
            </w:rPr>
          </w:rPrChange>
        </w:rPr>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43"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44"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45"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446" w:author="רינת אביטל" w:date="2022-05-12T09:18:00Z">
            <w:rPr>
              <w:b/>
              <w:bCs/>
              <w:sz w:val="32"/>
              <w:szCs w:val="32"/>
            </w:rPr>
          </w:rPrChange>
        </w:rPr>
        <w:t>DAL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47" w:author="רינת אביטל" w:date="2022-05-12T09:18:00Z">
            <w:rPr>
              <w:sz w:val="24"/>
              <w:szCs w:val="24"/>
              <w:rtl/>
            </w:rPr>
          </w:rPrChange>
        </w:rPr>
        <w:t>:</w:t>
      </w:r>
      <w:r w:rsidRPr="00103DCA">
        <w:rPr>
          <w:rFonts w:ascii="Tahoma" w:hAnsi="Tahoma" w:cs="Tahoma"/>
          <w:sz w:val="20"/>
          <w:szCs w:val="20"/>
          <w:rtl/>
          <w:rPrChange w:id="4448" w:author="רינת אביטל" w:date="2022-05-12T09:18:00Z">
            <w:rPr>
              <w:rtl/>
            </w:rPr>
          </w:rPrChange>
        </w:rPr>
        <w:br/>
      </w:r>
      <w:r w:rsidRPr="00103DCA">
        <w:rPr>
          <w:rFonts w:ascii="Tahoma" w:hAnsi="Tahoma" w:cs="Tahoma" w:hint="eastAsia"/>
          <w:sz w:val="20"/>
          <w:szCs w:val="20"/>
          <w:rtl/>
          <w:rPrChange w:id="4449" w:author="רינת אביטל" w:date="2022-05-12T09:18:00Z">
            <w:rPr>
              <w:rFonts w:hint="eastAsia"/>
              <w:rtl/>
            </w:rPr>
          </w:rPrChange>
        </w:rPr>
        <w:t>צילום</w:t>
      </w:r>
      <w:r w:rsidRPr="00103DCA">
        <w:rPr>
          <w:rFonts w:ascii="Tahoma" w:hAnsi="Tahoma" w:cs="Tahoma"/>
          <w:sz w:val="20"/>
          <w:szCs w:val="20"/>
          <w:rtl/>
          <w:rPrChange w:id="4450" w:author="רינת אביטל" w:date="2022-05-12T09:18:00Z">
            <w:rPr>
              <w:rtl/>
            </w:rPr>
          </w:rPrChange>
        </w:rPr>
        <w:t xml:space="preserve"> </w:t>
      </w:r>
      <w:r w:rsidRPr="00103DCA">
        <w:rPr>
          <w:rFonts w:ascii="Tahoma" w:hAnsi="Tahoma" w:cs="Tahoma" w:hint="eastAsia"/>
          <w:sz w:val="20"/>
          <w:szCs w:val="20"/>
          <w:rtl/>
          <w:rPrChange w:id="4451" w:author="רינת אביטל" w:date="2022-05-12T09:18:00Z">
            <w:rPr>
              <w:rFonts w:hint="eastAsia"/>
              <w:rtl/>
            </w:rPr>
          </w:rPrChange>
        </w:rPr>
        <w:t>של</w:t>
      </w:r>
      <w:r w:rsidRPr="00103DCA">
        <w:rPr>
          <w:rFonts w:ascii="Tahoma" w:hAnsi="Tahoma" w:cs="Tahoma"/>
          <w:sz w:val="20"/>
          <w:szCs w:val="20"/>
          <w:rtl/>
          <w:rPrChange w:id="4452" w:author="רינת אביטל" w:date="2022-05-12T09:18:00Z">
            <w:rPr>
              <w:rtl/>
            </w:rPr>
          </w:rPrChange>
        </w:rPr>
        <w:t xml:space="preserve"> </w:t>
      </w:r>
      <w:r w:rsidRPr="00103DCA">
        <w:rPr>
          <w:rFonts w:ascii="Tahoma" w:hAnsi="Tahoma" w:cs="Tahoma" w:hint="eastAsia"/>
          <w:sz w:val="20"/>
          <w:szCs w:val="20"/>
          <w:rtl/>
          <w:rPrChange w:id="4453" w:author="רינת אביטל" w:date="2022-05-12T09:18:00Z">
            <w:rPr>
              <w:rFonts w:hint="eastAsia"/>
              <w:rtl/>
            </w:rPr>
          </w:rPrChange>
        </w:rPr>
        <w:t>פירוט</w:t>
      </w:r>
      <w:r w:rsidRPr="00103DCA">
        <w:rPr>
          <w:rFonts w:ascii="Tahoma" w:hAnsi="Tahoma" w:cs="Tahoma"/>
          <w:sz w:val="20"/>
          <w:szCs w:val="20"/>
          <w:rtl/>
          <w:rPrChange w:id="4454" w:author="רינת אביטל" w:date="2022-05-12T09:18:00Z">
            <w:rPr>
              <w:rtl/>
            </w:rPr>
          </w:rPrChange>
        </w:rPr>
        <w:t xml:space="preserve"> </w:t>
      </w:r>
      <w:r w:rsidRPr="00103DCA">
        <w:rPr>
          <w:rFonts w:ascii="Tahoma" w:hAnsi="Tahoma" w:cs="Tahoma" w:hint="eastAsia"/>
          <w:sz w:val="20"/>
          <w:szCs w:val="20"/>
          <w:rtl/>
          <w:rPrChange w:id="4455" w:author="רינת אביטל" w:date="2022-05-12T09:18:00Z">
            <w:rPr>
              <w:rFonts w:hint="eastAsia"/>
              <w:rtl/>
            </w:rPr>
          </w:rPrChange>
        </w:rPr>
        <w:t>המחלקות</w:t>
      </w:r>
      <w:r w:rsidRPr="00103DCA">
        <w:rPr>
          <w:rFonts w:ascii="Tahoma" w:hAnsi="Tahoma" w:cs="Tahoma"/>
          <w:sz w:val="20"/>
          <w:szCs w:val="20"/>
          <w:rtl/>
          <w:rPrChange w:id="4456" w:author="רינת אביטל" w:date="2022-05-12T09:18:00Z">
            <w:rPr>
              <w:rtl/>
            </w:rPr>
          </w:rPrChange>
        </w:rPr>
        <w:t>:</w:t>
      </w:r>
      <w:r w:rsidRPr="00103DCA">
        <w:rPr>
          <w:rFonts w:ascii="Tahoma" w:hAnsi="Tahoma" w:cs="Tahoma"/>
          <w:sz w:val="20"/>
          <w:szCs w:val="20"/>
          <w:rtl/>
          <w:rPrChange w:id="4457" w:author="רינת אביטל" w:date="2022-05-12T09:18:00Z">
            <w:rPr>
              <w:rtl/>
            </w:rPr>
          </w:rPrChange>
        </w:rPr>
        <w:br/>
      </w:r>
      <w:r w:rsidR="00020112" w:rsidRPr="00020112">
        <w:rPr>
          <w:rFonts w:ascii="Tahoma" w:hAnsi="Tahoma" w:cs="Tahoma"/>
          <w:noProof/>
          <w:sz w:val="20"/>
          <w:szCs w:val="20"/>
          <w:rtl/>
        </w:rPr>
        <w:drawing>
          <wp:inline distT="0" distB="0" distL="0" distR="0" wp14:anchorId="26D29A9A" wp14:editId="3C87CC9A">
            <wp:extent cx="3322840" cy="2753619"/>
            <wp:effectExtent l="0" t="0" r="0" b="889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016" cy="2786084"/>
                    </a:xfrm>
                    <a:prstGeom prst="rect">
                      <a:avLst/>
                    </a:prstGeom>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4458" w:author="רינת אביטל" w:date="2022-05-12T09:18:00Z">
            <w:rPr>
              <w:rtl/>
            </w:rPr>
          </w:rPrChange>
        </w:rPr>
      </w:pPr>
    </w:p>
    <w:p w14:paraId="77B46AA5" w14:textId="71C65EF3" w:rsidR="00D94D87" w:rsidRPr="00336CE2" w:rsidRDefault="00336CE2" w:rsidP="00C86E67">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59" w:author="רינת אביטל" w:date="2022-05-12T09:18:00Z">
            <w:rPr>
              <w:sz w:val="24"/>
              <w:szCs w:val="24"/>
              <w:rtl/>
            </w:rPr>
          </w:rPrChange>
        </w:rPr>
      </w:pPr>
      <w:r w:rsidRPr="00336CE2">
        <w:rPr>
          <w:rFonts w:ascii="Tahoma" w:hAnsi="Tahoma" w:cs="Tahoma"/>
          <w:noProof/>
          <w:sz w:val="20"/>
          <w:szCs w:val="20"/>
          <w:rtl/>
        </w:rPr>
        <w:drawing>
          <wp:anchor distT="0" distB="0" distL="114300" distR="114300" simplePos="0" relativeHeight="251694080" behindDoc="0" locked="0" layoutInCell="1" allowOverlap="1" wp14:anchorId="74754712" wp14:editId="40C0F93A">
            <wp:simplePos x="0" y="0"/>
            <wp:positionH relativeFrom="column">
              <wp:posOffset>9525</wp:posOffset>
            </wp:positionH>
            <wp:positionV relativeFrom="paragraph">
              <wp:posOffset>406400</wp:posOffset>
            </wp:positionV>
            <wp:extent cx="5760720" cy="3844925"/>
            <wp:effectExtent l="0" t="0" r="0" b="3175"/>
            <wp:wrapTopAndBottom/>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anchor>
        </w:drawing>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60" w:author="רינת אביטל" w:date="2022-05-12T09:18:00Z">
            <w:rPr>
              <w:rFonts w:hint="eastAsia"/>
              <w:b/>
              <w:bCs/>
              <w:sz w:val="32"/>
              <w:szCs w:val="32"/>
              <w:rtl/>
            </w:rPr>
          </w:rPrChange>
        </w:rPr>
        <w:t>שכבת</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61" w:author="רינת אביטל" w:date="2022-05-12T09:18:00Z">
            <w:rPr>
              <w:b/>
              <w:bCs/>
              <w:sz w:val="32"/>
              <w:szCs w:val="32"/>
              <w:rtl/>
            </w:rPr>
          </w:rPrChange>
        </w:rPr>
        <w:t xml:space="preserve"> </w:t>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62" w:author="רינת אביטל" w:date="2022-05-12T09:18:00Z">
            <w:rPr>
              <w:rFonts w:hint="eastAsia"/>
              <w:b/>
              <w:bCs/>
              <w:sz w:val="32"/>
              <w:szCs w:val="32"/>
              <w:rtl/>
            </w:rPr>
          </w:rPrChange>
        </w:rPr>
        <w:t>ה</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63" w:author="רינת אביטל" w:date="2022-05-12T09:18:00Z">
            <w:rPr>
              <w:b/>
              <w:bCs/>
              <w:sz w:val="32"/>
              <w:szCs w:val="32"/>
              <w:rtl/>
            </w:rPr>
          </w:rPrChange>
        </w:rPr>
        <w:t>-</w:t>
      </w:r>
      <w:r w:rsidR="00D94D87"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464" w:author="רינת אביטל" w:date="2022-05-12T09:18:00Z">
            <w:rPr>
              <w:b/>
              <w:bCs/>
              <w:sz w:val="32"/>
              <w:szCs w:val="32"/>
            </w:rPr>
          </w:rPrChange>
        </w:rPr>
        <w:t>BL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65" w:author="רינת אביטל" w:date="2022-05-12T09:18:00Z">
            <w:rPr>
              <w:sz w:val="24"/>
              <w:szCs w:val="24"/>
              <w:rtl/>
            </w:rPr>
          </w:rPrChange>
        </w:rPr>
        <w:t>:</w:t>
      </w:r>
    </w:p>
    <w:p w14:paraId="101E0468" w14:textId="3F927CB1" w:rsidR="00D94D87" w:rsidRPr="00103DCA" w:rsidRDefault="00D94D87" w:rsidP="00020112">
      <w:pPr>
        <w:ind w:left="1440"/>
        <w:rPr>
          <w:rFonts w:ascii="Tahoma" w:hAnsi="Tahoma" w:cs="Tahoma"/>
          <w:sz w:val="20"/>
          <w:szCs w:val="20"/>
          <w:rtl/>
          <w:rPrChange w:id="4466"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4467" w:author="רינת אביטל" w:date="2022-05-12T09:18:00Z">
            <w:rPr>
              <w:rtl/>
            </w:rPr>
          </w:rPrChange>
        </w:rPr>
      </w:pPr>
    </w:p>
    <w:p w14:paraId="773ABD98" w14:textId="5869D69A" w:rsidR="00D94D87" w:rsidRDefault="00D94D87"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68" w:author="רינת אביטל" w:date="2022-05-12T09:18:00Z">
            <w:rPr>
              <w:rFonts w:hint="eastAsia"/>
              <w:b/>
              <w:bCs/>
              <w:sz w:val="32"/>
              <w:szCs w:val="32"/>
              <w:rtl/>
            </w:rPr>
          </w:rPrChange>
        </w:rPr>
        <w:lastRenderedPageBreak/>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69"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70"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71"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472" w:author="רינת אביטל" w:date="2022-05-12T09:18:00Z">
            <w:rPr>
              <w:b/>
              <w:bCs/>
              <w:sz w:val="32"/>
              <w:szCs w:val="32"/>
            </w:rPr>
          </w:rPrChange>
        </w:rPr>
        <w:t>API</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73" w:author="רינת אביטל" w:date="2022-05-12T09:18:00Z">
            <w:rPr>
              <w:sz w:val="24"/>
              <w:szCs w:val="24"/>
              <w:rtl/>
            </w:rPr>
          </w:rPrChange>
        </w:rPr>
        <w:t>:</w:t>
      </w:r>
    </w:p>
    <w:p w14:paraId="6F5ABE4A" w14:textId="45B07B09" w:rsid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b/>
          <w:bCs/>
          <w:noProof/>
          <w:color w:val="ED7D31" w:themeColor="accent2"/>
          <w:sz w:val="24"/>
          <w:szCs w:val="24"/>
          <w:rtl/>
          <w14:shadow w14:blurRad="50800" w14:dist="38100" w14:dir="18900000" w14:sx="100000" w14:sy="100000" w14:kx="0" w14:ky="0" w14:algn="bl">
            <w14:srgbClr w14:val="000000">
              <w14:alpha w14:val="60000"/>
            </w14:srgbClr>
          </w14:shadow>
        </w:rPr>
        <w:drawing>
          <wp:inline distT="0" distB="0" distL="0" distR="0" wp14:anchorId="7A8C3F29" wp14:editId="4625F246">
            <wp:extent cx="3406435" cy="2034716"/>
            <wp:effectExtent l="0" t="0" r="381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435" cy="2034716"/>
                    </a:xfrm>
                    <a:prstGeom prst="rect">
                      <a:avLst/>
                    </a:prstGeom>
                  </pic:spPr>
                </pic:pic>
              </a:graphicData>
            </a:graphic>
          </wp:inline>
        </w:drawing>
      </w:r>
    </w:p>
    <w:p w14:paraId="1E6CD167" w14:textId="77777777" w:rsidR="00336CE2" w:rsidRP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74" w:author="רינת אביטל" w:date="2022-05-12T09:18:00Z">
            <w:rPr>
              <w:sz w:val="24"/>
              <w:szCs w:val="24"/>
              <w:rtl/>
            </w:rPr>
          </w:rPrChange>
        </w:rPr>
      </w:pPr>
    </w:p>
    <w:p w14:paraId="768CBE0E" w14:textId="0E05C85A" w:rsidR="00D94D87"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5" w:author="רינת אביטל" w:date="2022-05-12T09:18:00Z">
            <w:rPr>
              <w:b/>
              <w:bCs/>
              <w:color w:val="89D7C3"/>
              <w:sz w:val="40"/>
              <w:szCs w:val="40"/>
              <w:rtl/>
            </w:rPr>
          </w:rPrChange>
        </w:rPr>
      </w:pPr>
      <w:bookmarkStart w:id="4476" w:name="_Toc10303962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7"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9" w:author="רינת אביטל" w:date="2022-05-12T09:18:00Z">
            <w:rPr>
              <w:rFonts w:hint="eastAsia"/>
              <w:b/>
              <w:bCs/>
              <w:color w:val="89D7C3"/>
              <w:sz w:val="40"/>
              <w:szCs w:val="40"/>
              <w:rtl/>
            </w:rPr>
          </w:rPrChange>
        </w:rPr>
        <w:t>המחלקות</w:t>
      </w:r>
      <w:bookmarkEnd w:id="4476"/>
    </w:p>
    <w:p w14:paraId="6BD9CFBD" w14:textId="12D04EFC" w:rsidR="00ED5A21" w:rsidRPr="00882C54" w:rsidRDefault="00D94D87" w:rsidP="00882C54">
      <w:pPr>
        <w:spacing w:line="360" w:lineRule="auto"/>
        <w:jc w:val="both"/>
        <w:rPr>
          <w:rFonts w:ascii="Tahoma" w:hAnsi="Tahoma" w:cs="Tahoma"/>
          <w:rtl/>
          <w:rPrChange w:id="4480" w:author="רינת אביטל" w:date="2022-05-12T09:18:00Z">
            <w:rPr>
              <w:sz w:val="28"/>
              <w:szCs w:val="28"/>
              <w:rtl/>
            </w:rPr>
          </w:rPrChange>
        </w:rPr>
      </w:pPr>
      <w:r w:rsidRPr="00882C54">
        <w:rPr>
          <w:rFonts w:ascii="Tahoma" w:hAnsi="Tahoma" w:cs="Tahoma" w:hint="eastAsia"/>
          <w:rtl/>
          <w:rPrChange w:id="4481" w:author="רינת אביטל" w:date="2022-05-12T09:18:00Z">
            <w:rPr>
              <w:rFonts w:hint="eastAsia"/>
              <w:sz w:val="28"/>
              <w:szCs w:val="28"/>
              <w:rtl/>
            </w:rPr>
          </w:rPrChange>
        </w:rPr>
        <w:t>הפרויקט</w:t>
      </w:r>
      <w:r w:rsidRPr="00882C54">
        <w:rPr>
          <w:rFonts w:ascii="Tahoma" w:hAnsi="Tahoma" w:cs="Tahoma"/>
          <w:rtl/>
          <w:rPrChange w:id="4482" w:author="רינת אביטל" w:date="2022-05-12T09:18:00Z">
            <w:rPr>
              <w:sz w:val="28"/>
              <w:szCs w:val="28"/>
              <w:rtl/>
            </w:rPr>
          </w:rPrChange>
        </w:rPr>
        <w:t xml:space="preserve"> </w:t>
      </w:r>
      <w:r w:rsidRPr="00882C54">
        <w:rPr>
          <w:rFonts w:ascii="Tahoma" w:hAnsi="Tahoma" w:cs="Tahoma" w:hint="eastAsia"/>
          <w:rtl/>
          <w:rPrChange w:id="4483" w:author="רינת אביטל" w:date="2022-05-12T09:18:00Z">
            <w:rPr>
              <w:rFonts w:hint="eastAsia"/>
              <w:sz w:val="28"/>
              <w:szCs w:val="28"/>
              <w:rtl/>
            </w:rPr>
          </w:rPrChange>
        </w:rPr>
        <w:t>מחולק</w:t>
      </w:r>
      <w:r w:rsidRPr="00882C54">
        <w:rPr>
          <w:rFonts w:ascii="Tahoma" w:hAnsi="Tahoma" w:cs="Tahoma"/>
          <w:rtl/>
          <w:rPrChange w:id="4484" w:author="רינת אביטל" w:date="2022-05-12T09:18:00Z">
            <w:rPr>
              <w:sz w:val="28"/>
              <w:szCs w:val="28"/>
              <w:rtl/>
            </w:rPr>
          </w:rPrChange>
        </w:rPr>
        <w:t xml:space="preserve"> </w:t>
      </w:r>
      <w:r w:rsidRPr="00882C54">
        <w:rPr>
          <w:rFonts w:ascii="Tahoma" w:hAnsi="Tahoma" w:cs="Tahoma" w:hint="eastAsia"/>
          <w:rtl/>
          <w:rPrChange w:id="4485" w:author="רינת אביטל" w:date="2022-05-12T09:18:00Z">
            <w:rPr>
              <w:rFonts w:hint="eastAsia"/>
              <w:sz w:val="28"/>
              <w:szCs w:val="28"/>
              <w:rtl/>
            </w:rPr>
          </w:rPrChange>
        </w:rPr>
        <w:t>ל</w:t>
      </w:r>
      <w:r w:rsidRPr="00882C54">
        <w:rPr>
          <w:rFonts w:ascii="Tahoma" w:hAnsi="Tahoma" w:cs="Tahoma"/>
          <w:rtl/>
          <w:rPrChange w:id="4486" w:author="רינת אביטל" w:date="2022-05-12T09:18:00Z">
            <w:rPr>
              <w:sz w:val="28"/>
              <w:szCs w:val="28"/>
              <w:rtl/>
            </w:rPr>
          </w:rPrChange>
        </w:rPr>
        <w:t xml:space="preserve">- 3 </w:t>
      </w:r>
      <w:r w:rsidRPr="00882C54">
        <w:rPr>
          <w:rFonts w:ascii="Tahoma" w:hAnsi="Tahoma" w:cs="Tahoma" w:hint="eastAsia"/>
          <w:rtl/>
          <w:rPrChange w:id="4487" w:author="רינת אביטל" w:date="2022-05-12T09:18:00Z">
            <w:rPr>
              <w:rFonts w:hint="eastAsia"/>
              <w:sz w:val="28"/>
              <w:szCs w:val="28"/>
              <w:rtl/>
            </w:rPr>
          </w:rPrChange>
        </w:rPr>
        <w:t>שכבות</w:t>
      </w:r>
      <w:r w:rsidRPr="00882C54">
        <w:rPr>
          <w:rFonts w:ascii="Tahoma" w:hAnsi="Tahoma" w:cs="Tahoma"/>
          <w:rtl/>
          <w:rPrChange w:id="4488" w:author="רינת אביטל" w:date="2022-05-12T09:18:00Z">
            <w:rPr>
              <w:sz w:val="28"/>
              <w:szCs w:val="28"/>
              <w:rtl/>
            </w:rPr>
          </w:rPrChange>
        </w:rPr>
        <w:t xml:space="preserve">. </w:t>
      </w:r>
      <w:r w:rsidRPr="00882C54">
        <w:rPr>
          <w:rFonts w:ascii="Tahoma" w:hAnsi="Tahoma" w:cs="Tahoma" w:hint="eastAsia"/>
          <w:rtl/>
          <w:rPrChange w:id="4489" w:author="רינת אביטל" w:date="2022-05-12T09:18:00Z">
            <w:rPr>
              <w:rFonts w:hint="eastAsia"/>
              <w:sz w:val="28"/>
              <w:szCs w:val="28"/>
              <w:rtl/>
            </w:rPr>
          </w:rPrChange>
        </w:rPr>
        <w:t>כל</w:t>
      </w:r>
      <w:r w:rsidRPr="00882C54">
        <w:rPr>
          <w:rFonts w:ascii="Tahoma" w:hAnsi="Tahoma" w:cs="Tahoma"/>
          <w:rtl/>
          <w:rPrChange w:id="4490" w:author="רינת אביטל" w:date="2022-05-12T09:18:00Z">
            <w:rPr>
              <w:sz w:val="28"/>
              <w:szCs w:val="28"/>
              <w:rtl/>
            </w:rPr>
          </w:rPrChange>
        </w:rPr>
        <w:t xml:space="preserve"> </w:t>
      </w:r>
      <w:r w:rsidRPr="00882C54">
        <w:rPr>
          <w:rFonts w:ascii="Tahoma" w:hAnsi="Tahoma" w:cs="Tahoma" w:hint="eastAsia"/>
          <w:rtl/>
          <w:rPrChange w:id="4491" w:author="רינת אביטל" w:date="2022-05-12T09:18:00Z">
            <w:rPr>
              <w:rFonts w:hint="eastAsia"/>
              <w:sz w:val="28"/>
              <w:szCs w:val="28"/>
              <w:rtl/>
            </w:rPr>
          </w:rPrChange>
        </w:rPr>
        <w:t>שכבה</w:t>
      </w:r>
      <w:r w:rsidRPr="00882C54">
        <w:rPr>
          <w:rFonts w:ascii="Tahoma" w:hAnsi="Tahoma" w:cs="Tahoma"/>
          <w:rtl/>
          <w:rPrChange w:id="4492" w:author="רינת אביטל" w:date="2022-05-12T09:18:00Z">
            <w:rPr>
              <w:sz w:val="28"/>
              <w:szCs w:val="28"/>
              <w:rtl/>
            </w:rPr>
          </w:rPrChange>
        </w:rPr>
        <w:t xml:space="preserve"> </w:t>
      </w:r>
      <w:r w:rsidRPr="00882C54">
        <w:rPr>
          <w:rFonts w:ascii="Tahoma" w:hAnsi="Tahoma" w:cs="Tahoma" w:hint="eastAsia"/>
          <w:rtl/>
          <w:rPrChange w:id="4493" w:author="רינת אביטל" w:date="2022-05-12T09:18:00Z">
            <w:rPr>
              <w:rFonts w:hint="eastAsia"/>
              <w:sz w:val="28"/>
              <w:szCs w:val="28"/>
              <w:rtl/>
            </w:rPr>
          </w:rPrChange>
        </w:rPr>
        <w:t>אחראית</w:t>
      </w:r>
      <w:r w:rsidRPr="00882C54">
        <w:rPr>
          <w:rFonts w:ascii="Tahoma" w:hAnsi="Tahoma" w:cs="Tahoma"/>
          <w:rtl/>
          <w:rPrChange w:id="4494" w:author="רינת אביטל" w:date="2022-05-12T09:18:00Z">
            <w:rPr>
              <w:sz w:val="28"/>
              <w:szCs w:val="28"/>
              <w:rtl/>
            </w:rPr>
          </w:rPrChange>
        </w:rPr>
        <w:t xml:space="preserve"> </w:t>
      </w:r>
      <w:r w:rsidRPr="00882C54">
        <w:rPr>
          <w:rFonts w:ascii="Tahoma" w:hAnsi="Tahoma" w:cs="Tahoma" w:hint="eastAsia"/>
          <w:rtl/>
          <w:rPrChange w:id="4495" w:author="רינת אביטל" w:date="2022-05-12T09:18:00Z">
            <w:rPr>
              <w:rFonts w:hint="eastAsia"/>
              <w:sz w:val="28"/>
              <w:szCs w:val="28"/>
              <w:rtl/>
            </w:rPr>
          </w:rPrChange>
        </w:rPr>
        <w:t>על</w:t>
      </w:r>
      <w:r w:rsidRPr="00882C54">
        <w:rPr>
          <w:rFonts w:ascii="Tahoma" w:hAnsi="Tahoma" w:cs="Tahoma"/>
          <w:rtl/>
          <w:rPrChange w:id="4496" w:author="רינת אביטל" w:date="2022-05-12T09:18:00Z">
            <w:rPr>
              <w:sz w:val="28"/>
              <w:szCs w:val="28"/>
              <w:rtl/>
            </w:rPr>
          </w:rPrChange>
        </w:rPr>
        <w:t xml:space="preserve"> </w:t>
      </w:r>
      <w:r w:rsidRPr="00882C54">
        <w:rPr>
          <w:rFonts w:ascii="Tahoma" w:hAnsi="Tahoma" w:cs="Tahoma" w:hint="eastAsia"/>
          <w:rtl/>
          <w:rPrChange w:id="4497" w:author="רינת אביטל" w:date="2022-05-12T09:18:00Z">
            <w:rPr>
              <w:rFonts w:hint="eastAsia"/>
              <w:sz w:val="28"/>
              <w:szCs w:val="28"/>
              <w:rtl/>
            </w:rPr>
          </w:rPrChange>
        </w:rPr>
        <w:t>תחום</w:t>
      </w:r>
      <w:r w:rsidRPr="00882C54">
        <w:rPr>
          <w:rFonts w:ascii="Tahoma" w:hAnsi="Tahoma" w:cs="Tahoma"/>
          <w:rtl/>
          <w:rPrChange w:id="4498" w:author="רינת אביטל" w:date="2022-05-12T09:18:00Z">
            <w:rPr>
              <w:sz w:val="28"/>
              <w:szCs w:val="28"/>
              <w:rtl/>
            </w:rPr>
          </w:rPrChange>
        </w:rPr>
        <w:t xml:space="preserve"> </w:t>
      </w:r>
      <w:r w:rsidRPr="00882C54">
        <w:rPr>
          <w:rFonts w:ascii="Tahoma" w:hAnsi="Tahoma" w:cs="Tahoma" w:hint="eastAsia"/>
          <w:rtl/>
          <w:rPrChange w:id="4499" w:author="רינת אביטל" w:date="2022-05-12T09:18:00Z">
            <w:rPr>
              <w:rFonts w:hint="eastAsia"/>
              <w:sz w:val="28"/>
              <w:szCs w:val="28"/>
              <w:rtl/>
            </w:rPr>
          </w:rPrChange>
        </w:rPr>
        <w:t>מסוים</w:t>
      </w:r>
      <w:r w:rsidRPr="00882C54">
        <w:rPr>
          <w:rFonts w:ascii="Tahoma" w:hAnsi="Tahoma" w:cs="Tahoma"/>
          <w:rtl/>
          <w:rPrChange w:id="4500" w:author="רינת אביטל" w:date="2022-05-12T09:18:00Z">
            <w:rPr>
              <w:sz w:val="28"/>
              <w:szCs w:val="28"/>
              <w:rtl/>
            </w:rPr>
          </w:rPrChange>
        </w:rPr>
        <w:t xml:space="preserve"> </w:t>
      </w:r>
      <w:r w:rsidRPr="00882C54">
        <w:rPr>
          <w:rFonts w:ascii="Tahoma" w:hAnsi="Tahoma" w:cs="Tahoma" w:hint="eastAsia"/>
          <w:rtl/>
          <w:rPrChange w:id="4501" w:author="רינת אביטל" w:date="2022-05-12T09:18:00Z">
            <w:rPr>
              <w:rFonts w:hint="eastAsia"/>
              <w:sz w:val="28"/>
              <w:szCs w:val="28"/>
              <w:rtl/>
            </w:rPr>
          </w:rPrChange>
        </w:rPr>
        <w:t>בפרויקט</w:t>
      </w:r>
      <w:r w:rsidRPr="00882C54">
        <w:rPr>
          <w:rFonts w:ascii="Tahoma" w:hAnsi="Tahoma" w:cs="Tahoma"/>
          <w:rtl/>
          <w:rPrChange w:id="4502" w:author="רינת אביטל" w:date="2022-05-12T09:18:00Z">
            <w:rPr>
              <w:sz w:val="28"/>
              <w:szCs w:val="28"/>
              <w:rtl/>
            </w:rPr>
          </w:rPrChange>
        </w:rPr>
        <w:t>.</w:t>
      </w:r>
    </w:p>
    <w:p w14:paraId="78DB4C8D" w14:textId="4029EF10" w:rsidR="00ED5A21" w:rsidRPr="00882C54" w:rsidRDefault="00ED5A21" w:rsidP="00882C54">
      <w:pPr>
        <w:spacing w:line="360" w:lineRule="auto"/>
        <w:jc w:val="both"/>
        <w:rPr>
          <w:rFonts w:ascii="Tahoma" w:hAnsi="Tahoma" w:cs="Tahoma"/>
          <w:b/>
          <w:bCs/>
          <w:sz w:val="24"/>
          <w:szCs w:val="24"/>
          <w:rPrChange w:id="4503" w:author="רינת אביטל" w:date="2022-05-12T09:18:00Z">
            <w:rPr>
              <w:b/>
              <w:bCs/>
              <w:sz w:val="32"/>
              <w:szCs w:val="32"/>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504" w:author="רינת אביטל" w:date="2022-05-12T09:18:00Z">
            <w:rPr>
              <w:b/>
              <w:bCs/>
              <w:sz w:val="36"/>
              <w:szCs w:val="36"/>
            </w:rPr>
          </w:rPrChange>
        </w:rPr>
        <w:t>DA</w:t>
      </w:r>
      <w:r w:rsidR="0058714D"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505" w:author="רינת אביטל" w:date="2022-05-12T09:18:00Z">
            <w:rPr>
              <w:b/>
              <w:bCs/>
              <w:sz w:val="36"/>
              <w:szCs w:val="36"/>
            </w:rPr>
          </w:rPrChange>
        </w:rPr>
        <w:t>L</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506"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507" w:author="רינת אביטל" w:date="2022-05-12T09:18:00Z">
            <w:rPr>
              <w:b/>
              <w:bCs/>
              <w:sz w:val="32"/>
              <w:szCs w:val="32"/>
              <w:rtl/>
            </w:rPr>
          </w:rPrChange>
        </w:rPr>
        <w:t>–</w:t>
      </w:r>
      <w:r w:rsidRPr="00882C54">
        <w:rPr>
          <w:rFonts w:ascii="Tahoma" w:hAnsi="Tahoma" w:cs="Tahoma"/>
          <w:b/>
          <w:bCs/>
          <w:sz w:val="24"/>
          <w:szCs w:val="24"/>
          <w:rtl/>
          <w:rPrChange w:id="4508" w:author="רינת אביטל" w:date="2022-05-12T09:18:00Z">
            <w:rPr>
              <w:b/>
              <w:bCs/>
              <w:sz w:val="32"/>
              <w:szCs w:val="32"/>
              <w:rtl/>
            </w:rPr>
          </w:rPrChange>
        </w:rPr>
        <w:t xml:space="preserve"> </w:t>
      </w:r>
      <w:r w:rsidRPr="00882C54">
        <w:rPr>
          <w:rFonts w:ascii="Tahoma" w:hAnsi="Tahoma" w:cs="Tahoma" w:hint="eastAsia"/>
          <w:rtl/>
          <w:rPrChange w:id="4509" w:author="רינת אביטל" w:date="2022-05-12T09:18:00Z">
            <w:rPr>
              <w:rFonts w:hint="eastAsia"/>
              <w:sz w:val="28"/>
              <w:szCs w:val="28"/>
              <w:rtl/>
            </w:rPr>
          </w:rPrChange>
        </w:rPr>
        <w:t>השכבה</w:t>
      </w:r>
      <w:r w:rsidRPr="00882C54">
        <w:rPr>
          <w:rFonts w:ascii="Tahoma" w:hAnsi="Tahoma" w:cs="Tahoma"/>
          <w:rtl/>
          <w:rPrChange w:id="4510" w:author="רינת אביטל" w:date="2022-05-12T09:18:00Z">
            <w:rPr>
              <w:sz w:val="28"/>
              <w:szCs w:val="28"/>
              <w:rtl/>
            </w:rPr>
          </w:rPrChange>
        </w:rPr>
        <w:t xml:space="preserve"> </w:t>
      </w:r>
      <w:r w:rsidRPr="00882C54">
        <w:rPr>
          <w:rFonts w:ascii="Tahoma" w:hAnsi="Tahoma" w:cs="Tahoma" w:hint="eastAsia"/>
          <w:rtl/>
          <w:rPrChange w:id="4511" w:author="רינת אביטל" w:date="2022-05-12T09:18:00Z">
            <w:rPr>
              <w:rFonts w:hint="eastAsia"/>
              <w:sz w:val="28"/>
              <w:szCs w:val="28"/>
              <w:rtl/>
            </w:rPr>
          </w:rPrChange>
        </w:rPr>
        <w:t>הנמוכה</w:t>
      </w:r>
      <w:r w:rsidRPr="00882C54">
        <w:rPr>
          <w:rFonts w:ascii="Tahoma" w:hAnsi="Tahoma" w:cs="Tahoma"/>
          <w:rtl/>
          <w:rPrChange w:id="4512" w:author="רינת אביטל" w:date="2022-05-12T09:18:00Z">
            <w:rPr>
              <w:sz w:val="28"/>
              <w:szCs w:val="28"/>
              <w:rtl/>
            </w:rPr>
          </w:rPrChange>
        </w:rPr>
        <w:t xml:space="preserve"> </w:t>
      </w:r>
      <w:r w:rsidRPr="00882C54">
        <w:rPr>
          <w:rFonts w:ascii="Tahoma" w:hAnsi="Tahoma" w:cs="Tahoma" w:hint="eastAsia"/>
          <w:rtl/>
          <w:rPrChange w:id="4513" w:author="רינת אביטל" w:date="2022-05-12T09:18:00Z">
            <w:rPr>
              <w:rFonts w:hint="eastAsia"/>
              <w:sz w:val="28"/>
              <w:szCs w:val="28"/>
              <w:rtl/>
            </w:rPr>
          </w:rPrChange>
        </w:rPr>
        <w:t>ביותר</w:t>
      </w:r>
      <w:r w:rsidRPr="00882C54">
        <w:rPr>
          <w:rFonts w:ascii="Tahoma" w:hAnsi="Tahoma" w:cs="Tahoma"/>
          <w:rtl/>
          <w:rPrChange w:id="4514" w:author="רינת אביטל" w:date="2022-05-12T09:18:00Z">
            <w:rPr>
              <w:sz w:val="28"/>
              <w:szCs w:val="28"/>
              <w:rtl/>
            </w:rPr>
          </w:rPrChange>
        </w:rPr>
        <w:t xml:space="preserve">. </w:t>
      </w:r>
      <w:r w:rsidRPr="00882C54">
        <w:rPr>
          <w:rFonts w:ascii="Tahoma" w:hAnsi="Tahoma" w:cs="Tahoma" w:hint="eastAsia"/>
          <w:rtl/>
          <w:rPrChange w:id="4515" w:author="רינת אביטל" w:date="2022-05-12T09:18:00Z">
            <w:rPr>
              <w:rFonts w:hint="eastAsia"/>
              <w:sz w:val="28"/>
              <w:szCs w:val="28"/>
              <w:rtl/>
            </w:rPr>
          </w:rPrChange>
        </w:rPr>
        <w:t>שכבה</w:t>
      </w:r>
      <w:r w:rsidRPr="00882C54">
        <w:rPr>
          <w:rFonts w:ascii="Tahoma" w:hAnsi="Tahoma" w:cs="Tahoma"/>
          <w:rtl/>
          <w:rPrChange w:id="4516" w:author="רינת אביטל" w:date="2022-05-12T09:18:00Z">
            <w:rPr>
              <w:sz w:val="28"/>
              <w:szCs w:val="28"/>
              <w:rtl/>
            </w:rPr>
          </w:rPrChange>
        </w:rPr>
        <w:t xml:space="preserve"> </w:t>
      </w:r>
      <w:r w:rsidRPr="00882C54">
        <w:rPr>
          <w:rFonts w:ascii="Tahoma" w:hAnsi="Tahoma" w:cs="Tahoma" w:hint="eastAsia"/>
          <w:rtl/>
          <w:rPrChange w:id="4517" w:author="רינת אביטל" w:date="2022-05-12T09:18:00Z">
            <w:rPr>
              <w:rFonts w:hint="eastAsia"/>
              <w:sz w:val="28"/>
              <w:szCs w:val="28"/>
              <w:rtl/>
            </w:rPr>
          </w:rPrChange>
        </w:rPr>
        <w:t>זו</w:t>
      </w:r>
      <w:r w:rsidRPr="00882C54">
        <w:rPr>
          <w:rFonts w:ascii="Tahoma" w:hAnsi="Tahoma" w:cs="Tahoma"/>
          <w:rtl/>
          <w:rPrChange w:id="4518" w:author="רינת אביטל" w:date="2022-05-12T09:18:00Z">
            <w:rPr>
              <w:sz w:val="28"/>
              <w:szCs w:val="28"/>
              <w:rtl/>
            </w:rPr>
          </w:rPrChange>
        </w:rPr>
        <w:t xml:space="preserve"> </w:t>
      </w:r>
      <w:r w:rsidRPr="00882C54">
        <w:rPr>
          <w:rFonts w:ascii="Tahoma" w:hAnsi="Tahoma" w:cs="Tahoma" w:hint="eastAsia"/>
          <w:rtl/>
          <w:rPrChange w:id="4519" w:author="רינת אביטל" w:date="2022-05-12T09:18:00Z">
            <w:rPr>
              <w:rFonts w:hint="eastAsia"/>
              <w:sz w:val="28"/>
              <w:szCs w:val="28"/>
              <w:rtl/>
            </w:rPr>
          </w:rPrChange>
        </w:rPr>
        <w:t>אחראית</w:t>
      </w:r>
      <w:r w:rsidRPr="00882C54">
        <w:rPr>
          <w:rFonts w:ascii="Tahoma" w:hAnsi="Tahoma" w:cs="Tahoma"/>
          <w:rtl/>
          <w:rPrChange w:id="4520" w:author="רינת אביטל" w:date="2022-05-12T09:18:00Z">
            <w:rPr>
              <w:sz w:val="28"/>
              <w:szCs w:val="28"/>
              <w:rtl/>
            </w:rPr>
          </w:rPrChange>
        </w:rPr>
        <w:t xml:space="preserve"> </w:t>
      </w:r>
      <w:r w:rsidRPr="00882C54">
        <w:rPr>
          <w:rFonts w:ascii="Tahoma" w:hAnsi="Tahoma" w:cs="Tahoma" w:hint="eastAsia"/>
          <w:rtl/>
          <w:rPrChange w:id="4521" w:author="רינת אביטל" w:date="2022-05-12T09:18:00Z">
            <w:rPr>
              <w:rFonts w:hint="eastAsia"/>
              <w:sz w:val="28"/>
              <w:szCs w:val="28"/>
              <w:rtl/>
            </w:rPr>
          </w:rPrChange>
        </w:rPr>
        <w:t>על</w:t>
      </w:r>
      <w:r w:rsidRPr="00882C54">
        <w:rPr>
          <w:rFonts w:ascii="Tahoma" w:hAnsi="Tahoma" w:cs="Tahoma"/>
          <w:rtl/>
          <w:rPrChange w:id="4522" w:author="רינת אביטל" w:date="2022-05-12T09:18:00Z">
            <w:rPr>
              <w:sz w:val="28"/>
              <w:szCs w:val="28"/>
              <w:rtl/>
            </w:rPr>
          </w:rPrChange>
        </w:rPr>
        <w:t xml:space="preserve"> </w:t>
      </w:r>
      <w:r w:rsidRPr="00882C54">
        <w:rPr>
          <w:rFonts w:ascii="Tahoma" w:hAnsi="Tahoma" w:cs="Tahoma" w:hint="eastAsia"/>
          <w:rtl/>
          <w:rPrChange w:id="4523" w:author="רינת אביטל" w:date="2022-05-12T09:18:00Z">
            <w:rPr>
              <w:rFonts w:hint="eastAsia"/>
              <w:sz w:val="28"/>
              <w:szCs w:val="28"/>
              <w:rtl/>
            </w:rPr>
          </w:rPrChange>
        </w:rPr>
        <w:t>התקשורת</w:t>
      </w:r>
      <w:r w:rsidRPr="00882C54">
        <w:rPr>
          <w:rFonts w:ascii="Tahoma" w:hAnsi="Tahoma" w:cs="Tahoma"/>
          <w:rtl/>
          <w:rPrChange w:id="4524" w:author="רינת אביטל" w:date="2022-05-12T09:18:00Z">
            <w:rPr>
              <w:sz w:val="28"/>
              <w:szCs w:val="28"/>
              <w:rtl/>
            </w:rPr>
          </w:rPrChange>
        </w:rPr>
        <w:t xml:space="preserve"> </w:t>
      </w:r>
      <w:r w:rsidRPr="00882C54">
        <w:rPr>
          <w:rFonts w:ascii="Tahoma" w:hAnsi="Tahoma" w:cs="Tahoma" w:hint="eastAsia"/>
          <w:rtl/>
          <w:rPrChange w:id="4525" w:author="רינת אביטל" w:date="2022-05-12T09:18:00Z">
            <w:rPr>
              <w:rFonts w:hint="eastAsia"/>
              <w:sz w:val="28"/>
              <w:szCs w:val="28"/>
              <w:rtl/>
            </w:rPr>
          </w:rPrChange>
        </w:rPr>
        <w:t>עם</w:t>
      </w:r>
      <w:r w:rsidRPr="00882C54">
        <w:rPr>
          <w:rFonts w:ascii="Tahoma" w:hAnsi="Tahoma" w:cs="Tahoma"/>
          <w:rtl/>
          <w:rPrChange w:id="4526" w:author="רינת אביטל" w:date="2022-05-12T09:18:00Z">
            <w:rPr>
              <w:sz w:val="28"/>
              <w:szCs w:val="28"/>
              <w:rtl/>
            </w:rPr>
          </w:rPrChange>
        </w:rPr>
        <w:t xml:space="preserve"> </w:t>
      </w:r>
      <w:r w:rsidRPr="00882C54">
        <w:rPr>
          <w:rFonts w:ascii="Tahoma" w:hAnsi="Tahoma" w:cs="Tahoma" w:hint="eastAsia"/>
          <w:rtl/>
          <w:rPrChange w:id="4527" w:author="רינת אביטל" w:date="2022-05-12T09:18:00Z">
            <w:rPr>
              <w:rFonts w:hint="eastAsia"/>
              <w:sz w:val="28"/>
              <w:szCs w:val="28"/>
              <w:rtl/>
            </w:rPr>
          </w:rPrChange>
        </w:rPr>
        <w:t>ה</w:t>
      </w:r>
      <w:r w:rsidRPr="00882C54">
        <w:rPr>
          <w:rFonts w:ascii="Tahoma" w:hAnsi="Tahoma" w:cs="Tahoma"/>
          <w:rPrChange w:id="4528" w:author="רינת אביטל" w:date="2022-05-12T09:18:00Z">
            <w:rPr>
              <w:sz w:val="28"/>
              <w:szCs w:val="28"/>
            </w:rPr>
          </w:rPrChange>
        </w:rPr>
        <w:t>-Data Base</w:t>
      </w:r>
      <w:r w:rsidRPr="00882C54">
        <w:rPr>
          <w:rFonts w:ascii="Tahoma" w:hAnsi="Tahoma" w:cs="Tahoma"/>
          <w:rtl/>
          <w:rPrChange w:id="4529" w:author="רינת אביטל" w:date="2022-05-12T09:18:00Z">
            <w:rPr>
              <w:sz w:val="28"/>
              <w:szCs w:val="28"/>
              <w:rtl/>
            </w:rPr>
          </w:rPrChange>
        </w:rPr>
        <w:t xml:space="preserve">. </w:t>
      </w:r>
      <w:r w:rsidRPr="00882C54">
        <w:rPr>
          <w:rFonts w:ascii="Tahoma" w:hAnsi="Tahoma" w:cs="Tahoma" w:hint="eastAsia"/>
          <w:rtl/>
          <w:rPrChange w:id="4530" w:author="רינת אביטל" w:date="2022-05-12T09:18:00Z">
            <w:rPr>
              <w:rFonts w:hint="eastAsia"/>
              <w:sz w:val="28"/>
              <w:szCs w:val="28"/>
              <w:rtl/>
            </w:rPr>
          </w:rPrChange>
        </w:rPr>
        <w:t>בשכבה</w:t>
      </w:r>
      <w:r w:rsidRPr="00882C54">
        <w:rPr>
          <w:rFonts w:ascii="Tahoma" w:hAnsi="Tahoma" w:cs="Tahoma"/>
          <w:rtl/>
          <w:rPrChange w:id="4531" w:author="רינת אביטל" w:date="2022-05-12T09:18:00Z">
            <w:rPr>
              <w:sz w:val="28"/>
              <w:szCs w:val="28"/>
              <w:rtl/>
            </w:rPr>
          </w:rPrChange>
        </w:rPr>
        <w:t xml:space="preserve"> </w:t>
      </w:r>
      <w:r w:rsidRPr="00882C54">
        <w:rPr>
          <w:rFonts w:ascii="Tahoma" w:hAnsi="Tahoma" w:cs="Tahoma" w:hint="eastAsia"/>
          <w:rtl/>
          <w:rPrChange w:id="4532" w:author="רינת אביטל" w:date="2022-05-12T09:18:00Z">
            <w:rPr>
              <w:rFonts w:hint="eastAsia"/>
              <w:sz w:val="28"/>
              <w:szCs w:val="28"/>
              <w:rtl/>
            </w:rPr>
          </w:rPrChange>
        </w:rPr>
        <w:t>זו</w:t>
      </w:r>
      <w:r w:rsidRPr="00882C54">
        <w:rPr>
          <w:rFonts w:ascii="Tahoma" w:hAnsi="Tahoma" w:cs="Tahoma"/>
          <w:rtl/>
          <w:rPrChange w:id="4533" w:author="רינת אביטל" w:date="2022-05-12T09:18:00Z">
            <w:rPr>
              <w:sz w:val="28"/>
              <w:szCs w:val="28"/>
              <w:rtl/>
            </w:rPr>
          </w:rPrChange>
        </w:rPr>
        <w:t xml:space="preserve"> </w:t>
      </w:r>
      <w:r w:rsidRPr="00882C54">
        <w:rPr>
          <w:rFonts w:ascii="Tahoma" w:hAnsi="Tahoma" w:cs="Tahoma" w:hint="eastAsia"/>
          <w:rtl/>
          <w:rPrChange w:id="4534" w:author="רינת אביטל" w:date="2022-05-12T09:18:00Z">
            <w:rPr>
              <w:rFonts w:hint="eastAsia"/>
              <w:sz w:val="28"/>
              <w:szCs w:val="28"/>
              <w:rtl/>
            </w:rPr>
          </w:rPrChange>
        </w:rPr>
        <w:t>פונקציות</w:t>
      </w:r>
      <w:r w:rsidRPr="00882C54">
        <w:rPr>
          <w:rFonts w:ascii="Tahoma" w:hAnsi="Tahoma" w:cs="Tahoma"/>
          <w:rtl/>
          <w:rPrChange w:id="4535" w:author="רינת אביטל" w:date="2022-05-12T09:18:00Z">
            <w:rPr>
              <w:sz w:val="28"/>
              <w:szCs w:val="28"/>
              <w:rtl/>
            </w:rPr>
          </w:rPrChange>
        </w:rPr>
        <w:t xml:space="preserve"> </w:t>
      </w:r>
      <w:r w:rsidRPr="00882C54">
        <w:rPr>
          <w:rFonts w:ascii="Tahoma" w:hAnsi="Tahoma" w:cs="Tahoma" w:hint="eastAsia"/>
          <w:rtl/>
          <w:rPrChange w:id="4536" w:author="רינת אביטל" w:date="2022-05-12T09:18:00Z">
            <w:rPr>
              <w:rFonts w:hint="eastAsia"/>
              <w:sz w:val="28"/>
              <w:szCs w:val="28"/>
              <w:rtl/>
            </w:rPr>
          </w:rPrChange>
        </w:rPr>
        <w:t>שונות</w:t>
      </w:r>
      <w:r w:rsidRPr="00882C54">
        <w:rPr>
          <w:rFonts w:ascii="Tahoma" w:hAnsi="Tahoma" w:cs="Tahoma"/>
          <w:rtl/>
          <w:rPrChange w:id="4537" w:author="רינת אביטל" w:date="2022-05-12T09:18:00Z">
            <w:rPr>
              <w:sz w:val="28"/>
              <w:szCs w:val="28"/>
              <w:rtl/>
            </w:rPr>
          </w:rPrChange>
        </w:rPr>
        <w:t xml:space="preserve"> </w:t>
      </w:r>
      <w:r w:rsidRPr="00882C54">
        <w:rPr>
          <w:rFonts w:ascii="Tahoma" w:hAnsi="Tahoma" w:cs="Tahoma" w:hint="eastAsia"/>
          <w:rtl/>
          <w:rPrChange w:id="4538" w:author="רינת אביטל" w:date="2022-05-12T09:18:00Z">
            <w:rPr>
              <w:rFonts w:hint="eastAsia"/>
              <w:sz w:val="28"/>
              <w:szCs w:val="28"/>
              <w:rtl/>
            </w:rPr>
          </w:rPrChange>
        </w:rPr>
        <w:t>המפעילות</w:t>
      </w:r>
      <w:r w:rsidRPr="00882C54">
        <w:rPr>
          <w:rFonts w:ascii="Tahoma" w:hAnsi="Tahoma" w:cs="Tahoma"/>
          <w:rtl/>
          <w:rPrChange w:id="4539" w:author="רינת אביטל" w:date="2022-05-12T09:18:00Z">
            <w:rPr>
              <w:sz w:val="28"/>
              <w:szCs w:val="28"/>
              <w:rtl/>
            </w:rPr>
          </w:rPrChange>
        </w:rPr>
        <w:t xml:space="preserve"> </w:t>
      </w:r>
      <w:r w:rsidRPr="00882C54">
        <w:rPr>
          <w:rFonts w:ascii="Tahoma" w:hAnsi="Tahoma" w:cs="Tahoma" w:hint="eastAsia"/>
          <w:rtl/>
          <w:rPrChange w:id="4540" w:author="רינת אביטל" w:date="2022-05-12T09:18:00Z">
            <w:rPr>
              <w:rFonts w:hint="eastAsia"/>
              <w:sz w:val="28"/>
              <w:szCs w:val="28"/>
              <w:rtl/>
            </w:rPr>
          </w:rPrChange>
        </w:rPr>
        <w:t>את</w:t>
      </w:r>
      <w:r w:rsidRPr="00882C54">
        <w:rPr>
          <w:rFonts w:ascii="Tahoma" w:hAnsi="Tahoma" w:cs="Tahoma"/>
          <w:rtl/>
          <w:rPrChange w:id="4541" w:author="רינת אביטל" w:date="2022-05-12T09:18:00Z">
            <w:rPr>
              <w:sz w:val="28"/>
              <w:szCs w:val="28"/>
              <w:rtl/>
            </w:rPr>
          </w:rPrChange>
        </w:rPr>
        <w:t xml:space="preserve"> </w:t>
      </w:r>
      <w:r w:rsidRPr="00882C54">
        <w:rPr>
          <w:rFonts w:ascii="Tahoma" w:hAnsi="Tahoma" w:cs="Tahoma" w:hint="eastAsia"/>
          <w:rtl/>
          <w:rPrChange w:id="4542" w:author="רינת אביטל" w:date="2022-05-12T09:18:00Z">
            <w:rPr>
              <w:rFonts w:hint="eastAsia"/>
              <w:sz w:val="28"/>
              <w:szCs w:val="28"/>
              <w:rtl/>
            </w:rPr>
          </w:rPrChange>
        </w:rPr>
        <w:t>ההתקשרות</w:t>
      </w:r>
      <w:r w:rsidRPr="00882C54">
        <w:rPr>
          <w:rFonts w:ascii="Tahoma" w:hAnsi="Tahoma" w:cs="Tahoma"/>
          <w:rtl/>
          <w:rPrChange w:id="4543" w:author="רינת אביטל" w:date="2022-05-12T09:18:00Z">
            <w:rPr>
              <w:sz w:val="28"/>
              <w:szCs w:val="28"/>
              <w:rtl/>
            </w:rPr>
          </w:rPrChange>
        </w:rPr>
        <w:t xml:space="preserve">. </w:t>
      </w:r>
    </w:p>
    <w:p w14:paraId="03B3D40B" w14:textId="24DA59F4" w:rsidR="006F799E" w:rsidRPr="00882C54" w:rsidRDefault="00ED5A21" w:rsidP="00882C54">
      <w:pPr>
        <w:spacing w:line="360" w:lineRule="auto"/>
        <w:jc w:val="both"/>
        <w:rPr>
          <w:rFonts w:ascii="Tahoma" w:hAnsi="Tahoma" w:cs="Tahoma"/>
          <w:rtl/>
          <w:rPrChange w:id="4544" w:author="רינת אביטל" w:date="2022-05-12T09:18:00Z">
            <w:rPr>
              <w:sz w:val="28"/>
              <w:szCs w:val="28"/>
              <w:rtl/>
            </w:rPr>
          </w:rPrChange>
        </w:rPr>
      </w:pPr>
      <w:r w:rsidRPr="00882C54">
        <w:rPr>
          <w:rFonts w:ascii="Tahoma" w:hAnsi="Tahoma" w:cs="Tahoma" w:hint="eastAsia"/>
          <w:b/>
          <w:bCs/>
          <w:rtl/>
          <w:rPrChange w:id="4545" w:author="רינת אביטל" w:date="2022-05-12T09:18:00Z">
            <w:rPr>
              <w:rFonts w:hint="eastAsia"/>
              <w:b/>
              <w:bCs/>
              <w:sz w:val="28"/>
              <w:szCs w:val="28"/>
              <w:rtl/>
            </w:rPr>
          </w:rPrChange>
        </w:rPr>
        <w:t>המחלקות</w:t>
      </w:r>
      <w:r w:rsidRPr="00882C54">
        <w:rPr>
          <w:rFonts w:ascii="Tahoma" w:hAnsi="Tahoma" w:cs="Tahoma"/>
          <w:b/>
          <w:bCs/>
          <w:rtl/>
          <w:rPrChange w:id="4546" w:author="רינת אביטל" w:date="2022-05-12T09:18:00Z">
            <w:rPr>
              <w:b/>
              <w:bCs/>
              <w:sz w:val="28"/>
              <w:szCs w:val="28"/>
              <w:rtl/>
            </w:rPr>
          </w:rPrChange>
        </w:rPr>
        <w:t xml:space="preserve"> </w:t>
      </w:r>
      <w:r w:rsidRPr="00882C54">
        <w:rPr>
          <w:rFonts w:ascii="Tahoma" w:hAnsi="Tahoma" w:cs="Tahoma" w:hint="eastAsia"/>
          <w:b/>
          <w:bCs/>
          <w:rtl/>
          <w:rPrChange w:id="4547" w:author="רינת אביטל" w:date="2022-05-12T09:18:00Z">
            <w:rPr>
              <w:rFonts w:hint="eastAsia"/>
              <w:b/>
              <w:bCs/>
              <w:sz w:val="28"/>
              <w:szCs w:val="28"/>
              <w:rtl/>
            </w:rPr>
          </w:rPrChange>
        </w:rPr>
        <w:t>הקיימות</w:t>
      </w:r>
      <w:r w:rsidRPr="00882C54">
        <w:rPr>
          <w:rFonts w:ascii="Tahoma" w:hAnsi="Tahoma" w:cs="Tahoma"/>
          <w:b/>
          <w:bCs/>
          <w:rtl/>
          <w:rPrChange w:id="4548" w:author="רינת אביטל" w:date="2022-05-12T09:18:00Z">
            <w:rPr>
              <w:b/>
              <w:bCs/>
              <w:sz w:val="28"/>
              <w:szCs w:val="28"/>
              <w:rtl/>
            </w:rPr>
          </w:rPrChange>
        </w:rPr>
        <w:t xml:space="preserve"> </w:t>
      </w:r>
      <w:r w:rsidRPr="00882C54">
        <w:rPr>
          <w:rFonts w:ascii="Tahoma" w:hAnsi="Tahoma" w:cs="Tahoma" w:hint="eastAsia"/>
          <w:b/>
          <w:bCs/>
          <w:rtl/>
          <w:rPrChange w:id="4549" w:author="רינת אביטל" w:date="2022-05-12T09:18:00Z">
            <w:rPr>
              <w:rFonts w:hint="eastAsia"/>
              <w:b/>
              <w:bCs/>
              <w:sz w:val="28"/>
              <w:szCs w:val="28"/>
              <w:rtl/>
            </w:rPr>
          </w:rPrChange>
        </w:rPr>
        <w:t>בשכבה</w:t>
      </w:r>
      <w:r w:rsidRPr="00882C54">
        <w:rPr>
          <w:rFonts w:ascii="Tahoma" w:hAnsi="Tahoma" w:cs="Tahoma"/>
          <w:b/>
          <w:bCs/>
          <w:rtl/>
          <w:rPrChange w:id="4550" w:author="רינת אביטל" w:date="2022-05-12T09:18:00Z">
            <w:rPr>
              <w:b/>
              <w:bCs/>
              <w:sz w:val="28"/>
              <w:szCs w:val="28"/>
              <w:rtl/>
            </w:rPr>
          </w:rPrChange>
        </w:rPr>
        <w:t xml:space="preserve">: </w:t>
      </w:r>
    </w:p>
    <w:p w14:paraId="3AA35730" w14:textId="250C8DF5" w:rsidR="00ED5A21" w:rsidRPr="00882C54" w:rsidRDefault="00ED5A21" w:rsidP="00882C54">
      <w:pPr>
        <w:pStyle w:val="a8"/>
        <w:numPr>
          <w:ilvl w:val="0"/>
          <w:numId w:val="43"/>
        </w:numPr>
        <w:spacing w:line="360" w:lineRule="auto"/>
        <w:jc w:val="both"/>
        <w:rPr>
          <w:rFonts w:ascii="Tahoma" w:hAnsi="Tahoma" w:cs="Tahoma"/>
          <w:b/>
          <w:bCs/>
          <w:rPrChange w:id="4551" w:author="רינת אביטל" w:date="2022-05-12T09:18:00Z">
            <w:rPr>
              <w:b/>
              <w:bCs/>
              <w:sz w:val="28"/>
              <w:szCs w:val="28"/>
            </w:rPr>
          </w:rPrChange>
        </w:rPr>
      </w:pPr>
      <w:proofErr w:type="spellStart"/>
      <w:r w:rsidRPr="00882C54">
        <w:rPr>
          <w:rFonts w:ascii="Tahoma" w:hAnsi="Tahoma" w:cs="Tahoma"/>
          <w:b/>
          <w:bCs/>
          <w:rPrChange w:id="4552" w:author="רינת אביטל" w:date="2022-05-12T09:18:00Z">
            <w:rPr>
              <w:b/>
              <w:bCs/>
              <w:sz w:val="28"/>
              <w:szCs w:val="28"/>
            </w:rPr>
          </w:rPrChange>
        </w:rPr>
        <w:t>DBSetting</w:t>
      </w:r>
      <w:proofErr w:type="spellEnd"/>
      <w:r w:rsidRPr="00882C54">
        <w:rPr>
          <w:rFonts w:ascii="Tahoma" w:hAnsi="Tahoma" w:cs="Tahoma"/>
          <w:b/>
          <w:bCs/>
          <w:rtl/>
          <w:rPrChange w:id="4553" w:author="רינת אביטל" w:date="2022-05-12T09:18:00Z">
            <w:rPr>
              <w:b/>
              <w:bCs/>
              <w:sz w:val="28"/>
              <w:szCs w:val="28"/>
              <w:rtl/>
            </w:rPr>
          </w:rPrChange>
        </w:rPr>
        <w:t xml:space="preserve"> – </w:t>
      </w:r>
      <w:r w:rsidRPr="00882C54">
        <w:rPr>
          <w:rFonts w:ascii="Tahoma" w:hAnsi="Tahoma" w:cs="Tahoma" w:hint="eastAsia"/>
          <w:rtl/>
          <w:rPrChange w:id="4554" w:author="רינת אביטל" w:date="2022-05-12T09:18:00Z">
            <w:rPr>
              <w:rFonts w:hint="eastAsia"/>
              <w:sz w:val="28"/>
              <w:szCs w:val="28"/>
              <w:rtl/>
            </w:rPr>
          </w:rPrChange>
        </w:rPr>
        <w:t>מחלקה</w:t>
      </w:r>
      <w:r w:rsidRPr="00882C54">
        <w:rPr>
          <w:rFonts w:ascii="Tahoma" w:hAnsi="Tahoma" w:cs="Tahoma"/>
          <w:rtl/>
          <w:rPrChange w:id="4555" w:author="רינת אביטל" w:date="2022-05-12T09:18:00Z">
            <w:rPr>
              <w:sz w:val="28"/>
              <w:szCs w:val="28"/>
              <w:rtl/>
            </w:rPr>
          </w:rPrChange>
        </w:rPr>
        <w:t xml:space="preserve"> </w:t>
      </w:r>
      <w:r w:rsidRPr="00882C54">
        <w:rPr>
          <w:rFonts w:ascii="Tahoma" w:hAnsi="Tahoma" w:cs="Tahoma" w:hint="eastAsia"/>
          <w:rtl/>
          <w:rPrChange w:id="4556" w:author="רינת אביטל" w:date="2022-05-12T09:18:00Z">
            <w:rPr>
              <w:rFonts w:hint="eastAsia"/>
              <w:sz w:val="28"/>
              <w:szCs w:val="28"/>
              <w:rtl/>
            </w:rPr>
          </w:rPrChange>
        </w:rPr>
        <w:t>זו</w:t>
      </w:r>
      <w:r w:rsidRPr="00882C54">
        <w:rPr>
          <w:rFonts w:ascii="Tahoma" w:hAnsi="Tahoma" w:cs="Tahoma"/>
          <w:rtl/>
          <w:rPrChange w:id="4557" w:author="רינת אביטל" w:date="2022-05-12T09:18:00Z">
            <w:rPr>
              <w:sz w:val="28"/>
              <w:szCs w:val="28"/>
              <w:rtl/>
            </w:rPr>
          </w:rPrChange>
        </w:rPr>
        <w:t xml:space="preserve"> </w:t>
      </w:r>
      <w:r w:rsidRPr="00882C54">
        <w:rPr>
          <w:rFonts w:ascii="Tahoma" w:hAnsi="Tahoma" w:cs="Tahoma" w:hint="eastAsia"/>
          <w:rtl/>
          <w:rPrChange w:id="4558" w:author="רינת אביטל" w:date="2022-05-12T09:18:00Z">
            <w:rPr>
              <w:rFonts w:hint="eastAsia"/>
              <w:sz w:val="28"/>
              <w:szCs w:val="28"/>
              <w:rtl/>
            </w:rPr>
          </w:rPrChange>
        </w:rPr>
        <w:t>משמשת</w:t>
      </w:r>
      <w:r w:rsidRPr="00882C54">
        <w:rPr>
          <w:rFonts w:ascii="Tahoma" w:hAnsi="Tahoma" w:cs="Tahoma"/>
          <w:rtl/>
          <w:rPrChange w:id="4559" w:author="רינת אביטל" w:date="2022-05-12T09:18:00Z">
            <w:rPr>
              <w:sz w:val="28"/>
              <w:szCs w:val="28"/>
              <w:rtl/>
            </w:rPr>
          </w:rPrChange>
        </w:rPr>
        <w:t xml:space="preserve"> </w:t>
      </w:r>
      <w:r w:rsidR="00F50FEF" w:rsidRPr="00882C54">
        <w:rPr>
          <w:rFonts w:ascii="Tahoma" w:hAnsi="Tahoma" w:cs="Tahoma" w:hint="eastAsia"/>
          <w:rtl/>
          <w:rPrChange w:id="4560" w:author="רינת אביטל" w:date="2022-05-12T09:18:00Z">
            <w:rPr>
              <w:rFonts w:hint="eastAsia"/>
              <w:sz w:val="28"/>
              <w:szCs w:val="28"/>
              <w:rtl/>
            </w:rPr>
          </w:rPrChange>
        </w:rPr>
        <w:t>ל</w:t>
      </w:r>
      <w:r w:rsidRPr="00882C54">
        <w:rPr>
          <w:rFonts w:ascii="Tahoma" w:hAnsi="Tahoma" w:cs="Tahoma" w:hint="eastAsia"/>
          <w:rtl/>
          <w:rPrChange w:id="4561" w:author="רינת אביטל" w:date="2022-05-12T09:18:00Z">
            <w:rPr>
              <w:rFonts w:hint="eastAsia"/>
              <w:sz w:val="28"/>
              <w:szCs w:val="28"/>
              <w:rtl/>
            </w:rPr>
          </w:rPrChange>
        </w:rPr>
        <w:t>התקשרות</w:t>
      </w:r>
      <w:r w:rsidRPr="00882C54">
        <w:rPr>
          <w:rFonts w:ascii="Tahoma" w:hAnsi="Tahoma" w:cs="Tahoma"/>
          <w:rtl/>
          <w:rPrChange w:id="4562" w:author="רינת אביטל" w:date="2022-05-12T09:18:00Z">
            <w:rPr>
              <w:sz w:val="28"/>
              <w:szCs w:val="28"/>
              <w:rtl/>
            </w:rPr>
          </w:rPrChange>
        </w:rPr>
        <w:t xml:space="preserve"> </w:t>
      </w:r>
      <w:r w:rsidRPr="00882C54">
        <w:rPr>
          <w:rFonts w:ascii="Tahoma" w:hAnsi="Tahoma" w:cs="Tahoma" w:hint="eastAsia"/>
          <w:rtl/>
          <w:rPrChange w:id="4563" w:author="רינת אביטל" w:date="2022-05-12T09:18:00Z">
            <w:rPr>
              <w:rFonts w:hint="eastAsia"/>
              <w:sz w:val="28"/>
              <w:szCs w:val="28"/>
              <w:rtl/>
            </w:rPr>
          </w:rPrChange>
        </w:rPr>
        <w:t>בפועל</w:t>
      </w:r>
      <w:r w:rsidRPr="00882C54">
        <w:rPr>
          <w:rFonts w:ascii="Tahoma" w:hAnsi="Tahoma" w:cs="Tahoma"/>
          <w:rtl/>
          <w:rPrChange w:id="4564" w:author="רינת אביטל" w:date="2022-05-12T09:18:00Z">
            <w:rPr>
              <w:sz w:val="28"/>
              <w:szCs w:val="28"/>
              <w:rtl/>
            </w:rPr>
          </w:rPrChange>
        </w:rPr>
        <w:t xml:space="preserve"> </w:t>
      </w:r>
      <w:r w:rsidR="00F50FEF" w:rsidRPr="00882C54">
        <w:rPr>
          <w:rFonts w:ascii="Tahoma" w:hAnsi="Tahoma" w:cs="Tahoma" w:hint="eastAsia"/>
          <w:rtl/>
          <w:rPrChange w:id="4565" w:author="רינת אביטל" w:date="2022-05-12T09:18:00Z">
            <w:rPr>
              <w:rFonts w:hint="eastAsia"/>
              <w:sz w:val="28"/>
              <w:szCs w:val="28"/>
              <w:rtl/>
            </w:rPr>
          </w:rPrChange>
        </w:rPr>
        <w:t>ל</w:t>
      </w:r>
      <w:r w:rsidR="00F50FEF" w:rsidRPr="00882C54">
        <w:rPr>
          <w:rFonts w:ascii="Tahoma" w:hAnsi="Tahoma" w:cs="Tahoma"/>
          <w:rtl/>
          <w:rPrChange w:id="4566" w:author="רינת אביטל" w:date="2022-05-12T09:18:00Z">
            <w:rPr>
              <w:sz w:val="28"/>
              <w:szCs w:val="28"/>
              <w:rtl/>
            </w:rPr>
          </w:rPrChange>
        </w:rPr>
        <w:t xml:space="preserve"> </w:t>
      </w:r>
      <w:r w:rsidRPr="00882C54">
        <w:rPr>
          <w:rFonts w:ascii="Tahoma" w:hAnsi="Tahoma" w:cs="Tahoma"/>
          <w:rtl/>
          <w:rPrChange w:id="4567" w:author="רינת אביטל" w:date="2022-05-12T09:18:00Z">
            <w:rPr>
              <w:sz w:val="28"/>
              <w:szCs w:val="28"/>
              <w:rtl/>
            </w:rPr>
          </w:rPrChange>
        </w:rPr>
        <w:t xml:space="preserve">– </w:t>
      </w:r>
      <w:r w:rsidRPr="00882C54">
        <w:rPr>
          <w:rFonts w:ascii="Tahoma" w:hAnsi="Tahoma" w:cs="Tahoma"/>
          <w:rPrChange w:id="4568" w:author="רינת אביטל" w:date="2022-05-12T09:18:00Z">
            <w:rPr>
              <w:sz w:val="28"/>
              <w:szCs w:val="28"/>
            </w:rPr>
          </w:rPrChange>
        </w:rPr>
        <w:t>Data Base</w:t>
      </w:r>
      <w:r w:rsidR="00F50FEF" w:rsidRPr="00882C54">
        <w:rPr>
          <w:rFonts w:ascii="Tahoma" w:hAnsi="Tahoma" w:cs="Tahoma"/>
          <w:rtl/>
          <w:rPrChange w:id="4569" w:author="רינת אביטל" w:date="2022-05-12T09:18:00Z">
            <w:rPr>
              <w:sz w:val="28"/>
              <w:szCs w:val="28"/>
              <w:rtl/>
            </w:rPr>
          </w:rPrChange>
        </w:rPr>
        <w:t xml:space="preserve">. </w:t>
      </w:r>
      <w:r w:rsidR="00F50FEF" w:rsidRPr="00882C54">
        <w:rPr>
          <w:rFonts w:ascii="Tahoma" w:hAnsi="Tahoma" w:cs="Tahoma" w:hint="eastAsia"/>
          <w:rtl/>
          <w:rPrChange w:id="4570" w:author="רינת אביטל" w:date="2022-05-12T09:18:00Z">
            <w:rPr>
              <w:rFonts w:hint="eastAsia"/>
              <w:sz w:val="28"/>
              <w:szCs w:val="28"/>
              <w:rtl/>
            </w:rPr>
          </w:rPrChange>
        </w:rPr>
        <w:t>המחלקה</w:t>
      </w:r>
      <w:r w:rsidR="00F50FEF" w:rsidRPr="00882C54">
        <w:rPr>
          <w:rFonts w:ascii="Tahoma" w:hAnsi="Tahoma" w:cs="Tahoma"/>
          <w:rtl/>
          <w:rPrChange w:id="4571" w:author="רינת אביטל" w:date="2022-05-12T09:18:00Z">
            <w:rPr>
              <w:sz w:val="28"/>
              <w:szCs w:val="28"/>
              <w:rtl/>
            </w:rPr>
          </w:rPrChange>
        </w:rPr>
        <w:t xml:space="preserve"> </w:t>
      </w:r>
      <w:r w:rsidR="00F50FEF" w:rsidRPr="00882C54">
        <w:rPr>
          <w:rFonts w:ascii="Tahoma" w:hAnsi="Tahoma" w:cs="Tahoma" w:hint="eastAsia"/>
          <w:rtl/>
          <w:rPrChange w:id="4572" w:author="רינת אביטל" w:date="2022-05-12T09:18:00Z">
            <w:rPr>
              <w:rFonts w:hint="eastAsia"/>
              <w:sz w:val="28"/>
              <w:szCs w:val="28"/>
              <w:rtl/>
            </w:rPr>
          </w:rPrChange>
        </w:rPr>
        <w:t>מכילה</w:t>
      </w:r>
      <w:r w:rsidR="00F50FEF" w:rsidRPr="00882C54">
        <w:rPr>
          <w:rFonts w:ascii="Tahoma" w:hAnsi="Tahoma" w:cs="Tahoma"/>
          <w:rtl/>
          <w:rPrChange w:id="4573" w:author="רינת אביטל" w:date="2022-05-12T09:18:00Z">
            <w:rPr>
              <w:sz w:val="28"/>
              <w:szCs w:val="28"/>
              <w:rtl/>
            </w:rPr>
          </w:rPrChange>
        </w:rPr>
        <w:t xml:space="preserve"> </w:t>
      </w:r>
      <w:r w:rsidR="00F50FEF" w:rsidRPr="00882C54">
        <w:rPr>
          <w:rFonts w:ascii="Tahoma" w:hAnsi="Tahoma" w:cs="Tahoma" w:hint="eastAsia"/>
          <w:rtl/>
          <w:rPrChange w:id="4574" w:author="רינת אביטל" w:date="2022-05-12T09:18:00Z">
            <w:rPr>
              <w:rFonts w:hint="eastAsia"/>
              <w:sz w:val="28"/>
              <w:szCs w:val="28"/>
              <w:rtl/>
            </w:rPr>
          </w:rPrChange>
        </w:rPr>
        <w:t>את</w:t>
      </w:r>
      <w:r w:rsidR="00F50FEF" w:rsidRPr="00882C54">
        <w:rPr>
          <w:rFonts w:ascii="Tahoma" w:hAnsi="Tahoma" w:cs="Tahoma"/>
          <w:rtl/>
          <w:rPrChange w:id="4575" w:author="רינת אביטל" w:date="2022-05-12T09:18:00Z">
            <w:rPr>
              <w:sz w:val="28"/>
              <w:szCs w:val="28"/>
              <w:rtl/>
            </w:rPr>
          </w:rPrChange>
        </w:rPr>
        <w:t xml:space="preserve"> </w:t>
      </w:r>
      <w:r w:rsidR="00F50FEF" w:rsidRPr="00882C54">
        <w:rPr>
          <w:rFonts w:ascii="Tahoma" w:hAnsi="Tahoma" w:cs="Tahoma" w:hint="eastAsia"/>
          <w:rtl/>
          <w:rPrChange w:id="4576" w:author="רינת אביטל" w:date="2022-05-12T09:18:00Z">
            <w:rPr>
              <w:rFonts w:hint="eastAsia"/>
              <w:sz w:val="28"/>
              <w:szCs w:val="28"/>
              <w:rtl/>
            </w:rPr>
          </w:rPrChange>
        </w:rPr>
        <w:t>הניתוב</w:t>
      </w:r>
      <w:r w:rsidR="00F50FEF" w:rsidRPr="00882C54">
        <w:rPr>
          <w:rFonts w:ascii="Tahoma" w:hAnsi="Tahoma" w:cs="Tahoma"/>
          <w:rtl/>
          <w:rPrChange w:id="4577" w:author="רינת אביטל" w:date="2022-05-12T09:18:00Z">
            <w:rPr>
              <w:sz w:val="28"/>
              <w:szCs w:val="28"/>
              <w:rtl/>
            </w:rPr>
          </w:rPrChange>
        </w:rPr>
        <w:t xml:space="preserve"> </w:t>
      </w:r>
      <w:r w:rsidR="00F50FEF" w:rsidRPr="00882C54">
        <w:rPr>
          <w:rFonts w:ascii="Tahoma" w:hAnsi="Tahoma" w:cs="Tahoma" w:hint="eastAsia"/>
          <w:rtl/>
          <w:rPrChange w:id="4578" w:author="רינת אביטל" w:date="2022-05-12T09:18:00Z">
            <w:rPr>
              <w:rFonts w:hint="eastAsia"/>
              <w:sz w:val="28"/>
              <w:szCs w:val="28"/>
              <w:rtl/>
            </w:rPr>
          </w:rPrChange>
        </w:rPr>
        <w:t>ל</w:t>
      </w:r>
      <w:r w:rsidR="00F50FEF" w:rsidRPr="00882C54">
        <w:rPr>
          <w:rFonts w:ascii="Tahoma" w:hAnsi="Tahoma" w:cs="Tahoma"/>
          <w:rtl/>
          <w:rPrChange w:id="4579" w:author="רינת אביטל" w:date="2022-05-12T09:18:00Z">
            <w:rPr>
              <w:sz w:val="28"/>
              <w:szCs w:val="28"/>
              <w:rtl/>
            </w:rPr>
          </w:rPrChange>
        </w:rPr>
        <w:t xml:space="preserve"> - </w:t>
      </w:r>
      <w:r w:rsidR="00F50FEF" w:rsidRPr="00882C54">
        <w:rPr>
          <w:rFonts w:ascii="Tahoma" w:hAnsi="Tahoma" w:cs="Tahoma"/>
          <w:rPrChange w:id="4580" w:author="רינת אביטל" w:date="2022-05-12T09:18:00Z">
            <w:rPr>
              <w:sz w:val="28"/>
              <w:szCs w:val="28"/>
            </w:rPr>
          </w:rPrChange>
        </w:rPr>
        <w:t>Data Base</w:t>
      </w:r>
      <w:r w:rsidR="00F50FEF" w:rsidRPr="00882C54">
        <w:rPr>
          <w:rFonts w:ascii="Tahoma" w:hAnsi="Tahoma" w:cs="Tahoma"/>
          <w:rtl/>
          <w:rPrChange w:id="4581" w:author="רינת אביטל" w:date="2022-05-12T09:18:00Z">
            <w:rPr>
              <w:sz w:val="28"/>
              <w:szCs w:val="28"/>
              <w:rtl/>
            </w:rPr>
          </w:rPrChange>
        </w:rPr>
        <w:t xml:space="preserve">, </w:t>
      </w:r>
      <w:r w:rsidR="00F50FEF" w:rsidRPr="00882C54">
        <w:rPr>
          <w:rFonts w:ascii="Tahoma" w:hAnsi="Tahoma" w:cs="Tahoma" w:hint="eastAsia"/>
          <w:rtl/>
          <w:rPrChange w:id="4582" w:author="רינת אביטל" w:date="2022-05-12T09:18:00Z">
            <w:rPr>
              <w:rFonts w:hint="eastAsia"/>
              <w:sz w:val="28"/>
              <w:szCs w:val="28"/>
              <w:rtl/>
            </w:rPr>
          </w:rPrChange>
        </w:rPr>
        <w:t>שם</w:t>
      </w:r>
      <w:r w:rsidR="00F50FEF" w:rsidRPr="00882C54">
        <w:rPr>
          <w:rFonts w:ascii="Tahoma" w:hAnsi="Tahoma" w:cs="Tahoma"/>
          <w:rtl/>
          <w:rPrChange w:id="4583" w:author="רינת אביטל" w:date="2022-05-12T09:18:00Z">
            <w:rPr>
              <w:sz w:val="28"/>
              <w:szCs w:val="28"/>
              <w:rtl/>
            </w:rPr>
          </w:rPrChange>
        </w:rPr>
        <w:t xml:space="preserve"> </w:t>
      </w:r>
      <w:r w:rsidR="00F50FEF" w:rsidRPr="00882C54">
        <w:rPr>
          <w:rFonts w:ascii="Tahoma" w:hAnsi="Tahoma" w:cs="Tahoma" w:hint="eastAsia"/>
          <w:rtl/>
          <w:rPrChange w:id="4584" w:author="רינת אביטל" w:date="2022-05-12T09:18:00Z">
            <w:rPr>
              <w:rFonts w:hint="eastAsia"/>
              <w:sz w:val="28"/>
              <w:szCs w:val="28"/>
              <w:rtl/>
            </w:rPr>
          </w:rPrChange>
        </w:rPr>
        <w:t>ה</w:t>
      </w:r>
      <w:r w:rsidR="00F50FEF" w:rsidRPr="00882C54">
        <w:rPr>
          <w:rFonts w:ascii="Tahoma" w:hAnsi="Tahoma" w:cs="Tahoma"/>
          <w:rtl/>
          <w:rPrChange w:id="4585" w:author="רינת אביטל" w:date="2022-05-12T09:18:00Z">
            <w:rPr>
              <w:sz w:val="28"/>
              <w:szCs w:val="28"/>
              <w:rtl/>
            </w:rPr>
          </w:rPrChange>
        </w:rPr>
        <w:t xml:space="preserve"> – </w:t>
      </w:r>
      <w:r w:rsidR="00F50FEF" w:rsidRPr="00882C54">
        <w:rPr>
          <w:rFonts w:ascii="Tahoma" w:hAnsi="Tahoma" w:cs="Tahoma"/>
          <w:rPrChange w:id="4586" w:author="רינת אביטל" w:date="2022-05-12T09:18:00Z">
            <w:rPr>
              <w:sz w:val="28"/>
              <w:szCs w:val="28"/>
            </w:rPr>
          </w:rPrChange>
        </w:rPr>
        <w:t>Data Base</w:t>
      </w:r>
      <w:r w:rsidR="00F50FEF" w:rsidRPr="00882C54">
        <w:rPr>
          <w:rFonts w:ascii="Tahoma" w:hAnsi="Tahoma" w:cs="Tahoma"/>
          <w:rtl/>
          <w:rPrChange w:id="4587" w:author="רינת אביטל" w:date="2022-05-12T09:18:00Z">
            <w:rPr>
              <w:sz w:val="28"/>
              <w:szCs w:val="28"/>
              <w:rtl/>
            </w:rPr>
          </w:rPrChange>
        </w:rPr>
        <w:t xml:space="preserve">, </w:t>
      </w:r>
      <w:r w:rsidRPr="00882C54">
        <w:rPr>
          <w:rFonts w:ascii="Tahoma" w:hAnsi="Tahoma" w:cs="Tahoma"/>
          <w:rtl/>
          <w:rPrChange w:id="4588" w:author="רינת אביטל" w:date="2022-05-12T09:18:00Z">
            <w:rPr>
              <w:sz w:val="28"/>
              <w:szCs w:val="28"/>
              <w:rtl/>
            </w:rPr>
          </w:rPrChange>
        </w:rPr>
        <w:t xml:space="preserve"> </w:t>
      </w:r>
      <w:r w:rsidR="00F50FEF" w:rsidRPr="00882C54">
        <w:rPr>
          <w:rFonts w:ascii="Tahoma" w:hAnsi="Tahoma" w:cs="Tahoma" w:hint="eastAsia"/>
          <w:rtl/>
          <w:rPrChange w:id="4589" w:author="רינת אביטל" w:date="2022-05-12T09:18:00Z">
            <w:rPr>
              <w:rFonts w:hint="eastAsia"/>
              <w:sz w:val="28"/>
              <w:szCs w:val="28"/>
              <w:rtl/>
            </w:rPr>
          </w:rPrChange>
        </w:rPr>
        <w:t>ושם</w:t>
      </w:r>
      <w:r w:rsidR="00F50FEF" w:rsidRPr="00882C54">
        <w:rPr>
          <w:rFonts w:ascii="Tahoma" w:hAnsi="Tahoma" w:cs="Tahoma"/>
          <w:rtl/>
          <w:rPrChange w:id="4590" w:author="רינת אביטל" w:date="2022-05-12T09:18:00Z">
            <w:rPr>
              <w:sz w:val="28"/>
              <w:szCs w:val="28"/>
              <w:rtl/>
            </w:rPr>
          </w:rPrChange>
        </w:rPr>
        <w:t xml:space="preserve"> </w:t>
      </w:r>
      <w:r w:rsidR="00F50FEF" w:rsidRPr="00882C54">
        <w:rPr>
          <w:rFonts w:ascii="Tahoma" w:hAnsi="Tahoma" w:cs="Tahoma" w:hint="eastAsia"/>
          <w:rtl/>
          <w:rPrChange w:id="4591" w:author="רינת אביטל" w:date="2022-05-12T09:18:00Z">
            <w:rPr>
              <w:rFonts w:hint="eastAsia"/>
              <w:sz w:val="28"/>
              <w:szCs w:val="28"/>
              <w:rtl/>
            </w:rPr>
          </w:rPrChange>
        </w:rPr>
        <w:t>ה</w:t>
      </w:r>
      <w:r w:rsidR="00F50FEF" w:rsidRPr="00882C54">
        <w:rPr>
          <w:rFonts w:ascii="Tahoma" w:hAnsi="Tahoma" w:cs="Tahoma"/>
          <w:rtl/>
          <w:rPrChange w:id="4592" w:author="רינת אביטל" w:date="2022-05-12T09:18:00Z">
            <w:rPr>
              <w:sz w:val="28"/>
              <w:szCs w:val="28"/>
              <w:rtl/>
            </w:rPr>
          </w:rPrChange>
        </w:rPr>
        <w:t xml:space="preserve"> – </w:t>
      </w:r>
      <w:r w:rsidR="00F50FEF" w:rsidRPr="00882C54">
        <w:rPr>
          <w:rFonts w:ascii="Tahoma" w:hAnsi="Tahoma" w:cs="Tahoma"/>
          <w:rPrChange w:id="4593" w:author="רינת אביטל" w:date="2022-05-12T09:18:00Z">
            <w:rPr>
              <w:sz w:val="28"/>
              <w:szCs w:val="28"/>
            </w:rPr>
          </w:rPrChange>
        </w:rPr>
        <w:t>Collection</w:t>
      </w:r>
      <w:r w:rsidR="00F50FEF" w:rsidRPr="00882C54">
        <w:rPr>
          <w:rFonts w:ascii="Tahoma" w:hAnsi="Tahoma" w:cs="Tahoma"/>
          <w:rtl/>
          <w:rPrChange w:id="4594" w:author="רינת אביטל" w:date="2022-05-12T09:18:00Z">
            <w:rPr>
              <w:sz w:val="28"/>
              <w:szCs w:val="28"/>
              <w:rtl/>
            </w:rPr>
          </w:rPrChange>
        </w:rPr>
        <w:t>.</w:t>
      </w:r>
    </w:p>
    <w:p w14:paraId="6DAEC4F8" w14:textId="77777777" w:rsidR="00C15F28" w:rsidRPr="00882C54" w:rsidRDefault="00C15F28" w:rsidP="00882C54">
      <w:pPr>
        <w:pStyle w:val="a8"/>
        <w:spacing w:line="360" w:lineRule="auto"/>
        <w:ind w:left="1440"/>
        <w:jc w:val="both"/>
        <w:rPr>
          <w:rFonts w:ascii="Tahoma" w:hAnsi="Tahoma" w:cs="Tahoma"/>
          <w:b/>
          <w:bCs/>
          <w:rPrChange w:id="4595" w:author="רינת אביטל" w:date="2022-05-12T09:18:00Z">
            <w:rPr>
              <w:b/>
              <w:bCs/>
              <w:sz w:val="28"/>
              <w:szCs w:val="28"/>
            </w:rPr>
          </w:rPrChange>
        </w:rPr>
      </w:pPr>
    </w:p>
    <w:p w14:paraId="06FBBF1C" w14:textId="784089C6" w:rsidR="00C15F28" w:rsidRPr="00882C54" w:rsidRDefault="00F50FEF" w:rsidP="00882C54">
      <w:pPr>
        <w:pStyle w:val="a8"/>
        <w:numPr>
          <w:ilvl w:val="0"/>
          <w:numId w:val="43"/>
        </w:numPr>
        <w:spacing w:line="360" w:lineRule="auto"/>
        <w:jc w:val="both"/>
        <w:rPr>
          <w:rFonts w:ascii="Tahoma" w:hAnsi="Tahoma" w:cs="Tahoma"/>
          <w:rtl/>
          <w:rPrChange w:id="4596" w:author="רינת אביטל" w:date="2022-05-12T09:18:00Z">
            <w:rPr>
              <w:sz w:val="28"/>
              <w:szCs w:val="28"/>
              <w:rtl/>
            </w:rPr>
          </w:rPrChange>
        </w:rPr>
      </w:pPr>
      <w:r w:rsidRPr="00882C54">
        <w:rPr>
          <w:rFonts w:ascii="Tahoma" w:hAnsi="Tahoma" w:cs="Tahoma"/>
          <w:b/>
          <w:bCs/>
          <w:rPrChange w:id="4597" w:author="רינת אביטל" w:date="2022-05-12T09:18:00Z">
            <w:rPr>
              <w:b/>
              <w:bCs/>
              <w:sz w:val="28"/>
              <w:szCs w:val="28"/>
            </w:rPr>
          </w:rPrChange>
        </w:rPr>
        <w:t>User</w:t>
      </w:r>
      <w:r w:rsidRPr="00882C54">
        <w:rPr>
          <w:rFonts w:ascii="Tahoma" w:hAnsi="Tahoma" w:cs="Tahoma"/>
          <w:b/>
          <w:bCs/>
          <w:rtl/>
          <w:rPrChange w:id="4598" w:author="רינת אביטל" w:date="2022-05-12T09:18:00Z">
            <w:rPr>
              <w:b/>
              <w:bCs/>
              <w:sz w:val="28"/>
              <w:szCs w:val="28"/>
              <w:rtl/>
            </w:rPr>
          </w:rPrChange>
        </w:rPr>
        <w:t xml:space="preserve"> – </w:t>
      </w:r>
      <w:r w:rsidRPr="00882C54">
        <w:rPr>
          <w:rFonts w:ascii="Tahoma" w:hAnsi="Tahoma" w:cs="Tahoma" w:hint="eastAsia"/>
          <w:rtl/>
          <w:rPrChange w:id="4599" w:author="רינת אביטל" w:date="2022-05-12T09:18:00Z">
            <w:rPr>
              <w:rFonts w:hint="eastAsia"/>
              <w:sz w:val="28"/>
              <w:szCs w:val="28"/>
              <w:rtl/>
            </w:rPr>
          </w:rPrChange>
        </w:rPr>
        <w:t>מחלקה</w:t>
      </w:r>
      <w:r w:rsidRPr="00882C54">
        <w:rPr>
          <w:rFonts w:ascii="Tahoma" w:hAnsi="Tahoma" w:cs="Tahoma"/>
          <w:rtl/>
          <w:rPrChange w:id="4600" w:author="רינת אביטל" w:date="2022-05-12T09:18:00Z">
            <w:rPr>
              <w:sz w:val="28"/>
              <w:szCs w:val="28"/>
              <w:rtl/>
            </w:rPr>
          </w:rPrChange>
        </w:rPr>
        <w:t xml:space="preserve"> </w:t>
      </w:r>
      <w:r w:rsidRPr="00882C54">
        <w:rPr>
          <w:rFonts w:ascii="Tahoma" w:hAnsi="Tahoma" w:cs="Tahoma" w:hint="eastAsia"/>
          <w:rtl/>
          <w:rPrChange w:id="4601" w:author="רינת אביטל" w:date="2022-05-12T09:18:00Z">
            <w:rPr>
              <w:rFonts w:hint="eastAsia"/>
              <w:sz w:val="28"/>
              <w:szCs w:val="28"/>
              <w:rtl/>
            </w:rPr>
          </w:rPrChange>
        </w:rPr>
        <w:t>זו</w:t>
      </w:r>
      <w:r w:rsidRPr="00882C54">
        <w:rPr>
          <w:rFonts w:ascii="Tahoma" w:hAnsi="Tahoma" w:cs="Tahoma"/>
          <w:rtl/>
          <w:rPrChange w:id="4602" w:author="רינת אביטל" w:date="2022-05-12T09:18:00Z">
            <w:rPr>
              <w:sz w:val="28"/>
              <w:szCs w:val="28"/>
              <w:rtl/>
            </w:rPr>
          </w:rPrChange>
        </w:rPr>
        <w:t xml:space="preserve"> </w:t>
      </w:r>
      <w:r w:rsidRPr="00882C54">
        <w:rPr>
          <w:rFonts w:ascii="Tahoma" w:hAnsi="Tahoma" w:cs="Tahoma" w:hint="eastAsia"/>
          <w:rtl/>
          <w:rPrChange w:id="4603" w:author="רינת אביטל" w:date="2022-05-12T09:18:00Z">
            <w:rPr>
              <w:rFonts w:hint="eastAsia"/>
              <w:sz w:val="28"/>
              <w:szCs w:val="28"/>
              <w:rtl/>
            </w:rPr>
          </w:rPrChange>
        </w:rPr>
        <w:t>מייצגת</w:t>
      </w:r>
      <w:r w:rsidRPr="00882C54">
        <w:rPr>
          <w:rFonts w:ascii="Tahoma" w:hAnsi="Tahoma" w:cs="Tahoma"/>
          <w:rtl/>
          <w:rPrChange w:id="4604" w:author="רינת אביטל" w:date="2022-05-12T09:18:00Z">
            <w:rPr>
              <w:sz w:val="28"/>
              <w:szCs w:val="28"/>
              <w:rtl/>
            </w:rPr>
          </w:rPrChange>
        </w:rPr>
        <w:t xml:space="preserve"> </w:t>
      </w:r>
      <w:r w:rsidRPr="00882C54">
        <w:rPr>
          <w:rFonts w:ascii="Tahoma" w:hAnsi="Tahoma" w:cs="Tahoma" w:hint="eastAsia"/>
          <w:rtl/>
          <w:rPrChange w:id="4605" w:author="רינת אביטל" w:date="2022-05-12T09:18:00Z">
            <w:rPr>
              <w:rFonts w:hint="eastAsia"/>
              <w:sz w:val="28"/>
              <w:szCs w:val="28"/>
              <w:rtl/>
            </w:rPr>
          </w:rPrChange>
        </w:rPr>
        <w:t>משתמש</w:t>
      </w:r>
      <w:r w:rsidRPr="00882C54">
        <w:rPr>
          <w:rFonts w:ascii="Tahoma" w:hAnsi="Tahoma" w:cs="Tahoma"/>
          <w:rtl/>
          <w:rPrChange w:id="4606" w:author="רינת אביטל" w:date="2022-05-12T09:18:00Z">
            <w:rPr>
              <w:sz w:val="28"/>
              <w:szCs w:val="28"/>
              <w:rtl/>
            </w:rPr>
          </w:rPrChange>
        </w:rPr>
        <w:t xml:space="preserve"> </w:t>
      </w:r>
      <w:r w:rsidRPr="00882C54">
        <w:rPr>
          <w:rFonts w:ascii="Tahoma" w:hAnsi="Tahoma" w:cs="Tahoma" w:hint="eastAsia"/>
          <w:rtl/>
          <w:rPrChange w:id="4607" w:author="רינת אביטל" w:date="2022-05-12T09:18:00Z">
            <w:rPr>
              <w:rFonts w:hint="eastAsia"/>
              <w:sz w:val="28"/>
              <w:szCs w:val="28"/>
              <w:rtl/>
            </w:rPr>
          </w:rPrChange>
        </w:rPr>
        <w:t>במערכת</w:t>
      </w:r>
      <w:r w:rsidRPr="00882C54">
        <w:rPr>
          <w:rFonts w:ascii="Tahoma" w:hAnsi="Tahoma" w:cs="Tahoma"/>
          <w:rtl/>
          <w:rPrChange w:id="4608" w:author="רינת אביטל" w:date="2022-05-12T09:18:00Z">
            <w:rPr>
              <w:sz w:val="28"/>
              <w:szCs w:val="28"/>
              <w:rtl/>
            </w:rPr>
          </w:rPrChange>
        </w:rPr>
        <w:t xml:space="preserve">. </w:t>
      </w:r>
      <w:r w:rsidR="00C15F28" w:rsidRPr="00882C54">
        <w:rPr>
          <w:rFonts w:ascii="Tahoma" w:hAnsi="Tahoma" w:cs="Tahoma" w:hint="eastAsia"/>
          <w:rtl/>
          <w:rPrChange w:id="4609" w:author="רינת אביטל" w:date="2022-05-12T09:18:00Z">
            <w:rPr>
              <w:rFonts w:hint="eastAsia"/>
              <w:sz w:val="28"/>
              <w:szCs w:val="28"/>
              <w:rtl/>
            </w:rPr>
          </w:rPrChange>
        </w:rPr>
        <w:t>מכילה</w:t>
      </w:r>
      <w:r w:rsidR="00C15F28" w:rsidRPr="00882C54">
        <w:rPr>
          <w:rFonts w:ascii="Tahoma" w:hAnsi="Tahoma" w:cs="Tahoma"/>
          <w:rtl/>
          <w:rPrChange w:id="4610" w:author="רינת אביטל" w:date="2022-05-12T09:18:00Z">
            <w:rPr>
              <w:sz w:val="28"/>
              <w:szCs w:val="28"/>
              <w:rtl/>
            </w:rPr>
          </w:rPrChange>
        </w:rPr>
        <w:t xml:space="preserve"> </w:t>
      </w:r>
      <w:r w:rsidR="00C15F28" w:rsidRPr="00882C54">
        <w:rPr>
          <w:rFonts w:ascii="Tahoma" w:hAnsi="Tahoma" w:cs="Tahoma" w:hint="eastAsia"/>
          <w:rtl/>
          <w:rPrChange w:id="4611" w:author="רינת אביטל" w:date="2022-05-12T09:18:00Z">
            <w:rPr>
              <w:rFonts w:hint="eastAsia"/>
              <w:sz w:val="28"/>
              <w:szCs w:val="28"/>
              <w:rtl/>
            </w:rPr>
          </w:rPrChange>
        </w:rPr>
        <w:t>את</w:t>
      </w:r>
      <w:r w:rsidR="00C15F28" w:rsidRPr="00882C54">
        <w:rPr>
          <w:rFonts w:ascii="Tahoma" w:hAnsi="Tahoma" w:cs="Tahoma"/>
          <w:rtl/>
          <w:rPrChange w:id="4612" w:author="רינת אביטל" w:date="2022-05-12T09:18:00Z">
            <w:rPr>
              <w:sz w:val="28"/>
              <w:szCs w:val="28"/>
              <w:rtl/>
            </w:rPr>
          </w:rPrChange>
        </w:rPr>
        <w:t xml:space="preserve"> </w:t>
      </w:r>
      <w:r w:rsidR="00C15F28" w:rsidRPr="00882C54">
        <w:rPr>
          <w:rFonts w:ascii="Tahoma" w:hAnsi="Tahoma" w:cs="Tahoma" w:hint="eastAsia"/>
          <w:rtl/>
          <w:rPrChange w:id="4613" w:author="רינת אביטל" w:date="2022-05-12T09:18:00Z">
            <w:rPr>
              <w:rFonts w:hint="eastAsia"/>
              <w:sz w:val="28"/>
              <w:szCs w:val="28"/>
              <w:rtl/>
            </w:rPr>
          </w:rPrChange>
        </w:rPr>
        <w:t>תכונות</w:t>
      </w:r>
      <w:r w:rsidR="00C15F28" w:rsidRPr="00882C54">
        <w:rPr>
          <w:rFonts w:ascii="Tahoma" w:hAnsi="Tahoma" w:cs="Tahoma"/>
          <w:rtl/>
          <w:rPrChange w:id="4614" w:author="רינת אביטל" w:date="2022-05-12T09:18:00Z">
            <w:rPr>
              <w:sz w:val="28"/>
              <w:szCs w:val="28"/>
              <w:rtl/>
            </w:rPr>
          </w:rPrChange>
        </w:rPr>
        <w:t xml:space="preserve"> </w:t>
      </w:r>
      <w:r w:rsidR="00C15F28" w:rsidRPr="00882C54">
        <w:rPr>
          <w:rFonts w:ascii="Tahoma" w:hAnsi="Tahoma" w:cs="Tahoma" w:hint="eastAsia"/>
          <w:rtl/>
          <w:rPrChange w:id="4615" w:author="רינת אביטל" w:date="2022-05-12T09:18:00Z">
            <w:rPr>
              <w:rFonts w:hint="eastAsia"/>
              <w:sz w:val="28"/>
              <w:szCs w:val="28"/>
              <w:rtl/>
            </w:rPr>
          </w:rPrChange>
        </w:rPr>
        <w:t>המשתמש</w:t>
      </w:r>
      <w:r w:rsidR="00C15F28" w:rsidRPr="00882C54">
        <w:rPr>
          <w:rFonts w:ascii="Tahoma" w:hAnsi="Tahoma" w:cs="Tahoma"/>
          <w:rtl/>
          <w:rPrChange w:id="4616" w:author="רינת אביטל" w:date="2022-05-12T09:18:00Z">
            <w:rPr>
              <w:sz w:val="28"/>
              <w:szCs w:val="28"/>
              <w:rtl/>
            </w:rPr>
          </w:rPrChange>
        </w:rPr>
        <w:t xml:space="preserve">: </w:t>
      </w:r>
      <w:r w:rsidR="00C15F28" w:rsidRPr="00882C54">
        <w:rPr>
          <w:rFonts w:ascii="Tahoma" w:hAnsi="Tahoma" w:cs="Tahoma" w:hint="eastAsia"/>
          <w:rtl/>
          <w:rPrChange w:id="4617" w:author="רינת אביטל" w:date="2022-05-12T09:18:00Z">
            <w:rPr>
              <w:rFonts w:hint="eastAsia"/>
              <w:sz w:val="28"/>
              <w:szCs w:val="28"/>
              <w:rtl/>
            </w:rPr>
          </w:rPrChange>
        </w:rPr>
        <w:t>שם</w:t>
      </w:r>
      <w:r w:rsidR="00C15F28" w:rsidRPr="00882C54">
        <w:rPr>
          <w:rFonts w:ascii="Tahoma" w:hAnsi="Tahoma" w:cs="Tahoma"/>
          <w:rtl/>
          <w:rPrChange w:id="4618" w:author="רינת אביטל" w:date="2022-05-12T09:18:00Z">
            <w:rPr>
              <w:sz w:val="28"/>
              <w:szCs w:val="28"/>
              <w:rtl/>
            </w:rPr>
          </w:rPrChange>
        </w:rPr>
        <w:t xml:space="preserve"> </w:t>
      </w:r>
      <w:r w:rsidR="00C15F28" w:rsidRPr="00882C54">
        <w:rPr>
          <w:rFonts w:ascii="Tahoma" w:hAnsi="Tahoma" w:cs="Tahoma" w:hint="eastAsia"/>
          <w:rtl/>
          <w:rPrChange w:id="4619" w:author="רינת אביטל" w:date="2022-05-12T09:18:00Z">
            <w:rPr>
              <w:rFonts w:hint="eastAsia"/>
              <w:sz w:val="28"/>
              <w:szCs w:val="28"/>
              <w:rtl/>
            </w:rPr>
          </w:rPrChange>
        </w:rPr>
        <w:t>פרטי</w:t>
      </w:r>
      <w:r w:rsidR="00C15F28" w:rsidRPr="00882C54">
        <w:rPr>
          <w:rFonts w:ascii="Tahoma" w:hAnsi="Tahoma" w:cs="Tahoma"/>
          <w:rtl/>
          <w:rPrChange w:id="4620" w:author="רינת אביטל" w:date="2022-05-12T09:18:00Z">
            <w:rPr>
              <w:sz w:val="28"/>
              <w:szCs w:val="28"/>
              <w:rtl/>
            </w:rPr>
          </w:rPrChange>
        </w:rPr>
        <w:t xml:space="preserve">, </w:t>
      </w:r>
      <w:r w:rsidR="00C15F28" w:rsidRPr="00882C54">
        <w:rPr>
          <w:rFonts w:ascii="Tahoma" w:hAnsi="Tahoma" w:cs="Tahoma" w:hint="eastAsia"/>
          <w:rtl/>
          <w:rPrChange w:id="4621" w:author="רינת אביטל" w:date="2022-05-12T09:18:00Z">
            <w:rPr>
              <w:rFonts w:hint="eastAsia"/>
              <w:sz w:val="28"/>
              <w:szCs w:val="28"/>
              <w:rtl/>
            </w:rPr>
          </w:rPrChange>
        </w:rPr>
        <w:t>שם</w:t>
      </w:r>
      <w:r w:rsidR="00C15F28" w:rsidRPr="00882C54">
        <w:rPr>
          <w:rFonts w:ascii="Tahoma" w:hAnsi="Tahoma" w:cs="Tahoma"/>
          <w:rtl/>
          <w:rPrChange w:id="4622" w:author="רינת אביטל" w:date="2022-05-12T09:18:00Z">
            <w:rPr>
              <w:sz w:val="28"/>
              <w:szCs w:val="28"/>
              <w:rtl/>
            </w:rPr>
          </w:rPrChange>
        </w:rPr>
        <w:t xml:space="preserve"> </w:t>
      </w:r>
      <w:r w:rsidR="00C15F28" w:rsidRPr="00882C54">
        <w:rPr>
          <w:rFonts w:ascii="Tahoma" w:hAnsi="Tahoma" w:cs="Tahoma" w:hint="eastAsia"/>
          <w:rtl/>
          <w:rPrChange w:id="4623" w:author="רינת אביטל" w:date="2022-05-12T09:18:00Z">
            <w:rPr>
              <w:rFonts w:hint="eastAsia"/>
              <w:sz w:val="28"/>
              <w:szCs w:val="28"/>
              <w:rtl/>
            </w:rPr>
          </w:rPrChange>
        </w:rPr>
        <w:t>משפחה</w:t>
      </w:r>
      <w:r w:rsidR="00C15F28" w:rsidRPr="00882C54">
        <w:rPr>
          <w:rFonts w:ascii="Tahoma" w:hAnsi="Tahoma" w:cs="Tahoma"/>
          <w:rtl/>
          <w:rPrChange w:id="4624" w:author="רינת אביטל" w:date="2022-05-12T09:18:00Z">
            <w:rPr>
              <w:sz w:val="28"/>
              <w:szCs w:val="28"/>
              <w:rtl/>
            </w:rPr>
          </w:rPrChange>
        </w:rPr>
        <w:t xml:space="preserve">, </w:t>
      </w:r>
      <w:r w:rsidR="00C15F28" w:rsidRPr="00882C54">
        <w:rPr>
          <w:rFonts w:ascii="Tahoma" w:hAnsi="Tahoma" w:cs="Tahoma" w:hint="eastAsia"/>
          <w:rtl/>
          <w:rPrChange w:id="4625" w:author="רינת אביטל" w:date="2022-05-12T09:18:00Z">
            <w:rPr>
              <w:rFonts w:hint="eastAsia"/>
              <w:sz w:val="28"/>
              <w:szCs w:val="28"/>
              <w:rtl/>
            </w:rPr>
          </w:rPrChange>
        </w:rPr>
        <w:t>מספר</w:t>
      </w:r>
      <w:r w:rsidR="00C15F28" w:rsidRPr="00882C54">
        <w:rPr>
          <w:rFonts w:ascii="Tahoma" w:hAnsi="Tahoma" w:cs="Tahoma"/>
          <w:rtl/>
          <w:rPrChange w:id="4626" w:author="רינת אביטל" w:date="2022-05-12T09:18:00Z">
            <w:rPr>
              <w:sz w:val="28"/>
              <w:szCs w:val="28"/>
              <w:rtl/>
            </w:rPr>
          </w:rPrChange>
        </w:rPr>
        <w:t xml:space="preserve"> </w:t>
      </w:r>
      <w:r w:rsidR="00C15F28" w:rsidRPr="00882C54">
        <w:rPr>
          <w:rFonts w:ascii="Tahoma" w:hAnsi="Tahoma" w:cs="Tahoma" w:hint="eastAsia"/>
          <w:rtl/>
          <w:rPrChange w:id="4627" w:author="רינת אביטל" w:date="2022-05-12T09:18:00Z">
            <w:rPr>
              <w:rFonts w:hint="eastAsia"/>
              <w:sz w:val="28"/>
              <w:szCs w:val="28"/>
              <w:rtl/>
            </w:rPr>
          </w:rPrChange>
        </w:rPr>
        <w:t>זהות</w:t>
      </w:r>
      <w:r w:rsidR="00C15F28" w:rsidRPr="00882C54">
        <w:rPr>
          <w:rFonts w:ascii="Tahoma" w:hAnsi="Tahoma" w:cs="Tahoma"/>
          <w:rtl/>
          <w:rPrChange w:id="4628" w:author="רינת אביטל" w:date="2022-05-12T09:18:00Z">
            <w:rPr>
              <w:sz w:val="28"/>
              <w:szCs w:val="28"/>
              <w:rtl/>
            </w:rPr>
          </w:rPrChange>
        </w:rPr>
        <w:t xml:space="preserve">, </w:t>
      </w:r>
      <w:r w:rsidR="00C15F28" w:rsidRPr="00882C54">
        <w:rPr>
          <w:rFonts w:ascii="Tahoma" w:hAnsi="Tahoma" w:cs="Tahoma" w:hint="eastAsia"/>
          <w:rtl/>
          <w:rPrChange w:id="4629" w:author="רינת אביטל" w:date="2022-05-12T09:18:00Z">
            <w:rPr>
              <w:rFonts w:hint="eastAsia"/>
              <w:sz w:val="28"/>
              <w:szCs w:val="28"/>
              <w:rtl/>
            </w:rPr>
          </w:rPrChange>
        </w:rPr>
        <w:t>מייל</w:t>
      </w:r>
      <w:r w:rsidR="00C15F28" w:rsidRPr="00882C54">
        <w:rPr>
          <w:rFonts w:ascii="Tahoma" w:hAnsi="Tahoma" w:cs="Tahoma"/>
          <w:rtl/>
          <w:rPrChange w:id="4630" w:author="רינת אביטל" w:date="2022-05-12T09:18:00Z">
            <w:rPr>
              <w:sz w:val="28"/>
              <w:szCs w:val="28"/>
              <w:rtl/>
            </w:rPr>
          </w:rPrChange>
        </w:rPr>
        <w:t xml:space="preserve">, </w:t>
      </w:r>
      <w:r w:rsidR="00C15F28" w:rsidRPr="00882C54">
        <w:rPr>
          <w:rFonts w:ascii="Tahoma" w:hAnsi="Tahoma" w:cs="Tahoma" w:hint="eastAsia"/>
          <w:rtl/>
          <w:rPrChange w:id="4631" w:author="רינת אביטל" w:date="2022-05-12T09:18:00Z">
            <w:rPr>
              <w:rFonts w:hint="eastAsia"/>
              <w:sz w:val="28"/>
              <w:szCs w:val="28"/>
              <w:rtl/>
            </w:rPr>
          </w:rPrChange>
        </w:rPr>
        <w:t>פלאפון</w:t>
      </w:r>
      <w:r w:rsidR="00C15F28" w:rsidRPr="00882C54">
        <w:rPr>
          <w:rFonts w:ascii="Tahoma" w:hAnsi="Tahoma" w:cs="Tahoma"/>
          <w:rtl/>
          <w:rPrChange w:id="4632" w:author="רינת אביטל" w:date="2022-05-12T09:18:00Z">
            <w:rPr>
              <w:sz w:val="28"/>
              <w:szCs w:val="28"/>
              <w:rtl/>
            </w:rPr>
          </w:rPrChange>
        </w:rPr>
        <w:t xml:space="preserve"> </w:t>
      </w:r>
      <w:r w:rsidR="00C15F28" w:rsidRPr="00882C54">
        <w:rPr>
          <w:rFonts w:ascii="Tahoma" w:hAnsi="Tahoma" w:cs="Tahoma" w:hint="eastAsia"/>
          <w:rtl/>
          <w:rPrChange w:id="4633" w:author="רינת אביטל" w:date="2022-05-12T09:18:00Z">
            <w:rPr>
              <w:rFonts w:hint="eastAsia"/>
              <w:sz w:val="28"/>
              <w:szCs w:val="28"/>
              <w:rtl/>
            </w:rPr>
          </w:rPrChange>
        </w:rPr>
        <w:t>וסיסמה</w:t>
      </w:r>
      <w:r w:rsidR="00C15F28" w:rsidRPr="00882C54">
        <w:rPr>
          <w:rFonts w:ascii="Tahoma" w:hAnsi="Tahoma" w:cs="Tahoma"/>
          <w:rtl/>
          <w:rPrChange w:id="4634" w:author="רינת אביטל" w:date="2022-05-12T09:18:00Z">
            <w:rPr>
              <w:sz w:val="28"/>
              <w:szCs w:val="28"/>
              <w:rtl/>
            </w:rPr>
          </w:rPrChange>
        </w:rPr>
        <w:t xml:space="preserve"> – </w:t>
      </w:r>
      <w:r w:rsidR="00C15F28" w:rsidRPr="00882C54">
        <w:rPr>
          <w:rFonts w:ascii="Tahoma" w:hAnsi="Tahoma" w:cs="Tahoma" w:hint="eastAsia"/>
          <w:rtl/>
          <w:rPrChange w:id="4635" w:author="רינת אביטל" w:date="2022-05-12T09:18:00Z">
            <w:rPr>
              <w:rFonts w:hint="eastAsia"/>
              <w:sz w:val="28"/>
              <w:szCs w:val="28"/>
              <w:rtl/>
            </w:rPr>
          </w:rPrChange>
        </w:rPr>
        <w:t>כולם</w:t>
      </w:r>
      <w:r w:rsidR="00C15F28" w:rsidRPr="00882C54">
        <w:rPr>
          <w:rFonts w:ascii="Tahoma" w:hAnsi="Tahoma" w:cs="Tahoma"/>
          <w:rtl/>
          <w:rPrChange w:id="4636" w:author="רינת אביטל" w:date="2022-05-12T09:18:00Z">
            <w:rPr>
              <w:sz w:val="28"/>
              <w:szCs w:val="28"/>
              <w:rtl/>
            </w:rPr>
          </w:rPrChange>
        </w:rPr>
        <w:t xml:space="preserve"> </w:t>
      </w:r>
      <w:r w:rsidR="00C15F28" w:rsidRPr="00882C54">
        <w:rPr>
          <w:rFonts w:ascii="Tahoma" w:hAnsi="Tahoma" w:cs="Tahoma" w:hint="eastAsia"/>
          <w:rtl/>
          <w:rPrChange w:id="4637" w:author="רינת אביטל" w:date="2022-05-12T09:18:00Z">
            <w:rPr>
              <w:rFonts w:hint="eastAsia"/>
              <w:sz w:val="28"/>
              <w:szCs w:val="28"/>
              <w:rtl/>
            </w:rPr>
          </w:rPrChange>
        </w:rPr>
        <w:t>מסוג</w:t>
      </w:r>
      <w:r w:rsidR="00C15F28" w:rsidRPr="00882C54">
        <w:rPr>
          <w:rFonts w:ascii="Tahoma" w:hAnsi="Tahoma" w:cs="Tahoma"/>
          <w:rtl/>
          <w:rPrChange w:id="4638" w:author="רינת אביטל" w:date="2022-05-12T09:18:00Z">
            <w:rPr>
              <w:sz w:val="28"/>
              <w:szCs w:val="28"/>
              <w:rtl/>
            </w:rPr>
          </w:rPrChange>
        </w:rPr>
        <w:t xml:space="preserve"> </w:t>
      </w:r>
      <w:r w:rsidR="00C15F28" w:rsidRPr="00882C54">
        <w:rPr>
          <w:rFonts w:ascii="Tahoma" w:hAnsi="Tahoma" w:cs="Tahoma"/>
          <w:rPrChange w:id="4639" w:author="רינת אביטל" w:date="2022-05-12T09:18:00Z">
            <w:rPr>
              <w:sz w:val="28"/>
              <w:szCs w:val="28"/>
            </w:rPr>
          </w:rPrChange>
        </w:rPr>
        <w:t>String</w:t>
      </w:r>
      <w:r w:rsidR="00C15F28" w:rsidRPr="00882C54">
        <w:rPr>
          <w:rFonts w:ascii="Tahoma" w:hAnsi="Tahoma" w:cs="Tahoma"/>
          <w:rtl/>
          <w:rPrChange w:id="4640" w:author="רינת אביטל" w:date="2022-05-12T09:18:00Z">
            <w:rPr>
              <w:sz w:val="28"/>
              <w:szCs w:val="28"/>
              <w:rtl/>
            </w:rPr>
          </w:rPrChange>
        </w:rPr>
        <w:t>.</w:t>
      </w:r>
    </w:p>
    <w:p w14:paraId="29784BAC" w14:textId="77777777" w:rsidR="00C15F28" w:rsidRPr="00882C54" w:rsidRDefault="00C15F28" w:rsidP="00882C54">
      <w:pPr>
        <w:pStyle w:val="a8"/>
        <w:spacing w:line="360" w:lineRule="auto"/>
        <w:ind w:left="1440"/>
        <w:jc w:val="both"/>
        <w:rPr>
          <w:rFonts w:ascii="Tahoma" w:hAnsi="Tahoma" w:cs="Tahoma"/>
          <w:rPrChange w:id="4641" w:author="רינת אביטל" w:date="2022-05-12T09:18:00Z">
            <w:rPr>
              <w:sz w:val="28"/>
              <w:szCs w:val="28"/>
            </w:rPr>
          </w:rPrChange>
        </w:rPr>
      </w:pPr>
    </w:p>
    <w:p w14:paraId="6C8AB5CA" w14:textId="40919FCF" w:rsidR="005F4DB0" w:rsidRPr="00882C54" w:rsidRDefault="00C15F28" w:rsidP="00882C54">
      <w:pPr>
        <w:pStyle w:val="a8"/>
        <w:numPr>
          <w:ilvl w:val="0"/>
          <w:numId w:val="43"/>
        </w:numPr>
        <w:spacing w:line="360" w:lineRule="auto"/>
        <w:jc w:val="both"/>
        <w:rPr>
          <w:rFonts w:ascii="Tahoma" w:hAnsi="Tahoma" w:cs="Tahoma"/>
          <w:b/>
          <w:bCs/>
          <w:rtl/>
          <w:rPrChange w:id="4642" w:author="רינת אביטל" w:date="2022-05-12T09:18:00Z">
            <w:rPr>
              <w:b/>
              <w:bCs/>
              <w:sz w:val="28"/>
              <w:szCs w:val="28"/>
              <w:rtl/>
            </w:rPr>
          </w:rPrChange>
        </w:rPr>
      </w:pPr>
      <w:proofErr w:type="spellStart"/>
      <w:r w:rsidRPr="00882C54">
        <w:rPr>
          <w:rFonts w:ascii="Tahoma" w:hAnsi="Tahoma" w:cs="Tahoma"/>
          <w:b/>
          <w:bCs/>
          <w:rPrChange w:id="4643" w:author="רינת אביטל" w:date="2022-05-12T09:18:00Z">
            <w:rPr>
              <w:b/>
              <w:bCs/>
              <w:sz w:val="28"/>
              <w:szCs w:val="28"/>
            </w:rPr>
          </w:rPrChange>
        </w:rPr>
        <w:t>UserService</w:t>
      </w:r>
      <w:proofErr w:type="spellEnd"/>
      <w:r w:rsidRPr="00882C54">
        <w:rPr>
          <w:rFonts w:ascii="Tahoma" w:hAnsi="Tahoma" w:cs="Tahoma"/>
          <w:b/>
          <w:bCs/>
          <w:rtl/>
          <w:rPrChange w:id="4644" w:author="רינת אביטל" w:date="2022-05-12T09:18:00Z">
            <w:rPr>
              <w:b/>
              <w:bCs/>
              <w:sz w:val="28"/>
              <w:szCs w:val="28"/>
              <w:rtl/>
            </w:rPr>
          </w:rPrChange>
        </w:rPr>
        <w:t xml:space="preserve"> – </w:t>
      </w:r>
      <w:r w:rsidR="005F4DB0" w:rsidRPr="00882C54">
        <w:rPr>
          <w:rFonts w:ascii="Tahoma" w:hAnsi="Tahoma" w:cs="Tahoma" w:hint="eastAsia"/>
          <w:rtl/>
          <w:rPrChange w:id="4645" w:author="רינת אביטל" w:date="2022-05-12T09:18:00Z">
            <w:rPr>
              <w:rFonts w:hint="eastAsia"/>
              <w:sz w:val="28"/>
              <w:szCs w:val="28"/>
              <w:rtl/>
            </w:rPr>
          </w:rPrChange>
        </w:rPr>
        <w:t>ב</w:t>
      </w:r>
      <w:r w:rsidRPr="00882C54">
        <w:rPr>
          <w:rFonts w:ascii="Tahoma" w:hAnsi="Tahoma" w:cs="Tahoma" w:hint="eastAsia"/>
          <w:rtl/>
          <w:rPrChange w:id="4646" w:author="רינת אביטל" w:date="2022-05-12T09:18:00Z">
            <w:rPr>
              <w:rFonts w:hint="eastAsia"/>
              <w:sz w:val="28"/>
              <w:szCs w:val="28"/>
              <w:rtl/>
            </w:rPr>
          </w:rPrChange>
        </w:rPr>
        <w:t>מחלקה</w:t>
      </w:r>
      <w:r w:rsidRPr="00882C54">
        <w:rPr>
          <w:rFonts w:ascii="Tahoma" w:hAnsi="Tahoma" w:cs="Tahoma"/>
          <w:rtl/>
          <w:rPrChange w:id="4647" w:author="רינת אביטל" w:date="2022-05-12T09:18:00Z">
            <w:rPr>
              <w:sz w:val="28"/>
              <w:szCs w:val="28"/>
              <w:rtl/>
            </w:rPr>
          </w:rPrChange>
        </w:rPr>
        <w:t xml:space="preserve"> </w:t>
      </w:r>
      <w:r w:rsidRPr="00882C54">
        <w:rPr>
          <w:rFonts w:ascii="Tahoma" w:hAnsi="Tahoma" w:cs="Tahoma" w:hint="eastAsia"/>
          <w:rtl/>
          <w:rPrChange w:id="4648" w:author="רינת אביטל" w:date="2022-05-12T09:18:00Z">
            <w:rPr>
              <w:rFonts w:hint="eastAsia"/>
              <w:sz w:val="28"/>
              <w:szCs w:val="28"/>
              <w:rtl/>
            </w:rPr>
          </w:rPrChange>
        </w:rPr>
        <w:t>זו</w:t>
      </w:r>
      <w:r w:rsidRPr="00882C54">
        <w:rPr>
          <w:rFonts w:ascii="Tahoma" w:hAnsi="Tahoma" w:cs="Tahoma"/>
          <w:rtl/>
          <w:rPrChange w:id="4649" w:author="רינת אביטל" w:date="2022-05-12T09:18:00Z">
            <w:rPr>
              <w:sz w:val="28"/>
              <w:szCs w:val="28"/>
              <w:rtl/>
            </w:rPr>
          </w:rPrChange>
        </w:rPr>
        <w:t xml:space="preserve"> </w:t>
      </w:r>
      <w:r w:rsidR="005F4DB0" w:rsidRPr="00882C54">
        <w:rPr>
          <w:rFonts w:ascii="Tahoma" w:hAnsi="Tahoma" w:cs="Tahoma" w:hint="eastAsia"/>
          <w:rtl/>
          <w:rPrChange w:id="4650" w:author="רינת אביטל" w:date="2022-05-12T09:18:00Z">
            <w:rPr>
              <w:rFonts w:hint="eastAsia"/>
              <w:sz w:val="28"/>
              <w:szCs w:val="28"/>
              <w:rtl/>
            </w:rPr>
          </w:rPrChange>
        </w:rPr>
        <w:t>קיימות</w:t>
      </w:r>
      <w:r w:rsidR="005F4DB0" w:rsidRPr="00882C54">
        <w:rPr>
          <w:rFonts w:ascii="Tahoma" w:hAnsi="Tahoma" w:cs="Tahoma"/>
          <w:rtl/>
          <w:rPrChange w:id="4651" w:author="רינת אביטל" w:date="2022-05-12T09:18:00Z">
            <w:rPr>
              <w:sz w:val="28"/>
              <w:szCs w:val="28"/>
              <w:rtl/>
            </w:rPr>
          </w:rPrChange>
        </w:rPr>
        <w:t xml:space="preserve"> </w:t>
      </w:r>
      <w:r w:rsidR="005F4DB0" w:rsidRPr="00882C54">
        <w:rPr>
          <w:rFonts w:ascii="Tahoma" w:hAnsi="Tahoma" w:cs="Tahoma" w:hint="eastAsia"/>
          <w:rtl/>
          <w:rPrChange w:id="4652" w:author="רינת אביטל" w:date="2022-05-12T09:18:00Z">
            <w:rPr>
              <w:rFonts w:hint="eastAsia"/>
              <w:sz w:val="28"/>
              <w:szCs w:val="28"/>
              <w:rtl/>
            </w:rPr>
          </w:rPrChange>
        </w:rPr>
        <w:t>פונקציות</w:t>
      </w:r>
      <w:r w:rsidR="005F4DB0" w:rsidRPr="00882C54">
        <w:rPr>
          <w:rFonts w:ascii="Tahoma" w:hAnsi="Tahoma" w:cs="Tahoma"/>
          <w:rtl/>
          <w:rPrChange w:id="4653" w:author="רינת אביטל" w:date="2022-05-12T09:18:00Z">
            <w:rPr>
              <w:sz w:val="28"/>
              <w:szCs w:val="28"/>
              <w:rtl/>
            </w:rPr>
          </w:rPrChange>
        </w:rPr>
        <w:t xml:space="preserve"> </w:t>
      </w:r>
      <w:r w:rsidR="005F4DB0" w:rsidRPr="00882C54">
        <w:rPr>
          <w:rFonts w:ascii="Tahoma" w:hAnsi="Tahoma" w:cs="Tahoma" w:hint="eastAsia"/>
          <w:rtl/>
          <w:rPrChange w:id="4654" w:author="רינת אביטל" w:date="2022-05-12T09:18:00Z">
            <w:rPr>
              <w:rFonts w:hint="eastAsia"/>
              <w:sz w:val="28"/>
              <w:szCs w:val="28"/>
              <w:rtl/>
            </w:rPr>
          </w:rPrChange>
        </w:rPr>
        <w:t>האחראיות</w:t>
      </w:r>
      <w:r w:rsidRPr="00882C54">
        <w:rPr>
          <w:rFonts w:ascii="Tahoma" w:hAnsi="Tahoma" w:cs="Tahoma"/>
          <w:rtl/>
          <w:rPrChange w:id="4655" w:author="רינת אביטל" w:date="2022-05-12T09:18:00Z">
            <w:rPr>
              <w:sz w:val="28"/>
              <w:szCs w:val="28"/>
              <w:rtl/>
            </w:rPr>
          </w:rPrChange>
        </w:rPr>
        <w:t xml:space="preserve"> </w:t>
      </w:r>
      <w:r w:rsidRPr="00882C54">
        <w:rPr>
          <w:rFonts w:ascii="Tahoma" w:hAnsi="Tahoma" w:cs="Tahoma" w:hint="eastAsia"/>
          <w:rtl/>
          <w:rPrChange w:id="4656" w:author="רינת אביטל" w:date="2022-05-12T09:18:00Z">
            <w:rPr>
              <w:rFonts w:hint="eastAsia"/>
              <w:sz w:val="28"/>
              <w:szCs w:val="28"/>
              <w:rtl/>
            </w:rPr>
          </w:rPrChange>
        </w:rPr>
        <w:t>על</w:t>
      </w:r>
      <w:r w:rsidRPr="00882C54">
        <w:rPr>
          <w:rFonts w:ascii="Tahoma" w:hAnsi="Tahoma" w:cs="Tahoma"/>
          <w:rtl/>
          <w:rPrChange w:id="4657" w:author="רינת אביטל" w:date="2022-05-12T09:18:00Z">
            <w:rPr>
              <w:sz w:val="28"/>
              <w:szCs w:val="28"/>
              <w:rtl/>
            </w:rPr>
          </w:rPrChange>
        </w:rPr>
        <w:t xml:space="preserve"> </w:t>
      </w:r>
      <w:r w:rsidRPr="00882C54">
        <w:rPr>
          <w:rFonts w:ascii="Tahoma" w:hAnsi="Tahoma" w:cs="Tahoma" w:hint="eastAsia"/>
          <w:rtl/>
          <w:rPrChange w:id="4658" w:author="רינת אביטל" w:date="2022-05-12T09:18:00Z">
            <w:rPr>
              <w:rFonts w:hint="eastAsia"/>
              <w:sz w:val="28"/>
              <w:szCs w:val="28"/>
              <w:rtl/>
            </w:rPr>
          </w:rPrChange>
        </w:rPr>
        <w:t>פעולות</w:t>
      </w:r>
      <w:r w:rsidRPr="00882C54">
        <w:rPr>
          <w:rFonts w:ascii="Tahoma" w:hAnsi="Tahoma" w:cs="Tahoma"/>
          <w:rtl/>
          <w:rPrChange w:id="4659" w:author="רינת אביטל" w:date="2022-05-12T09:18:00Z">
            <w:rPr>
              <w:sz w:val="28"/>
              <w:szCs w:val="28"/>
              <w:rtl/>
            </w:rPr>
          </w:rPrChange>
        </w:rPr>
        <w:t xml:space="preserve"> </w:t>
      </w:r>
      <w:r w:rsidRPr="00882C54">
        <w:rPr>
          <w:rFonts w:ascii="Tahoma" w:hAnsi="Tahoma" w:cs="Tahoma" w:hint="eastAsia"/>
          <w:rtl/>
          <w:rPrChange w:id="4660" w:author="רינת אביטל" w:date="2022-05-12T09:18:00Z">
            <w:rPr>
              <w:rFonts w:hint="eastAsia"/>
              <w:sz w:val="28"/>
              <w:szCs w:val="28"/>
              <w:rtl/>
            </w:rPr>
          </w:rPrChange>
        </w:rPr>
        <w:t>המשתמש</w:t>
      </w:r>
      <w:r w:rsidRPr="00882C54">
        <w:rPr>
          <w:rFonts w:ascii="Tahoma" w:hAnsi="Tahoma" w:cs="Tahoma"/>
          <w:rtl/>
          <w:rPrChange w:id="4661" w:author="רינת אביטל" w:date="2022-05-12T09:18:00Z">
            <w:rPr>
              <w:sz w:val="28"/>
              <w:szCs w:val="28"/>
              <w:rtl/>
            </w:rPr>
          </w:rPrChange>
        </w:rPr>
        <w:t>:</w:t>
      </w:r>
    </w:p>
    <w:p w14:paraId="0B464D2F" w14:textId="6998D481" w:rsidR="005F4DB0" w:rsidRPr="00882C54" w:rsidRDefault="0058714D" w:rsidP="00882C54">
      <w:pPr>
        <w:spacing w:line="360" w:lineRule="auto"/>
        <w:jc w:val="both"/>
        <w:rPr>
          <w:rFonts w:ascii="Tahoma" w:hAnsi="Tahoma" w:cs="Tahoma"/>
          <w:b/>
          <w:bCs/>
          <w:rtl/>
          <w:rPrChange w:id="4662" w:author="רינת אביטל" w:date="2022-05-12T09:18:00Z">
            <w:rPr>
              <w:b/>
              <w:bCs/>
              <w:sz w:val="28"/>
              <w:szCs w:val="28"/>
              <w:rtl/>
            </w:rPr>
          </w:rPrChange>
        </w:rPr>
      </w:pPr>
      <w:r w:rsidRPr="00882C54">
        <w:rPr>
          <w:rFonts w:ascii="Tahoma" w:hAnsi="Tahoma" w:cs="Tahoma"/>
          <w:color w:val="000000"/>
          <w:rPrChange w:id="4663" w:author="רינת אביטל" w:date="2022-05-12T09:18:00Z">
            <w:rPr>
              <w:rFonts w:ascii="Consolas" w:hAnsi="Consolas" w:cs="Consolas"/>
              <w:color w:val="000000"/>
              <w:sz w:val="28"/>
              <w:szCs w:val="28"/>
            </w:rPr>
          </w:rPrChange>
        </w:rPr>
        <w:t xml:space="preserve"> </w:t>
      </w:r>
      <w:r w:rsidRPr="00882C54">
        <w:rPr>
          <w:rFonts w:ascii="Tahoma" w:hAnsi="Tahoma" w:cs="Tahoma"/>
          <w:color w:val="000000"/>
          <w:rPrChange w:id="4664" w:author="רינת אביטל" w:date="2022-05-12T09:18:00Z">
            <w:rPr>
              <w:rFonts w:ascii="Consolas" w:hAnsi="Consolas" w:cs="Consolas"/>
              <w:color w:val="000000"/>
              <w:sz w:val="28"/>
              <w:szCs w:val="28"/>
            </w:rPr>
          </w:rPrChange>
        </w:rPr>
        <w:tab/>
      </w:r>
      <w:proofErr w:type="spellStart"/>
      <w:r w:rsidR="005F4DB0" w:rsidRPr="00882C54">
        <w:rPr>
          <w:rFonts w:ascii="Tahoma" w:hAnsi="Tahoma" w:cs="Tahoma"/>
          <w:color w:val="000000"/>
          <w:rPrChange w:id="4665" w:author="רינת אביטל" w:date="2022-05-12T09:18:00Z">
            <w:rPr>
              <w:rFonts w:ascii="Consolas" w:hAnsi="Consolas" w:cs="Consolas"/>
              <w:color w:val="000000"/>
              <w:sz w:val="28"/>
              <w:szCs w:val="28"/>
            </w:rPr>
          </w:rPrChange>
        </w:rPr>
        <w:t>GetCollectio</w:t>
      </w:r>
      <w:r w:rsidRPr="00882C54">
        <w:rPr>
          <w:rFonts w:ascii="Tahoma" w:hAnsi="Tahoma" w:cs="Tahoma"/>
          <w:color w:val="000000"/>
          <w:rPrChange w:id="4666" w:author="רינת אביטל" w:date="2022-05-12T09:18:00Z">
            <w:rPr>
              <w:rFonts w:ascii="Consolas" w:hAnsi="Consolas" w:cs="Consolas"/>
              <w:color w:val="000000"/>
              <w:sz w:val="28"/>
              <w:szCs w:val="28"/>
            </w:rPr>
          </w:rPrChange>
        </w:rPr>
        <w:t>n</w:t>
      </w:r>
      <w:proofErr w:type="spellEnd"/>
      <w:r w:rsidR="005F4DB0" w:rsidRPr="00882C54">
        <w:rPr>
          <w:rFonts w:ascii="Tahoma" w:hAnsi="Tahoma" w:cs="Tahoma"/>
          <w:b/>
          <w:bCs/>
          <w:rtl/>
          <w:rPrChange w:id="4667" w:author="רינת אביטל" w:date="2022-05-12T09:18:00Z">
            <w:rPr>
              <w:b/>
              <w:bCs/>
              <w:sz w:val="28"/>
              <w:szCs w:val="28"/>
              <w:rtl/>
            </w:rPr>
          </w:rPrChange>
        </w:rPr>
        <w:t xml:space="preserve"> – </w:t>
      </w:r>
      <w:r w:rsidR="005F4DB0" w:rsidRPr="00882C54">
        <w:rPr>
          <w:rFonts w:ascii="Tahoma" w:hAnsi="Tahoma" w:cs="Tahoma" w:hint="eastAsia"/>
          <w:rtl/>
          <w:rPrChange w:id="4668" w:author="רינת אביטל" w:date="2022-05-12T09:18:00Z">
            <w:rPr>
              <w:rFonts w:hint="eastAsia"/>
              <w:sz w:val="28"/>
              <w:szCs w:val="28"/>
              <w:rtl/>
            </w:rPr>
          </w:rPrChange>
        </w:rPr>
        <w:t>החזרת</w:t>
      </w:r>
      <w:r w:rsidR="005F4DB0" w:rsidRPr="00882C54">
        <w:rPr>
          <w:rFonts w:ascii="Tahoma" w:hAnsi="Tahoma" w:cs="Tahoma"/>
          <w:rtl/>
          <w:rPrChange w:id="4669" w:author="רינת אביטל" w:date="2022-05-12T09:18:00Z">
            <w:rPr>
              <w:sz w:val="28"/>
              <w:szCs w:val="28"/>
              <w:rtl/>
            </w:rPr>
          </w:rPrChange>
        </w:rPr>
        <w:t xml:space="preserve"> </w:t>
      </w:r>
      <w:r w:rsidR="005F4DB0" w:rsidRPr="00882C54">
        <w:rPr>
          <w:rFonts w:ascii="Tahoma" w:hAnsi="Tahoma" w:cs="Tahoma" w:hint="eastAsia"/>
          <w:rtl/>
          <w:rPrChange w:id="4670" w:author="רינת אביטל" w:date="2022-05-12T09:18:00Z">
            <w:rPr>
              <w:rFonts w:hint="eastAsia"/>
              <w:sz w:val="28"/>
              <w:szCs w:val="28"/>
              <w:rtl/>
            </w:rPr>
          </w:rPrChange>
        </w:rPr>
        <w:t>רשימת</w:t>
      </w:r>
      <w:r w:rsidR="005F4DB0" w:rsidRPr="00882C54">
        <w:rPr>
          <w:rFonts w:ascii="Tahoma" w:hAnsi="Tahoma" w:cs="Tahoma"/>
          <w:rtl/>
          <w:rPrChange w:id="4671" w:author="רינת אביטל" w:date="2022-05-12T09:18:00Z">
            <w:rPr>
              <w:sz w:val="28"/>
              <w:szCs w:val="28"/>
              <w:rtl/>
            </w:rPr>
          </w:rPrChange>
        </w:rPr>
        <w:t xml:space="preserve"> </w:t>
      </w:r>
      <w:r w:rsidR="005F4DB0" w:rsidRPr="00882C54">
        <w:rPr>
          <w:rFonts w:ascii="Tahoma" w:hAnsi="Tahoma" w:cs="Tahoma" w:hint="eastAsia"/>
          <w:rtl/>
          <w:rPrChange w:id="4672" w:author="רינת אביטל" w:date="2022-05-12T09:18:00Z">
            <w:rPr>
              <w:rFonts w:hint="eastAsia"/>
              <w:sz w:val="28"/>
              <w:szCs w:val="28"/>
              <w:rtl/>
            </w:rPr>
          </w:rPrChange>
        </w:rPr>
        <w:t>כל</w:t>
      </w:r>
      <w:r w:rsidR="005F4DB0" w:rsidRPr="00882C54">
        <w:rPr>
          <w:rFonts w:ascii="Tahoma" w:hAnsi="Tahoma" w:cs="Tahoma"/>
          <w:rtl/>
          <w:rPrChange w:id="4673" w:author="רינת אביטל" w:date="2022-05-12T09:18:00Z">
            <w:rPr>
              <w:sz w:val="28"/>
              <w:szCs w:val="28"/>
              <w:rtl/>
            </w:rPr>
          </w:rPrChange>
        </w:rPr>
        <w:t xml:space="preserve"> </w:t>
      </w:r>
      <w:r w:rsidR="005F4DB0" w:rsidRPr="00882C54">
        <w:rPr>
          <w:rFonts w:ascii="Tahoma" w:hAnsi="Tahoma" w:cs="Tahoma" w:hint="eastAsia"/>
          <w:rtl/>
          <w:rPrChange w:id="4674" w:author="רינת אביטל" w:date="2022-05-12T09:18:00Z">
            <w:rPr>
              <w:rFonts w:hint="eastAsia"/>
              <w:sz w:val="28"/>
              <w:szCs w:val="28"/>
              <w:rtl/>
            </w:rPr>
          </w:rPrChange>
        </w:rPr>
        <w:t>המשתמשים</w:t>
      </w:r>
      <w:r w:rsidR="005F4DB0" w:rsidRPr="00882C54">
        <w:rPr>
          <w:rFonts w:ascii="Tahoma" w:hAnsi="Tahoma" w:cs="Tahoma"/>
          <w:b/>
          <w:bCs/>
          <w:rtl/>
          <w:rPrChange w:id="4675" w:author="רינת אביטל" w:date="2022-05-12T09:18:00Z">
            <w:rPr>
              <w:b/>
              <w:bCs/>
              <w:sz w:val="28"/>
              <w:szCs w:val="28"/>
              <w:rtl/>
            </w:rPr>
          </w:rPrChange>
        </w:rPr>
        <w:t>.</w:t>
      </w:r>
    </w:p>
    <w:p w14:paraId="7F3014CB" w14:textId="45FC8CD5" w:rsidR="005F4DB0" w:rsidRPr="00882C54" w:rsidRDefault="005F4DB0" w:rsidP="00882C54">
      <w:pPr>
        <w:spacing w:line="360" w:lineRule="auto"/>
        <w:ind w:firstLine="720"/>
        <w:jc w:val="both"/>
        <w:rPr>
          <w:rFonts w:ascii="Tahoma" w:hAnsi="Tahoma" w:cs="Tahoma"/>
          <w:rtl/>
          <w:rPrChange w:id="4676" w:author="רינת אביטל" w:date="2022-05-12T09:18:00Z">
            <w:rPr>
              <w:sz w:val="28"/>
              <w:szCs w:val="28"/>
              <w:rtl/>
            </w:rPr>
          </w:rPrChange>
        </w:rPr>
      </w:pPr>
      <w:r w:rsidRPr="00882C54">
        <w:rPr>
          <w:rFonts w:ascii="Tahoma" w:hAnsi="Tahoma" w:cs="Tahoma"/>
          <w:color w:val="000000"/>
          <w:rPrChange w:id="4677" w:author="רינת אביטל" w:date="2022-05-12T09:18:00Z">
            <w:rPr>
              <w:rFonts w:ascii="Consolas" w:hAnsi="Consolas" w:cs="Consolas"/>
              <w:color w:val="000000"/>
              <w:sz w:val="28"/>
              <w:szCs w:val="28"/>
            </w:rPr>
          </w:rPrChange>
        </w:rPr>
        <w:t>Inser</w:t>
      </w:r>
      <w:r w:rsidR="0058714D" w:rsidRPr="00882C54">
        <w:rPr>
          <w:rFonts w:ascii="Tahoma" w:hAnsi="Tahoma" w:cs="Tahoma"/>
          <w:color w:val="000000"/>
          <w:rPrChange w:id="4678" w:author="רינת אביטל" w:date="2022-05-12T09:18:00Z">
            <w:rPr>
              <w:rFonts w:ascii="Consolas" w:hAnsi="Consolas" w:cs="Consolas"/>
              <w:color w:val="000000"/>
              <w:sz w:val="28"/>
              <w:szCs w:val="28"/>
            </w:rPr>
          </w:rPrChange>
        </w:rPr>
        <w:t>t</w:t>
      </w:r>
      <w:r w:rsidRPr="00882C54">
        <w:rPr>
          <w:rFonts w:ascii="Tahoma" w:hAnsi="Tahoma" w:cs="Tahoma"/>
          <w:b/>
          <w:bCs/>
          <w:sz w:val="36"/>
          <w:szCs w:val="36"/>
          <w:rtl/>
          <w:rPrChange w:id="4679" w:author="רינת אביטל" w:date="2022-05-12T09:18:00Z">
            <w:rPr>
              <w:b/>
              <w:bCs/>
              <w:sz w:val="44"/>
              <w:szCs w:val="44"/>
              <w:rtl/>
            </w:rPr>
          </w:rPrChange>
        </w:rPr>
        <w:t xml:space="preserve"> </w:t>
      </w:r>
      <w:r w:rsidRPr="00882C54">
        <w:rPr>
          <w:rFonts w:ascii="Tahoma" w:hAnsi="Tahoma" w:cs="Tahoma"/>
          <w:rtl/>
          <w:rPrChange w:id="4680" w:author="רינת אביטל" w:date="2022-05-12T09:18:00Z">
            <w:rPr>
              <w:sz w:val="28"/>
              <w:szCs w:val="28"/>
              <w:rtl/>
            </w:rPr>
          </w:rPrChange>
        </w:rPr>
        <w:t xml:space="preserve">– </w:t>
      </w:r>
      <w:r w:rsidRPr="00882C54">
        <w:rPr>
          <w:rFonts w:ascii="Tahoma" w:hAnsi="Tahoma" w:cs="Tahoma" w:hint="eastAsia"/>
          <w:rtl/>
          <w:rPrChange w:id="4681" w:author="רינת אביטל" w:date="2022-05-12T09:18:00Z">
            <w:rPr>
              <w:rFonts w:hint="eastAsia"/>
              <w:sz w:val="28"/>
              <w:szCs w:val="28"/>
              <w:rtl/>
            </w:rPr>
          </w:rPrChange>
        </w:rPr>
        <w:t>הוספת</w:t>
      </w:r>
      <w:r w:rsidRPr="00882C54">
        <w:rPr>
          <w:rFonts w:ascii="Tahoma" w:hAnsi="Tahoma" w:cs="Tahoma"/>
          <w:rtl/>
          <w:rPrChange w:id="4682" w:author="רינת אביטל" w:date="2022-05-12T09:18:00Z">
            <w:rPr>
              <w:sz w:val="28"/>
              <w:szCs w:val="28"/>
              <w:rtl/>
            </w:rPr>
          </w:rPrChange>
        </w:rPr>
        <w:t xml:space="preserve"> </w:t>
      </w:r>
      <w:r w:rsidRPr="00882C54">
        <w:rPr>
          <w:rFonts w:ascii="Tahoma" w:hAnsi="Tahoma" w:cs="Tahoma" w:hint="eastAsia"/>
          <w:rtl/>
          <w:rPrChange w:id="4683" w:author="רינת אביטל" w:date="2022-05-12T09:18:00Z">
            <w:rPr>
              <w:rFonts w:hint="eastAsia"/>
              <w:sz w:val="28"/>
              <w:szCs w:val="28"/>
              <w:rtl/>
            </w:rPr>
          </w:rPrChange>
        </w:rPr>
        <w:t>משתמש</w:t>
      </w:r>
      <w:r w:rsidRPr="00882C54">
        <w:rPr>
          <w:rFonts w:ascii="Tahoma" w:hAnsi="Tahoma" w:cs="Tahoma"/>
          <w:rtl/>
          <w:rPrChange w:id="4684" w:author="רינת אביטל" w:date="2022-05-12T09:18:00Z">
            <w:rPr>
              <w:sz w:val="28"/>
              <w:szCs w:val="28"/>
              <w:rtl/>
            </w:rPr>
          </w:rPrChange>
        </w:rPr>
        <w:t xml:space="preserve"> </w:t>
      </w:r>
      <w:r w:rsidRPr="00882C54">
        <w:rPr>
          <w:rFonts w:ascii="Tahoma" w:hAnsi="Tahoma" w:cs="Tahoma" w:hint="eastAsia"/>
          <w:rtl/>
          <w:rPrChange w:id="4685" w:author="רינת אביטל" w:date="2022-05-12T09:18:00Z">
            <w:rPr>
              <w:rFonts w:hint="eastAsia"/>
              <w:sz w:val="28"/>
              <w:szCs w:val="28"/>
              <w:rtl/>
            </w:rPr>
          </w:rPrChange>
        </w:rPr>
        <w:t>חדש</w:t>
      </w:r>
      <w:r w:rsidRPr="00882C54">
        <w:rPr>
          <w:rFonts w:ascii="Tahoma" w:hAnsi="Tahoma" w:cs="Tahoma"/>
          <w:rtl/>
          <w:rPrChange w:id="4686" w:author="רינת אביטל" w:date="2022-05-12T09:18:00Z">
            <w:rPr>
              <w:sz w:val="28"/>
              <w:szCs w:val="28"/>
              <w:rtl/>
            </w:rPr>
          </w:rPrChange>
        </w:rPr>
        <w:t xml:space="preserve"> </w:t>
      </w:r>
      <w:r w:rsidRPr="00882C54">
        <w:rPr>
          <w:rFonts w:ascii="Tahoma" w:hAnsi="Tahoma" w:cs="Tahoma" w:hint="eastAsia"/>
          <w:rtl/>
          <w:rPrChange w:id="4687" w:author="רינת אביטל" w:date="2022-05-12T09:18:00Z">
            <w:rPr>
              <w:rFonts w:hint="eastAsia"/>
              <w:sz w:val="28"/>
              <w:szCs w:val="28"/>
              <w:rtl/>
            </w:rPr>
          </w:rPrChange>
        </w:rPr>
        <w:t>למערכת</w:t>
      </w:r>
      <w:r w:rsidRPr="00882C54">
        <w:rPr>
          <w:rFonts w:ascii="Tahoma" w:hAnsi="Tahoma" w:cs="Tahoma"/>
          <w:rtl/>
          <w:rPrChange w:id="4688" w:author="רינת אביטל" w:date="2022-05-12T09:18:00Z">
            <w:rPr>
              <w:sz w:val="28"/>
              <w:szCs w:val="28"/>
              <w:rtl/>
            </w:rPr>
          </w:rPrChange>
        </w:rPr>
        <w:t>.</w:t>
      </w:r>
    </w:p>
    <w:p w14:paraId="338F1990" w14:textId="01B68CBC" w:rsidR="005F4DB0" w:rsidRPr="00882C54" w:rsidRDefault="005F4DB0" w:rsidP="00882C54">
      <w:pPr>
        <w:spacing w:line="360" w:lineRule="auto"/>
        <w:ind w:firstLine="720"/>
        <w:jc w:val="both"/>
        <w:rPr>
          <w:rFonts w:ascii="Tahoma" w:hAnsi="Tahoma" w:cs="Tahoma"/>
          <w:rtl/>
          <w:rPrChange w:id="4689" w:author="רינת אביטל" w:date="2022-05-12T09:18:00Z">
            <w:rPr>
              <w:sz w:val="28"/>
              <w:szCs w:val="28"/>
              <w:rtl/>
            </w:rPr>
          </w:rPrChange>
        </w:rPr>
      </w:pPr>
      <w:r w:rsidRPr="00882C54">
        <w:rPr>
          <w:rFonts w:ascii="Tahoma" w:hAnsi="Tahoma" w:cs="Tahoma"/>
          <w:color w:val="000000"/>
          <w:rPrChange w:id="4690" w:author="רינת אביטל" w:date="2022-05-12T09:18:00Z">
            <w:rPr>
              <w:rFonts w:ascii="Consolas" w:hAnsi="Consolas" w:cs="Consolas"/>
              <w:color w:val="000000"/>
              <w:sz w:val="28"/>
              <w:szCs w:val="28"/>
            </w:rPr>
          </w:rPrChange>
        </w:rPr>
        <w:t>Upda</w:t>
      </w:r>
      <w:r w:rsidR="0058714D" w:rsidRPr="00882C54">
        <w:rPr>
          <w:rFonts w:ascii="Tahoma" w:hAnsi="Tahoma" w:cs="Tahoma"/>
          <w:color w:val="000000"/>
          <w:rPrChange w:id="4691" w:author="רינת אביטל" w:date="2022-05-12T09:18:00Z">
            <w:rPr>
              <w:rFonts w:ascii="Consolas" w:hAnsi="Consolas" w:cs="Consolas"/>
              <w:color w:val="000000"/>
              <w:sz w:val="28"/>
              <w:szCs w:val="28"/>
            </w:rPr>
          </w:rPrChange>
        </w:rPr>
        <w:t>te</w:t>
      </w:r>
      <w:r w:rsidRPr="00882C54">
        <w:rPr>
          <w:rFonts w:ascii="Tahoma" w:hAnsi="Tahoma" w:cs="Tahoma"/>
          <w:sz w:val="36"/>
          <w:szCs w:val="36"/>
          <w:rtl/>
          <w:rPrChange w:id="4692" w:author="רינת אביטל" w:date="2022-05-12T09:18:00Z">
            <w:rPr>
              <w:sz w:val="44"/>
              <w:szCs w:val="44"/>
              <w:rtl/>
            </w:rPr>
          </w:rPrChange>
        </w:rPr>
        <w:t xml:space="preserve"> </w:t>
      </w:r>
      <w:r w:rsidRPr="00882C54">
        <w:rPr>
          <w:rFonts w:ascii="Tahoma" w:hAnsi="Tahoma" w:cs="Tahoma"/>
          <w:rtl/>
          <w:rPrChange w:id="4693" w:author="רינת אביטל" w:date="2022-05-12T09:18:00Z">
            <w:rPr>
              <w:sz w:val="28"/>
              <w:szCs w:val="28"/>
              <w:rtl/>
            </w:rPr>
          </w:rPrChange>
        </w:rPr>
        <w:t xml:space="preserve">– </w:t>
      </w:r>
      <w:r w:rsidRPr="00882C54">
        <w:rPr>
          <w:rFonts w:ascii="Tahoma" w:hAnsi="Tahoma" w:cs="Tahoma" w:hint="eastAsia"/>
          <w:rtl/>
          <w:rPrChange w:id="4694" w:author="רינת אביטל" w:date="2022-05-12T09:18:00Z">
            <w:rPr>
              <w:rFonts w:hint="eastAsia"/>
              <w:sz w:val="28"/>
              <w:szCs w:val="28"/>
              <w:rtl/>
            </w:rPr>
          </w:rPrChange>
        </w:rPr>
        <w:t>עדכון</w:t>
      </w:r>
      <w:r w:rsidRPr="00882C54">
        <w:rPr>
          <w:rFonts w:ascii="Tahoma" w:hAnsi="Tahoma" w:cs="Tahoma"/>
          <w:rtl/>
          <w:rPrChange w:id="4695" w:author="רינת אביטל" w:date="2022-05-12T09:18:00Z">
            <w:rPr>
              <w:sz w:val="28"/>
              <w:szCs w:val="28"/>
              <w:rtl/>
            </w:rPr>
          </w:rPrChange>
        </w:rPr>
        <w:t xml:space="preserve"> </w:t>
      </w:r>
      <w:r w:rsidRPr="00882C54">
        <w:rPr>
          <w:rFonts w:ascii="Tahoma" w:hAnsi="Tahoma" w:cs="Tahoma" w:hint="eastAsia"/>
          <w:rtl/>
          <w:rPrChange w:id="4696" w:author="רינת אביטל" w:date="2022-05-12T09:18:00Z">
            <w:rPr>
              <w:rFonts w:hint="eastAsia"/>
              <w:sz w:val="28"/>
              <w:szCs w:val="28"/>
              <w:rtl/>
            </w:rPr>
          </w:rPrChange>
        </w:rPr>
        <w:t>נתוני</w:t>
      </w:r>
      <w:r w:rsidRPr="00882C54">
        <w:rPr>
          <w:rFonts w:ascii="Tahoma" w:hAnsi="Tahoma" w:cs="Tahoma"/>
          <w:rtl/>
          <w:rPrChange w:id="4697" w:author="רינת אביטל" w:date="2022-05-12T09:18:00Z">
            <w:rPr>
              <w:sz w:val="28"/>
              <w:szCs w:val="28"/>
              <w:rtl/>
            </w:rPr>
          </w:rPrChange>
        </w:rPr>
        <w:t xml:space="preserve"> </w:t>
      </w:r>
      <w:r w:rsidRPr="00882C54">
        <w:rPr>
          <w:rFonts w:ascii="Tahoma" w:hAnsi="Tahoma" w:cs="Tahoma" w:hint="eastAsia"/>
          <w:rtl/>
          <w:rPrChange w:id="4698" w:author="רינת אביטל" w:date="2022-05-12T09:18:00Z">
            <w:rPr>
              <w:rFonts w:hint="eastAsia"/>
              <w:sz w:val="28"/>
              <w:szCs w:val="28"/>
              <w:rtl/>
            </w:rPr>
          </w:rPrChange>
        </w:rPr>
        <w:t>משתמש</w:t>
      </w:r>
      <w:r w:rsidRPr="00882C54">
        <w:rPr>
          <w:rFonts w:ascii="Tahoma" w:hAnsi="Tahoma" w:cs="Tahoma"/>
          <w:rtl/>
          <w:rPrChange w:id="4699" w:author="רינת אביטל" w:date="2022-05-12T09:18:00Z">
            <w:rPr>
              <w:sz w:val="28"/>
              <w:szCs w:val="28"/>
              <w:rtl/>
            </w:rPr>
          </w:rPrChange>
        </w:rPr>
        <w:t>.</w:t>
      </w:r>
    </w:p>
    <w:p w14:paraId="5FF8C11F" w14:textId="2F0A67C5" w:rsidR="00401A68" w:rsidRDefault="00401A68" w:rsidP="00882C54">
      <w:pPr>
        <w:spacing w:line="360" w:lineRule="auto"/>
        <w:jc w:val="both"/>
        <w:rPr>
          <w:rFonts w:ascii="Tahoma" w:hAnsi="Tahoma" w:cs="Tahoma"/>
          <w:color w:val="000000"/>
          <w:rtl/>
        </w:rPr>
      </w:pPr>
    </w:p>
    <w:p w14:paraId="3D3BB846" w14:textId="11B74580" w:rsidR="00882C54" w:rsidRDefault="00882C54" w:rsidP="00882C54">
      <w:pPr>
        <w:spacing w:line="360" w:lineRule="auto"/>
        <w:jc w:val="both"/>
        <w:rPr>
          <w:rFonts w:ascii="Tahoma" w:hAnsi="Tahoma" w:cs="Tahoma"/>
          <w:color w:val="000000"/>
          <w:rtl/>
        </w:rPr>
      </w:pPr>
    </w:p>
    <w:p w14:paraId="3EF20110" w14:textId="77777777" w:rsidR="00882C54" w:rsidRPr="00882C54" w:rsidRDefault="00882C54" w:rsidP="00882C54">
      <w:pPr>
        <w:spacing w:line="360" w:lineRule="auto"/>
        <w:jc w:val="both"/>
        <w:rPr>
          <w:rFonts w:ascii="Tahoma" w:hAnsi="Tahoma" w:cs="Tahoma"/>
          <w:rtl/>
          <w:rPrChange w:id="4700" w:author="רינת אביטל" w:date="2022-05-12T09:18:00Z">
            <w:rPr>
              <w:sz w:val="28"/>
              <w:szCs w:val="28"/>
              <w:rtl/>
            </w:rPr>
          </w:rPrChange>
        </w:rPr>
      </w:pPr>
    </w:p>
    <w:p w14:paraId="63FBE0F6" w14:textId="63CBDFA8" w:rsidR="00401A68" w:rsidRPr="00882C54" w:rsidRDefault="00401A68" w:rsidP="00882C54">
      <w:pPr>
        <w:spacing w:line="360" w:lineRule="auto"/>
        <w:jc w:val="both"/>
        <w:rPr>
          <w:rFonts w:ascii="Tahoma" w:hAnsi="Tahoma" w:cs="Tahoma"/>
          <w:rtl/>
          <w:rPrChange w:id="4701" w:author="רינת אביטל" w:date="2022-05-12T09:18:00Z">
            <w:rPr>
              <w:sz w:val="28"/>
              <w:szCs w:val="28"/>
              <w:rtl/>
            </w:rPr>
          </w:rPrChange>
        </w:rPr>
      </w:pPr>
      <w:proofErr w:type="gramStart"/>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02" w:author="רינת אביטל" w:date="2022-05-12T09:18:00Z">
            <w:rPr>
              <w:b/>
              <w:bCs/>
              <w:sz w:val="36"/>
              <w:szCs w:val="36"/>
            </w:rPr>
          </w:rPrChange>
        </w:rPr>
        <w:lastRenderedPageBreak/>
        <w:t>B</w:t>
      </w:r>
      <w:r w:rsidR="006F799E"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03" w:author="רינת אביטל" w:date="2022-05-12T09:18:00Z">
            <w:rPr>
              <w:b/>
              <w:bCs/>
              <w:sz w:val="36"/>
              <w:szCs w:val="36"/>
            </w:rPr>
          </w:rPrChange>
        </w:rPr>
        <w:t>L</w:t>
      </w: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04" w:author="רינת אביטל" w:date="2022-05-12T09:18:00Z">
            <w:rPr>
              <w:b/>
              <w:bCs/>
              <w:sz w:val="36"/>
              <w:szCs w:val="36"/>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05"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06" w:author="רינת אביטל" w:date="2022-05-12T09:18:00Z">
            <w:rPr>
              <w:b/>
              <w:bCs/>
              <w:sz w:val="32"/>
              <w:szCs w:val="32"/>
              <w:rtl/>
            </w:rPr>
          </w:rPrChange>
        </w:rPr>
        <w:t>–</w:t>
      </w:r>
      <w:proofErr w:type="gramEnd"/>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07" w:author="רינת אביטל" w:date="2022-05-12T09:18:00Z">
            <w:rPr>
              <w:b/>
              <w:bCs/>
              <w:sz w:val="32"/>
              <w:szCs w:val="32"/>
              <w:rtl/>
            </w:rPr>
          </w:rPrChange>
        </w:rPr>
        <w:t xml:space="preserve"> </w:t>
      </w:r>
      <w:r w:rsidRPr="00882C54">
        <w:rPr>
          <w:rFonts w:ascii="Tahoma" w:hAnsi="Tahoma" w:cs="Tahoma" w:hint="eastAsia"/>
          <w:rtl/>
          <w:rPrChange w:id="4708" w:author="רינת אביטל" w:date="2022-05-12T09:18:00Z">
            <w:rPr>
              <w:rFonts w:hint="eastAsia"/>
              <w:sz w:val="28"/>
              <w:szCs w:val="28"/>
              <w:rtl/>
            </w:rPr>
          </w:rPrChange>
        </w:rPr>
        <w:t>השכבה</w:t>
      </w:r>
      <w:r w:rsidRPr="00882C54">
        <w:rPr>
          <w:rFonts w:ascii="Tahoma" w:hAnsi="Tahoma" w:cs="Tahoma"/>
          <w:rtl/>
          <w:rPrChange w:id="4709" w:author="רינת אביטל" w:date="2022-05-12T09:18:00Z">
            <w:rPr>
              <w:sz w:val="28"/>
              <w:szCs w:val="28"/>
              <w:rtl/>
            </w:rPr>
          </w:rPrChange>
        </w:rPr>
        <w:t xml:space="preserve"> </w:t>
      </w:r>
      <w:r w:rsidRPr="00882C54">
        <w:rPr>
          <w:rFonts w:ascii="Tahoma" w:hAnsi="Tahoma" w:cs="Tahoma" w:hint="eastAsia"/>
          <w:rtl/>
          <w:rPrChange w:id="4710" w:author="רינת אביטל" w:date="2022-05-12T09:18:00Z">
            <w:rPr>
              <w:rFonts w:hint="eastAsia"/>
              <w:sz w:val="28"/>
              <w:szCs w:val="28"/>
              <w:rtl/>
            </w:rPr>
          </w:rPrChange>
        </w:rPr>
        <w:t>שמעל</w:t>
      </w:r>
      <w:r w:rsidRPr="00882C54">
        <w:rPr>
          <w:rFonts w:ascii="Tahoma" w:hAnsi="Tahoma" w:cs="Tahoma"/>
          <w:rtl/>
          <w:rPrChange w:id="4711" w:author="רינת אביטל" w:date="2022-05-12T09:18:00Z">
            <w:rPr>
              <w:sz w:val="28"/>
              <w:szCs w:val="28"/>
              <w:rtl/>
            </w:rPr>
          </w:rPrChange>
        </w:rPr>
        <w:t xml:space="preserve"> </w:t>
      </w:r>
      <w:r w:rsidRPr="00882C54">
        <w:rPr>
          <w:rFonts w:ascii="Tahoma" w:hAnsi="Tahoma" w:cs="Tahoma" w:hint="eastAsia"/>
          <w:rtl/>
          <w:rPrChange w:id="4712" w:author="רינת אביטל" w:date="2022-05-12T09:18:00Z">
            <w:rPr>
              <w:rFonts w:hint="eastAsia"/>
              <w:sz w:val="28"/>
              <w:szCs w:val="28"/>
              <w:rtl/>
            </w:rPr>
          </w:rPrChange>
        </w:rPr>
        <w:t>ה</w:t>
      </w:r>
      <w:r w:rsidRPr="00882C54">
        <w:rPr>
          <w:rFonts w:ascii="Tahoma" w:hAnsi="Tahoma" w:cs="Tahoma"/>
          <w:rtl/>
          <w:rPrChange w:id="4713" w:author="רינת אביטל" w:date="2022-05-12T09:18:00Z">
            <w:rPr>
              <w:sz w:val="28"/>
              <w:szCs w:val="28"/>
              <w:rtl/>
            </w:rPr>
          </w:rPrChange>
        </w:rPr>
        <w:t xml:space="preserve"> –</w:t>
      </w:r>
      <w:r w:rsidR="006F799E" w:rsidRPr="00882C54">
        <w:rPr>
          <w:rFonts w:ascii="Tahoma" w:hAnsi="Tahoma" w:cs="Tahoma"/>
          <w:rtl/>
          <w:rPrChange w:id="4714" w:author="רינת אביטל" w:date="2022-05-12T09:18:00Z">
            <w:rPr>
              <w:sz w:val="28"/>
              <w:szCs w:val="28"/>
              <w:rtl/>
            </w:rPr>
          </w:rPrChange>
        </w:rPr>
        <w:t xml:space="preserve"> </w:t>
      </w:r>
      <w:r w:rsidRPr="00882C54">
        <w:rPr>
          <w:rFonts w:ascii="Tahoma" w:hAnsi="Tahoma" w:cs="Tahoma"/>
          <w:rPrChange w:id="4715" w:author="רינת אביטל" w:date="2022-05-12T09:18:00Z">
            <w:rPr>
              <w:sz w:val="28"/>
              <w:szCs w:val="28"/>
            </w:rPr>
          </w:rPrChange>
        </w:rPr>
        <w:t>DAL</w:t>
      </w:r>
      <w:r w:rsidR="006F799E" w:rsidRPr="00882C54">
        <w:rPr>
          <w:rFonts w:ascii="Tahoma" w:hAnsi="Tahoma" w:cs="Tahoma"/>
          <w:rtl/>
          <w:rPrChange w:id="4716" w:author="רינת אביטל" w:date="2022-05-12T09:18:00Z">
            <w:rPr>
              <w:sz w:val="28"/>
              <w:szCs w:val="28"/>
              <w:rtl/>
            </w:rPr>
          </w:rPrChange>
        </w:rPr>
        <w:t xml:space="preserve"> </w:t>
      </w:r>
      <w:r w:rsidR="006F799E" w:rsidRPr="00882C54">
        <w:rPr>
          <w:rFonts w:ascii="Tahoma" w:hAnsi="Tahoma" w:cs="Tahoma" w:hint="eastAsia"/>
          <w:rtl/>
          <w:rPrChange w:id="4717" w:author="רינת אביטל" w:date="2022-05-12T09:18:00Z">
            <w:rPr>
              <w:rFonts w:hint="eastAsia"/>
              <w:sz w:val="28"/>
              <w:szCs w:val="28"/>
              <w:rtl/>
            </w:rPr>
          </w:rPrChange>
        </w:rPr>
        <w:t>היא</w:t>
      </w:r>
      <w:r w:rsidR="006F799E" w:rsidRPr="00882C54">
        <w:rPr>
          <w:rFonts w:ascii="Tahoma" w:hAnsi="Tahoma" w:cs="Tahoma"/>
          <w:rtl/>
          <w:rPrChange w:id="4718" w:author="רינת אביטל" w:date="2022-05-12T09:18:00Z">
            <w:rPr>
              <w:sz w:val="28"/>
              <w:szCs w:val="28"/>
              <w:rtl/>
            </w:rPr>
          </w:rPrChange>
        </w:rPr>
        <w:t xml:space="preserve"> </w:t>
      </w:r>
      <w:r w:rsidR="006F799E" w:rsidRPr="00882C54">
        <w:rPr>
          <w:rFonts w:ascii="Tahoma" w:hAnsi="Tahoma" w:cs="Tahoma" w:hint="eastAsia"/>
          <w:rtl/>
          <w:rPrChange w:id="4719" w:author="רינת אביטל" w:date="2022-05-12T09:18:00Z">
            <w:rPr>
              <w:rFonts w:hint="eastAsia"/>
              <w:sz w:val="28"/>
              <w:szCs w:val="28"/>
              <w:rtl/>
            </w:rPr>
          </w:rPrChange>
        </w:rPr>
        <w:t>מקשרת</w:t>
      </w:r>
      <w:r w:rsidR="006F799E" w:rsidRPr="00882C54">
        <w:rPr>
          <w:rFonts w:ascii="Tahoma" w:hAnsi="Tahoma" w:cs="Tahoma"/>
          <w:rtl/>
          <w:rPrChange w:id="4720" w:author="רינת אביטל" w:date="2022-05-12T09:18:00Z">
            <w:rPr>
              <w:sz w:val="28"/>
              <w:szCs w:val="28"/>
              <w:rtl/>
            </w:rPr>
          </w:rPrChange>
        </w:rPr>
        <w:t xml:space="preserve"> </w:t>
      </w:r>
      <w:r w:rsidR="006F799E" w:rsidRPr="00882C54">
        <w:rPr>
          <w:rFonts w:ascii="Tahoma" w:hAnsi="Tahoma" w:cs="Tahoma" w:hint="eastAsia"/>
          <w:rtl/>
          <w:rPrChange w:id="4721" w:author="רינת אביטל" w:date="2022-05-12T09:18:00Z">
            <w:rPr>
              <w:rFonts w:hint="eastAsia"/>
              <w:sz w:val="28"/>
              <w:szCs w:val="28"/>
              <w:rtl/>
            </w:rPr>
          </w:rPrChange>
        </w:rPr>
        <w:t>בין</w:t>
      </w:r>
      <w:r w:rsidR="006F799E" w:rsidRPr="00882C54">
        <w:rPr>
          <w:rFonts w:ascii="Tahoma" w:hAnsi="Tahoma" w:cs="Tahoma"/>
          <w:rtl/>
          <w:rPrChange w:id="4722" w:author="רינת אביטל" w:date="2022-05-12T09:18:00Z">
            <w:rPr>
              <w:sz w:val="28"/>
              <w:szCs w:val="28"/>
              <w:rtl/>
            </w:rPr>
          </w:rPrChange>
        </w:rPr>
        <w:t xml:space="preserve"> </w:t>
      </w:r>
      <w:r w:rsidR="006F799E" w:rsidRPr="00882C54">
        <w:rPr>
          <w:rFonts w:ascii="Tahoma" w:hAnsi="Tahoma" w:cs="Tahoma" w:hint="eastAsia"/>
          <w:rtl/>
          <w:rPrChange w:id="4723" w:author="רינת אביטל" w:date="2022-05-12T09:18:00Z">
            <w:rPr>
              <w:rFonts w:hint="eastAsia"/>
              <w:sz w:val="28"/>
              <w:szCs w:val="28"/>
              <w:rtl/>
            </w:rPr>
          </w:rPrChange>
        </w:rPr>
        <w:t>ה</w:t>
      </w:r>
      <w:r w:rsidR="006F799E" w:rsidRPr="00882C54">
        <w:rPr>
          <w:rFonts w:ascii="Tahoma" w:hAnsi="Tahoma" w:cs="Tahoma"/>
          <w:rtl/>
          <w:rPrChange w:id="4724" w:author="רינת אביטל" w:date="2022-05-12T09:18:00Z">
            <w:rPr>
              <w:sz w:val="28"/>
              <w:szCs w:val="28"/>
              <w:rtl/>
            </w:rPr>
          </w:rPrChange>
        </w:rPr>
        <w:t xml:space="preserve"> - </w:t>
      </w:r>
      <w:r w:rsidR="006F799E" w:rsidRPr="00882C54">
        <w:rPr>
          <w:rFonts w:ascii="Tahoma" w:hAnsi="Tahoma" w:cs="Tahoma"/>
          <w:rPrChange w:id="4725" w:author="רינת אביטל" w:date="2022-05-12T09:18:00Z">
            <w:rPr>
              <w:sz w:val="28"/>
              <w:szCs w:val="28"/>
            </w:rPr>
          </w:rPrChange>
        </w:rPr>
        <w:t>DAL</w:t>
      </w:r>
      <w:r w:rsidR="006F799E" w:rsidRPr="00882C54">
        <w:rPr>
          <w:rFonts w:ascii="Tahoma" w:hAnsi="Tahoma" w:cs="Tahoma"/>
          <w:rtl/>
          <w:rPrChange w:id="4726" w:author="רינת אביטל" w:date="2022-05-12T09:18:00Z">
            <w:rPr>
              <w:sz w:val="28"/>
              <w:szCs w:val="28"/>
              <w:rtl/>
            </w:rPr>
          </w:rPrChange>
        </w:rPr>
        <w:t xml:space="preserve"> </w:t>
      </w:r>
      <w:r w:rsidR="006F799E" w:rsidRPr="00882C54">
        <w:rPr>
          <w:rFonts w:ascii="Tahoma" w:hAnsi="Tahoma" w:cs="Tahoma" w:hint="eastAsia"/>
          <w:rtl/>
          <w:rPrChange w:id="4727" w:author="רינת אביטל" w:date="2022-05-12T09:18:00Z">
            <w:rPr>
              <w:rFonts w:hint="eastAsia"/>
              <w:sz w:val="28"/>
              <w:szCs w:val="28"/>
              <w:rtl/>
            </w:rPr>
          </w:rPrChange>
        </w:rPr>
        <w:t>ל</w:t>
      </w:r>
      <w:r w:rsidR="006F799E" w:rsidRPr="00882C54">
        <w:rPr>
          <w:rFonts w:ascii="Tahoma" w:hAnsi="Tahoma" w:cs="Tahoma"/>
          <w:rtl/>
          <w:rPrChange w:id="4728" w:author="רינת אביטל" w:date="2022-05-12T09:18:00Z">
            <w:rPr>
              <w:sz w:val="28"/>
              <w:szCs w:val="28"/>
              <w:rtl/>
            </w:rPr>
          </w:rPrChange>
        </w:rPr>
        <w:t xml:space="preserve"> -</w:t>
      </w:r>
      <w:r w:rsidR="006F799E" w:rsidRPr="00882C54">
        <w:rPr>
          <w:rFonts w:ascii="Tahoma" w:hAnsi="Tahoma" w:cs="Tahoma"/>
          <w:rPrChange w:id="4729" w:author="רינת אביטל" w:date="2022-05-12T09:18:00Z">
            <w:rPr>
              <w:sz w:val="28"/>
              <w:szCs w:val="28"/>
            </w:rPr>
          </w:rPrChange>
        </w:rPr>
        <w:t xml:space="preserve">API </w:t>
      </w:r>
      <w:r w:rsidRPr="00882C54">
        <w:rPr>
          <w:rFonts w:ascii="Tahoma" w:hAnsi="Tahoma" w:cs="Tahoma"/>
          <w:rtl/>
          <w:rPrChange w:id="4730" w:author="רינת אביטל" w:date="2022-05-12T09:18:00Z">
            <w:rPr>
              <w:sz w:val="28"/>
              <w:szCs w:val="28"/>
              <w:rtl/>
            </w:rPr>
          </w:rPrChange>
        </w:rPr>
        <w:t xml:space="preserve">. </w:t>
      </w:r>
      <w:r w:rsidRPr="00882C54">
        <w:rPr>
          <w:rFonts w:ascii="Tahoma" w:hAnsi="Tahoma" w:cs="Tahoma" w:hint="eastAsia"/>
          <w:rtl/>
          <w:rPrChange w:id="4731" w:author="רינת אביטל" w:date="2022-05-12T09:18:00Z">
            <w:rPr>
              <w:rFonts w:hint="eastAsia"/>
              <w:sz w:val="28"/>
              <w:szCs w:val="28"/>
              <w:rtl/>
            </w:rPr>
          </w:rPrChange>
        </w:rPr>
        <w:t>השכבה</w:t>
      </w:r>
      <w:r w:rsidRPr="00882C54">
        <w:rPr>
          <w:rFonts w:ascii="Tahoma" w:hAnsi="Tahoma" w:cs="Tahoma"/>
          <w:rtl/>
          <w:rPrChange w:id="4732" w:author="רינת אביטל" w:date="2022-05-12T09:18:00Z">
            <w:rPr>
              <w:sz w:val="28"/>
              <w:szCs w:val="28"/>
              <w:rtl/>
            </w:rPr>
          </w:rPrChange>
        </w:rPr>
        <w:t xml:space="preserve"> </w:t>
      </w:r>
      <w:r w:rsidR="006F799E" w:rsidRPr="00882C54">
        <w:rPr>
          <w:rFonts w:ascii="Tahoma" w:hAnsi="Tahoma" w:cs="Tahoma"/>
          <w:rtl/>
          <w:rPrChange w:id="4733" w:author="רינת אביטל" w:date="2022-05-12T09:18:00Z">
            <w:rPr>
              <w:sz w:val="28"/>
              <w:szCs w:val="28"/>
              <w:rtl/>
            </w:rPr>
          </w:rPrChange>
        </w:rPr>
        <w:t xml:space="preserve"> </w:t>
      </w:r>
      <w:r w:rsidRPr="00882C54">
        <w:rPr>
          <w:rFonts w:ascii="Tahoma" w:hAnsi="Tahoma" w:cs="Tahoma" w:hint="eastAsia"/>
          <w:rtl/>
          <w:rPrChange w:id="4734" w:author="רינת אביטל" w:date="2022-05-12T09:18:00Z">
            <w:rPr>
              <w:rFonts w:hint="eastAsia"/>
              <w:sz w:val="28"/>
              <w:szCs w:val="28"/>
              <w:rtl/>
            </w:rPr>
          </w:rPrChange>
        </w:rPr>
        <w:t>אחראית</w:t>
      </w:r>
      <w:r w:rsidRPr="00882C54">
        <w:rPr>
          <w:rFonts w:ascii="Tahoma" w:hAnsi="Tahoma" w:cs="Tahoma"/>
          <w:rtl/>
          <w:rPrChange w:id="4735" w:author="רינת אביטל" w:date="2022-05-12T09:18:00Z">
            <w:rPr>
              <w:sz w:val="28"/>
              <w:szCs w:val="28"/>
              <w:rtl/>
            </w:rPr>
          </w:rPrChange>
        </w:rPr>
        <w:t xml:space="preserve"> </w:t>
      </w:r>
      <w:r w:rsidRPr="00882C54">
        <w:rPr>
          <w:rFonts w:ascii="Tahoma" w:hAnsi="Tahoma" w:cs="Tahoma" w:hint="eastAsia"/>
          <w:rtl/>
          <w:rPrChange w:id="4736" w:author="רינת אביטל" w:date="2022-05-12T09:18:00Z">
            <w:rPr>
              <w:rFonts w:hint="eastAsia"/>
              <w:sz w:val="28"/>
              <w:szCs w:val="28"/>
              <w:rtl/>
            </w:rPr>
          </w:rPrChange>
        </w:rPr>
        <w:t>על</w:t>
      </w:r>
      <w:r w:rsidRPr="00882C54">
        <w:rPr>
          <w:rFonts w:ascii="Tahoma" w:hAnsi="Tahoma" w:cs="Tahoma"/>
          <w:rtl/>
          <w:rPrChange w:id="4737" w:author="רינת אביטל" w:date="2022-05-12T09:18:00Z">
            <w:rPr>
              <w:sz w:val="28"/>
              <w:szCs w:val="28"/>
              <w:rtl/>
            </w:rPr>
          </w:rPrChange>
        </w:rPr>
        <w:t xml:space="preserve"> </w:t>
      </w:r>
      <w:r w:rsidRPr="00882C54">
        <w:rPr>
          <w:rFonts w:ascii="Tahoma" w:hAnsi="Tahoma" w:cs="Tahoma" w:hint="eastAsia"/>
          <w:rtl/>
          <w:rPrChange w:id="4738" w:author="רינת אביטל" w:date="2022-05-12T09:18:00Z">
            <w:rPr>
              <w:rFonts w:hint="eastAsia"/>
              <w:sz w:val="28"/>
              <w:szCs w:val="28"/>
              <w:rtl/>
            </w:rPr>
          </w:rPrChange>
        </w:rPr>
        <w:t>כל</w:t>
      </w:r>
      <w:r w:rsidRPr="00882C54">
        <w:rPr>
          <w:rFonts w:ascii="Tahoma" w:hAnsi="Tahoma" w:cs="Tahoma"/>
          <w:rtl/>
          <w:rPrChange w:id="4739" w:author="רינת אביטל" w:date="2022-05-12T09:18:00Z">
            <w:rPr>
              <w:sz w:val="28"/>
              <w:szCs w:val="28"/>
              <w:rtl/>
            </w:rPr>
          </w:rPrChange>
        </w:rPr>
        <w:t xml:space="preserve"> </w:t>
      </w:r>
      <w:r w:rsidRPr="00882C54">
        <w:rPr>
          <w:rFonts w:ascii="Tahoma" w:hAnsi="Tahoma" w:cs="Tahoma" w:hint="eastAsia"/>
          <w:rtl/>
          <w:rPrChange w:id="4740" w:author="רינת אביטל" w:date="2022-05-12T09:18:00Z">
            <w:rPr>
              <w:rFonts w:hint="eastAsia"/>
              <w:sz w:val="28"/>
              <w:szCs w:val="28"/>
              <w:rtl/>
            </w:rPr>
          </w:rPrChange>
        </w:rPr>
        <w:t>החלק</w:t>
      </w:r>
      <w:r w:rsidRPr="00882C54">
        <w:rPr>
          <w:rFonts w:ascii="Tahoma" w:hAnsi="Tahoma" w:cs="Tahoma"/>
          <w:rtl/>
          <w:rPrChange w:id="4741" w:author="רינת אביטל" w:date="2022-05-12T09:18:00Z">
            <w:rPr>
              <w:sz w:val="28"/>
              <w:szCs w:val="28"/>
              <w:rtl/>
            </w:rPr>
          </w:rPrChange>
        </w:rPr>
        <w:t xml:space="preserve"> </w:t>
      </w:r>
      <w:r w:rsidRPr="00882C54">
        <w:rPr>
          <w:rFonts w:ascii="Tahoma" w:hAnsi="Tahoma" w:cs="Tahoma" w:hint="eastAsia"/>
          <w:rtl/>
          <w:rPrChange w:id="4742" w:author="רינת אביטל" w:date="2022-05-12T09:18:00Z">
            <w:rPr>
              <w:rFonts w:hint="eastAsia"/>
              <w:sz w:val="28"/>
              <w:szCs w:val="28"/>
              <w:rtl/>
            </w:rPr>
          </w:rPrChange>
        </w:rPr>
        <w:t>הלוגי</w:t>
      </w:r>
      <w:r w:rsidRPr="00882C54">
        <w:rPr>
          <w:rFonts w:ascii="Tahoma" w:hAnsi="Tahoma" w:cs="Tahoma"/>
          <w:rtl/>
          <w:rPrChange w:id="4743" w:author="רינת אביטל" w:date="2022-05-12T09:18:00Z">
            <w:rPr>
              <w:sz w:val="28"/>
              <w:szCs w:val="28"/>
              <w:rtl/>
            </w:rPr>
          </w:rPrChange>
        </w:rPr>
        <w:t xml:space="preserve"> </w:t>
      </w:r>
      <w:r w:rsidRPr="00882C54">
        <w:rPr>
          <w:rFonts w:ascii="Tahoma" w:hAnsi="Tahoma" w:cs="Tahoma" w:hint="eastAsia"/>
          <w:rtl/>
          <w:rPrChange w:id="4744" w:author="רינת אביטל" w:date="2022-05-12T09:18:00Z">
            <w:rPr>
              <w:rFonts w:hint="eastAsia"/>
              <w:sz w:val="28"/>
              <w:szCs w:val="28"/>
              <w:rtl/>
            </w:rPr>
          </w:rPrChange>
        </w:rPr>
        <w:t>של</w:t>
      </w:r>
      <w:r w:rsidRPr="00882C54">
        <w:rPr>
          <w:rFonts w:ascii="Tahoma" w:hAnsi="Tahoma" w:cs="Tahoma"/>
          <w:rtl/>
          <w:rPrChange w:id="4745" w:author="רינת אביטל" w:date="2022-05-12T09:18:00Z">
            <w:rPr>
              <w:sz w:val="28"/>
              <w:szCs w:val="28"/>
              <w:rtl/>
            </w:rPr>
          </w:rPrChange>
        </w:rPr>
        <w:t xml:space="preserve"> </w:t>
      </w:r>
      <w:r w:rsidRPr="00882C54">
        <w:rPr>
          <w:rFonts w:ascii="Tahoma" w:hAnsi="Tahoma" w:cs="Tahoma" w:hint="eastAsia"/>
          <w:rtl/>
          <w:rPrChange w:id="4746" w:author="רינת אביטל" w:date="2022-05-12T09:18:00Z">
            <w:rPr>
              <w:rFonts w:hint="eastAsia"/>
              <w:sz w:val="28"/>
              <w:szCs w:val="28"/>
              <w:rtl/>
            </w:rPr>
          </w:rPrChange>
        </w:rPr>
        <w:t>המערכת</w:t>
      </w:r>
      <w:r w:rsidRPr="00882C54">
        <w:rPr>
          <w:rFonts w:ascii="Tahoma" w:hAnsi="Tahoma" w:cs="Tahoma"/>
          <w:rtl/>
          <w:rPrChange w:id="4747" w:author="רינת אביטל" w:date="2022-05-12T09:18:00Z">
            <w:rPr>
              <w:sz w:val="28"/>
              <w:szCs w:val="28"/>
              <w:rtl/>
            </w:rPr>
          </w:rPrChange>
        </w:rPr>
        <w:t>.</w:t>
      </w:r>
    </w:p>
    <w:p w14:paraId="390026EB" w14:textId="55E1D252" w:rsidR="006F799E" w:rsidRPr="00882C54" w:rsidRDefault="006F799E" w:rsidP="00882C54">
      <w:pPr>
        <w:spacing w:line="360" w:lineRule="auto"/>
        <w:jc w:val="both"/>
        <w:rPr>
          <w:rFonts w:ascii="Tahoma" w:hAnsi="Tahoma" w:cs="Tahoma"/>
          <w:rtl/>
          <w:rPrChange w:id="4748" w:author="רינת אביטל" w:date="2022-05-12T09:18:00Z">
            <w:rPr>
              <w:sz w:val="28"/>
              <w:szCs w:val="28"/>
              <w:rtl/>
            </w:rPr>
          </w:rPrChange>
        </w:rPr>
      </w:pPr>
      <w:r w:rsidRPr="00882C54">
        <w:rPr>
          <w:rFonts w:ascii="Tahoma" w:hAnsi="Tahoma" w:cs="Tahoma" w:hint="eastAsia"/>
          <w:b/>
          <w:bCs/>
          <w:rtl/>
          <w:rPrChange w:id="4749" w:author="רינת אביטל" w:date="2022-05-12T09:18:00Z">
            <w:rPr>
              <w:rFonts w:hint="eastAsia"/>
              <w:b/>
              <w:bCs/>
              <w:sz w:val="28"/>
              <w:szCs w:val="28"/>
              <w:rtl/>
            </w:rPr>
          </w:rPrChange>
        </w:rPr>
        <w:t>המחלקות</w:t>
      </w:r>
      <w:r w:rsidRPr="00882C54">
        <w:rPr>
          <w:rFonts w:ascii="Tahoma" w:hAnsi="Tahoma" w:cs="Tahoma"/>
          <w:b/>
          <w:bCs/>
          <w:rtl/>
          <w:rPrChange w:id="4750" w:author="רינת אביטל" w:date="2022-05-12T09:18:00Z">
            <w:rPr>
              <w:b/>
              <w:bCs/>
              <w:sz w:val="28"/>
              <w:szCs w:val="28"/>
              <w:rtl/>
            </w:rPr>
          </w:rPrChange>
        </w:rPr>
        <w:t xml:space="preserve"> </w:t>
      </w:r>
      <w:r w:rsidRPr="00882C54">
        <w:rPr>
          <w:rFonts w:ascii="Tahoma" w:hAnsi="Tahoma" w:cs="Tahoma" w:hint="eastAsia"/>
          <w:b/>
          <w:bCs/>
          <w:rtl/>
          <w:rPrChange w:id="4751" w:author="רינת אביטל" w:date="2022-05-12T09:18:00Z">
            <w:rPr>
              <w:rFonts w:hint="eastAsia"/>
              <w:b/>
              <w:bCs/>
              <w:sz w:val="28"/>
              <w:szCs w:val="28"/>
              <w:rtl/>
            </w:rPr>
          </w:rPrChange>
        </w:rPr>
        <w:t>הקיימות</w:t>
      </w:r>
      <w:r w:rsidRPr="00882C54">
        <w:rPr>
          <w:rFonts w:ascii="Tahoma" w:hAnsi="Tahoma" w:cs="Tahoma"/>
          <w:b/>
          <w:bCs/>
          <w:rtl/>
          <w:rPrChange w:id="4752" w:author="רינת אביטל" w:date="2022-05-12T09:18:00Z">
            <w:rPr>
              <w:b/>
              <w:bCs/>
              <w:sz w:val="28"/>
              <w:szCs w:val="28"/>
              <w:rtl/>
            </w:rPr>
          </w:rPrChange>
        </w:rPr>
        <w:t xml:space="preserve"> </w:t>
      </w:r>
      <w:r w:rsidRPr="00882C54">
        <w:rPr>
          <w:rFonts w:ascii="Tahoma" w:hAnsi="Tahoma" w:cs="Tahoma" w:hint="eastAsia"/>
          <w:b/>
          <w:bCs/>
          <w:rtl/>
          <w:rPrChange w:id="4753" w:author="רינת אביטל" w:date="2022-05-12T09:18:00Z">
            <w:rPr>
              <w:rFonts w:hint="eastAsia"/>
              <w:b/>
              <w:bCs/>
              <w:sz w:val="28"/>
              <w:szCs w:val="28"/>
              <w:rtl/>
            </w:rPr>
          </w:rPrChange>
        </w:rPr>
        <w:t>בשכבה</w:t>
      </w:r>
      <w:r w:rsidRPr="00882C54">
        <w:rPr>
          <w:rFonts w:ascii="Tahoma" w:hAnsi="Tahoma" w:cs="Tahoma"/>
          <w:b/>
          <w:bCs/>
          <w:rtl/>
          <w:rPrChange w:id="4754" w:author="רינת אביטל" w:date="2022-05-12T09:18:00Z">
            <w:rPr>
              <w:b/>
              <w:bCs/>
              <w:sz w:val="28"/>
              <w:szCs w:val="28"/>
              <w:rtl/>
            </w:rPr>
          </w:rPrChange>
        </w:rPr>
        <w:t xml:space="preserve">: </w:t>
      </w:r>
    </w:p>
    <w:p w14:paraId="534E8288" w14:textId="2EA36CBE" w:rsidR="006F799E" w:rsidRPr="00882C54" w:rsidRDefault="006F799E" w:rsidP="00882C54">
      <w:pPr>
        <w:pStyle w:val="a8"/>
        <w:numPr>
          <w:ilvl w:val="0"/>
          <w:numId w:val="44"/>
        </w:numPr>
        <w:spacing w:line="360" w:lineRule="auto"/>
        <w:jc w:val="both"/>
        <w:rPr>
          <w:rFonts w:ascii="Tahoma" w:hAnsi="Tahoma" w:cs="Tahoma"/>
          <w:b/>
          <w:bCs/>
          <w:rPrChange w:id="4755" w:author="רינת אביטל" w:date="2022-05-12T09:18:00Z">
            <w:rPr>
              <w:b/>
              <w:bCs/>
              <w:sz w:val="28"/>
              <w:szCs w:val="28"/>
            </w:rPr>
          </w:rPrChange>
        </w:rPr>
      </w:pPr>
      <w:proofErr w:type="spellStart"/>
      <w:r w:rsidRPr="00882C54">
        <w:rPr>
          <w:rFonts w:ascii="Tahoma" w:hAnsi="Tahoma" w:cs="Tahoma"/>
          <w:b/>
          <w:bCs/>
          <w:rPrChange w:id="4756" w:author="רינת אביטל" w:date="2022-05-12T09:18:00Z">
            <w:rPr>
              <w:b/>
              <w:bCs/>
              <w:sz w:val="28"/>
              <w:szCs w:val="28"/>
            </w:rPr>
          </w:rPrChange>
        </w:rPr>
        <w:t>userManager</w:t>
      </w:r>
      <w:proofErr w:type="spellEnd"/>
      <w:r w:rsidRPr="00882C54">
        <w:rPr>
          <w:rFonts w:ascii="Tahoma" w:hAnsi="Tahoma" w:cs="Tahoma"/>
          <w:b/>
          <w:bCs/>
          <w:rtl/>
          <w:rPrChange w:id="4757" w:author="רינת אביטל" w:date="2022-05-12T09:18:00Z">
            <w:rPr>
              <w:b/>
              <w:bCs/>
              <w:sz w:val="28"/>
              <w:szCs w:val="28"/>
              <w:rtl/>
            </w:rPr>
          </w:rPrChange>
        </w:rPr>
        <w:t xml:space="preserve"> </w:t>
      </w:r>
      <w:r w:rsidR="00BB7204" w:rsidRPr="00882C54">
        <w:rPr>
          <w:rFonts w:ascii="Tahoma" w:hAnsi="Tahoma" w:cs="Tahoma"/>
          <w:b/>
          <w:bCs/>
          <w:rtl/>
          <w:rPrChange w:id="4758" w:author="רינת אביטל" w:date="2022-05-12T09:18:00Z">
            <w:rPr>
              <w:b/>
              <w:bCs/>
              <w:sz w:val="28"/>
              <w:szCs w:val="28"/>
              <w:rtl/>
            </w:rPr>
          </w:rPrChange>
        </w:rPr>
        <w:t>–</w:t>
      </w:r>
      <w:r w:rsidRPr="00882C54">
        <w:rPr>
          <w:rFonts w:ascii="Tahoma" w:hAnsi="Tahoma" w:cs="Tahoma"/>
          <w:b/>
          <w:bCs/>
          <w:rtl/>
          <w:rPrChange w:id="4759" w:author="רינת אביטל" w:date="2022-05-12T09:18:00Z">
            <w:rPr>
              <w:b/>
              <w:bCs/>
              <w:sz w:val="28"/>
              <w:szCs w:val="28"/>
              <w:rtl/>
            </w:rPr>
          </w:rPrChange>
        </w:rPr>
        <w:t xml:space="preserve"> </w:t>
      </w:r>
      <w:r w:rsidR="00BB7204" w:rsidRPr="00882C54">
        <w:rPr>
          <w:rFonts w:ascii="Tahoma" w:hAnsi="Tahoma" w:cs="Tahoma" w:hint="eastAsia"/>
          <w:rtl/>
          <w:rPrChange w:id="4760" w:author="רינת אביטל" w:date="2022-05-12T09:18:00Z">
            <w:rPr>
              <w:rFonts w:hint="eastAsia"/>
              <w:sz w:val="28"/>
              <w:szCs w:val="28"/>
              <w:rtl/>
            </w:rPr>
          </w:rPrChange>
        </w:rPr>
        <w:t>במחלקה</w:t>
      </w:r>
      <w:r w:rsidR="00BB7204" w:rsidRPr="00882C54">
        <w:rPr>
          <w:rFonts w:ascii="Tahoma" w:hAnsi="Tahoma" w:cs="Tahoma"/>
          <w:rtl/>
          <w:rPrChange w:id="4761" w:author="רינת אביטל" w:date="2022-05-12T09:18:00Z">
            <w:rPr>
              <w:sz w:val="28"/>
              <w:szCs w:val="28"/>
              <w:rtl/>
            </w:rPr>
          </w:rPrChange>
        </w:rPr>
        <w:t xml:space="preserve"> </w:t>
      </w:r>
      <w:r w:rsidR="00BB7204" w:rsidRPr="00882C54">
        <w:rPr>
          <w:rFonts w:ascii="Tahoma" w:hAnsi="Tahoma" w:cs="Tahoma" w:hint="eastAsia"/>
          <w:rtl/>
          <w:rPrChange w:id="4762" w:author="רינת אביטל" w:date="2022-05-12T09:18:00Z">
            <w:rPr>
              <w:rFonts w:hint="eastAsia"/>
              <w:sz w:val="28"/>
              <w:szCs w:val="28"/>
              <w:rtl/>
            </w:rPr>
          </w:rPrChange>
        </w:rPr>
        <w:t>קיימות</w:t>
      </w:r>
      <w:r w:rsidR="00BB7204" w:rsidRPr="00882C54">
        <w:rPr>
          <w:rFonts w:ascii="Tahoma" w:hAnsi="Tahoma" w:cs="Tahoma"/>
          <w:rtl/>
          <w:rPrChange w:id="4763" w:author="רינת אביטל" w:date="2022-05-12T09:18:00Z">
            <w:rPr>
              <w:sz w:val="28"/>
              <w:szCs w:val="28"/>
              <w:rtl/>
            </w:rPr>
          </w:rPrChange>
        </w:rPr>
        <w:t xml:space="preserve"> </w:t>
      </w:r>
      <w:r w:rsidR="00BB7204" w:rsidRPr="00882C54">
        <w:rPr>
          <w:rFonts w:ascii="Tahoma" w:hAnsi="Tahoma" w:cs="Tahoma" w:hint="eastAsia"/>
          <w:rtl/>
          <w:rPrChange w:id="4764" w:author="רינת אביטל" w:date="2022-05-12T09:18:00Z">
            <w:rPr>
              <w:rFonts w:hint="eastAsia"/>
              <w:sz w:val="28"/>
              <w:szCs w:val="28"/>
              <w:rtl/>
            </w:rPr>
          </w:rPrChange>
        </w:rPr>
        <w:t>פונקציות</w:t>
      </w:r>
      <w:r w:rsidR="00BB7204" w:rsidRPr="00882C54">
        <w:rPr>
          <w:rFonts w:ascii="Tahoma" w:hAnsi="Tahoma" w:cs="Tahoma"/>
          <w:rtl/>
          <w:rPrChange w:id="4765" w:author="רינת אביטל" w:date="2022-05-12T09:18:00Z">
            <w:rPr>
              <w:sz w:val="28"/>
              <w:szCs w:val="28"/>
              <w:rtl/>
            </w:rPr>
          </w:rPrChange>
        </w:rPr>
        <w:t xml:space="preserve"> </w:t>
      </w:r>
      <w:r w:rsidR="00BB7204" w:rsidRPr="00882C54">
        <w:rPr>
          <w:rFonts w:ascii="Tahoma" w:hAnsi="Tahoma" w:cs="Tahoma" w:hint="eastAsia"/>
          <w:rtl/>
          <w:rPrChange w:id="4766" w:author="רינת אביטל" w:date="2022-05-12T09:18:00Z">
            <w:rPr>
              <w:rFonts w:hint="eastAsia"/>
              <w:sz w:val="28"/>
              <w:szCs w:val="28"/>
              <w:rtl/>
            </w:rPr>
          </w:rPrChange>
        </w:rPr>
        <w:t>שמשמשות</w:t>
      </w:r>
      <w:r w:rsidR="00BB7204" w:rsidRPr="00882C54">
        <w:rPr>
          <w:rFonts w:ascii="Tahoma" w:hAnsi="Tahoma" w:cs="Tahoma"/>
          <w:rtl/>
          <w:rPrChange w:id="4767" w:author="רינת אביטל" w:date="2022-05-12T09:18:00Z">
            <w:rPr>
              <w:sz w:val="28"/>
              <w:szCs w:val="28"/>
              <w:rtl/>
            </w:rPr>
          </w:rPrChange>
        </w:rPr>
        <w:t xml:space="preserve"> </w:t>
      </w:r>
      <w:r w:rsidR="00BB7204" w:rsidRPr="00882C54">
        <w:rPr>
          <w:rFonts w:ascii="Tahoma" w:hAnsi="Tahoma" w:cs="Tahoma" w:hint="eastAsia"/>
          <w:rtl/>
          <w:rPrChange w:id="4768" w:author="רינת אביטל" w:date="2022-05-12T09:18:00Z">
            <w:rPr>
              <w:rFonts w:hint="eastAsia"/>
              <w:sz w:val="28"/>
              <w:szCs w:val="28"/>
              <w:rtl/>
            </w:rPr>
          </w:rPrChange>
        </w:rPr>
        <w:t>לניהול</w:t>
      </w:r>
      <w:r w:rsidR="00BB7204" w:rsidRPr="00882C54">
        <w:rPr>
          <w:rFonts w:ascii="Tahoma" w:hAnsi="Tahoma" w:cs="Tahoma"/>
          <w:rtl/>
          <w:rPrChange w:id="4769" w:author="רינת אביטל" w:date="2022-05-12T09:18:00Z">
            <w:rPr>
              <w:sz w:val="28"/>
              <w:szCs w:val="28"/>
              <w:rtl/>
            </w:rPr>
          </w:rPrChange>
        </w:rPr>
        <w:t xml:space="preserve"> </w:t>
      </w:r>
      <w:r w:rsidR="00BB7204" w:rsidRPr="00882C54">
        <w:rPr>
          <w:rFonts w:ascii="Tahoma" w:hAnsi="Tahoma" w:cs="Tahoma" w:hint="eastAsia"/>
          <w:rtl/>
          <w:rPrChange w:id="4770" w:author="רינת אביטל" w:date="2022-05-12T09:18:00Z">
            <w:rPr>
              <w:rFonts w:hint="eastAsia"/>
              <w:sz w:val="28"/>
              <w:szCs w:val="28"/>
              <w:rtl/>
            </w:rPr>
          </w:rPrChange>
        </w:rPr>
        <w:t>המשתמשים</w:t>
      </w:r>
      <w:r w:rsidR="00BB7204" w:rsidRPr="00882C54">
        <w:rPr>
          <w:rFonts w:ascii="Tahoma" w:hAnsi="Tahoma" w:cs="Tahoma"/>
          <w:rtl/>
          <w:rPrChange w:id="4771" w:author="רינת אביטל" w:date="2022-05-12T09:18:00Z">
            <w:rPr>
              <w:sz w:val="28"/>
              <w:szCs w:val="28"/>
              <w:rtl/>
            </w:rPr>
          </w:rPrChange>
        </w:rPr>
        <w:t xml:space="preserve"> </w:t>
      </w:r>
      <w:r w:rsidR="00BB7204" w:rsidRPr="00882C54">
        <w:rPr>
          <w:rFonts w:ascii="Tahoma" w:hAnsi="Tahoma" w:cs="Tahoma" w:hint="eastAsia"/>
          <w:rtl/>
          <w:rPrChange w:id="4772" w:author="רינת אביטל" w:date="2022-05-12T09:18:00Z">
            <w:rPr>
              <w:rFonts w:hint="eastAsia"/>
              <w:sz w:val="28"/>
              <w:szCs w:val="28"/>
              <w:rtl/>
            </w:rPr>
          </w:rPrChange>
        </w:rPr>
        <w:t>במערכת</w:t>
      </w:r>
      <w:r w:rsidR="00BB7204" w:rsidRPr="00882C54">
        <w:rPr>
          <w:rFonts w:ascii="Tahoma" w:hAnsi="Tahoma" w:cs="Tahoma"/>
          <w:rtl/>
          <w:rPrChange w:id="4773" w:author="רינת אביטל" w:date="2022-05-12T09:18:00Z">
            <w:rPr>
              <w:sz w:val="28"/>
              <w:szCs w:val="28"/>
              <w:rtl/>
            </w:rPr>
          </w:rPrChange>
        </w:rPr>
        <w:t>:</w:t>
      </w:r>
    </w:p>
    <w:p w14:paraId="4E8F73F6" w14:textId="716A3E3D" w:rsidR="00BB7204" w:rsidRPr="00882C54" w:rsidRDefault="00BB7204" w:rsidP="00882C54">
      <w:pPr>
        <w:spacing w:line="360" w:lineRule="auto"/>
        <w:ind w:left="360" w:firstLine="360"/>
        <w:jc w:val="both"/>
        <w:rPr>
          <w:rFonts w:ascii="Tahoma" w:hAnsi="Tahoma" w:cs="Tahoma"/>
          <w:rtl/>
          <w:rPrChange w:id="4774" w:author="רינת אביטל" w:date="2022-05-12T09:18:00Z">
            <w:rPr>
              <w:sz w:val="28"/>
              <w:szCs w:val="28"/>
              <w:rtl/>
            </w:rPr>
          </w:rPrChange>
        </w:rPr>
      </w:pPr>
      <w:proofErr w:type="spellStart"/>
      <w:r w:rsidRPr="00882C54">
        <w:rPr>
          <w:rFonts w:ascii="Tahoma" w:hAnsi="Tahoma" w:cs="Tahoma"/>
          <w:color w:val="000000"/>
          <w:rPrChange w:id="4775" w:author="רינת אביטל" w:date="2022-05-12T09:18:00Z">
            <w:rPr>
              <w:rFonts w:ascii="Consolas" w:hAnsi="Consolas" w:cs="Consolas"/>
              <w:color w:val="000000"/>
              <w:sz w:val="28"/>
              <w:szCs w:val="28"/>
            </w:rPr>
          </w:rPrChange>
        </w:rPr>
        <w:t>GetUsers</w:t>
      </w:r>
      <w:proofErr w:type="spellEnd"/>
      <w:r w:rsidRPr="00882C54">
        <w:rPr>
          <w:rFonts w:ascii="Tahoma" w:hAnsi="Tahoma" w:cs="Tahoma"/>
          <w:b/>
          <w:bCs/>
          <w:sz w:val="36"/>
          <w:szCs w:val="36"/>
          <w:rtl/>
          <w:rPrChange w:id="4776" w:author="רינת אביטל" w:date="2022-05-12T09:18:00Z">
            <w:rPr>
              <w:b/>
              <w:bCs/>
              <w:sz w:val="44"/>
              <w:szCs w:val="44"/>
              <w:rtl/>
            </w:rPr>
          </w:rPrChange>
        </w:rPr>
        <w:t xml:space="preserve"> </w:t>
      </w:r>
      <w:r w:rsidRPr="00882C54">
        <w:rPr>
          <w:rFonts w:ascii="Tahoma" w:hAnsi="Tahoma" w:cs="Tahoma"/>
          <w:rtl/>
          <w:rPrChange w:id="4777" w:author="רינת אביטל" w:date="2022-05-12T09:18:00Z">
            <w:rPr>
              <w:sz w:val="28"/>
              <w:szCs w:val="28"/>
              <w:rtl/>
            </w:rPr>
          </w:rPrChange>
        </w:rPr>
        <w:t>–</w:t>
      </w:r>
      <w:r w:rsidRPr="00882C54">
        <w:rPr>
          <w:rFonts w:ascii="Tahoma" w:hAnsi="Tahoma" w:cs="Tahoma"/>
          <w:b/>
          <w:bCs/>
          <w:sz w:val="36"/>
          <w:szCs w:val="36"/>
          <w:rtl/>
          <w:rPrChange w:id="4778" w:author="רינת אביטל" w:date="2022-05-12T09:18:00Z">
            <w:rPr>
              <w:b/>
              <w:bCs/>
              <w:sz w:val="44"/>
              <w:szCs w:val="44"/>
              <w:rtl/>
            </w:rPr>
          </w:rPrChange>
        </w:rPr>
        <w:t xml:space="preserve"> </w:t>
      </w:r>
      <w:r w:rsidRPr="00882C54">
        <w:rPr>
          <w:rFonts w:ascii="Tahoma" w:hAnsi="Tahoma" w:cs="Tahoma" w:hint="eastAsia"/>
          <w:rtl/>
          <w:rPrChange w:id="4779" w:author="רינת אביטל" w:date="2022-05-12T09:18:00Z">
            <w:rPr>
              <w:rFonts w:hint="eastAsia"/>
              <w:sz w:val="28"/>
              <w:szCs w:val="28"/>
              <w:rtl/>
            </w:rPr>
          </w:rPrChange>
        </w:rPr>
        <w:t>הפונקציה</w:t>
      </w:r>
      <w:r w:rsidRPr="00882C54">
        <w:rPr>
          <w:rFonts w:ascii="Tahoma" w:hAnsi="Tahoma" w:cs="Tahoma"/>
          <w:rtl/>
          <w:rPrChange w:id="4780" w:author="רינת אביטל" w:date="2022-05-12T09:18:00Z">
            <w:rPr>
              <w:sz w:val="28"/>
              <w:szCs w:val="28"/>
              <w:rtl/>
            </w:rPr>
          </w:rPrChange>
        </w:rPr>
        <w:t xml:space="preserve"> </w:t>
      </w:r>
      <w:r w:rsidRPr="00882C54">
        <w:rPr>
          <w:rFonts w:ascii="Tahoma" w:hAnsi="Tahoma" w:cs="Tahoma" w:hint="eastAsia"/>
          <w:rtl/>
          <w:rPrChange w:id="4781" w:author="רינת אביטל" w:date="2022-05-12T09:18:00Z">
            <w:rPr>
              <w:rFonts w:hint="eastAsia"/>
              <w:sz w:val="28"/>
              <w:szCs w:val="28"/>
              <w:rtl/>
            </w:rPr>
          </w:rPrChange>
        </w:rPr>
        <w:t>מחזירה</w:t>
      </w:r>
      <w:r w:rsidRPr="00882C54">
        <w:rPr>
          <w:rFonts w:ascii="Tahoma" w:hAnsi="Tahoma" w:cs="Tahoma"/>
          <w:rtl/>
          <w:rPrChange w:id="4782" w:author="רינת אביטל" w:date="2022-05-12T09:18:00Z">
            <w:rPr>
              <w:sz w:val="28"/>
              <w:szCs w:val="28"/>
              <w:rtl/>
            </w:rPr>
          </w:rPrChange>
        </w:rPr>
        <w:t xml:space="preserve"> </w:t>
      </w:r>
      <w:r w:rsidRPr="00882C54">
        <w:rPr>
          <w:rFonts w:ascii="Tahoma" w:hAnsi="Tahoma" w:cs="Tahoma" w:hint="eastAsia"/>
          <w:rtl/>
          <w:rPrChange w:id="4783" w:author="רינת אביטל" w:date="2022-05-12T09:18:00Z">
            <w:rPr>
              <w:rFonts w:hint="eastAsia"/>
              <w:sz w:val="28"/>
              <w:szCs w:val="28"/>
              <w:rtl/>
            </w:rPr>
          </w:rPrChange>
        </w:rPr>
        <w:t>משתמש</w:t>
      </w:r>
      <w:r w:rsidRPr="00882C54">
        <w:rPr>
          <w:rFonts w:ascii="Tahoma" w:hAnsi="Tahoma" w:cs="Tahoma"/>
          <w:rtl/>
          <w:rPrChange w:id="4784" w:author="רינת אביטל" w:date="2022-05-12T09:18:00Z">
            <w:rPr>
              <w:sz w:val="28"/>
              <w:szCs w:val="28"/>
              <w:rtl/>
            </w:rPr>
          </w:rPrChange>
        </w:rPr>
        <w:t xml:space="preserve"> </w:t>
      </w:r>
      <w:r w:rsidRPr="00882C54">
        <w:rPr>
          <w:rFonts w:ascii="Tahoma" w:hAnsi="Tahoma" w:cs="Tahoma" w:hint="eastAsia"/>
          <w:rtl/>
          <w:rPrChange w:id="4785" w:author="רינת אביטל" w:date="2022-05-12T09:18:00Z">
            <w:rPr>
              <w:rFonts w:hint="eastAsia"/>
              <w:sz w:val="28"/>
              <w:szCs w:val="28"/>
              <w:rtl/>
            </w:rPr>
          </w:rPrChange>
        </w:rPr>
        <w:t>מסוג</w:t>
      </w:r>
      <w:r w:rsidRPr="00882C54">
        <w:rPr>
          <w:rFonts w:ascii="Tahoma" w:hAnsi="Tahoma" w:cs="Tahoma"/>
          <w:rtl/>
          <w:rPrChange w:id="4786" w:author="רינת אביטל" w:date="2022-05-12T09:18:00Z">
            <w:rPr>
              <w:sz w:val="28"/>
              <w:szCs w:val="28"/>
              <w:rtl/>
            </w:rPr>
          </w:rPrChange>
        </w:rPr>
        <w:t xml:space="preserve"> </w:t>
      </w:r>
      <w:r w:rsidRPr="00882C54">
        <w:rPr>
          <w:rFonts w:ascii="Tahoma" w:hAnsi="Tahoma" w:cs="Tahoma"/>
          <w:rPrChange w:id="4787" w:author="רינת אביטל" w:date="2022-05-12T09:18:00Z">
            <w:rPr>
              <w:sz w:val="28"/>
              <w:szCs w:val="28"/>
            </w:rPr>
          </w:rPrChange>
        </w:rPr>
        <w:t>List</w:t>
      </w:r>
      <w:r w:rsidRPr="00882C54">
        <w:rPr>
          <w:rFonts w:ascii="Tahoma" w:hAnsi="Tahoma" w:cs="Tahoma"/>
          <w:rtl/>
          <w:rPrChange w:id="4788" w:author="רינת אביטל" w:date="2022-05-12T09:18:00Z">
            <w:rPr>
              <w:sz w:val="28"/>
              <w:szCs w:val="28"/>
              <w:rtl/>
            </w:rPr>
          </w:rPrChange>
        </w:rPr>
        <w:t>.</w:t>
      </w:r>
    </w:p>
    <w:p w14:paraId="13E2AB0A" w14:textId="2C5FA810" w:rsidR="00BB7204" w:rsidRPr="00882C54" w:rsidRDefault="00BB7204" w:rsidP="00882C54">
      <w:pPr>
        <w:spacing w:line="360" w:lineRule="auto"/>
        <w:ind w:firstLine="720"/>
        <w:jc w:val="both"/>
        <w:rPr>
          <w:rFonts w:ascii="Tahoma" w:hAnsi="Tahoma" w:cs="Tahoma"/>
          <w:rtl/>
          <w:rPrChange w:id="4789" w:author="רינת אביטל" w:date="2022-05-12T09:18:00Z">
            <w:rPr>
              <w:sz w:val="28"/>
              <w:szCs w:val="28"/>
              <w:rtl/>
            </w:rPr>
          </w:rPrChange>
        </w:rPr>
      </w:pPr>
      <w:proofErr w:type="spellStart"/>
      <w:r w:rsidRPr="00882C54">
        <w:rPr>
          <w:rFonts w:ascii="Tahoma" w:hAnsi="Tahoma" w:cs="Tahoma"/>
          <w:color w:val="000000"/>
          <w:rPrChange w:id="4790" w:author="רינת אביטל" w:date="2022-05-12T09:18:00Z">
            <w:rPr>
              <w:rFonts w:ascii="Consolas" w:hAnsi="Consolas" w:cs="Consolas"/>
              <w:color w:val="000000"/>
              <w:sz w:val="28"/>
              <w:szCs w:val="28"/>
            </w:rPr>
          </w:rPrChange>
        </w:rPr>
        <w:t>SignUp</w:t>
      </w:r>
      <w:proofErr w:type="spellEnd"/>
      <w:r w:rsidRPr="00882C54">
        <w:rPr>
          <w:rFonts w:ascii="Tahoma" w:hAnsi="Tahoma" w:cs="Tahoma"/>
          <w:sz w:val="36"/>
          <w:szCs w:val="36"/>
          <w:rtl/>
          <w:rPrChange w:id="4791" w:author="רינת אביטל" w:date="2022-05-12T09:18:00Z">
            <w:rPr>
              <w:sz w:val="44"/>
              <w:szCs w:val="44"/>
              <w:rtl/>
            </w:rPr>
          </w:rPrChange>
        </w:rPr>
        <w:t xml:space="preserve"> </w:t>
      </w:r>
      <w:r w:rsidRPr="00882C54">
        <w:rPr>
          <w:rFonts w:ascii="Tahoma" w:hAnsi="Tahoma" w:cs="Tahoma"/>
          <w:rtl/>
          <w:rPrChange w:id="4792" w:author="רינת אביטל" w:date="2022-05-12T09:18:00Z">
            <w:rPr>
              <w:sz w:val="28"/>
              <w:szCs w:val="28"/>
              <w:rtl/>
            </w:rPr>
          </w:rPrChange>
        </w:rPr>
        <w:t xml:space="preserve">– </w:t>
      </w:r>
      <w:r w:rsidRPr="00882C54">
        <w:rPr>
          <w:rFonts w:ascii="Tahoma" w:hAnsi="Tahoma" w:cs="Tahoma" w:hint="eastAsia"/>
          <w:rtl/>
          <w:rPrChange w:id="4793" w:author="רינת אביטל" w:date="2022-05-12T09:18:00Z">
            <w:rPr>
              <w:rFonts w:hint="eastAsia"/>
              <w:sz w:val="28"/>
              <w:szCs w:val="28"/>
              <w:rtl/>
            </w:rPr>
          </w:rPrChange>
        </w:rPr>
        <w:t>פונקציית</w:t>
      </w:r>
      <w:r w:rsidRPr="00882C54">
        <w:rPr>
          <w:rFonts w:ascii="Tahoma" w:hAnsi="Tahoma" w:cs="Tahoma"/>
          <w:rtl/>
          <w:rPrChange w:id="4794" w:author="רינת אביטל" w:date="2022-05-12T09:18:00Z">
            <w:rPr>
              <w:sz w:val="28"/>
              <w:szCs w:val="28"/>
              <w:rtl/>
            </w:rPr>
          </w:rPrChange>
        </w:rPr>
        <w:t xml:space="preserve"> </w:t>
      </w:r>
      <w:r w:rsidRPr="00882C54">
        <w:rPr>
          <w:rFonts w:ascii="Tahoma" w:hAnsi="Tahoma" w:cs="Tahoma" w:hint="eastAsia"/>
          <w:rtl/>
          <w:rPrChange w:id="4795" w:author="רינת אביטל" w:date="2022-05-12T09:18:00Z">
            <w:rPr>
              <w:rFonts w:hint="eastAsia"/>
              <w:sz w:val="28"/>
              <w:szCs w:val="28"/>
              <w:rtl/>
            </w:rPr>
          </w:rPrChange>
        </w:rPr>
        <w:t>הרשמה</w:t>
      </w:r>
      <w:r w:rsidRPr="00882C54">
        <w:rPr>
          <w:rFonts w:ascii="Tahoma" w:hAnsi="Tahoma" w:cs="Tahoma"/>
          <w:rtl/>
          <w:rPrChange w:id="4796" w:author="רינת אביטל" w:date="2022-05-12T09:18:00Z">
            <w:rPr>
              <w:sz w:val="28"/>
              <w:szCs w:val="28"/>
              <w:rtl/>
            </w:rPr>
          </w:rPrChange>
        </w:rPr>
        <w:t xml:space="preserve"> </w:t>
      </w:r>
      <w:r w:rsidRPr="00882C54">
        <w:rPr>
          <w:rFonts w:ascii="Tahoma" w:hAnsi="Tahoma" w:cs="Tahoma" w:hint="eastAsia"/>
          <w:rtl/>
          <w:rPrChange w:id="4797" w:author="רינת אביטל" w:date="2022-05-12T09:18:00Z">
            <w:rPr>
              <w:rFonts w:hint="eastAsia"/>
              <w:sz w:val="28"/>
              <w:szCs w:val="28"/>
              <w:rtl/>
            </w:rPr>
          </w:rPrChange>
        </w:rPr>
        <w:t>למערכת</w:t>
      </w:r>
      <w:r w:rsidRPr="00882C54">
        <w:rPr>
          <w:rFonts w:ascii="Tahoma" w:hAnsi="Tahoma" w:cs="Tahoma"/>
          <w:rtl/>
          <w:rPrChange w:id="4798" w:author="רינת אביטל" w:date="2022-05-12T09:18:00Z">
            <w:rPr>
              <w:sz w:val="28"/>
              <w:szCs w:val="28"/>
              <w:rtl/>
            </w:rPr>
          </w:rPrChange>
        </w:rPr>
        <w:t>.</w:t>
      </w:r>
    </w:p>
    <w:p w14:paraId="32C0476A" w14:textId="452703A3" w:rsidR="0058714D" w:rsidRDefault="00BB7204" w:rsidP="00882C54">
      <w:pPr>
        <w:pStyle w:val="a8"/>
        <w:spacing w:line="360" w:lineRule="auto"/>
        <w:jc w:val="both"/>
        <w:rPr>
          <w:rFonts w:ascii="Tahoma" w:hAnsi="Tahoma" w:cs="Tahoma"/>
          <w:rtl/>
        </w:rPr>
      </w:pPr>
      <w:proofErr w:type="spellStart"/>
      <w:r w:rsidRPr="00882C54">
        <w:rPr>
          <w:rFonts w:ascii="Tahoma" w:hAnsi="Tahoma" w:cs="Tahoma"/>
          <w:color w:val="000000"/>
          <w:rPrChange w:id="4799" w:author="רינת אביטל" w:date="2022-05-12T09:18:00Z">
            <w:rPr>
              <w:rFonts w:ascii="Consolas" w:hAnsi="Consolas" w:cs="Consolas"/>
              <w:color w:val="000000"/>
              <w:sz w:val="28"/>
              <w:szCs w:val="28"/>
            </w:rPr>
          </w:rPrChange>
        </w:rPr>
        <w:t>SignIn</w:t>
      </w:r>
      <w:proofErr w:type="spellEnd"/>
      <w:r w:rsidRPr="00882C54">
        <w:rPr>
          <w:rFonts w:ascii="Tahoma" w:hAnsi="Tahoma" w:cs="Tahoma"/>
          <w:sz w:val="36"/>
          <w:szCs w:val="36"/>
          <w:rtl/>
          <w:rPrChange w:id="4800" w:author="רינת אביטל" w:date="2022-05-12T09:18:00Z">
            <w:rPr>
              <w:sz w:val="44"/>
              <w:szCs w:val="44"/>
              <w:rtl/>
            </w:rPr>
          </w:rPrChange>
        </w:rPr>
        <w:t xml:space="preserve"> </w:t>
      </w:r>
      <w:r w:rsidRPr="00882C54">
        <w:rPr>
          <w:rFonts w:ascii="Tahoma" w:hAnsi="Tahoma" w:cs="Tahoma"/>
          <w:rtl/>
          <w:rPrChange w:id="4801" w:author="רינת אביטל" w:date="2022-05-12T09:18:00Z">
            <w:rPr>
              <w:sz w:val="28"/>
              <w:szCs w:val="28"/>
              <w:rtl/>
            </w:rPr>
          </w:rPrChange>
        </w:rPr>
        <w:t xml:space="preserve">– </w:t>
      </w:r>
      <w:r w:rsidRPr="00882C54">
        <w:rPr>
          <w:rFonts w:ascii="Tahoma" w:hAnsi="Tahoma" w:cs="Tahoma" w:hint="eastAsia"/>
          <w:rtl/>
          <w:rPrChange w:id="4802" w:author="רינת אביטל" w:date="2022-05-12T09:18:00Z">
            <w:rPr>
              <w:rFonts w:hint="eastAsia"/>
              <w:sz w:val="28"/>
              <w:szCs w:val="28"/>
              <w:rtl/>
            </w:rPr>
          </w:rPrChange>
        </w:rPr>
        <w:t>פונקציית</w:t>
      </w:r>
      <w:r w:rsidRPr="00882C54">
        <w:rPr>
          <w:rFonts w:ascii="Tahoma" w:hAnsi="Tahoma" w:cs="Tahoma"/>
          <w:rtl/>
          <w:rPrChange w:id="4803" w:author="רינת אביטל" w:date="2022-05-12T09:18:00Z">
            <w:rPr>
              <w:sz w:val="28"/>
              <w:szCs w:val="28"/>
              <w:rtl/>
            </w:rPr>
          </w:rPrChange>
        </w:rPr>
        <w:t xml:space="preserve"> </w:t>
      </w:r>
      <w:r w:rsidRPr="00882C54">
        <w:rPr>
          <w:rFonts w:ascii="Tahoma" w:hAnsi="Tahoma" w:cs="Tahoma" w:hint="eastAsia"/>
          <w:rtl/>
          <w:rPrChange w:id="4804" w:author="רינת אביטל" w:date="2022-05-12T09:18:00Z">
            <w:rPr>
              <w:rFonts w:hint="eastAsia"/>
              <w:sz w:val="28"/>
              <w:szCs w:val="28"/>
              <w:rtl/>
            </w:rPr>
          </w:rPrChange>
        </w:rPr>
        <w:t>התחברות</w:t>
      </w:r>
      <w:r w:rsidRPr="00882C54">
        <w:rPr>
          <w:rFonts w:ascii="Tahoma" w:hAnsi="Tahoma" w:cs="Tahoma"/>
          <w:rtl/>
          <w:rPrChange w:id="4805" w:author="רינת אביטל" w:date="2022-05-12T09:18:00Z">
            <w:rPr>
              <w:sz w:val="28"/>
              <w:szCs w:val="28"/>
              <w:rtl/>
            </w:rPr>
          </w:rPrChange>
        </w:rPr>
        <w:t xml:space="preserve"> </w:t>
      </w:r>
      <w:r w:rsidRPr="00882C54">
        <w:rPr>
          <w:rFonts w:ascii="Tahoma" w:hAnsi="Tahoma" w:cs="Tahoma" w:hint="eastAsia"/>
          <w:rtl/>
          <w:rPrChange w:id="4806" w:author="רינת אביטל" w:date="2022-05-12T09:18:00Z">
            <w:rPr>
              <w:rFonts w:hint="eastAsia"/>
              <w:sz w:val="28"/>
              <w:szCs w:val="28"/>
              <w:rtl/>
            </w:rPr>
          </w:rPrChange>
        </w:rPr>
        <w:t>למערכת</w:t>
      </w:r>
      <w:r w:rsidRPr="00882C54">
        <w:rPr>
          <w:rFonts w:ascii="Tahoma" w:hAnsi="Tahoma" w:cs="Tahoma"/>
          <w:rtl/>
          <w:rPrChange w:id="4807" w:author="רינת אביטל" w:date="2022-05-12T09:18:00Z">
            <w:rPr>
              <w:sz w:val="28"/>
              <w:szCs w:val="28"/>
              <w:rtl/>
            </w:rPr>
          </w:rPrChange>
        </w:rPr>
        <w:t xml:space="preserve">. </w:t>
      </w:r>
      <w:r w:rsidRPr="00882C54">
        <w:rPr>
          <w:rFonts w:ascii="Tahoma" w:hAnsi="Tahoma" w:cs="Tahoma" w:hint="eastAsia"/>
          <w:rtl/>
          <w:rPrChange w:id="4808" w:author="רינת אביטל" w:date="2022-05-12T09:18:00Z">
            <w:rPr>
              <w:rFonts w:hint="eastAsia"/>
              <w:sz w:val="28"/>
              <w:szCs w:val="28"/>
              <w:rtl/>
            </w:rPr>
          </w:rPrChange>
        </w:rPr>
        <w:t>הפונקציה</w:t>
      </w:r>
      <w:r w:rsidRPr="00882C54">
        <w:rPr>
          <w:rFonts w:ascii="Tahoma" w:hAnsi="Tahoma" w:cs="Tahoma"/>
          <w:rtl/>
          <w:rPrChange w:id="4809" w:author="רינת אביטל" w:date="2022-05-12T09:18:00Z">
            <w:rPr>
              <w:sz w:val="28"/>
              <w:szCs w:val="28"/>
              <w:rtl/>
            </w:rPr>
          </w:rPrChange>
        </w:rPr>
        <w:t xml:space="preserve"> </w:t>
      </w:r>
      <w:r w:rsidRPr="00882C54">
        <w:rPr>
          <w:rFonts w:ascii="Tahoma" w:hAnsi="Tahoma" w:cs="Tahoma" w:hint="eastAsia"/>
          <w:rtl/>
          <w:rPrChange w:id="4810" w:author="רינת אביטל" w:date="2022-05-12T09:18:00Z">
            <w:rPr>
              <w:rFonts w:hint="eastAsia"/>
              <w:sz w:val="28"/>
              <w:szCs w:val="28"/>
              <w:rtl/>
            </w:rPr>
          </w:rPrChange>
        </w:rPr>
        <w:t>מוודאת</w:t>
      </w:r>
      <w:r w:rsidRPr="00882C54">
        <w:rPr>
          <w:rFonts w:ascii="Tahoma" w:hAnsi="Tahoma" w:cs="Tahoma"/>
          <w:rtl/>
          <w:rPrChange w:id="4811" w:author="רינת אביטל" w:date="2022-05-12T09:18:00Z">
            <w:rPr>
              <w:sz w:val="28"/>
              <w:szCs w:val="28"/>
              <w:rtl/>
            </w:rPr>
          </w:rPrChange>
        </w:rPr>
        <w:t xml:space="preserve"> </w:t>
      </w:r>
      <w:r w:rsidRPr="00882C54">
        <w:rPr>
          <w:rFonts w:ascii="Tahoma" w:hAnsi="Tahoma" w:cs="Tahoma" w:hint="eastAsia"/>
          <w:rtl/>
          <w:rPrChange w:id="4812" w:author="רינת אביטל" w:date="2022-05-12T09:18:00Z">
            <w:rPr>
              <w:rFonts w:hint="eastAsia"/>
              <w:sz w:val="28"/>
              <w:szCs w:val="28"/>
              <w:rtl/>
            </w:rPr>
          </w:rPrChange>
        </w:rPr>
        <w:t>שהמספר</w:t>
      </w:r>
      <w:r w:rsidRPr="00882C54">
        <w:rPr>
          <w:rFonts w:ascii="Tahoma" w:hAnsi="Tahoma" w:cs="Tahoma"/>
          <w:rtl/>
          <w:rPrChange w:id="4813" w:author="רינת אביטל" w:date="2022-05-12T09:18:00Z">
            <w:rPr>
              <w:sz w:val="28"/>
              <w:szCs w:val="28"/>
              <w:rtl/>
            </w:rPr>
          </w:rPrChange>
        </w:rPr>
        <w:t xml:space="preserve"> </w:t>
      </w:r>
      <w:r w:rsidRPr="00882C54">
        <w:rPr>
          <w:rFonts w:ascii="Tahoma" w:hAnsi="Tahoma" w:cs="Tahoma" w:hint="eastAsia"/>
          <w:rtl/>
          <w:rPrChange w:id="4814" w:author="רינת אביטל" w:date="2022-05-12T09:18:00Z">
            <w:rPr>
              <w:rFonts w:hint="eastAsia"/>
              <w:sz w:val="28"/>
              <w:szCs w:val="28"/>
              <w:rtl/>
            </w:rPr>
          </w:rPrChange>
        </w:rPr>
        <w:t>זהות</w:t>
      </w:r>
      <w:r w:rsidRPr="00882C54">
        <w:rPr>
          <w:rFonts w:ascii="Tahoma" w:hAnsi="Tahoma" w:cs="Tahoma"/>
          <w:rtl/>
          <w:rPrChange w:id="4815" w:author="רינת אביטל" w:date="2022-05-12T09:18:00Z">
            <w:rPr>
              <w:sz w:val="28"/>
              <w:szCs w:val="28"/>
              <w:rtl/>
            </w:rPr>
          </w:rPrChange>
        </w:rPr>
        <w:t xml:space="preserve"> </w:t>
      </w:r>
      <w:r w:rsidRPr="00882C54">
        <w:rPr>
          <w:rFonts w:ascii="Tahoma" w:hAnsi="Tahoma" w:cs="Tahoma" w:hint="eastAsia"/>
          <w:rtl/>
          <w:rPrChange w:id="4816" w:author="רינת אביטל" w:date="2022-05-12T09:18:00Z">
            <w:rPr>
              <w:rFonts w:hint="eastAsia"/>
              <w:sz w:val="28"/>
              <w:szCs w:val="28"/>
              <w:rtl/>
            </w:rPr>
          </w:rPrChange>
        </w:rPr>
        <w:t>והסיסמה</w:t>
      </w:r>
      <w:r w:rsidRPr="00882C54">
        <w:rPr>
          <w:rFonts w:ascii="Tahoma" w:hAnsi="Tahoma" w:cs="Tahoma"/>
          <w:rtl/>
          <w:rPrChange w:id="4817" w:author="רינת אביטל" w:date="2022-05-12T09:18:00Z">
            <w:rPr>
              <w:sz w:val="28"/>
              <w:szCs w:val="28"/>
              <w:rtl/>
            </w:rPr>
          </w:rPrChange>
        </w:rPr>
        <w:t xml:space="preserve"> </w:t>
      </w:r>
      <w:r w:rsidRPr="00882C54">
        <w:rPr>
          <w:rFonts w:ascii="Tahoma" w:hAnsi="Tahoma" w:cs="Tahoma" w:hint="eastAsia"/>
          <w:rtl/>
          <w:rPrChange w:id="4818" w:author="רינת אביטל" w:date="2022-05-12T09:18:00Z">
            <w:rPr>
              <w:rFonts w:hint="eastAsia"/>
              <w:sz w:val="28"/>
              <w:szCs w:val="28"/>
              <w:rtl/>
            </w:rPr>
          </w:rPrChange>
        </w:rPr>
        <w:t>אכן</w:t>
      </w:r>
      <w:r w:rsidRPr="00882C54">
        <w:rPr>
          <w:rFonts w:ascii="Tahoma" w:hAnsi="Tahoma" w:cs="Tahoma"/>
          <w:rtl/>
          <w:rPrChange w:id="4819" w:author="רינת אביטל" w:date="2022-05-12T09:18:00Z">
            <w:rPr>
              <w:sz w:val="28"/>
              <w:szCs w:val="28"/>
              <w:rtl/>
            </w:rPr>
          </w:rPrChange>
        </w:rPr>
        <w:t xml:space="preserve"> </w:t>
      </w:r>
      <w:r w:rsidRPr="00882C54">
        <w:rPr>
          <w:rFonts w:ascii="Tahoma" w:hAnsi="Tahoma" w:cs="Tahoma" w:hint="eastAsia"/>
          <w:rtl/>
          <w:rPrChange w:id="4820" w:author="רינת אביטל" w:date="2022-05-12T09:18:00Z">
            <w:rPr>
              <w:rFonts w:hint="eastAsia"/>
              <w:sz w:val="28"/>
              <w:szCs w:val="28"/>
              <w:rtl/>
            </w:rPr>
          </w:rPrChange>
        </w:rPr>
        <w:t>תקינים</w:t>
      </w:r>
      <w:r w:rsidRPr="00882C54">
        <w:rPr>
          <w:rFonts w:ascii="Tahoma" w:hAnsi="Tahoma" w:cs="Tahoma"/>
          <w:rtl/>
          <w:rPrChange w:id="4821" w:author="רינת אביטל" w:date="2022-05-12T09:18:00Z">
            <w:rPr>
              <w:sz w:val="28"/>
              <w:szCs w:val="28"/>
              <w:rtl/>
            </w:rPr>
          </w:rPrChange>
        </w:rPr>
        <w:t>.</w:t>
      </w:r>
    </w:p>
    <w:p w14:paraId="04C35FC8" w14:textId="77777777" w:rsidR="00882C54" w:rsidRPr="00882C54" w:rsidRDefault="00882C54" w:rsidP="00882C54">
      <w:pPr>
        <w:pStyle w:val="a8"/>
        <w:spacing w:line="360" w:lineRule="auto"/>
        <w:jc w:val="both"/>
        <w:rPr>
          <w:rFonts w:ascii="Tahoma" w:hAnsi="Tahoma" w:cs="Tahoma"/>
          <w:rtl/>
          <w:rPrChange w:id="4822" w:author="רינת אביטל" w:date="2022-05-12T09:18:00Z">
            <w:rPr>
              <w:sz w:val="28"/>
              <w:szCs w:val="28"/>
              <w:rtl/>
            </w:rPr>
          </w:rPrChange>
        </w:rPr>
      </w:pPr>
    </w:p>
    <w:p w14:paraId="7AC4A1D1" w14:textId="0328D397" w:rsidR="0058714D" w:rsidRPr="00882C54" w:rsidRDefault="0058714D" w:rsidP="00882C54">
      <w:pPr>
        <w:spacing w:line="360" w:lineRule="auto"/>
        <w:jc w:val="both"/>
        <w:rPr>
          <w:rFonts w:ascii="Tahoma" w:hAnsi="Tahoma" w:cs="Tahoma"/>
          <w:rtl/>
          <w:rPrChange w:id="4823" w:author="רינת אביטל" w:date="2022-05-12T09:18:00Z">
            <w:rPr>
              <w:sz w:val="28"/>
              <w:szCs w:val="28"/>
              <w:rtl/>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824" w:author="רינת אביטל" w:date="2022-05-12T09:18:00Z">
            <w:rPr>
              <w:b/>
              <w:bCs/>
              <w:sz w:val="32"/>
              <w:szCs w:val="32"/>
            </w:rPr>
          </w:rPrChange>
        </w:rPr>
        <w:t>API</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825" w:author="רינת אביטל" w:date="2022-05-12T09:18:00Z">
            <w:rPr>
              <w:b/>
              <w:bCs/>
              <w:sz w:val="32"/>
              <w:szCs w:val="32"/>
              <w:rtl/>
            </w:rPr>
          </w:rPrChange>
        </w:rPr>
        <w:t xml:space="preserve"> –</w:t>
      </w:r>
      <w:r w:rsidRPr="00882C54">
        <w:rPr>
          <w:rFonts w:ascii="Tahoma" w:hAnsi="Tahoma" w:cs="Tahoma"/>
          <w:b/>
          <w:bCs/>
          <w:sz w:val="24"/>
          <w:szCs w:val="24"/>
          <w:rtl/>
          <w:rPrChange w:id="4826" w:author="רינת אביטל" w:date="2022-05-12T09:18:00Z">
            <w:rPr>
              <w:b/>
              <w:bCs/>
              <w:sz w:val="32"/>
              <w:szCs w:val="32"/>
              <w:rtl/>
            </w:rPr>
          </w:rPrChange>
        </w:rPr>
        <w:t xml:space="preserve"> </w:t>
      </w:r>
      <w:r w:rsidRPr="00882C54">
        <w:rPr>
          <w:rFonts w:ascii="Tahoma" w:hAnsi="Tahoma" w:cs="Tahoma" w:hint="eastAsia"/>
          <w:rtl/>
          <w:rPrChange w:id="4827" w:author="רינת אביטל" w:date="2022-05-12T09:18:00Z">
            <w:rPr>
              <w:rFonts w:hint="eastAsia"/>
              <w:sz w:val="28"/>
              <w:szCs w:val="28"/>
              <w:rtl/>
            </w:rPr>
          </w:rPrChange>
        </w:rPr>
        <w:t>שכבה</w:t>
      </w:r>
      <w:r w:rsidRPr="00882C54">
        <w:rPr>
          <w:rFonts w:ascii="Tahoma" w:hAnsi="Tahoma" w:cs="Tahoma"/>
          <w:rtl/>
          <w:rPrChange w:id="4828" w:author="רינת אביטל" w:date="2022-05-12T09:18:00Z">
            <w:rPr>
              <w:sz w:val="28"/>
              <w:szCs w:val="28"/>
              <w:rtl/>
            </w:rPr>
          </w:rPrChange>
        </w:rPr>
        <w:t xml:space="preserve"> </w:t>
      </w:r>
      <w:r w:rsidRPr="00882C54">
        <w:rPr>
          <w:rFonts w:ascii="Tahoma" w:hAnsi="Tahoma" w:cs="Tahoma" w:hint="eastAsia"/>
          <w:rtl/>
          <w:rPrChange w:id="4829" w:author="רינת אביטל" w:date="2022-05-12T09:18:00Z">
            <w:rPr>
              <w:rFonts w:hint="eastAsia"/>
              <w:sz w:val="28"/>
              <w:szCs w:val="28"/>
              <w:rtl/>
            </w:rPr>
          </w:rPrChange>
        </w:rPr>
        <w:t>זו</w:t>
      </w:r>
      <w:r w:rsidRPr="00882C54">
        <w:rPr>
          <w:rFonts w:ascii="Tahoma" w:hAnsi="Tahoma" w:cs="Tahoma"/>
          <w:rtl/>
          <w:rPrChange w:id="4830" w:author="רינת אביטל" w:date="2022-05-12T09:18:00Z">
            <w:rPr>
              <w:sz w:val="28"/>
              <w:szCs w:val="28"/>
              <w:rtl/>
            </w:rPr>
          </w:rPrChange>
        </w:rPr>
        <w:t xml:space="preserve"> </w:t>
      </w:r>
      <w:r w:rsidRPr="00882C54">
        <w:rPr>
          <w:rFonts w:ascii="Tahoma" w:hAnsi="Tahoma" w:cs="Tahoma" w:hint="eastAsia"/>
          <w:rtl/>
          <w:rPrChange w:id="4831" w:author="רינת אביטל" w:date="2022-05-12T09:18:00Z">
            <w:rPr>
              <w:rFonts w:hint="eastAsia"/>
              <w:sz w:val="28"/>
              <w:szCs w:val="28"/>
              <w:rtl/>
            </w:rPr>
          </w:rPrChange>
        </w:rPr>
        <w:t>אחראית</w:t>
      </w:r>
      <w:r w:rsidRPr="00882C54">
        <w:rPr>
          <w:rFonts w:ascii="Tahoma" w:hAnsi="Tahoma" w:cs="Tahoma"/>
          <w:rtl/>
          <w:rPrChange w:id="4832" w:author="רינת אביטל" w:date="2022-05-12T09:18:00Z">
            <w:rPr>
              <w:sz w:val="28"/>
              <w:szCs w:val="28"/>
              <w:rtl/>
            </w:rPr>
          </w:rPrChange>
        </w:rPr>
        <w:t xml:space="preserve"> </w:t>
      </w:r>
      <w:r w:rsidRPr="00882C54">
        <w:rPr>
          <w:rFonts w:ascii="Tahoma" w:hAnsi="Tahoma" w:cs="Tahoma" w:hint="eastAsia"/>
          <w:rtl/>
          <w:rPrChange w:id="4833" w:author="רינת אביטל" w:date="2022-05-12T09:18:00Z">
            <w:rPr>
              <w:rFonts w:hint="eastAsia"/>
              <w:sz w:val="28"/>
              <w:szCs w:val="28"/>
              <w:rtl/>
            </w:rPr>
          </w:rPrChange>
        </w:rPr>
        <w:t>על</w:t>
      </w:r>
      <w:r w:rsidRPr="00882C54">
        <w:rPr>
          <w:rFonts w:ascii="Tahoma" w:hAnsi="Tahoma" w:cs="Tahoma"/>
          <w:rtl/>
          <w:rPrChange w:id="4834" w:author="רינת אביטל" w:date="2022-05-12T09:18:00Z">
            <w:rPr>
              <w:sz w:val="28"/>
              <w:szCs w:val="28"/>
              <w:rtl/>
            </w:rPr>
          </w:rPrChange>
        </w:rPr>
        <w:t xml:space="preserve"> </w:t>
      </w:r>
      <w:r w:rsidRPr="00882C54">
        <w:rPr>
          <w:rFonts w:ascii="Tahoma" w:hAnsi="Tahoma" w:cs="Tahoma" w:hint="eastAsia"/>
          <w:rtl/>
          <w:rPrChange w:id="4835" w:author="רינת אביטל" w:date="2022-05-12T09:18:00Z">
            <w:rPr>
              <w:rFonts w:hint="eastAsia"/>
              <w:sz w:val="28"/>
              <w:szCs w:val="28"/>
              <w:rtl/>
            </w:rPr>
          </w:rPrChange>
        </w:rPr>
        <w:t>החיבור</w:t>
      </w:r>
      <w:r w:rsidRPr="00882C54">
        <w:rPr>
          <w:rFonts w:ascii="Tahoma" w:hAnsi="Tahoma" w:cs="Tahoma"/>
          <w:rtl/>
          <w:rPrChange w:id="4836" w:author="רינת אביטל" w:date="2022-05-12T09:18:00Z">
            <w:rPr>
              <w:sz w:val="28"/>
              <w:szCs w:val="28"/>
              <w:rtl/>
            </w:rPr>
          </w:rPrChange>
        </w:rPr>
        <w:t xml:space="preserve"> </w:t>
      </w:r>
      <w:r w:rsidRPr="00882C54">
        <w:rPr>
          <w:rFonts w:ascii="Tahoma" w:hAnsi="Tahoma" w:cs="Tahoma" w:hint="eastAsia"/>
          <w:rtl/>
          <w:rPrChange w:id="4837" w:author="רינת אביטל" w:date="2022-05-12T09:18:00Z">
            <w:rPr>
              <w:rFonts w:hint="eastAsia"/>
              <w:sz w:val="28"/>
              <w:szCs w:val="28"/>
              <w:rtl/>
            </w:rPr>
          </w:rPrChange>
        </w:rPr>
        <w:t>בין</w:t>
      </w:r>
      <w:r w:rsidRPr="00882C54">
        <w:rPr>
          <w:rFonts w:ascii="Tahoma" w:hAnsi="Tahoma" w:cs="Tahoma"/>
          <w:rtl/>
          <w:rPrChange w:id="4838" w:author="רינת אביטל" w:date="2022-05-12T09:18:00Z">
            <w:rPr>
              <w:sz w:val="28"/>
              <w:szCs w:val="28"/>
              <w:rtl/>
            </w:rPr>
          </w:rPrChange>
        </w:rPr>
        <w:t xml:space="preserve"> </w:t>
      </w:r>
      <w:r w:rsidRPr="00882C54">
        <w:rPr>
          <w:rFonts w:ascii="Tahoma" w:hAnsi="Tahoma" w:cs="Tahoma" w:hint="eastAsia"/>
          <w:rtl/>
          <w:rPrChange w:id="4839" w:author="רינת אביטל" w:date="2022-05-12T09:18:00Z">
            <w:rPr>
              <w:rFonts w:hint="eastAsia"/>
              <w:sz w:val="28"/>
              <w:szCs w:val="28"/>
              <w:rtl/>
            </w:rPr>
          </w:rPrChange>
        </w:rPr>
        <w:t>צד</w:t>
      </w:r>
      <w:r w:rsidRPr="00882C54">
        <w:rPr>
          <w:rFonts w:ascii="Tahoma" w:hAnsi="Tahoma" w:cs="Tahoma"/>
          <w:rtl/>
          <w:rPrChange w:id="4840" w:author="רינת אביטל" w:date="2022-05-12T09:18:00Z">
            <w:rPr>
              <w:sz w:val="28"/>
              <w:szCs w:val="28"/>
              <w:rtl/>
            </w:rPr>
          </w:rPrChange>
        </w:rPr>
        <w:t xml:space="preserve"> </w:t>
      </w:r>
      <w:r w:rsidRPr="00882C54">
        <w:rPr>
          <w:rFonts w:ascii="Tahoma" w:hAnsi="Tahoma" w:cs="Tahoma" w:hint="eastAsia"/>
          <w:rtl/>
          <w:rPrChange w:id="4841" w:author="רינת אביטל" w:date="2022-05-12T09:18:00Z">
            <w:rPr>
              <w:rFonts w:hint="eastAsia"/>
              <w:sz w:val="28"/>
              <w:szCs w:val="28"/>
              <w:rtl/>
            </w:rPr>
          </w:rPrChange>
        </w:rPr>
        <w:t>השרת</w:t>
      </w:r>
      <w:r w:rsidRPr="00882C54">
        <w:rPr>
          <w:rFonts w:ascii="Tahoma" w:hAnsi="Tahoma" w:cs="Tahoma"/>
          <w:rtl/>
          <w:rPrChange w:id="4842" w:author="רינת אביטל" w:date="2022-05-12T09:18:00Z">
            <w:rPr>
              <w:sz w:val="28"/>
              <w:szCs w:val="28"/>
              <w:rtl/>
            </w:rPr>
          </w:rPrChange>
        </w:rPr>
        <w:t xml:space="preserve"> </w:t>
      </w:r>
      <w:r w:rsidRPr="00882C54">
        <w:rPr>
          <w:rFonts w:ascii="Tahoma" w:hAnsi="Tahoma" w:cs="Tahoma" w:hint="eastAsia"/>
          <w:rtl/>
          <w:rPrChange w:id="4843" w:author="רינת אביטל" w:date="2022-05-12T09:18:00Z">
            <w:rPr>
              <w:rFonts w:hint="eastAsia"/>
              <w:sz w:val="28"/>
              <w:szCs w:val="28"/>
              <w:rtl/>
            </w:rPr>
          </w:rPrChange>
        </w:rPr>
        <w:t>והלקוח</w:t>
      </w:r>
      <w:r w:rsidRPr="00882C54">
        <w:rPr>
          <w:rFonts w:ascii="Tahoma" w:hAnsi="Tahoma" w:cs="Tahoma"/>
          <w:rtl/>
          <w:rPrChange w:id="4844" w:author="רינת אביטל" w:date="2022-05-12T09:18:00Z">
            <w:rPr>
              <w:sz w:val="28"/>
              <w:szCs w:val="28"/>
              <w:rtl/>
            </w:rPr>
          </w:rPrChange>
        </w:rPr>
        <w:t xml:space="preserve">. </w:t>
      </w:r>
      <w:r w:rsidR="000652DB" w:rsidRPr="00882C54">
        <w:rPr>
          <w:rFonts w:ascii="Tahoma" w:hAnsi="Tahoma" w:cs="Tahoma" w:hint="eastAsia"/>
          <w:rtl/>
          <w:rPrChange w:id="4845" w:author="רינת אביטל" w:date="2022-05-12T09:18:00Z">
            <w:rPr>
              <w:rFonts w:hint="eastAsia"/>
              <w:sz w:val="28"/>
              <w:szCs w:val="28"/>
              <w:rtl/>
            </w:rPr>
          </w:rPrChange>
        </w:rPr>
        <w:t>בשכבה</w:t>
      </w:r>
      <w:r w:rsidR="000652DB" w:rsidRPr="00882C54">
        <w:rPr>
          <w:rFonts w:ascii="Tahoma" w:hAnsi="Tahoma" w:cs="Tahoma"/>
          <w:rtl/>
          <w:rPrChange w:id="4846" w:author="רינת אביטל" w:date="2022-05-12T09:18:00Z">
            <w:rPr>
              <w:sz w:val="28"/>
              <w:szCs w:val="28"/>
              <w:rtl/>
            </w:rPr>
          </w:rPrChange>
        </w:rPr>
        <w:t xml:space="preserve"> </w:t>
      </w:r>
      <w:r w:rsidR="000652DB" w:rsidRPr="00882C54">
        <w:rPr>
          <w:rFonts w:ascii="Tahoma" w:hAnsi="Tahoma" w:cs="Tahoma" w:hint="eastAsia"/>
          <w:rtl/>
          <w:rPrChange w:id="4847" w:author="רינת אביטל" w:date="2022-05-12T09:18:00Z">
            <w:rPr>
              <w:rFonts w:hint="eastAsia"/>
              <w:sz w:val="28"/>
              <w:szCs w:val="28"/>
              <w:rtl/>
            </w:rPr>
          </w:rPrChange>
        </w:rPr>
        <w:t>זו</w:t>
      </w:r>
      <w:r w:rsidR="000652DB" w:rsidRPr="00882C54">
        <w:rPr>
          <w:rFonts w:ascii="Tahoma" w:hAnsi="Tahoma" w:cs="Tahoma"/>
          <w:rtl/>
          <w:rPrChange w:id="4848" w:author="רינת אביטל" w:date="2022-05-12T09:18:00Z">
            <w:rPr>
              <w:sz w:val="28"/>
              <w:szCs w:val="28"/>
              <w:rtl/>
            </w:rPr>
          </w:rPrChange>
        </w:rPr>
        <w:t xml:space="preserve"> </w:t>
      </w:r>
      <w:r w:rsidR="000652DB" w:rsidRPr="00882C54">
        <w:rPr>
          <w:rFonts w:ascii="Tahoma" w:hAnsi="Tahoma" w:cs="Tahoma" w:hint="eastAsia"/>
          <w:rtl/>
          <w:rPrChange w:id="4849" w:author="רינת אביטל" w:date="2022-05-12T09:18:00Z">
            <w:rPr>
              <w:rFonts w:hint="eastAsia"/>
              <w:sz w:val="28"/>
              <w:szCs w:val="28"/>
              <w:rtl/>
            </w:rPr>
          </w:rPrChange>
        </w:rPr>
        <w:t>קיימים</w:t>
      </w:r>
      <w:r w:rsidR="000652DB" w:rsidRPr="00882C54">
        <w:rPr>
          <w:rFonts w:ascii="Tahoma" w:hAnsi="Tahoma" w:cs="Tahoma"/>
          <w:rtl/>
          <w:rPrChange w:id="4850" w:author="רינת אביטל" w:date="2022-05-12T09:18:00Z">
            <w:rPr>
              <w:sz w:val="28"/>
              <w:szCs w:val="28"/>
              <w:rtl/>
            </w:rPr>
          </w:rPrChange>
        </w:rPr>
        <w:t xml:space="preserve"> </w:t>
      </w:r>
      <w:r w:rsidR="000652DB" w:rsidRPr="00882C54">
        <w:rPr>
          <w:rFonts w:ascii="Tahoma" w:hAnsi="Tahoma" w:cs="Tahoma" w:hint="eastAsia"/>
          <w:rtl/>
          <w:rPrChange w:id="4851" w:author="רינת אביטל" w:date="2022-05-12T09:18:00Z">
            <w:rPr>
              <w:rFonts w:hint="eastAsia"/>
              <w:sz w:val="28"/>
              <w:szCs w:val="28"/>
              <w:rtl/>
            </w:rPr>
          </w:rPrChange>
        </w:rPr>
        <w:t>קבצי</w:t>
      </w:r>
      <w:r w:rsidR="000652DB" w:rsidRPr="00882C54">
        <w:rPr>
          <w:rFonts w:ascii="Tahoma" w:hAnsi="Tahoma" w:cs="Tahoma"/>
          <w:rtl/>
          <w:rPrChange w:id="4852" w:author="רינת אביטל" w:date="2022-05-12T09:18:00Z">
            <w:rPr>
              <w:sz w:val="28"/>
              <w:szCs w:val="28"/>
              <w:rtl/>
            </w:rPr>
          </w:rPrChange>
        </w:rPr>
        <w:t xml:space="preserve"> </w:t>
      </w:r>
      <w:r w:rsidR="000652DB" w:rsidRPr="00882C54">
        <w:rPr>
          <w:rFonts w:ascii="Tahoma" w:hAnsi="Tahoma" w:cs="Tahoma" w:hint="eastAsia"/>
          <w:rtl/>
          <w:rPrChange w:id="4853" w:author="רינת אביטל" w:date="2022-05-12T09:18:00Z">
            <w:rPr>
              <w:rFonts w:hint="eastAsia"/>
              <w:sz w:val="28"/>
              <w:szCs w:val="28"/>
              <w:rtl/>
            </w:rPr>
          </w:rPrChange>
        </w:rPr>
        <w:t>מערכת</w:t>
      </w:r>
      <w:r w:rsidR="000652DB" w:rsidRPr="00882C54">
        <w:rPr>
          <w:rFonts w:ascii="Tahoma" w:hAnsi="Tahoma" w:cs="Tahoma"/>
          <w:rtl/>
          <w:rPrChange w:id="4854" w:author="רינת אביטל" w:date="2022-05-12T09:18:00Z">
            <w:rPr>
              <w:sz w:val="28"/>
              <w:szCs w:val="28"/>
              <w:rtl/>
            </w:rPr>
          </w:rPrChange>
        </w:rPr>
        <w:t xml:space="preserve"> </w:t>
      </w:r>
      <w:r w:rsidR="000652DB" w:rsidRPr="00882C54">
        <w:rPr>
          <w:rFonts w:ascii="Tahoma" w:hAnsi="Tahoma" w:cs="Tahoma" w:hint="eastAsia"/>
          <w:rtl/>
          <w:rPrChange w:id="4855" w:author="רינת אביטל" w:date="2022-05-12T09:18:00Z">
            <w:rPr>
              <w:rFonts w:hint="eastAsia"/>
              <w:sz w:val="28"/>
              <w:szCs w:val="28"/>
              <w:rtl/>
            </w:rPr>
          </w:rPrChange>
        </w:rPr>
        <w:t>רבים</w:t>
      </w:r>
      <w:r w:rsidR="000652DB" w:rsidRPr="00882C54">
        <w:rPr>
          <w:rFonts w:ascii="Tahoma" w:hAnsi="Tahoma" w:cs="Tahoma"/>
          <w:rtl/>
          <w:rPrChange w:id="4856" w:author="רינת אביטל" w:date="2022-05-12T09:18:00Z">
            <w:rPr>
              <w:sz w:val="28"/>
              <w:szCs w:val="28"/>
              <w:rtl/>
            </w:rPr>
          </w:rPrChange>
        </w:rPr>
        <w:t xml:space="preserve">, </w:t>
      </w:r>
      <w:r w:rsidR="000652DB" w:rsidRPr="00882C54">
        <w:rPr>
          <w:rFonts w:ascii="Tahoma" w:hAnsi="Tahoma" w:cs="Tahoma" w:hint="eastAsia"/>
          <w:rtl/>
          <w:rPrChange w:id="4857" w:author="רינת אביטל" w:date="2022-05-12T09:18:00Z">
            <w:rPr>
              <w:rFonts w:hint="eastAsia"/>
              <w:sz w:val="28"/>
              <w:szCs w:val="28"/>
              <w:rtl/>
            </w:rPr>
          </w:rPrChange>
        </w:rPr>
        <w:t>קבצי</w:t>
      </w:r>
      <w:r w:rsidR="000652DB" w:rsidRPr="00882C54">
        <w:rPr>
          <w:rFonts w:ascii="Tahoma" w:hAnsi="Tahoma" w:cs="Tahoma"/>
          <w:rtl/>
          <w:rPrChange w:id="4858" w:author="רינת אביטל" w:date="2022-05-12T09:18:00Z">
            <w:rPr>
              <w:sz w:val="28"/>
              <w:szCs w:val="28"/>
              <w:rtl/>
            </w:rPr>
          </w:rPrChange>
        </w:rPr>
        <w:t xml:space="preserve"> </w:t>
      </w:r>
      <w:r w:rsidR="000652DB" w:rsidRPr="00882C54">
        <w:rPr>
          <w:rFonts w:ascii="Tahoma" w:hAnsi="Tahoma" w:cs="Tahoma" w:hint="eastAsia"/>
          <w:rtl/>
          <w:rPrChange w:id="4859" w:author="רינת אביטל" w:date="2022-05-12T09:18:00Z">
            <w:rPr>
              <w:rFonts w:hint="eastAsia"/>
              <w:sz w:val="28"/>
              <w:szCs w:val="28"/>
              <w:rtl/>
            </w:rPr>
          </w:rPrChange>
        </w:rPr>
        <w:t>התקנות</w:t>
      </w:r>
      <w:r w:rsidR="000652DB" w:rsidRPr="00882C54">
        <w:rPr>
          <w:rFonts w:ascii="Tahoma" w:hAnsi="Tahoma" w:cs="Tahoma"/>
          <w:rtl/>
          <w:rPrChange w:id="4860" w:author="רינת אביטל" w:date="2022-05-12T09:18:00Z">
            <w:rPr>
              <w:sz w:val="28"/>
              <w:szCs w:val="28"/>
              <w:rtl/>
            </w:rPr>
          </w:rPrChange>
        </w:rPr>
        <w:t xml:space="preserve">, </w:t>
      </w:r>
      <w:r w:rsidR="000652DB" w:rsidRPr="00882C54">
        <w:rPr>
          <w:rFonts w:ascii="Tahoma" w:hAnsi="Tahoma" w:cs="Tahoma" w:hint="eastAsia"/>
          <w:rtl/>
          <w:rPrChange w:id="4861" w:author="רינת אביטל" w:date="2022-05-12T09:18:00Z">
            <w:rPr>
              <w:rFonts w:hint="eastAsia"/>
              <w:sz w:val="28"/>
              <w:szCs w:val="28"/>
              <w:rtl/>
            </w:rPr>
          </w:rPrChange>
        </w:rPr>
        <w:t>סקריפטים</w:t>
      </w:r>
      <w:r w:rsidR="000652DB" w:rsidRPr="00882C54">
        <w:rPr>
          <w:rFonts w:ascii="Tahoma" w:hAnsi="Tahoma" w:cs="Tahoma"/>
          <w:rtl/>
          <w:rPrChange w:id="4862" w:author="רינת אביטל" w:date="2022-05-12T09:18:00Z">
            <w:rPr>
              <w:sz w:val="28"/>
              <w:szCs w:val="28"/>
              <w:rtl/>
            </w:rPr>
          </w:rPrChange>
        </w:rPr>
        <w:t xml:space="preserve"> </w:t>
      </w:r>
      <w:proofErr w:type="spellStart"/>
      <w:r w:rsidR="000652DB" w:rsidRPr="00882C54">
        <w:rPr>
          <w:rFonts w:ascii="Tahoma" w:hAnsi="Tahoma" w:cs="Tahoma" w:hint="eastAsia"/>
          <w:rtl/>
          <w:rPrChange w:id="4863" w:author="רינת אביטל" w:date="2022-05-12T09:18:00Z">
            <w:rPr>
              <w:rFonts w:hint="eastAsia"/>
              <w:sz w:val="28"/>
              <w:szCs w:val="28"/>
              <w:rtl/>
            </w:rPr>
          </w:rPrChange>
        </w:rPr>
        <w:t>וכו</w:t>
      </w:r>
      <w:proofErr w:type="spellEnd"/>
      <w:r w:rsidR="000652DB" w:rsidRPr="00882C54">
        <w:rPr>
          <w:rFonts w:ascii="Tahoma" w:hAnsi="Tahoma" w:cs="Tahoma"/>
          <w:rtl/>
          <w:rPrChange w:id="4864" w:author="רינת אביטל" w:date="2022-05-12T09:18:00Z">
            <w:rPr>
              <w:sz w:val="28"/>
              <w:szCs w:val="28"/>
              <w:rtl/>
            </w:rPr>
          </w:rPrChange>
        </w:rPr>
        <w:t xml:space="preserve">'. </w:t>
      </w:r>
      <w:r w:rsidR="000652DB" w:rsidRPr="00882C54">
        <w:rPr>
          <w:rFonts w:ascii="Tahoma" w:hAnsi="Tahoma" w:cs="Tahoma" w:hint="eastAsia"/>
          <w:rtl/>
          <w:rPrChange w:id="4865" w:author="רינת אביטל" w:date="2022-05-12T09:18:00Z">
            <w:rPr>
              <w:rFonts w:hint="eastAsia"/>
              <w:sz w:val="28"/>
              <w:szCs w:val="28"/>
              <w:rtl/>
            </w:rPr>
          </w:rPrChange>
        </w:rPr>
        <w:t>בנוסף</w:t>
      </w:r>
      <w:r w:rsidR="000652DB" w:rsidRPr="00882C54">
        <w:rPr>
          <w:rFonts w:ascii="Tahoma" w:hAnsi="Tahoma" w:cs="Tahoma"/>
          <w:rtl/>
          <w:rPrChange w:id="4866" w:author="רינת אביטל" w:date="2022-05-12T09:18:00Z">
            <w:rPr>
              <w:sz w:val="28"/>
              <w:szCs w:val="28"/>
              <w:rtl/>
            </w:rPr>
          </w:rPrChange>
        </w:rPr>
        <w:t xml:space="preserve"> </w:t>
      </w:r>
      <w:r w:rsidR="000652DB" w:rsidRPr="00882C54">
        <w:rPr>
          <w:rFonts w:ascii="Tahoma" w:hAnsi="Tahoma" w:cs="Tahoma" w:hint="eastAsia"/>
          <w:rtl/>
          <w:rPrChange w:id="4867" w:author="רינת אביטל" w:date="2022-05-12T09:18:00Z">
            <w:rPr>
              <w:rFonts w:hint="eastAsia"/>
              <w:sz w:val="28"/>
              <w:szCs w:val="28"/>
              <w:rtl/>
            </w:rPr>
          </w:rPrChange>
        </w:rPr>
        <w:t>בשכבה</w:t>
      </w:r>
      <w:r w:rsidR="000652DB" w:rsidRPr="00882C54">
        <w:rPr>
          <w:rFonts w:ascii="Tahoma" w:hAnsi="Tahoma" w:cs="Tahoma"/>
          <w:rtl/>
          <w:rPrChange w:id="4868" w:author="רינת אביטל" w:date="2022-05-12T09:18:00Z">
            <w:rPr>
              <w:sz w:val="28"/>
              <w:szCs w:val="28"/>
              <w:rtl/>
            </w:rPr>
          </w:rPrChange>
        </w:rPr>
        <w:t xml:space="preserve"> </w:t>
      </w:r>
      <w:r w:rsidR="000652DB" w:rsidRPr="00882C54">
        <w:rPr>
          <w:rFonts w:ascii="Tahoma" w:hAnsi="Tahoma" w:cs="Tahoma" w:hint="eastAsia"/>
          <w:rtl/>
          <w:rPrChange w:id="4869" w:author="רינת אביטל" w:date="2022-05-12T09:18:00Z">
            <w:rPr>
              <w:rFonts w:hint="eastAsia"/>
              <w:sz w:val="28"/>
              <w:szCs w:val="28"/>
              <w:rtl/>
            </w:rPr>
          </w:rPrChange>
        </w:rPr>
        <w:t>זו</w:t>
      </w:r>
      <w:r w:rsidR="000652DB" w:rsidRPr="00882C54">
        <w:rPr>
          <w:rFonts w:ascii="Tahoma" w:hAnsi="Tahoma" w:cs="Tahoma"/>
          <w:rtl/>
          <w:rPrChange w:id="4870" w:author="רינת אביטל" w:date="2022-05-12T09:18:00Z">
            <w:rPr>
              <w:sz w:val="28"/>
              <w:szCs w:val="28"/>
              <w:rtl/>
            </w:rPr>
          </w:rPrChange>
        </w:rPr>
        <w:t xml:space="preserve"> </w:t>
      </w:r>
      <w:r w:rsidR="000652DB" w:rsidRPr="00882C54">
        <w:rPr>
          <w:rFonts w:ascii="Tahoma" w:hAnsi="Tahoma" w:cs="Tahoma" w:hint="eastAsia"/>
          <w:rtl/>
          <w:rPrChange w:id="4871" w:author="רינת אביטל" w:date="2022-05-12T09:18:00Z">
            <w:rPr>
              <w:rFonts w:hint="eastAsia"/>
              <w:sz w:val="28"/>
              <w:szCs w:val="28"/>
              <w:rtl/>
            </w:rPr>
          </w:rPrChange>
        </w:rPr>
        <w:t>קיימים</w:t>
      </w:r>
      <w:r w:rsidR="000652DB" w:rsidRPr="00882C54">
        <w:rPr>
          <w:rFonts w:ascii="Tahoma" w:hAnsi="Tahoma" w:cs="Tahoma"/>
          <w:rtl/>
          <w:rPrChange w:id="4872" w:author="רינת אביטל" w:date="2022-05-12T09:18:00Z">
            <w:rPr>
              <w:sz w:val="28"/>
              <w:szCs w:val="28"/>
              <w:rtl/>
            </w:rPr>
          </w:rPrChange>
        </w:rPr>
        <w:t xml:space="preserve"> </w:t>
      </w:r>
      <w:proofErr w:type="spellStart"/>
      <w:r w:rsidR="000652DB" w:rsidRPr="00882C54">
        <w:rPr>
          <w:rFonts w:ascii="Tahoma" w:hAnsi="Tahoma" w:cs="Tahoma"/>
          <w:rPrChange w:id="4873" w:author="רינת אביטל" w:date="2022-05-12T09:18:00Z">
            <w:rPr>
              <w:sz w:val="28"/>
              <w:szCs w:val="28"/>
            </w:rPr>
          </w:rPrChange>
        </w:rPr>
        <w:t>Controlers</w:t>
      </w:r>
      <w:proofErr w:type="spellEnd"/>
      <w:r w:rsidR="000652DB" w:rsidRPr="00882C54">
        <w:rPr>
          <w:rFonts w:ascii="Tahoma" w:hAnsi="Tahoma" w:cs="Tahoma"/>
          <w:rtl/>
          <w:rPrChange w:id="4874" w:author="רינת אביטל" w:date="2022-05-12T09:18:00Z">
            <w:rPr>
              <w:sz w:val="28"/>
              <w:szCs w:val="28"/>
              <w:rtl/>
            </w:rPr>
          </w:rPrChange>
        </w:rPr>
        <w:t xml:space="preserve"> – </w:t>
      </w:r>
      <w:r w:rsidR="000652DB" w:rsidRPr="00882C54">
        <w:rPr>
          <w:rFonts w:ascii="Tahoma" w:hAnsi="Tahoma" w:cs="Tahoma" w:hint="eastAsia"/>
          <w:rtl/>
          <w:rPrChange w:id="4875" w:author="רינת אביטל" w:date="2022-05-12T09:18:00Z">
            <w:rPr>
              <w:rFonts w:hint="eastAsia"/>
              <w:sz w:val="28"/>
              <w:szCs w:val="28"/>
              <w:rtl/>
            </w:rPr>
          </w:rPrChange>
        </w:rPr>
        <w:t>בקרים</w:t>
      </w:r>
      <w:r w:rsidR="000652DB" w:rsidRPr="00882C54">
        <w:rPr>
          <w:rFonts w:ascii="Tahoma" w:hAnsi="Tahoma" w:cs="Tahoma"/>
          <w:rtl/>
          <w:rPrChange w:id="4876" w:author="רינת אביטל" w:date="2022-05-12T09:18:00Z">
            <w:rPr>
              <w:sz w:val="28"/>
              <w:szCs w:val="28"/>
              <w:rtl/>
            </w:rPr>
          </w:rPrChange>
        </w:rPr>
        <w:t xml:space="preserve"> </w:t>
      </w:r>
      <w:r w:rsidR="000652DB" w:rsidRPr="00882C54">
        <w:rPr>
          <w:rFonts w:ascii="Tahoma" w:hAnsi="Tahoma" w:cs="Tahoma" w:hint="eastAsia"/>
          <w:rtl/>
          <w:rPrChange w:id="4877" w:author="רינת אביטל" w:date="2022-05-12T09:18:00Z">
            <w:rPr>
              <w:rFonts w:hint="eastAsia"/>
              <w:sz w:val="28"/>
              <w:szCs w:val="28"/>
              <w:rtl/>
            </w:rPr>
          </w:rPrChange>
        </w:rPr>
        <w:t>האחראים</w:t>
      </w:r>
      <w:r w:rsidR="000652DB" w:rsidRPr="00882C54">
        <w:rPr>
          <w:rFonts w:ascii="Tahoma" w:hAnsi="Tahoma" w:cs="Tahoma"/>
          <w:rtl/>
          <w:rPrChange w:id="4878" w:author="רינת אביטל" w:date="2022-05-12T09:18:00Z">
            <w:rPr>
              <w:sz w:val="28"/>
              <w:szCs w:val="28"/>
              <w:rtl/>
            </w:rPr>
          </w:rPrChange>
        </w:rPr>
        <w:t xml:space="preserve"> </w:t>
      </w:r>
      <w:r w:rsidR="000652DB" w:rsidRPr="00882C54">
        <w:rPr>
          <w:rFonts w:ascii="Tahoma" w:hAnsi="Tahoma" w:cs="Tahoma" w:hint="eastAsia"/>
          <w:rtl/>
          <w:rPrChange w:id="4879" w:author="רינת אביטל" w:date="2022-05-12T09:18:00Z">
            <w:rPr>
              <w:rFonts w:hint="eastAsia"/>
              <w:sz w:val="28"/>
              <w:szCs w:val="28"/>
              <w:rtl/>
            </w:rPr>
          </w:rPrChange>
        </w:rPr>
        <w:t>על</w:t>
      </w:r>
      <w:r w:rsidR="000652DB" w:rsidRPr="00882C54">
        <w:rPr>
          <w:rFonts w:ascii="Tahoma" w:hAnsi="Tahoma" w:cs="Tahoma"/>
          <w:rtl/>
          <w:rPrChange w:id="4880" w:author="רינת אביטל" w:date="2022-05-12T09:18:00Z">
            <w:rPr>
              <w:sz w:val="28"/>
              <w:szCs w:val="28"/>
              <w:rtl/>
            </w:rPr>
          </w:rPrChange>
        </w:rPr>
        <w:t xml:space="preserve"> </w:t>
      </w:r>
      <w:r w:rsidR="000652DB" w:rsidRPr="00882C54">
        <w:rPr>
          <w:rFonts w:ascii="Tahoma" w:hAnsi="Tahoma" w:cs="Tahoma" w:hint="eastAsia"/>
          <w:rtl/>
          <w:rPrChange w:id="4881" w:author="רינת אביטל" w:date="2022-05-12T09:18:00Z">
            <w:rPr>
              <w:rFonts w:hint="eastAsia"/>
              <w:sz w:val="28"/>
              <w:szCs w:val="28"/>
              <w:rtl/>
            </w:rPr>
          </w:rPrChange>
        </w:rPr>
        <w:t>ניתוב</w:t>
      </w:r>
      <w:r w:rsidR="000652DB" w:rsidRPr="00882C54">
        <w:rPr>
          <w:rFonts w:ascii="Tahoma" w:hAnsi="Tahoma" w:cs="Tahoma"/>
          <w:rtl/>
          <w:rPrChange w:id="4882" w:author="רינת אביטל" w:date="2022-05-12T09:18:00Z">
            <w:rPr>
              <w:sz w:val="28"/>
              <w:szCs w:val="28"/>
              <w:rtl/>
            </w:rPr>
          </w:rPrChange>
        </w:rPr>
        <w:t xml:space="preserve"> </w:t>
      </w:r>
      <w:r w:rsidR="000652DB" w:rsidRPr="00882C54">
        <w:rPr>
          <w:rFonts w:ascii="Tahoma" w:hAnsi="Tahoma" w:cs="Tahoma" w:hint="eastAsia"/>
          <w:rtl/>
          <w:rPrChange w:id="4883" w:author="רינת אביטל" w:date="2022-05-12T09:18:00Z">
            <w:rPr>
              <w:rFonts w:hint="eastAsia"/>
              <w:sz w:val="28"/>
              <w:szCs w:val="28"/>
              <w:rtl/>
            </w:rPr>
          </w:rPrChange>
        </w:rPr>
        <w:t>התקשורת</w:t>
      </w:r>
      <w:r w:rsidR="000652DB" w:rsidRPr="00882C54">
        <w:rPr>
          <w:rFonts w:ascii="Tahoma" w:hAnsi="Tahoma" w:cs="Tahoma"/>
          <w:rtl/>
          <w:rPrChange w:id="4884" w:author="רינת אביטל" w:date="2022-05-12T09:18:00Z">
            <w:rPr>
              <w:sz w:val="28"/>
              <w:szCs w:val="28"/>
              <w:rtl/>
            </w:rPr>
          </w:rPrChange>
        </w:rPr>
        <w:t xml:space="preserve"> </w:t>
      </w:r>
      <w:r w:rsidR="000652DB" w:rsidRPr="00882C54">
        <w:rPr>
          <w:rFonts w:ascii="Tahoma" w:hAnsi="Tahoma" w:cs="Tahoma" w:hint="eastAsia"/>
          <w:rtl/>
          <w:rPrChange w:id="4885" w:author="רינת אביטל" w:date="2022-05-12T09:18:00Z">
            <w:rPr>
              <w:rFonts w:hint="eastAsia"/>
              <w:sz w:val="28"/>
              <w:szCs w:val="28"/>
              <w:rtl/>
            </w:rPr>
          </w:rPrChange>
        </w:rPr>
        <w:t>בין</w:t>
      </w:r>
      <w:r w:rsidR="000652DB" w:rsidRPr="00882C54">
        <w:rPr>
          <w:rFonts w:ascii="Tahoma" w:hAnsi="Tahoma" w:cs="Tahoma"/>
          <w:rtl/>
          <w:rPrChange w:id="4886" w:author="רינת אביטל" w:date="2022-05-12T09:18:00Z">
            <w:rPr>
              <w:sz w:val="28"/>
              <w:szCs w:val="28"/>
              <w:rtl/>
            </w:rPr>
          </w:rPrChange>
        </w:rPr>
        <w:t xml:space="preserve"> </w:t>
      </w:r>
      <w:r w:rsidR="000652DB" w:rsidRPr="00882C54">
        <w:rPr>
          <w:rFonts w:ascii="Tahoma" w:hAnsi="Tahoma" w:cs="Tahoma" w:hint="eastAsia"/>
          <w:rtl/>
          <w:rPrChange w:id="4887" w:author="רינת אביטל" w:date="2022-05-12T09:18:00Z">
            <w:rPr>
              <w:rFonts w:hint="eastAsia"/>
              <w:sz w:val="28"/>
              <w:szCs w:val="28"/>
              <w:rtl/>
            </w:rPr>
          </w:rPrChange>
        </w:rPr>
        <w:t>השרת</w:t>
      </w:r>
      <w:r w:rsidR="000652DB" w:rsidRPr="00882C54">
        <w:rPr>
          <w:rFonts w:ascii="Tahoma" w:hAnsi="Tahoma" w:cs="Tahoma"/>
          <w:rtl/>
          <w:rPrChange w:id="4888" w:author="רינת אביטל" w:date="2022-05-12T09:18:00Z">
            <w:rPr>
              <w:sz w:val="28"/>
              <w:szCs w:val="28"/>
              <w:rtl/>
            </w:rPr>
          </w:rPrChange>
        </w:rPr>
        <w:t xml:space="preserve"> </w:t>
      </w:r>
      <w:r w:rsidR="000652DB" w:rsidRPr="00882C54">
        <w:rPr>
          <w:rFonts w:ascii="Tahoma" w:hAnsi="Tahoma" w:cs="Tahoma" w:hint="eastAsia"/>
          <w:rtl/>
          <w:rPrChange w:id="4889" w:author="רינת אביטל" w:date="2022-05-12T09:18:00Z">
            <w:rPr>
              <w:rFonts w:hint="eastAsia"/>
              <w:sz w:val="28"/>
              <w:szCs w:val="28"/>
              <w:rtl/>
            </w:rPr>
          </w:rPrChange>
        </w:rPr>
        <w:t>והלקוח</w:t>
      </w:r>
      <w:r w:rsidR="000652DB" w:rsidRPr="00882C54">
        <w:rPr>
          <w:rFonts w:ascii="Tahoma" w:hAnsi="Tahoma" w:cs="Tahoma"/>
          <w:rtl/>
          <w:rPrChange w:id="4890" w:author="רינת אביטל" w:date="2022-05-12T09:18:00Z">
            <w:rPr>
              <w:sz w:val="28"/>
              <w:szCs w:val="28"/>
              <w:rtl/>
            </w:rPr>
          </w:rPrChange>
        </w:rPr>
        <w:t>:</w:t>
      </w:r>
    </w:p>
    <w:p w14:paraId="5049F7F6" w14:textId="27A516A3" w:rsidR="000652DB" w:rsidRPr="00103DCA" w:rsidRDefault="000652DB" w:rsidP="00882C54">
      <w:pPr>
        <w:pStyle w:val="a8"/>
        <w:numPr>
          <w:ilvl w:val="0"/>
          <w:numId w:val="44"/>
        </w:numPr>
        <w:spacing w:line="360" w:lineRule="auto"/>
        <w:jc w:val="both"/>
        <w:rPr>
          <w:rFonts w:ascii="Tahoma" w:hAnsi="Tahoma" w:cs="Tahoma"/>
          <w:b/>
          <w:bCs/>
          <w:sz w:val="24"/>
          <w:szCs w:val="24"/>
          <w:rtl/>
          <w:rPrChange w:id="4891" w:author="רינת אביטל" w:date="2022-05-12T09:18:00Z">
            <w:rPr>
              <w:b/>
              <w:bCs/>
              <w:sz w:val="28"/>
              <w:szCs w:val="28"/>
              <w:rtl/>
            </w:rPr>
          </w:rPrChange>
        </w:rPr>
      </w:pPr>
      <w:proofErr w:type="spellStart"/>
      <w:r w:rsidRPr="00882C54">
        <w:rPr>
          <w:rFonts w:ascii="Tahoma" w:hAnsi="Tahoma" w:cs="Tahoma"/>
          <w:b/>
          <w:bCs/>
          <w:rPrChange w:id="4892" w:author="רינת אביטל" w:date="2022-05-12T09:18:00Z">
            <w:rPr>
              <w:b/>
              <w:bCs/>
              <w:sz w:val="28"/>
              <w:szCs w:val="28"/>
            </w:rPr>
          </w:rPrChange>
        </w:rPr>
        <w:t>UserController</w:t>
      </w:r>
      <w:proofErr w:type="spellEnd"/>
      <w:r w:rsidRPr="00882C54">
        <w:rPr>
          <w:rFonts w:ascii="Tahoma" w:hAnsi="Tahoma" w:cs="Tahoma"/>
          <w:b/>
          <w:bCs/>
          <w:rtl/>
          <w:rPrChange w:id="4893" w:author="רינת אביטל" w:date="2022-05-12T09:18:00Z">
            <w:rPr>
              <w:b/>
              <w:bCs/>
              <w:sz w:val="28"/>
              <w:szCs w:val="28"/>
              <w:rtl/>
            </w:rPr>
          </w:rPrChange>
        </w:rPr>
        <w:t xml:space="preserve"> </w:t>
      </w:r>
      <w:r w:rsidR="00321544" w:rsidRPr="00882C54">
        <w:rPr>
          <w:rFonts w:ascii="Tahoma" w:hAnsi="Tahoma" w:cs="Tahoma"/>
          <w:b/>
          <w:bCs/>
          <w:rtl/>
          <w:rPrChange w:id="4894" w:author="רינת אביטל" w:date="2022-05-12T09:18:00Z">
            <w:rPr>
              <w:b/>
              <w:bCs/>
              <w:sz w:val="28"/>
              <w:szCs w:val="28"/>
              <w:rtl/>
            </w:rPr>
          </w:rPrChange>
        </w:rPr>
        <w:t>–</w:t>
      </w:r>
      <w:r w:rsidRPr="00882C54">
        <w:rPr>
          <w:rFonts w:ascii="Tahoma" w:hAnsi="Tahoma" w:cs="Tahoma"/>
          <w:b/>
          <w:bCs/>
          <w:rtl/>
          <w:rPrChange w:id="4895" w:author="רינת אביטל" w:date="2022-05-12T09:18:00Z">
            <w:rPr>
              <w:b/>
              <w:bCs/>
              <w:sz w:val="28"/>
              <w:szCs w:val="28"/>
              <w:rtl/>
            </w:rPr>
          </w:rPrChange>
        </w:rPr>
        <w:t xml:space="preserve"> </w:t>
      </w:r>
      <w:r w:rsidR="00321544" w:rsidRPr="00882C54">
        <w:rPr>
          <w:rFonts w:ascii="Tahoma" w:hAnsi="Tahoma" w:cs="Tahoma" w:hint="eastAsia"/>
          <w:rtl/>
          <w:rPrChange w:id="4896" w:author="רינת אביטל" w:date="2022-05-12T09:18:00Z">
            <w:rPr>
              <w:rFonts w:hint="eastAsia"/>
              <w:sz w:val="28"/>
              <w:szCs w:val="28"/>
              <w:rtl/>
            </w:rPr>
          </w:rPrChange>
        </w:rPr>
        <w:t>במחלקה</w:t>
      </w:r>
      <w:r w:rsidR="00321544" w:rsidRPr="00882C54">
        <w:rPr>
          <w:rFonts w:ascii="Tahoma" w:hAnsi="Tahoma" w:cs="Tahoma"/>
          <w:rtl/>
          <w:rPrChange w:id="4897" w:author="רינת אביטל" w:date="2022-05-12T09:18:00Z">
            <w:rPr>
              <w:sz w:val="28"/>
              <w:szCs w:val="28"/>
              <w:rtl/>
            </w:rPr>
          </w:rPrChange>
        </w:rPr>
        <w:t xml:space="preserve"> </w:t>
      </w:r>
      <w:r w:rsidR="00321544" w:rsidRPr="00882C54">
        <w:rPr>
          <w:rFonts w:ascii="Tahoma" w:hAnsi="Tahoma" w:cs="Tahoma" w:hint="eastAsia"/>
          <w:rtl/>
          <w:rPrChange w:id="4898" w:author="רינת אביטל" w:date="2022-05-12T09:18:00Z">
            <w:rPr>
              <w:rFonts w:hint="eastAsia"/>
              <w:sz w:val="28"/>
              <w:szCs w:val="28"/>
              <w:rtl/>
            </w:rPr>
          </w:rPrChange>
        </w:rPr>
        <w:t>זו</w:t>
      </w:r>
      <w:r w:rsidR="00321544" w:rsidRPr="00882C54">
        <w:rPr>
          <w:rFonts w:ascii="Tahoma" w:hAnsi="Tahoma" w:cs="Tahoma"/>
          <w:rtl/>
          <w:rPrChange w:id="4899" w:author="רינת אביטל" w:date="2022-05-12T09:18:00Z">
            <w:rPr>
              <w:sz w:val="28"/>
              <w:szCs w:val="28"/>
              <w:rtl/>
            </w:rPr>
          </w:rPrChange>
        </w:rPr>
        <w:t xml:space="preserve"> </w:t>
      </w:r>
      <w:r w:rsidR="00321544" w:rsidRPr="00882C54">
        <w:rPr>
          <w:rFonts w:ascii="Tahoma" w:hAnsi="Tahoma" w:cs="Tahoma" w:hint="eastAsia"/>
          <w:rtl/>
          <w:rPrChange w:id="4900" w:author="רינת אביטל" w:date="2022-05-12T09:18:00Z">
            <w:rPr>
              <w:rFonts w:hint="eastAsia"/>
              <w:sz w:val="28"/>
              <w:szCs w:val="28"/>
              <w:rtl/>
            </w:rPr>
          </w:rPrChange>
        </w:rPr>
        <w:t>קיימות</w:t>
      </w:r>
      <w:r w:rsidR="00321544" w:rsidRPr="00882C54">
        <w:rPr>
          <w:rFonts w:ascii="Tahoma" w:hAnsi="Tahoma" w:cs="Tahoma"/>
          <w:rtl/>
          <w:rPrChange w:id="4901" w:author="רינת אביטל" w:date="2022-05-12T09:18:00Z">
            <w:rPr>
              <w:sz w:val="28"/>
              <w:szCs w:val="28"/>
              <w:rtl/>
            </w:rPr>
          </w:rPrChange>
        </w:rPr>
        <w:t xml:space="preserve"> </w:t>
      </w:r>
      <w:r w:rsidR="00321544" w:rsidRPr="00882C54">
        <w:rPr>
          <w:rFonts w:ascii="Tahoma" w:hAnsi="Tahoma" w:cs="Tahoma" w:hint="eastAsia"/>
          <w:rtl/>
          <w:rPrChange w:id="4902" w:author="רינת אביטל" w:date="2022-05-12T09:18:00Z">
            <w:rPr>
              <w:rFonts w:hint="eastAsia"/>
              <w:sz w:val="28"/>
              <w:szCs w:val="28"/>
              <w:rtl/>
            </w:rPr>
          </w:rPrChange>
        </w:rPr>
        <w:t>הפעולות</w:t>
      </w:r>
      <w:r w:rsidR="00321544" w:rsidRPr="00882C54">
        <w:rPr>
          <w:rFonts w:ascii="Tahoma" w:hAnsi="Tahoma" w:cs="Tahoma"/>
          <w:rtl/>
          <w:rPrChange w:id="4903" w:author="רינת אביטל" w:date="2022-05-12T09:18:00Z">
            <w:rPr>
              <w:sz w:val="28"/>
              <w:szCs w:val="28"/>
              <w:rtl/>
            </w:rPr>
          </w:rPrChange>
        </w:rPr>
        <w:t>:</w:t>
      </w:r>
      <w:r w:rsidR="00321544" w:rsidRPr="00882C54">
        <w:rPr>
          <w:rFonts w:ascii="Tahoma" w:hAnsi="Tahoma" w:cs="Tahoma"/>
          <w:b/>
          <w:bCs/>
          <w:rtl/>
          <w:rPrChange w:id="4904" w:author="רינת אביטל" w:date="2022-05-12T09:18:00Z">
            <w:rPr>
              <w:b/>
              <w:bCs/>
              <w:sz w:val="28"/>
              <w:szCs w:val="28"/>
              <w:rtl/>
            </w:rPr>
          </w:rPrChange>
        </w:rPr>
        <w:t xml:space="preserve"> </w:t>
      </w:r>
      <w:r w:rsidR="00321544" w:rsidRPr="00882C54">
        <w:rPr>
          <w:rFonts w:ascii="Tahoma" w:hAnsi="Tahoma" w:cs="Tahoma"/>
          <w:rPrChange w:id="4905" w:author="רינת אביטל" w:date="2022-05-12T09:18:00Z">
            <w:rPr>
              <w:sz w:val="28"/>
              <w:szCs w:val="28"/>
            </w:rPr>
          </w:rPrChange>
        </w:rPr>
        <w:t>GET</w:t>
      </w:r>
      <w:r w:rsidR="00321544" w:rsidRPr="00882C54">
        <w:rPr>
          <w:rFonts w:ascii="Tahoma" w:hAnsi="Tahoma" w:cs="Tahoma"/>
          <w:rtl/>
          <w:rPrChange w:id="4906" w:author="רינת אביטל" w:date="2022-05-12T09:18:00Z">
            <w:rPr>
              <w:sz w:val="28"/>
              <w:szCs w:val="28"/>
              <w:rtl/>
            </w:rPr>
          </w:rPrChange>
        </w:rPr>
        <w:t xml:space="preserve">, </w:t>
      </w:r>
      <w:r w:rsidR="00321544" w:rsidRPr="00882C54">
        <w:rPr>
          <w:rFonts w:ascii="Tahoma" w:hAnsi="Tahoma" w:cs="Tahoma"/>
          <w:rPrChange w:id="4907" w:author="רינת אביטל" w:date="2022-05-12T09:18:00Z">
            <w:rPr>
              <w:sz w:val="28"/>
              <w:szCs w:val="28"/>
            </w:rPr>
          </w:rPrChange>
        </w:rPr>
        <w:t>POST</w:t>
      </w:r>
      <w:r w:rsidR="00321544" w:rsidRPr="00882C54">
        <w:rPr>
          <w:rFonts w:ascii="Tahoma" w:hAnsi="Tahoma" w:cs="Tahoma"/>
          <w:rtl/>
          <w:rPrChange w:id="4908" w:author="רינת אביטל" w:date="2022-05-12T09:18:00Z">
            <w:rPr>
              <w:sz w:val="28"/>
              <w:szCs w:val="28"/>
              <w:rtl/>
            </w:rPr>
          </w:rPrChange>
        </w:rPr>
        <w:t xml:space="preserve">, </w:t>
      </w:r>
      <w:r w:rsidR="00321544" w:rsidRPr="00882C54">
        <w:rPr>
          <w:rFonts w:ascii="Tahoma" w:hAnsi="Tahoma" w:cs="Tahoma" w:hint="eastAsia"/>
          <w:rtl/>
          <w:rPrChange w:id="4909" w:author="רינת אביטל" w:date="2022-05-12T09:18:00Z">
            <w:rPr>
              <w:rFonts w:hint="eastAsia"/>
              <w:sz w:val="28"/>
              <w:szCs w:val="28"/>
              <w:rtl/>
            </w:rPr>
          </w:rPrChange>
        </w:rPr>
        <w:t>הרשמה</w:t>
      </w:r>
      <w:r w:rsidR="00321544" w:rsidRPr="00882C54">
        <w:rPr>
          <w:rFonts w:ascii="Tahoma" w:hAnsi="Tahoma" w:cs="Tahoma"/>
          <w:rtl/>
          <w:rPrChange w:id="4910" w:author="רינת אביטל" w:date="2022-05-12T09:18:00Z">
            <w:rPr>
              <w:sz w:val="28"/>
              <w:szCs w:val="28"/>
              <w:rtl/>
            </w:rPr>
          </w:rPrChange>
        </w:rPr>
        <w:t xml:space="preserve">, </w:t>
      </w:r>
      <w:r w:rsidR="00321544" w:rsidRPr="00882C54">
        <w:rPr>
          <w:rFonts w:ascii="Tahoma" w:hAnsi="Tahoma" w:cs="Tahoma" w:hint="eastAsia"/>
          <w:rtl/>
          <w:rPrChange w:id="4911" w:author="רינת אביטל" w:date="2022-05-12T09:18:00Z">
            <w:rPr>
              <w:rFonts w:hint="eastAsia"/>
              <w:sz w:val="28"/>
              <w:szCs w:val="28"/>
              <w:rtl/>
            </w:rPr>
          </w:rPrChange>
        </w:rPr>
        <w:t>התחברות</w:t>
      </w:r>
      <w:r w:rsidR="00321544" w:rsidRPr="00882C54">
        <w:rPr>
          <w:rFonts w:ascii="Tahoma" w:hAnsi="Tahoma" w:cs="Tahoma"/>
          <w:rtl/>
          <w:rPrChange w:id="4912" w:author="רינת אביטל" w:date="2022-05-12T09:18:00Z">
            <w:rPr>
              <w:sz w:val="28"/>
              <w:szCs w:val="28"/>
              <w:rtl/>
            </w:rPr>
          </w:rPrChange>
        </w:rPr>
        <w:t xml:space="preserve">, </w:t>
      </w:r>
      <w:r w:rsidR="00321544" w:rsidRPr="00882C54">
        <w:rPr>
          <w:rFonts w:ascii="Tahoma" w:hAnsi="Tahoma" w:cs="Tahoma" w:hint="eastAsia"/>
          <w:rtl/>
          <w:rPrChange w:id="4913" w:author="רינת אביטל" w:date="2022-05-12T09:18:00Z">
            <w:rPr>
              <w:rFonts w:hint="eastAsia"/>
              <w:sz w:val="28"/>
              <w:szCs w:val="28"/>
              <w:rtl/>
            </w:rPr>
          </w:rPrChange>
        </w:rPr>
        <w:t>הוספה</w:t>
      </w:r>
      <w:r w:rsidR="00321544" w:rsidRPr="00882C54">
        <w:rPr>
          <w:rFonts w:ascii="Tahoma" w:hAnsi="Tahoma" w:cs="Tahoma"/>
          <w:rtl/>
          <w:rPrChange w:id="4914" w:author="רינת אביטל" w:date="2022-05-12T09:18:00Z">
            <w:rPr>
              <w:sz w:val="28"/>
              <w:szCs w:val="28"/>
              <w:rtl/>
            </w:rPr>
          </w:rPrChange>
        </w:rPr>
        <w:t xml:space="preserve">, </w:t>
      </w:r>
      <w:r w:rsidR="00321544" w:rsidRPr="00882C54">
        <w:rPr>
          <w:rFonts w:ascii="Tahoma" w:hAnsi="Tahoma" w:cs="Tahoma" w:hint="eastAsia"/>
          <w:rtl/>
          <w:rPrChange w:id="4915" w:author="רינת אביטל" w:date="2022-05-12T09:18:00Z">
            <w:rPr>
              <w:rFonts w:hint="eastAsia"/>
              <w:sz w:val="28"/>
              <w:szCs w:val="28"/>
              <w:rtl/>
            </w:rPr>
          </w:rPrChange>
        </w:rPr>
        <w:t>מחיקה</w:t>
      </w:r>
      <w:r w:rsidR="00321544" w:rsidRPr="00882C54">
        <w:rPr>
          <w:rFonts w:ascii="Tahoma" w:hAnsi="Tahoma" w:cs="Tahoma"/>
          <w:rtl/>
          <w:rPrChange w:id="4916" w:author="רינת אביטל" w:date="2022-05-12T09:18:00Z">
            <w:rPr>
              <w:sz w:val="28"/>
              <w:szCs w:val="28"/>
              <w:rtl/>
            </w:rPr>
          </w:rPrChange>
        </w:rPr>
        <w:t xml:space="preserve">, </w:t>
      </w:r>
      <w:proofErr w:type="spellStart"/>
      <w:r w:rsidR="00321544" w:rsidRPr="00882C54">
        <w:rPr>
          <w:rFonts w:ascii="Tahoma" w:hAnsi="Tahoma" w:cs="Tahoma"/>
          <w:color w:val="000000"/>
          <w:rPrChange w:id="4917" w:author="רינת אביטל" w:date="2022-05-12T09:18:00Z">
            <w:rPr>
              <w:rFonts w:ascii="Consolas" w:hAnsi="Consolas" w:cs="Consolas"/>
              <w:color w:val="000000"/>
              <w:sz w:val="28"/>
              <w:szCs w:val="28"/>
            </w:rPr>
          </w:rPrChange>
        </w:rPr>
        <w:t>LoadPictures</w:t>
      </w:r>
      <w:proofErr w:type="spellEnd"/>
      <w:r w:rsidR="00321544" w:rsidRPr="00882C54">
        <w:rPr>
          <w:rFonts w:ascii="Tahoma" w:hAnsi="Tahoma" w:cs="Tahoma"/>
          <w:b/>
          <w:bCs/>
          <w:rtl/>
          <w:rPrChange w:id="4918" w:author="רינת אביטל" w:date="2022-05-12T09:18:00Z">
            <w:rPr>
              <w:b/>
              <w:bCs/>
              <w:sz w:val="28"/>
              <w:szCs w:val="28"/>
              <w:rtl/>
            </w:rPr>
          </w:rPrChange>
        </w:rPr>
        <w:t xml:space="preserve"> </w:t>
      </w:r>
      <w:r w:rsidR="00321544" w:rsidRPr="00882C54">
        <w:rPr>
          <w:rFonts w:ascii="Tahoma" w:hAnsi="Tahoma" w:cs="Tahoma"/>
          <w:rtl/>
          <w:rPrChange w:id="4919" w:author="רינת אביטל" w:date="2022-05-12T09:18:00Z">
            <w:rPr>
              <w:sz w:val="28"/>
              <w:szCs w:val="28"/>
              <w:rtl/>
            </w:rPr>
          </w:rPrChange>
        </w:rPr>
        <w:t xml:space="preserve">– </w:t>
      </w:r>
      <w:r w:rsidR="00321544" w:rsidRPr="00882C54">
        <w:rPr>
          <w:rFonts w:ascii="Tahoma" w:hAnsi="Tahoma" w:cs="Tahoma" w:hint="eastAsia"/>
          <w:rtl/>
          <w:rPrChange w:id="4920" w:author="רינת אביטל" w:date="2022-05-12T09:18:00Z">
            <w:rPr>
              <w:rFonts w:hint="eastAsia"/>
              <w:sz w:val="28"/>
              <w:szCs w:val="28"/>
              <w:rtl/>
            </w:rPr>
          </w:rPrChange>
        </w:rPr>
        <w:t>מטרתה</w:t>
      </w:r>
      <w:r w:rsidR="00321544" w:rsidRPr="00882C54">
        <w:rPr>
          <w:rFonts w:ascii="Tahoma" w:hAnsi="Tahoma" w:cs="Tahoma"/>
          <w:rtl/>
          <w:rPrChange w:id="4921" w:author="רינת אביטל" w:date="2022-05-12T09:18:00Z">
            <w:rPr>
              <w:sz w:val="28"/>
              <w:szCs w:val="28"/>
              <w:rtl/>
            </w:rPr>
          </w:rPrChange>
        </w:rPr>
        <w:t xml:space="preserve"> </w:t>
      </w:r>
      <w:r w:rsidR="00321544" w:rsidRPr="00882C54">
        <w:rPr>
          <w:rFonts w:ascii="Tahoma" w:hAnsi="Tahoma" w:cs="Tahoma" w:hint="eastAsia"/>
          <w:rtl/>
          <w:rPrChange w:id="4922" w:author="רינת אביטל" w:date="2022-05-12T09:18:00Z">
            <w:rPr>
              <w:rFonts w:hint="eastAsia"/>
              <w:sz w:val="28"/>
              <w:szCs w:val="28"/>
              <w:rtl/>
            </w:rPr>
          </w:rPrChange>
        </w:rPr>
        <w:t>לטעון</w:t>
      </w:r>
      <w:r w:rsidR="00321544" w:rsidRPr="00882C54">
        <w:rPr>
          <w:rFonts w:ascii="Tahoma" w:hAnsi="Tahoma" w:cs="Tahoma"/>
          <w:rtl/>
          <w:rPrChange w:id="4923" w:author="רינת אביטל" w:date="2022-05-12T09:18:00Z">
            <w:rPr>
              <w:sz w:val="28"/>
              <w:szCs w:val="28"/>
              <w:rtl/>
            </w:rPr>
          </w:rPrChange>
        </w:rPr>
        <w:t xml:space="preserve"> </w:t>
      </w:r>
      <w:r w:rsidR="00321544" w:rsidRPr="00882C54">
        <w:rPr>
          <w:rFonts w:ascii="Tahoma" w:hAnsi="Tahoma" w:cs="Tahoma" w:hint="eastAsia"/>
          <w:rtl/>
          <w:rPrChange w:id="4924" w:author="רינת אביטל" w:date="2022-05-12T09:18:00Z">
            <w:rPr>
              <w:rFonts w:hint="eastAsia"/>
              <w:sz w:val="28"/>
              <w:szCs w:val="28"/>
              <w:rtl/>
            </w:rPr>
          </w:rPrChange>
        </w:rPr>
        <w:t>תמונה</w:t>
      </w:r>
      <w:r w:rsidR="00321544" w:rsidRPr="00882C54">
        <w:rPr>
          <w:rFonts w:ascii="Tahoma" w:hAnsi="Tahoma" w:cs="Tahoma"/>
          <w:rtl/>
          <w:rPrChange w:id="4925" w:author="רינת אביטל" w:date="2022-05-12T09:18:00Z">
            <w:rPr>
              <w:sz w:val="28"/>
              <w:szCs w:val="28"/>
              <w:rtl/>
            </w:rPr>
          </w:rPrChange>
        </w:rPr>
        <w:t xml:space="preserve"> </w:t>
      </w:r>
      <w:r w:rsidR="00321544" w:rsidRPr="00882C54">
        <w:rPr>
          <w:rFonts w:ascii="Tahoma" w:hAnsi="Tahoma" w:cs="Tahoma" w:hint="eastAsia"/>
          <w:rtl/>
          <w:rPrChange w:id="4926" w:author="רינת אביטל" w:date="2022-05-12T09:18:00Z">
            <w:rPr>
              <w:rFonts w:hint="eastAsia"/>
              <w:sz w:val="28"/>
              <w:szCs w:val="28"/>
              <w:rtl/>
            </w:rPr>
          </w:rPrChange>
        </w:rPr>
        <w:t>המתקבלת</w:t>
      </w:r>
      <w:r w:rsidR="00321544" w:rsidRPr="00882C54">
        <w:rPr>
          <w:rFonts w:ascii="Tahoma" w:hAnsi="Tahoma" w:cs="Tahoma"/>
          <w:rtl/>
          <w:rPrChange w:id="4927" w:author="רינת אביטל" w:date="2022-05-12T09:18:00Z">
            <w:rPr>
              <w:sz w:val="28"/>
              <w:szCs w:val="28"/>
              <w:rtl/>
            </w:rPr>
          </w:rPrChange>
        </w:rPr>
        <w:t xml:space="preserve"> </w:t>
      </w:r>
      <w:r w:rsidR="00321544" w:rsidRPr="00882C54">
        <w:rPr>
          <w:rFonts w:ascii="Tahoma" w:hAnsi="Tahoma" w:cs="Tahoma" w:hint="eastAsia"/>
          <w:rtl/>
          <w:rPrChange w:id="4928" w:author="רינת אביטל" w:date="2022-05-12T09:18:00Z">
            <w:rPr>
              <w:rFonts w:hint="eastAsia"/>
              <w:sz w:val="28"/>
              <w:szCs w:val="28"/>
              <w:rtl/>
            </w:rPr>
          </w:rPrChange>
        </w:rPr>
        <w:t>מהלקוח</w:t>
      </w:r>
      <w:r w:rsidR="00321544" w:rsidRPr="00882C54">
        <w:rPr>
          <w:rFonts w:ascii="Tahoma" w:hAnsi="Tahoma" w:cs="Tahoma"/>
          <w:rtl/>
          <w:rPrChange w:id="4929" w:author="רינת אביטל" w:date="2022-05-12T09:18:00Z">
            <w:rPr>
              <w:sz w:val="28"/>
              <w:szCs w:val="28"/>
              <w:rtl/>
            </w:rPr>
          </w:rPrChange>
        </w:rPr>
        <w:t>.</w:t>
      </w:r>
    </w:p>
    <w:p w14:paraId="6279EFDF" w14:textId="77777777" w:rsidR="000652DB" w:rsidRPr="00103DCA" w:rsidRDefault="000652DB" w:rsidP="00882C54">
      <w:pPr>
        <w:spacing w:line="360" w:lineRule="auto"/>
        <w:jc w:val="both"/>
        <w:rPr>
          <w:rFonts w:ascii="Tahoma" w:hAnsi="Tahoma" w:cs="Tahoma"/>
          <w:sz w:val="24"/>
          <w:szCs w:val="24"/>
          <w:rtl/>
          <w:rPrChange w:id="4930" w:author="רינת אביטל" w:date="2022-05-12T09:18:00Z">
            <w:rPr>
              <w:sz w:val="28"/>
              <w:szCs w:val="28"/>
              <w:rtl/>
            </w:rPr>
          </w:rPrChange>
        </w:rPr>
      </w:pPr>
    </w:p>
    <w:p w14:paraId="6D8FF98B" w14:textId="77777777" w:rsidR="009107E6" w:rsidRPr="00103DCA" w:rsidRDefault="009107E6" w:rsidP="00882C54">
      <w:pPr>
        <w:pStyle w:val="a8"/>
        <w:spacing w:line="360" w:lineRule="auto"/>
        <w:ind w:left="1440"/>
        <w:jc w:val="both"/>
        <w:rPr>
          <w:rFonts w:ascii="Tahoma" w:hAnsi="Tahoma" w:cs="Tahoma"/>
          <w:sz w:val="24"/>
          <w:szCs w:val="24"/>
          <w:rtl/>
          <w:rPrChange w:id="4931" w:author="רינת אביטל" w:date="2022-05-12T09:18:00Z">
            <w:rPr>
              <w:sz w:val="28"/>
              <w:szCs w:val="28"/>
              <w:rtl/>
            </w:rPr>
          </w:rPrChange>
        </w:rPr>
      </w:pPr>
    </w:p>
    <w:p w14:paraId="08BE34E7" w14:textId="77777777" w:rsidR="005F4DB0" w:rsidRPr="00103DCA" w:rsidRDefault="005F4DB0" w:rsidP="00882C54">
      <w:pPr>
        <w:pStyle w:val="a8"/>
        <w:spacing w:line="360" w:lineRule="auto"/>
        <w:ind w:left="1440"/>
        <w:rPr>
          <w:rFonts w:ascii="Tahoma" w:hAnsi="Tahoma" w:cs="Tahoma"/>
          <w:sz w:val="24"/>
          <w:szCs w:val="24"/>
          <w:rtl/>
          <w:rPrChange w:id="4932" w:author="רינת אביטל" w:date="2022-05-12T09:18:00Z">
            <w:rPr>
              <w:sz w:val="28"/>
              <w:szCs w:val="28"/>
              <w:rtl/>
            </w:rPr>
          </w:rPrChange>
        </w:rPr>
      </w:pPr>
    </w:p>
    <w:p w14:paraId="1D115F82" w14:textId="77777777" w:rsidR="005F4DB0" w:rsidRPr="00103DCA" w:rsidRDefault="005F4DB0" w:rsidP="00882C54">
      <w:pPr>
        <w:pStyle w:val="a8"/>
        <w:spacing w:line="360" w:lineRule="auto"/>
        <w:rPr>
          <w:rFonts w:ascii="Tahoma" w:hAnsi="Tahoma" w:cs="Tahoma"/>
          <w:b/>
          <w:bCs/>
          <w:sz w:val="24"/>
          <w:szCs w:val="24"/>
          <w:rtl/>
          <w:rPrChange w:id="4933" w:author="רינת אביטל" w:date="2022-05-12T09:18:00Z">
            <w:rPr>
              <w:b/>
              <w:bCs/>
              <w:sz w:val="28"/>
              <w:szCs w:val="28"/>
              <w:rtl/>
            </w:rPr>
          </w:rPrChange>
        </w:rPr>
      </w:pPr>
    </w:p>
    <w:p w14:paraId="28FA1556" w14:textId="77777777" w:rsidR="005F4DB0" w:rsidRPr="00103DCA" w:rsidRDefault="005F4DB0" w:rsidP="00882C54">
      <w:pPr>
        <w:pStyle w:val="a8"/>
        <w:spacing w:line="360" w:lineRule="auto"/>
        <w:ind w:left="1440"/>
        <w:rPr>
          <w:rFonts w:ascii="Tahoma" w:hAnsi="Tahoma" w:cs="Tahoma"/>
          <w:b/>
          <w:bCs/>
          <w:sz w:val="24"/>
          <w:szCs w:val="24"/>
          <w:rtl/>
          <w:rPrChange w:id="4934" w:author="רינת אביטל" w:date="2022-05-12T09:18:00Z">
            <w:rPr>
              <w:b/>
              <w:bCs/>
              <w:sz w:val="28"/>
              <w:szCs w:val="28"/>
              <w:rtl/>
            </w:rPr>
          </w:rPrChange>
        </w:rPr>
      </w:pPr>
    </w:p>
    <w:p w14:paraId="05DC39F9" w14:textId="77777777" w:rsidR="00ED5A21" w:rsidRPr="00103DCA" w:rsidRDefault="00ED5A21" w:rsidP="00882C54">
      <w:pPr>
        <w:pStyle w:val="a8"/>
        <w:spacing w:line="360" w:lineRule="auto"/>
        <w:rPr>
          <w:rFonts w:ascii="Tahoma" w:hAnsi="Tahoma" w:cs="Tahoma"/>
          <w:sz w:val="24"/>
          <w:szCs w:val="24"/>
          <w:rtl/>
          <w:rPrChange w:id="4935" w:author="רינת אביטל" w:date="2022-05-12T09:18:00Z">
            <w:rPr>
              <w:sz w:val="28"/>
              <w:szCs w:val="28"/>
              <w:rtl/>
            </w:rPr>
          </w:rPrChange>
        </w:rPr>
      </w:pPr>
    </w:p>
    <w:p w14:paraId="5304C3E0" w14:textId="77777777" w:rsidR="00ED5A21" w:rsidRPr="00103DCA" w:rsidRDefault="00ED5A21" w:rsidP="00882C54">
      <w:pPr>
        <w:pStyle w:val="a8"/>
        <w:spacing w:line="360" w:lineRule="auto"/>
        <w:rPr>
          <w:rFonts w:ascii="Tahoma" w:hAnsi="Tahoma" w:cs="Tahoma"/>
          <w:sz w:val="24"/>
          <w:szCs w:val="24"/>
          <w:rtl/>
          <w:rPrChange w:id="4936" w:author="רינת אביטל" w:date="2022-05-12T09:18:00Z">
            <w:rPr>
              <w:sz w:val="28"/>
              <w:szCs w:val="28"/>
              <w:rtl/>
            </w:rPr>
          </w:rPrChange>
        </w:rPr>
      </w:pPr>
    </w:p>
    <w:p w14:paraId="5A3FE4E7" w14:textId="27435323" w:rsidR="00535B94" w:rsidRPr="00103DCA" w:rsidRDefault="00535B94" w:rsidP="00882C54">
      <w:pPr>
        <w:spacing w:line="360" w:lineRule="auto"/>
        <w:rPr>
          <w:rFonts w:ascii="Tahoma" w:hAnsi="Tahoma" w:cs="Tahoma"/>
          <w:sz w:val="20"/>
          <w:szCs w:val="20"/>
          <w:rtl/>
          <w:rPrChange w:id="4937" w:author="רינת אביטל" w:date="2022-05-12T09:18:00Z">
            <w:rPr>
              <w:rtl/>
            </w:rPr>
          </w:rPrChange>
        </w:rPr>
      </w:pPr>
    </w:p>
    <w:p w14:paraId="5CD93DAE" w14:textId="15202DE1" w:rsidR="00DA3E44" w:rsidRPr="00103DCA" w:rsidRDefault="00DA3E44" w:rsidP="00882C54">
      <w:pPr>
        <w:spacing w:line="360" w:lineRule="auto"/>
        <w:rPr>
          <w:rFonts w:ascii="Tahoma" w:hAnsi="Tahoma" w:cs="Tahoma"/>
          <w:sz w:val="20"/>
          <w:szCs w:val="20"/>
          <w:rtl/>
          <w:rPrChange w:id="4938" w:author="רינת אביטל" w:date="2022-05-12T09:18:00Z">
            <w:rPr>
              <w:rtl/>
            </w:rPr>
          </w:rPrChange>
        </w:rPr>
      </w:pPr>
    </w:p>
    <w:p w14:paraId="0E8CD946" w14:textId="045111A8" w:rsidR="00DA3E44" w:rsidRPr="00103DCA" w:rsidRDefault="00DA3E44" w:rsidP="00882C54">
      <w:pPr>
        <w:spacing w:line="360" w:lineRule="auto"/>
        <w:rPr>
          <w:rFonts w:ascii="Tahoma" w:hAnsi="Tahoma" w:cs="Tahoma"/>
          <w:sz w:val="20"/>
          <w:szCs w:val="20"/>
          <w:rtl/>
          <w:rPrChange w:id="4939" w:author="רינת אביטל" w:date="2022-05-12T09:18:00Z">
            <w:rPr>
              <w:rtl/>
            </w:rPr>
          </w:rPrChange>
        </w:rPr>
      </w:pPr>
    </w:p>
    <w:p w14:paraId="351F074A" w14:textId="4ABE0E50" w:rsidR="00DA3E44" w:rsidRPr="00103DCA" w:rsidRDefault="00DA3E44" w:rsidP="00882C54">
      <w:pPr>
        <w:spacing w:line="360" w:lineRule="auto"/>
        <w:rPr>
          <w:rFonts w:ascii="Tahoma" w:hAnsi="Tahoma" w:cs="Tahoma"/>
          <w:sz w:val="20"/>
          <w:szCs w:val="20"/>
          <w:rtl/>
          <w:rPrChange w:id="4940"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4941"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4942" w:author="רינת אביטל" w:date="2022-05-12T09:18:00Z">
            <w:rPr>
              <w:rtl/>
            </w:rPr>
          </w:rPrChange>
        </w:rPr>
      </w:pPr>
    </w:p>
    <w:p w14:paraId="0C530446" w14:textId="049CA1F4"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43" w:author="רינת אביטל" w:date="2022-05-12T09:18:00Z">
            <w:rPr>
              <w:b/>
              <w:bCs/>
              <w:color w:val="89D7C3"/>
              <w:sz w:val="40"/>
              <w:szCs w:val="40"/>
              <w:rtl/>
            </w:rPr>
          </w:rPrChange>
        </w:rPr>
      </w:pPr>
      <w:bookmarkStart w:id="4944" w:name="_Toc10303962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45"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4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47" w:author="רינת אביטל" w:date="2022-05-12T09:18:00Z">
            <w:rPr>
              <w:rFonts w:hint="eastAsia"/>
              <w:b/>
              <w:bCs/>
              <w:color w:val="89D7C3"/>
              <w:sz w:val="40"/>
              <w:szCs w:val="40"/>
              <w:rtl/>
            </w:rPr>
          </w:rPrChange>
        </w:rPr>
        <w:t>התוכנה</w:t>
      </w:r>
      <w:bookmarkEnd w:id="4944"/>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4948" w:author="רינת אביטל" w:date="2022-05-12T09:18:00Z">
            <w:rPr>
              <w:b/>
              <w:bCs/>
              <w:sz w:val="24"/>
              <w:szCs w:val="24"/>
            </w:rPr>
          </w:rPrChange>
        </w:rPr>
      </w:pPr>
      <w:r w:rsidRPr="00103DCA">
        <w:rPr>
          <w:rFonts w:ascii="Tahoma" w:eastAsia="Arial" w:hAnsi="Tahoma" w:cs="Tahoma"/>
          <w:b/>
          <w:bCs/>
          <w:sz w:val="24"/>
          <w:szCs w:val="24"/>
          <w:rtl/>
          <w:rPrChange w:id="4949"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4950" w:author="רינת אביטל" w:date="2022-05-12T09:18:00Z">
            <w:rPr>
              <w:sz w:val="24"/>
              <w:szCs w:val="24"/>
            </w:rPr>
          </w:rPrChange>
        </w:rPr>
      </w:pPr>
      <w:r w:rsidRPr="00103DCA">
        <w:rPr>
          <w:rFonts w:ascii="Tahoma" w:eastAsia="Arial" w:hAnsi="Tahoma" w:cs="Tahoma"/>
          <w:sz w:val="24"/>
          <w:rPrChange w:id="4951" w:author="רינת אביטל" w:date="2022-05-12T09:18:00Z">
            <w:rPr>
              <w:rFonts w:ascii="Arial" w:eastAsia="Arial" w:hAnsi="Arial" w:cs="Arial"/>
              <w:sz w:val="28"/>
              <w:szCs w:val="24"/>
            </w:rPr>
          </w:rPrChange>
        </w:rPr>
        <w:t xml:space="preserve">  Visual Studio Code</w:t>
      </w:r>
      <w:proofErr w:type="gramStart"/>
      <w:r w:rsidRPr="00103DCA">
        <w:rPr>
          <w:rFonts w:ascii="Tahoma" w:eastAsia="Arial" w:hAnsi="Tahoma" w:cs="Tahoma"/>
          <w:sz w:val="24"/>
          <w:szCs w:val="24"/>
          <w:rtl/>
          <w:rPrChange w:id="4952"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4953" w:author="רינת אביטל" w:date="2022-05-12T09:18:00Z">
            <w:rPr>
              <w:rFonts w:ascii="Arial" w:eastAsia="Arial" w:hAnsi="Arial" w:cs="Arial"/>
              <w:sz w:val="28"/>
              <w:szCs w:val="24"/>
            </w:rPr>
          </w:rPrChange>
        </w:rPr>
        <w:t xml:space="preserve">  Visual</w:t>
      </w:r>
      <w:proofErr w:type="gramEnd"/>
      <w:r w:rsidRPr="00103DCA">
        <w:rPr>
          <w:rFonts w:ascii="Tahoma" w:eastAsia="Arial" w:hAnsi="Tahoma" w:cs="Tahoma"/>
          <w:sz w:val="24"/>
          <w:rPrChange w:id="4954" w:author="רינת אביטל" w:date="2022-05-12T09:18:00Z">
            <w:rPr>
              <w:rFonts w:ascii="Arial" w:eastAsia="Arial" w:hAnsi="Arial" w:cs="Arial"/>
              <w:sz w:val="28"/>
              <w:szCs w:val="24"/>
            </w:rPr>
          </w:rPrChange>
        </w:rPr>
        <w:t xml:space="preserve">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4955" w:author="רינת אביטל" w:date="2022-05-12T09:18:00Z">
            <w:rPr>
              <w:b/>
              <w:bCs/>
              <w:sz w:val="24"/>
              <w:szCs w:val="24"/>
            </w:rPr>
          </w:rPrChange>
        </w:rPr>
      </w:pPr>
      <w:r w:rsidRPr="00103DCA">
        <w:rPr>
          <w:rFonts w:ascii="Tahoma" w:eastAsia="Arial" w:hAnsi="Tahoma" w:cs="Tahoma"/>
          <w:b/>
          <w:bCs/>
          <w:sz w:val="24"/>
          <w:szCs w:val="24"/>
          <w:rtl/>
          <w:rPrChange w:id="4956" w:author="רינת אביטל" w:date="2022-05-12T09:18:00Z">
            <w:rPr>
              <w:rFonts w:ascii="Arial" w:eastAsia="Arial" w:hAnsi="Arial" w:cs="Arial"/>
              <w:b/>
              <w:bCs/>
              <w:sz w:val="28"/>
              <w:szCs w:val="28"/>
              <w:rtl/>
            </w:rPr>
          </w:rPrChange>
        </w:rPr>
        <w:t xml:space="preserve">שפות תכנות: </w:t>
      </w:r>
    </w:p>
    <w:p w14:paraId="118AAB0D" w14:textId="77777777" w:rsidR="00565F28" w:rsidRPr="00103DCA" w:rsidRDefault="00C26F9C" w:rsidP="006B3A37">
      <w:pPr>
        <w:spacing w:after="428" w:line="276" w:lineRule="auto"/>
        <w:ind w:right="3800"/>
        <w:jc w:val="both"/>
        <w:rPr>
          <w:rFonts w:ascii="Tahoma" w:eastAsia="Arial" w:hAnsi="Tahoma" w:cs="Tahoma"/>
          <w:sz w:val="24"/>
          <w:szCs w:val="24"/>
          <w:rtl/>
          <w:rPrChange w:id="4957"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4958"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rPrChange w:id="4959" w:author="רינת אביטל" w:date="2022-05-12T09:18:00Z">
            <w:rPr>
              <w:rFonts w:ascii="Arial" w:eastAsia="Arial" w:hAnsi="Arial" w:cs="Arial"/>
              <w:sz w:val="28"/>
              <w:szCs w:val="24"/>
            </w:rPr>
          </w:rPrChange>
        </w:rPr>
        <w:t>WebApi</w:t>
      </w:r>
      <w:proofErr w:type="spellEnd"/>
      <w:r w:rsidR="00565F28" w:rsidRPr="00103DCA">
        <w:rPr>
          <w:rFonts w:ascii="Tahoma" w:eastAsia="Arial" w:hAnsi="Tahoma" w:cs="Tahoma"/>
          <w:sz w:val="24"/>
          <w:szCs w:val="24"/>
          <w:rtl/>
          <w:rPrChange w:id="4960"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961" w:author="רינת אביטל" w:date="2022-05-12T09:18:00Z">
            <w:rPr>
              <w:rFonts w:ascii="Arial" w:eastAsia="Arial" w:hAnsi="Arial" w:cs="Arial"/>
              <w:sz w:val="28"/>
              <w:szCs w:val="28"/>
              <w:rtl/>
            </w:rPr>
          </w:rPrChange>
        </w:rPr>
        <w:t xml:space="preserve">ובשפת </w:t>
      </w:r>
      <w:proofErr w:type="spellStart"/>
      <w:r w:rsidRPr="00103DCA">
        <w:rPr>
          <w:rFonts w:ascii="Tahoma" w:eastAsia="Arial" w:hAnsi="Tahoma" w:cs="Tahoma"/>
          <w:sz w:val="24"/>
          <w:rPrChange w:id="4962" w:author="רינת אביטל" w:date="2022-05-12T09:18:00Z">
            <w:rPr>
              <w:rFonts w:ascii="Arial" w:eastAsia="Arial" w:hAnsi="Arial" w:cs="Arial"/>
              <w:sz w:val="28"/>
              <w:szCs w:val="24"/>
            </w:rPr>
          </w:rPrChange>
        </w:rPr>
        <w:t>c#</w:t>
      </w:r>
      <w:proofErr w:type="spellEnd"/>
      <w:r w:rsidRPr="00103DCA">
        <w:rPr>
          <w:rFonts w:ascii="Tahoma" w:eastAsia="Arial" w:hAnsi="Tahoma" w:cs="Tahoma"/>
          <w:sz w:val="24"/>
          <w:szCs w:val="24"/>
          <w:rtl/>
          <w:rPrChange w:id="4963"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4964" w:author="רינת אביטל" w:date="2022-05-12T09:18:00Z">
            <w:rPr>
              <w:rFonts w:ascii="Arial" w:eastAsia="Arial" w:hAnsi="Arial" w:cs="Arial"/>
              <w:sz w:val="28"/>
              <w:szCs w:val="28"/>
              <w:rtl/>
            </w:rPr>
          </w:rPrChange>
        </w:rPr>
      </w:pPr>
      <w:r w:rsidRPr="00103DCA">
        <w:rPr>
          <w:rFonts w:ascii="Tahoma" w:hAnsi="Tahoma" w:cs="Tahoma" w:hint="eastAsia"/>
          <w:sz w:val="24"/>
          <w:szCs w:val="24"/>
          <w:rtl/>
          <w:rPrChange w:id="4965" w:author="רינת אביטל" w:date="2022-05-12T09:18:00Z">
            <w:rPr>
              <w:rFonts w:hint="eastAsia"/>
              <w:sz w:val="28"/>
              <w:szCs w:val="28"/>
              <w:rtl/>
            </w:rPr>
          </w:rPrChange>
        </w:rPr>
        <w:t>צד</w:t>
      </w:r>
      <w:r w:rsidRPr="00103DCA">
        <w:rPr>
          <w:rFonts w:ascii="Tahoma" w:hAnsi="Tahoma" w:cs="Tahoma"/>
          <w:sz w:val="24"/>
          <w:szCs w:val="24"/>
          <w:rtl/>
          <w:rPrChange w:id="4966" w:author="רינת אביטל" w:date="2022-05-12T09:18:00Z">
            <w:rPr>
              <w:sz w:val="28"/>
              <w:szCs w:val="28"/>
              <w:rtl/>
            </w:rPr>
          </w:rPrChange>
        </w:rPr>
        <w:t xml:space="preserve"> </w:t>
      </w:r>
      <w:r w:rsidRPr="00103DCA">
        <w:rPr>
          <w:rFonts w:ascii="Tahoma" w:hAnsi="Tahoma" w:cs="Tahoma" w:hint="eastAsia"/>
          <w:sz w:val="24"/>
          <w:szCs w:val="24"/>
          <w:rtl/>
          <w:rPrChange w:id="4967" w:author="רינת אביטל" w:date="2022-05-12T09:18:00Z">
            <w:rPr>
              <w:rFonts w:hint="eastAsia"/>
              <w:sz w:val="28"/>
              <w:szCs w:val="28"/>
              <w:rtl/>
            </w:rPr>
          </w:rPrChange>
        </w:rPr>
        <w:t>הלקוח</w:t>
      </w:r>
      <w:r w:rsidRPr="00103DCA">
        <w:rPr>
          <w:rFonts w:ascii="Tahoma" w:hAnsi="Tahoma" w:cs="Tahoma"/>
          <w:sz w:val="24"/>
          <w:szCs w:val="24"/>
          <w:rtl/>
          <w:rPrChange w:id="4968" w:author="רינת אביטל" w:date="2022-05-12T09:18:00Z">
            <w:rPr>
              <w:sz w:val="28"/>
              <w:szCs w:val="28"/>
              <w:rtl/>
            </w:rPr>
          </w:rPrChange>
        </w:rPr>
        <w:t xml:space="preserve"> </w:t>
      </w:r>
      <w:r w:rsidRPr="00103DCA">
        <w:rPr>
          <w:rFonts w:ascii="Tahoma" w:hAnsi="Tahoma" w:cs="Tahoma" w:hint="eastAsia"/>
          <w:sz w:val="24"/>
          <w:szCs w:val="24"/>
          <w:rtl/>
          <w:rPrChange w:id="4969" w:author="רינת אביטל" w:date="2022-05-12T09:18:00Z">
            <w:rPr>
              <w:rFonts w:hint="eastAsia"/>
              <w:sz w:val="28"/>
              <w:szCs w:val="28"/>
              <w:rtl/>
            </w:rPr>
          </w:rPrChange>
        </w:rPr>
        <w:t>נכתב</w:t>
      </w:r>
      <w:r w:rsidRPr="00103DCA">
        <w:rPr>
          <w:rFonts w:ascii="Tahoma" w:hAnsi="Tahoma" w:cs="Tahoma"/>
          <w:sz w:val="24"/>
          <w:szCs w:val="24"/>
          <w:rtl/>
          <w:rPrChange w:id="4970" w:author="רינת אביטל" w:date="2022-05-12T09:18:00Z">
            <w:rPr>
              <w:sz w:val="28"/>
              <w:szCs w:val="28"/>
              <w:rtl/>
            </w:rPr>
          </w:rPrChange>
        </w:rPr>
        <w:t xml:space="preserve"> </w:t>
      </w:r>
      <w:r w:rsidRPr="00103DCA">
        <w:rPr>
          <w:rFonts w:ascii="Tahoma" w:hAnsi="Tahoma" w:cs="Tahoma" w:hint="eastAsia"/>
          <w:sz w:val="24"/>
          <w:szCs w:val="24"/>
          <w:rtl/>
          <w:rPrChange w:id="4971" w:author="רינת אביטל" w:date="2022-05-12T09:18:00Z">
            <w:rPr>
              <w:rFonts w:hint="eastAsia"/>
              <w:sz w:val="28"/>
              <w:szCs w:val="28"/>
              <w:rtl/>
            </w:rPr>
          </w:rPrChange>
        </w:rPr>
        <w:t>בשפות</w:t>
      </w:r>
      <w:r w:rsidRPr="00103DCA">
        <w:rPr>
          <w:rFonts w:ascii="Tahoma" w:hAnsi="Tahoma" w:cs="Tahoma"/>
          <w:sz w:val="24"/>
          <w:szCs w:val="24"/>
          <w:rtl/>
          <w:rPrChange w:id="4972" w:author="רינת אביטל" w:date="2022-05-12T09:18:00Z">
            <w:rPr>
              <w:sz w:val="28"/>
              <w:szCs w:val="28"/>
              <w:rtl/>
            </w:rPr>
          </w:rPrChange>
        </w:rPr>
        <w:t xml:space="preserve">: </w:t>
      </w:r>
      <w:r w:rsidRPr="00103DCA">
        <w:rPr>
          <w:rFonts w:ascii="Tahoma" w:hAnsi="Tahoma" w:cs="Tahoma"/>
          <w:sz w:val="24"/>
          <w:szCs w:val="24"/>
          <w:rPrChange w:id="4973" w:author="רינת אביטל" w:date="2022-05-12T09:18:00Z">
            <w:rPr>
              <w:sz w:val="28"/>
              <w:szCs w:val="28"/>
            </w:rPr>
          </w:rPrChange>
        </w:rPr>
        <w:t xml:space="preserve">HTML, </w:t>
      </w:r>
      <w:proofErr w:type="spellStart"/>
      <w:r w:rsidR="00321544" w:rsidRPr="00103DCA">
        <w:rPr>
          <w:rFonts w:ascii="Tahoma" w:hAnsi="Tahoma" w:cs="Tahoma"/>
          <w:sz w:val="24"/>
          <w:szCs w:val="24"/>
          <w:rPrChange w:id="4974" w:author="רינת אביטל" w:date="2022-05-12T09:18:00Z">
            <w:rPr>
              <w:sz w:val="28"/>
              <w:szCs w:val="28"/>
            </w:rPr>
          </w:rPrChange>
        </w:rPr>
        <w:t>C</w:t>
      </w:r>
      <w:r w:rsidR="0036161A" w:rsidRPr="00103DCA">
        <w:rPr>
          <w:rFonts w:ascii="Tahoma" w:hAnsi="Tahoma" w:cs="Tahoma"/>
          <w:sz w:val="24"/>
          <w:szCs w:val="24"/>
          <w:rPrChange w:id="4975" w:author="רינת אביטל" w:date="2022-05-12T09:18:00Z">
            <w:rPr>
              <w:sz w:val="28"/>
              <w:szCs w:val="28"/>
            </w:rPr>
          </w:rPrChange>
        </w:rPr>
        <w:t>ss</w:t>
      </w:r>
      <w:proofErr w:type="spellEnd"/>
      <w:r w:rsidRPr="00103DCA">
        <w:rPr>
          <w:rFonts w:ascii="Tahoma" w:hAnsi="Tahoma" w:cs="Tahoma"/>
          <w:sz w:val="24"/>
          <w:szCs w:val="24"/>
          <w:rPrChange w:id="4976" w:author="רינת אביטל" w:date="2022-05-12T09:18:00Z">
            <w:rPr>
              <w:sz w:val="28"/>
              <w:szCs w:val="28"/>
            </w:rPr>
          </w:rPrChange>
        </w:rPr>
        <w:t>, TypeScript</w:t>
      </w:r>
      <w:r w:rsidRPr="00103DCA">
        <w:rPr>
          <w:rFonts w:ascii="Tahoma" w:hAnsi="Tahoma" w:cs="Tahoma"/>
          <w:sz w:val="24"/>
          <w:szCs w:val="24"/>
          <w:rtl/>
          <w:rPrChange w:id="4977" w:author="רינת אביטל" w:date="2022-05-12T09:18:00Z">
            <w:rPr>
              <w:sz w:val="28"/>
              <w:szCs w:val="28"/>
              <w:rtl/>
            </w:rPr>
          </w:rPrChange>
        </w:rPr>
        <w:t xml:space="preserve"> </w:t>
      </w:r>
      <w:r w:rsidRPr="00103DCA">
        <w:rPr>
          <w:rFonts w:ascii="Tahoma" w:hAnsi="Tahoma" w:cs="Tahoma" w:hint="eastAsia"/>
          <w:sz w:val="24"/>
          <w:szCs w:val="24"/>
          <w:rtl/>
          <w:rPrChange w:id="4978" w:author="רינת אביטל" w:date="2022-05-12T09:18:00Z">
            <w:rPr>
              <w:rFonts w:hint="eastAsia"/>
              <w:sz w:val="28"/>
              <w:szCs w:val="28"/>
              <w:rtl/>
            </w:rPr>
          </w:rPrChange>
        </w:rPr>
        <w:t>בטכנולוגית</w:t>
      </w:r>
      <w:r w:rsidRPr="00103DCA">
        <w:rPr>
          <w:rFonts w:ascii="Tahoma" w:hAnsi="Tahoma" w:cs="Tahoma"/>
          <w:sz w:val="24"/>
          <w:szCs w:val="24"/>
          <w:rtl/>
          <w:rPrChange w:id="4979" w:author="רינת אביטל" w:date="2022-05-12T09:18:00Z">
            <w:rPr>
              <w:sz w:val="28"/>
              <w:szCs w:val="28"/>
              <w:rtl/>
            </w:rPr>
          </w:rPrChange>
        </w:rPr>
        <w:t xml:space="preserve"> </w:t>
      </w:r>
      <w:r w:rsidRPr="00103DCA">
        <w:rPr>
          <w:rFonts w:ascii="Tahoma" w:hAnsi="Tahoma" w:cs="Tahoma"/>
          <w:sz w:val="24"/>
          <w:szCs w:val="24"/>
          <w:rPrChange w:id="4980" w:author="רינת אביטל" w:date="2022-05-12T09:18:00Z">
            <w:rPr>
              <w:sz w:val="28"/>
              <w:szCs w:val="28"/>
            </w:rPr>
          </w:rPrChange>
        </w:rPr>
        <w:t>Angular</w:t>
      </w:r>
      <w:r w:rsidRPr="00103DCA">
        <w:rPr>
          <w:rFonts w:ascii="Tahoma" w:hAnsi="Tahoma" w:cs="Tahoma"/>
          <w:sz w:val="24"/>
          <w:szCs w:val="24"/>
          <w:rtl/>
          <w:rPrChange w:id="4981" w:author="רינת אביטל" w:date="2022-05-12T09:18:00Z">
            <w:rPr>
              <w:sz w:val="28"/>
              <w:szCs w:val="28"/>
              <w:rtl/>
            </w:rPr>
          </w:rPrChange>
        </w:rPr>
        <w:t>.</w:t>
      </w:r>
    </w:p>
    <w:p w14:paraId="07FDBA87" w14:textId="0B11379D" w:rsidR="00C26F9C" w:rsidRPr="00103DCA" w:rsidRDefault="00C26F9C" w:rsidP="00C26F9C">
      <w:pPr>
        <w:rPr>
          <w:rFonts w:ascii="Tahoma" w:hAnsi="Tahoma" w:cs="Tahoma"/>
          <w:rtl/>
          <w:rPrChange w:id="4982"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4983"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4984"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4985"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4986"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4987"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4988"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4989"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4990"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4991"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4992"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4993"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4994"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4995"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4996"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4997" w:author="רינת אביטל" w:date="2022-05-12T09:18:00Z">
            <w:rPr>
              <w:rtl/>
            </w:rPr>
          </w:rPrChange>
        </w:rPr>
      </w:pPr>
    </w:p>
    <w:p w14:paraId="76E1162B" w14:textId="63256568" w:rsidR="00F50FEF" w:rsidDel="005C14B4" w:rsidRDefault="00F50FEF" w:rsidP="00C26F9C">
      <w:pPr>
        <w:rPr>
          <w:del w:id="4998" w:author="רינת אביטל" w:date="2022-05-12T14:08:00Z"/>
          <w:rFonts w:ascii="Tahoma" w:hAnsi="Tahoma" w:cs="Tahoma"/>
          <w:sz w:val="20"/>
          <w:szCs w:val="20"/>
          <w:rtl/>
        </w:rPr>
      </w:pPr>
    </w:p>
    <w:p w14:paraId="2CB02425" w14:textId="172AC5E6" w:rsidR="005C14B4" w:rsidRDefault="005C14B4" w:rsidP="00C26F9C">
      <w:pPr>
        <w:rPr>
          <w:ins w:id="4999" w:author="רינת אביטל" w:date="2022-05-12T14:08:00Z"/>
          <w:rFonts w:ascii="Tahoma" w:hAnsi="Tahoma" w:cs="Tahoma"/>
          <w:sz w:val="20"/>
          <w:szCs w:val="20"/>
          <w:rtl/>
        </w:rPr>
      </w:pPr>
    </w:p>
    <w:p w14:paraId="5EF6CB2A" w14:textId="0CD6B6E8" w:rsidR="005C14B4" w:rsidRDefault="005C14B4" w:rsidP="00C26F9C">
      <w:pPr>
        <w:rPr>
          <w:ins w:id="5000" w:author="רינת אביטל" w:date="2022-05-12T14:08:00Z"/>
          <w:rFonts w:ascii="Tahoma" w:hAnsi="Tahoma" w:cs="Tahoma"/>
          <w:sz w:val="20"/>
          <w:szCs w:val="20"/>
          <w:rtl/>
        </w:rPr>
      </w:pPr>
    </w:p>
    <w:p w14:paraId="2433965C" w14:textId="207A4959" w:rsidR="005C14B4" w:rsidRDefault="005C14B4" w:rsidP="00C26F9C">
      <w:pPr>
        <w:rPr>
          <w:ins w:id="5001" w:author="רינת אביטל" w:date="2022-05-12T14:08:00Z"/>
          <w:rFonts w:ascii="Tahoma" w:hAnsi="Tahoma" w:cs="Tahoma"/>
          <w:sz w:val="20"/>
          <w:szCs w:val="20"/>
          <w:rtl/>
        </w:rPr>
      </w:pPr>
    </w:p>
    <w:p w14:paraId="0E5C8D9D" w14:textId="47ED6BBD" w:rsidR="005C14B4" w:rsidRDefault="005C14B4" w:rsidP="00C26F9C">
      <w:pPr>
        <w:rPr>
          <w:ins w:id="5002" w:author="רינת אביטל" w:date="2022-05-12T14:08:00Z"/>
          <w:rFonts w:ascii="Tahoma" w:hAnsi="Tahoma" w:cs="Tahoma"/>
          <w:sz w:val="20"/>
          <w:szCs w:val="20"/>
          <w:rtl/>
        </w:rPr>
      </w:pPr>
    </w:p>
    <w:p w14:paraId="7A4AFA6A" w14:textId="77777777" w:rsidR="005C14B4" w:rsidRPr="00103DCA" w:rsidRDefault="005C14B4" w:rsidP="00C26F9C">
      <w:pPr>
        <w:rPr>
          <w:ins w:id="5003" w:author="רינת אביטל" w:date="2022-05-12T14:08:00Z"/>
          <w:rFonts w:ascii="Tahoma" w:hAnsi="Tahoma" w:cs="Tahoma"/>
          <w:sz w:val="20"/>
          <w:szCs w:val="20"/>
          <w:rtl/>
          <w:rPrChange w:id="5004" w:author="רינת אביטל" w:date="2022-05-12T09:18:00Z">
            <w:rPr>
              <w:ins w:id="5005" w:author="רינת אביטל" w:date="2022-05-12T14:08:00Z"/>
              <w:rtl/>
            </w:rPr>
          </w:rPrChange>
        </w:rPr>
      </w:pPr>
    </w:p>
    <w:p w14:paraId="1600E3F3" w14:textId="77777777" w:rsidR="008810FC" w:rsidRPr="00103DCA" w:rsidRDefault="008810FC" w:rsidP="00C26F9C">
      <w:pPr>
        <w:rPr>
          <w:rFonts w:ascii="Tahoma" w:hAnsi="Tahoma" w:cs="Tahoma"/>
          <w:sz w:val="20"/>
          <w:szCs w:val="20"/>
          <w:rPrChange w:id="5006" w:author="רינת אביטל" w:date="2022-05-12T09:18:00Z">
            <w:rPr/>
          </w:rPrChange>
        </w:rPr>
      </w:pPr>
    </w:p>
    <w:p w14:paraId="3FEE6609" w14:textId="6ABA968A"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07" w:author="רינת אביטל" w:date="2022-05-12T09:18:00Z">
            <w:rPr>
              <w:b/>
              <w:bCs/>
              <w:color w:val="89D7C3"/>
              <w:sz w:val="44"/>
              <w:szCs w:val="44"/>
              <w:rtl/>
            </w:rPr>
          </w:rPrChange>
        </w:rPr>
      </w:pPr>
      <w:bookmarkStart w:id="5008" w:name="_Toc10303962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09" w:author="רינת אביטל" w:date="2022-05-12T09:18:00Z">
            <w:rPr>
              <w:rFonts w:hint="eastAsia"/>
              <w:b/>
              <w:bCs/>
              <w:color w:val="89D7C3"/>
              <w:sz w:val="44"/>
              <w:szCs w:val="44"/>
              <w:rtl/>
            </w:rPr>
          </w:rPrChange>
        </w:rPr>
        <w:lastRenderedPageBreak/>
        <w:t>אלגוריתמים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10"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11" w:author="רינת אביטל" w:date="2022-05-12T09:18:00Z">
            <w:rPr>
              <w:rFonts w:hint="eastAsia"/>
              <w:b/>
              <w:bCs/>
              <w:color w:val="89D7C3"/>
              <w:sz w:val="44"/>
              <w:szCs w:val="44"/>
              <w:rtl/>
            </w:rPr>
          </w:rPrChange>
        </w:rPr>
        <w:t>מרכזיים</w:t>
      </w:r>
      <w:bookmarkEnd w:id="5008"/>
    </w:p>
    <w:p w14:paraId="6D51F330" w14:textId="77777777" w:rsidR="00E12224" w:rsidRDefault="006B3A37" w:rsidP="006B3A37">
      <w:pPr>
        <w:pStyle w:val="2"/>
        <w:numPr>
          <w:ilvl w:val="1"/>
          <w:numId w:val="7"/>
        </w:numPr>
        <w:spacing w:line="360" w:lineRule="auto"/>
        <w:rPr>
          <w:rFonts w:ascii="Tahoma" w:hAnsi="Tahoma" w:cs="Tahoma"/>
          <w:color w:val="auto"/>
          <w:sz w:val="22"/>
          <w:szCs w:val="22"/>
        </w:rPr>
      </w:pPr>
      <w:r>
        <w:rPr>
          <w:rFonts w:ascii="Tahoma" w:hAnsi="Tahoma" w:cs="Tahoma" w:hint="cs"/>
          <w:color w:val="auto"/>
          <w:sz w:val="22"/>
          <w:szCs w:val="22"/>
          <w:rtl/>
        </w:rPr>
        <w:t xml:space="preserve"> </w:t>
      </w:r>
    </w:p>
    <w:p w14:paraId="0FBE9D76" w14:textId="7E5BC96B" w:rsidR="0051280A" w:rsidRPr="006B3A37" w:rsidRDefault="006B3A37" w:rsidP="00E12224">
      <w:pPr>
        <w:pStyle w:val="2"/>
        <w:spacing w:line="360" w:lineRule="auto"/>
        <w:ind w:left="792"/>
        <w:rPr>
          <w:rFonts w:ascii="Tahoma" w:hAnsi="Tahoma" w:cs="Tahoma"/>
          <w:color w:val="auto"/>
          <w:sz w:val="22"/>
          <w:szCs w:val="22"/>
          <w:rPrChange w:id="5012" w:author="רינת אביטל" w:date="2022-05-12T09:18:00Z">
            <w:rPr/>
          </w:rPrChange>
        </w:rPr>
      </w:pPr>
      <w:r w:rsidRPr="006B3A37">
        <w:rPr>
          <w:rFonts w:ascii="Tahoma" w:hAnsi="Tahoma" w:cs="Tahoma" w:hint="cs"/>
          <w:color w:val="auto"/>
          <w:sz w:val="22"/>
          <w:szCs w:val="22"/>
          <w:rtl/>
        </w:rPr>
        <w:t xml:space="preserve">החלק הראשון </w:t>
      </w:r>
      <w:r w:rsidR="007939AD">
        <w:rPr>
          <w:rFonts w:ascii="Tahoma" w:hAnsi="Tahoma" w:cs="Tahoma" w:hint="cs"/>
          <w:color w:val="auto"/>
          <w:sz w:val="22"/>
          <w:szCs w:val="22"/>
          <w:rtl/>
        </w:rPr>
        <w:t xml:space="preserve">והעיקרי </w:t>
      </w:r>
      <w:r w:rsidRPr="006B3A37">
        <w:rPr>
          <w:rFonts w:ascii="Tahoma" w:hAnsi="Tahoma" w:cs="Tahoma" w:hint="cs"/>
          <w:color w:val="auto"/>
          <w:sz w:val="22"/>
          <w:szCs w:val="22"/>
          <w:rtl/>
        </w:rPr>
        <w:t xml:space="preserve">של האלגוריתם הוא פרוק </w:t>
      </w:r>
      <w:r>
        <w:rPr>
          <w:rFonts w:ascii="Tahoma" w:hAnsi="Tahoma" w:cs="Tahoma" w:hint="cs"/>
          <w:color w:val="auto"/>
          <w:sz w:val="22"/>
          <w:szCs w:val="22"/>
          <w:rtl/>
        </w:rPr>
        <w:t xml:space="preserve">מחרוזת </w:t>
      </w:r>
      <w:r>
        <w:rPr>
          <w:rFonts w:ascii="Tahoma" w:hAnsi="Tahoma" w:cs="Tahoma"/>
          <w:color w:val="auto"/>
          <w:sz w:val="22"/>
          <w:szCs w:val="22"/>
        </w:rPr>
        <w:t>string)</w:t>
      </w:r>
      <w:r>
        <w:rPr>
          <w:rFonts w:ascii="Tahoma" w:hAnsi="Tahoma" w:cs="Tahoma" w:hint="cs"/>
          <w:color w:val="auto"/>
          <w:sz w:val="22"/>
          <w:szCs w:val="22"/>
          <w:rtl/>
        </w:rPr>
        <w:t xml:space="preserve">) גרף הפונקציה </w:t>
      </w:r>
      <w:r w:rsidR="008937B5">
        <w:rPr>
          <w:rFonts w:ascii="Tahoma" w:hAnsi="Tahoma" w:cs="Tahoma" w:hint="cs"/>
          <w:color w:val="auto"/>
          <w:sz w:val="22"/>
          <w:szCs w:val="22"/>
          <w:rtl/>
        </w:rPr>
        <w:t xml:space="preserve">לאיברים והכנסתם לתוך מבנה הנתונים </w:t>
      </w:r>
      <w:r w:rsidR="008937B5">
        <w:rPr>
          <w:rFonts w:ascii="Tahoma" w:hAnsi="Tahoma" w:cs="Tahoma"/>
          <w:color w:val="auto"/>
          <w:sz w:val="22"/>
          <w:szCs w:val="22"/>
        </w:rPr>
        <w:t>Equation</w:t>
      </w:r>
      <w:r w:rsidR="008937B5">
        <w:rPr>
          <w:rFonts w:ascii="Tahoma" w:hAnsi="Tahoma" w:cs="Tahoma" w:hint="cs"/>
          <w:color w:val="auto"/>
          <w:sz w:val="22"/>
          <w:szCs w:val="22"/>
          <w:rtl/>
        </w:rPr>
        <w:t xml:space="preserve"> שם נמצאים כל אברי הפונקציה  ופרטי הפונקציה (פורט למעלה)</w:t>
      </w:r>
      <w:r w:rsidR="00E12224">
        <w:rPr>
          <w:rFonts w:ascii="Tahoma" w:hAnsi="Tahoma" w:cs="Tahoma" w:hint="cs"/>
          <w:color w:val="auto"/>
          <w:sz w:val="22"/>
          <w:szCs w:val="22"/>
          <w:rtl/>
        </w:rPr>
        <w:t>.</w:t>
      </w:r>
    </w:p>
    <w:p w14:paraId="0C9B0FD7" w14:textId="77777777" w:rsidR="00E12224" w:rsidRDefault="006B3A37" w:rsidP="006B3A37">
      <w:pPr>
        <w:pStyle w:val="2"/>
        <w:numPr>
          <w:ilvl w:val="1"/>
          <w:numId w:val="7"/>
        </w:numPr>
        <w:spacing w:line="360" w:lineRule="auto"/>
        <w:rPr>
          <w:rFonts w:ascii="Tahoma" w:hAnsi="Tahoma" w:cs="Tahoma"/>
          <w:color w:val="auto"/>
          <w:sz w:val="22"/>
          <w:szCs w:val="22"/>
        </w:rPr>
      </w:pPr>
      <w:bookmarkStart w:id="5013" w:name="_Toc103039627"/>
      <w:r>
        <w:rPr>
          <w:rFonts w:ascii="Tahoma" w:hAnsi="Tahoma" w:cs="Tahoma" w:hint="cs"/>
          <w:color w:val="auto"/>
          <w:sz w:val="22"/>
          <w:szCs w:val="22"/>
          <w:rtl/>
        </w:rPr>
        <w:t xml:space="preserve"> </w:t>
      </w:r>
    </w:p>
    <w:bookmarkEnd w:id="5013"/>
    <w:p w14:paraId="49FC8CC1" w14:textId="17540DE8" w:rsidR="0051280A" w:rsidRPr="006B3A37" w:rsidRDefault="007939AD" w:rsidP="00E12224">
      <w:pPr>
        <w:pStyle w:val="2"/>
        <w:spacing w:line="360" w:lineRule="auto"/>
        <w:ind w:left="792"/>
        <w:rPr>
          <w:rFonts w:ascii="Tahoma" w:hAnsi="Tahoma" w:cs="Tahoma"/>
          <w:color w:val="auto"/>
          <w:sz w:val="22"/>
          <w:szCs w:val="22"/>
          <w:rPrChange w:id="5014" w:author="רינת אביטל" w:date="2022-05-12T09:18:00Z">
            <w:rPr/>
          </w:rPrChange>
        </w:rPr>
      </w:pPr>
      <w:r>
        <w:rPr>
          <w:rFonts w:ascii="Tahoma" w:hAnsi="Tahoma" w:cs="Tahoma" w:hint="cs"/>
          <w:color w:val="auto"/>
          <w:sz w:val="22"/>
          <w:szCs w:val="22"/>
          <w:rtl/>
        </w:rPr>
        <w:t xml:space="preserve">החלק השני של האלגוריתם </w:t>
      </w:r>
      <w:r w:rsidR="00E12224">
        <w:rPr>
          <w:rFonts w:ascii="Tahoma" w:hAnsi="Tahoma" w:cs="Tahoma" w:hint="cs"/>
          <w:color w:val="auto"/>
          <w:sz w:val="22"/>
          <w:szCs w:val="22"/>
          <w:rtl/>
        </w:rPr>
        <w:t>אחרי ש</w:t>
      </w:r>
      <w:r>
        <w:rPr>
          <w:rFonts w:ascii="Tahoma" w:hAnsi="Tahoma" w:cs="Tahoma" w:hint="cs"/>
          <w:color w:val="auto"/>
          <w:sz w:val="22"/>
          <w:szCs w:val="22"/>
          <w:rtl/>
        </w:rPr>
        <w:t>מבנה הפונקציה מלא הגיע הזמן לפתור את הפונקציה וליצור רשימת נקודות מיוחדות, נקודות אפס ונקודות קיצון.</w:t>
      </w:r>
    </w:p>
    <w:p w14:paraId="35393C02" w14:textId="77777777" w:rsidR="00E12224" w:rsidRDefault="006B3A37" w:rsidP="006B3A37">
      <w:pPr>
        <w:pStyle w:val="2"/>
        <w:numPr>
          <w:ilvl w:val="1"/>
          <w:numId w:val="7"/>
        </w:numPr>
        <w:spacing w:line="360" w:lineRule="auto"/>
        <w:rPr>
          <w:rFonts w:ascii="Tahoma" w:hAnsi="Tahoma" w:cs="Tahoma"/>
          <w:color w:val="auto"/>
          <w:sz w:val="22"/>
          <w:szCs w:val="22"/>
        </w:rPr>
      </w:pPr>
      <w:bookmarkStart w:id="5015" w:name="_Toc103039628"/>
      <w:r>
        <w:rPr>
          <w:rFonts w:ascii="Tahoma" w:hAnsi="Tahoma" w:cs="Tahoma" w:hint="cs"/>
          <w:color w:val="auto"/>
          <w:sz w:val="22"/>
          <w:szCs w:val="22"/>
          <w:rtl/>
        </w:rPr>
        <w:t xml:space="preserve"> </w:t>
      </w:r>
    </w:p>
    <w:bookmarkEnd w:id="5015"/>
    <w:p w14:paraId="1AC8CCE7" w14:textId="6751F286" w:rsidR="0051280A" w:rsidRPr="006B3A37" w:rsidRDefault="007939AD" w:rsidP="00E12224">
      <w:pPr>
        <w:pStyle w:val="2"/>
        <w:spacing w:line="360" w:lineRule="auto"/>
        <w:ind w:left="792"/>
        <w:rPr>
          <w:rFonts w:ascii="Tahoma" w:hAnsi="Tahoma" w:cs="Tahoma"/>
          <w:color w:val="auto"/>
          <w:sz w:val="22"/>
          <w:szCs w:val="22"/>
          <w:rtl/>
          <w:rPrChange w:id="5016" w:author="רינת אביטל" w:date="2022-05-12T09:18:00Z">
            <w:rPr>
              <w:rtl/>
            </w:rPr>
          </w:rPrChange>
        </w:rPr>
      </w:pPr>
      <w:r>
        <w:rPr>
          <w:rFonts w:ascii="Tahoma" w:hAnsi="Tahoma" w:cs="Tahoma" w:hint="cs"/>
          <w:color w:val="auto"/>
          <w:sz w:val="22"/>
          <w:szCs w:val="22"/>
          <w:rtl/>
        </w:rPr>
        <w:t>חלק נוסף באלגוריתם</w:t>
      </w:r>
      <w:r w:rsidR="00D01534">
        <w:rPr>
          <w:rFonts w:ascii="Tahoma" w:hAnsi="Tahoma" w:cs="Tahoma" w:hint="cs"/>
          <w:color w:val="auto"/>
          <w:sz w:val="22"/>
          <w:szCs w:val="22"/>
          <w:rtl/>
        </w:rPr>
        <w:t xml:space="preserve"> הוא מציאת גרף הנגזרת של הפונקציה.</w:t>
      </w:r>
    </w:p>
    <w:p w14:paraId="38C8CE3F" w14:textId="0A9D1ABC" w:rsidR="008810FC" w:rsidRPr="006B3A37" w:rsidRDefault="008810FC" w:rsidP="006B3A37">
      <w:pPr>
        <w:spacing w:line="360" w:lineRule="auto"/>
        <w:rPr>
          <w:rFonts w:ascii="Tahoma" w:hAnsi="Tahoma" w:cs="Tahoma"/>
          <w:sz w:val="18"/>
          <w:szCs w:val="18"/>
          <w:rtl/>
          <w:rPrChange w:id="5017"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5018"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5019"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5020"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5021"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5022"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5023" w:author="רינת אביטל" w:date="2022-05-12T09:18:00Z">
            <w:rPr>
              <w:rtl/>
            </w:rPr>
          </w:rPrChange>
        </w:rPr>
      </w:pPr>
    </w:p>
    <w:p w14:paraId="60C51E07" w14:textId="48F70D2E" w:rsidR="008810FC" w:rsidRPr="00103DCA" w:rsidRDefault="008810FC" w:rsidP="008810FC">
      <w:pPr>
        <w:rPr>
          <w:rFonts w:ascii="Tahoma" w:hAnsi="Tahoma" w:cs="Tahoma"/>
          <w:sz w:val="20"/>
          <w:szCs w:val="20"/>
          <w:rtl/>
          <w:rPrChange w:id="5024"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5025"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5026"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5027"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5028"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5029"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5030"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5031"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5032"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5033"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5034"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5035"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5036"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5037" w:author="רינת אביטל" w:date="2022-05-12T09:18:00Z">
            <w:rPr>
              <w:rtl/>
            </w:rPr>
          </w:rPrChange>
        </w:rPr>
      </w:pPr>
    </w:p>
    <w:p w14:paraId="78916FBC" w14:textId="7791EB9F" w:rsidR="00D70154" w:rsidRPr="00103DCA" w:rsidRDefault="00D70154" w:rsidP="008810FC">
      <w:pPr>
        <w:rPr>
          <w:rFonts w:ascii="Tahoma" w:hAnsi="Tahoma" w:cs="Tahoma"/>
          <w:sz w:val="20"/>
          <w:szCs w:val="20"/>
          <w:rPrChange w:id="5038" w:author="רינת אביטל" w:date="2022-05-12T09:18:00Z">
            <w:rPr/>
          </w:rPrChange>
        </w:rPr>
      </w:pPr>
    </w:p>
    <w:p w14:paraId="2EE223AD" w14:textId="2149FECF" w:rsidR="0051280A" w:rsidRPr="00FB0F25" w:rsidRDefault="0051280A" w:rsidP="003F0D43">
      <w:pPr>
        <w:pStyle w:val="1"/>
        <w:numPr>
          <w:ilvl w:val="0"/>
          <w:numId w:val="7"/>
        </w:numPr>
        <w:spacing w:line="48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39" w:author="רינת אביטל" w:date="2022-05-12T09:18:00Z">
            <w:rPr>
              <w:b/>
              <w:bCs/>
              <w:sz w:val="44"/>
              <w:szCs w:val="44"/>
              <w:rtl/>
            </w:rPr>
          </w:rPrChange>
        </w:rPr>
      </w:pPr>
      <w:bookmarkStart w:id="5040" w:name="_Toc10303962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41" w:author="רינת אביטל" w:date="2022-05-12T09:18:00Z">
            <w:rPr>
              <w:rFonts w:hint="eastAsia"/>
              <w:b/>
              <w:bCs/>
              <w:color w:val="89D7C3"/>
              <w:sz w:val="44"/>
              <w:szCs w:val="44"/>
              <w:rtl/>
            </w:rPr>
          </w:rPrChange>
        </w:rPr>
        <w:lastRenderedPageBreak/>
        <w:t>קוד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4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43" w:author="רינת אביטל" w:date="2022-05-12T09:18:00Z">
            <w:rPr>
              <w:rFonts w:hint="eastAsia"/>
              <w:b/>
              <w:bCs/>
              <w:color w:val="89D7C3"/>
              <w:sz w:val="44"/>
              <w:szCs w:val="44"/>
              <w:rtl/>
            </w:rPr>
          </w:rPrChange>
        </w:rPr>
        <w:t>האלגוריתם</w:t>
      </w:r>
      <w:bookmarkEnd w:id="5040"/>
    </w:p>
    <w:p w14:paraId="2EC0FCF4" w14:textId="08C1984A" w:rsidR="00C26F9C" w:rsidRPr="008E48CC" w:rsidRDefault="000C0A80" w:rsidP="00C26F9C">
      <w:pPr>
        <w:rPr>
          <w:rFonts w:ascii="Tahoma" w:hAnsi="Tahoma" w:cs="Tahoma"/>
          <w:b/>
          <w:bCs/>
          <w:sz w:val="20"/>
          <w:szCs w:val="20"/>
          <w:rtl/>
        </w:rPr>
      </w:pPr>
      <w:r w:rsidRPr="008E48CC">
        <w:rPr>
          <w:rFonts w:ascii="Tahoma" w:hAnsi="Tahoma" w:cs="Tahoma" w:hint="cs"/>
          <w:b/>
          <w:bCs/>
          <w:sz w:val="20"/>
          <w:szCs w:val="20"/>
          <w:rtl/>
        </w:rPr>
        <w:t>הפונקציות</w:t>
      </w:r>
      <w:r w:rsidR="00C26F9C" w:rsidRPr="008E48CC">
        <w:rPr>
          <w:rFonts w:ascii="Tahoma" w:hAnsi="Tahoma" w:cs="Tahoma"/>
          <w:b/>
          <w:bCs/>
          <w:sz w:val="20"/>
          <w:szCs w:val="20"/>
          <w:rtl/>
          <w:rPrChange w:id="5044" w:author="רינת אביטל" w:date="2022-05-12T09:18:00Z">
            <w:rPr>
              <w:rtl/>
            </w:rPr>
          </w:rPrChange>
        </w:rPr>
        <w:t xml:space="preserve"> </w:t>
      </w:r>
      <w:r w:rsidR="00C26F9C" w:rsidRPr="008E48CC">
        <w:rPr>
          <w:rFonts w:ascii="Tahoma" w:hAnsi="Tahoma" w:cs="Tahoma" w:hint="eastAsia"/>
          <w:b/>
          <w:bCs/>
          <w:sz w:val="20"/>
          <w:szCs w:val="20"/>
          <w:rtl/>
          <w:rPrChange w:id="5045" w:author="רינת אביטל" w:date="2022-05-12T09:18:00Z">
            <w:rPr>
              <w:rFonts w:hint="eastAsia"/>
              <w:rtl/>
            </w:rPr>
          </w:rPrChange>
        </w:rPr>
        <w:t>העיקריות</w:t>
      </w:r>
      <w:r w:rsidR="00C26F9C" w:rsidRPr="008E48CC">
        <w:rPr>
          <w:rFonts w:ascii="Tahoma" w:hAnsi="Tahoma" w:cs="Tahoma"/>
          <w:b/>
          <w:bCs/>
          <w:sz w:val="20"/>
          <w:szCs w:val="20"/>
          <w:rtl/>
          <w:rPrChange w:id="5046" w:author="רינת אביטל" w:date="2022-05-12T09:18:00Z">
            <w:rPr>
              <w:rtl/>
            </w:rPr>
          </w:rPrChange>
        </w:rPr>
        <w:t xml:space="preserve"> </w:t>
      </w:r>
      <w:r w:rsidR="00C26F9C" w:rsidRPr="008E48CC">
        <w:rPr>
          <w:rFonts w:ascii="Tahoma" w:hAnsi="Tahoma" w:cs="Tahoma" w:hint="eastAsia"/>
          <w:b/>
          <w:bCs/>
          <w:sz w:val="20"/>
          <w:szCs w:val="20"/>
          <w:rtl/>
          <w:rPrChange w:id="5047" w:author="רינת אביטל" w:date="2022-05-12T09:18:00Z">
            <w:rPr>
              <w:rFonts w:hint="eastAsia"/>
              <w:rtl/>
            </w:rPr>
          </w:rPrChange>
        </w:rPr>
        <w:t>בפרויקט</w:t>
      </w:r>
      <w:r w:rsidRPr="008E48CC">
        <w:rPr>
          <w:rFonts w:ascii="Tahoma" w:hAnsi="Tahoma" w:cs="Tahoma" w:hint="cs"/>
          <w:b/>
          <w:bCs/>
          <w:sz w:val="20"/>
          <w:szCs w:val="20"/>
          <w:rtl/>
        </w:rPr>
        <w:t>:</w:t>
      </w:r>
      <w:r w:rsidR="00C26F9C" w:rsidRPr="008E48CC">
        <w:rPr>
          <w:rFonts w:ascii="Tahoma" w:hAnsi="Tahoma" w:cs="Tahoma"/>
          <w:b/>
          <w:bCs/>
          <w:sz w:val="20"/>
          <w:szCs w:val="20"/>
          <w:rtl/>
          <w:rPrChange w:id="5048" w:author="רינת אביטל" w:date="2022-05-12T09:18:00Z">
            <w:rPr>
              <w:rtl/>
            </w:rPr>
          </w:rPrChange>
        </w:rPr>
        <w:t xml:space="preserve"> </w:t>
      </w:r>
    </w:p>
    <w:p w14:paraId="05FBF577" w14:textId="7815E80F" w:rsidR="00AF49C6" w:rsidRPr="00D01534" w:rsidRDefault="00AF49C6" w:rsidP="00D01534">
      <w:pPr>
        <w:pStyle w:val="a8"/>
        <w:numPr>
          <w:ilvl w:val="0"/>
          <w:numId w:val="76"/>
        </w:numPr>
        <w:spacing w:line="256" w:lineRule="auto"/>
        <w:rPr>
          <w:rFonts w:ascii="Tahoma" w:hAnsi="Tahoma" w:cs="Tahoma"/>
          <w:rtl/>
        </w:rPr>
      </w:pPr>
      <w:r w:rsidRPr="00244060">
        <w:rPr>
          <w:rFonts w:ascii="Tahoma" w:hAnsi="Tahoma" w:cs="Tahoma" w:hint="cs"/>
          <w:b/>
          <w:bCs/>
          <w:rtl/>
        </w:rPr>
        <w:t xml:space="preserve">פונקציה </w:t>
      </w:r>
      <w:proofErr w:type="spellStart"/>
      <w:r w:rsidRPr="00244060">
        <w:rPr>
          <w:rFonts w:ascii="Tahoma" w:hAnsi="Tahoma" w:cs="Tahoma"/>
          <w:b/>
          <w:bCs/>
        </w:rPr>
        <w:t>getEquationFromStr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מחרוזת של פונקציה ומכניסה אותה לתוך אובייקט משוואה</w:t>
      </w:r>
      <w:r w:rsidR="008E48CC" w:rsidRPr="00D01534">
        <w:rPr>
          <w:rFonts w:ascii="Tahoma" w:hAnsi="Tahoma" w:cs="Tahoma" w:hint="cs"/>
          <w:rtl/>
        </w:rPr>
        <w:t>.</w:t>
      </w:r>
    </w:p>
    <w:p w14:paraId="440D9232"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57AE5484"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55ED295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6C85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4A50891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0EA94A1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F8C60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17694E8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3DF6F05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56EAB7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41B4019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31ADDB2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75BCD36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806589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513397D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4355CC6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4D8E8F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7134B6D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728F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40CBD4C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E23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419FEC4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7345C"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070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4480E5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5B5A78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38DBBA0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607BC50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07418E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9132D9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C8201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6B83F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4153718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39372B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14971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40E9A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8CFC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4D27F2E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109ECA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36DA0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65FFDCC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640D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07B37EC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0C139B5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B4C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901C36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3B355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EDF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3FD550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3A2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20DD353" w14:textId="77777777" w:rsidR="003B0064"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6E8BE7" w14:textId="017FE200" w:rsidR="00264E89" w:rsidRDefault="00264E89"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11F9F0C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64C7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D016D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8D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6AB839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CE2F6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5A0A94B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2F7A98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2EE48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2C6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6B93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687CC8E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6340FC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664EE2B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B5B9B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8AF3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3F16188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DB908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4E844B2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444515E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296611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5F20490C" w14:textId="4BC8280C" w:rsidR="00264E89" w:rsidRPr="00103DCA" w:rsidRDefault="00264E89" w:rsidP="00AF49C6">
      <w:pPr>
        <w:shd w:val="clear" w:color="auto" w:fill="FBE4D5" w:themeFill="accent2" w:themeFillTint="33"/>
        <w:rPr>
          <w:rFonts w:ascii="Tahoma" w:hAnsi="Tahoma" w:cs="Tahoma"/>
          <w:sz w:val="20"/>
          <w:szCs w:val="20"/>
          <w:rtl/>
          <w:rPrChange w:id="5049" w:author="רינת אביטל" w:date="2022-05-12T09:18:00Z">
            <w:rPr>
              <w:rtl/>
            </w:rPr>
          </w:rPrChange>
        </w:rPr>
      </w:pPr>
      <w:r>
        <w:rPr>
          <w:rFonts w:ascii="Cascadia Mono" w:hAnsi="Cascadia Mono" w:cs="Cascadia Mono"/>
          <w:color w:val="000000"/>
          <w:sz w:val="19"/>
          <w:szCs w:val="19"/>
        </w:rPr>
        <w:t xml:space="preserve">        }</w:t>
      </w:r>
    </w:p>
    <w:p w14:paraId="629F82E7" w14:textId="380D9526" w:rsidR="008810FC" w:rsidRPr="00D01534" w:rsidRDefault="008E48CC" w:rsidP="00D01534">
      <w:pPr>
        <w:pStyle w:val="a8"/>
        <w:numPr>
          <w:ilvl w:val="0"/>
          <w:numId w:val="76"/>
        </w:numPr>
        <w:spacing w:line="256" w:lineRule="auto"/>
        <w:rPr>
          <w:rFonts w:ascii="Tahoma" w:hAnsi="Tahoma" w:cs="Tahoma"/>
          <w:rtl/>
          <w:rPrChange w:id="5050" w:author="רינת אביטל" w:date="2022-05-12T09:18:00Z">
            <w:rPr>
              <w:rtl/>
            </w:rPr>
          </w:rPrChange>
        </w:rPr>
      </w:pPr>
      <w:r w:rsidRPr="00244060">
        <w:rPr>
          <w:rFonts w:ascii="Tahoma" w:hAnsi="Tahoma" w:cs="Tahoma" w:hint="cs"/>
          <w:b/>
          <w:bCs/>
          <w:rtl/>
        </w:rPr>
        <w:t xml:space="preserve">פונקציה </w:t>
      </w:r>
      <w:proofErr w:type="spellStart"/>
      <w:r w:rsidRPr="00244060">
        <w:rPr>
          <w:rFonts w:ascii="Tahoma" w:hAnsi="Tahoma" w:cs="Tahoma"/>
          <w:b/>
          <w:bCs/>
        </w:rPr>
        <w:t>calcOperator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את האיבר ואת אובייקט הפרמטר ומסיים לאכסן את האיבר</w:t>
      </w:r>
      <w:r w:rsidRPr="00D01534">
        <w:rPr>
          <w:rFonts w:ascii="Tahoma" w:hAnsi="Tahoma" w:cs="Tahoma" w:hint="cs"/>
          <w:rtl/>
        </w:rPr>
        <w:t>.</w:t>
      </w:r>
    </w:p>
    <w:p w14:paraId="6B9B546F"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410323FB"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30881F30"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477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4BF373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56B6C9A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62986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7DA2F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21874"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D0E67E"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05274D2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6F7A1"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6B30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44DE0D3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15AD1D3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2D46AFF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BD90FD7"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169A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657FB8A9"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6FDC08A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45DA8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7DDCFBF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1BA9F1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0F766BCF"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D12A2F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68208" w14:textId="5F03A5FD" w:rsidR="008810FC" w:rsidRPr="00103DCA" w:rsidRDefault="008E48CC" w:rsidP="008E48CC">
      <w:pPr>
        <w:shd w:val="clear" w:color="auto" w:fill="FBE4D5" w:themeFill="accent2" w:themeFillTint="33"/>
        <w:jc w:val="right"/>
        <w:rPr>
          <w:rFonts w:ascii="Tahoma" w:hAnsi="Tahoma" w:cs="Tahoma"/>
          <w:sz w:val="20"/>
          <w:szCs w:val="20"/>
          <w:rtl/>
          <w:rPrChange w:id="5051" w:author="רינת אביטל" w:date="2022-05-12T09:18:00Z">
            <w:rPr>
              <w:rtl/>
            </w:rPr>
          </w:rPrChange>
        </w:rPr>
      </w:pPr>
      <w:r>
        <w:rPr>
          <w:rFonts w:ascii="Cascadia Mono" w:hAnsi="Cascadia Mono" w:cs="Cascadia Mono"/>
          <w:color w:val="000000"/>
          <w:sz w:val="19"/>
          <w:szCs w:val="19"/>
        </w:rPr>
        <w:t xml:space="preserve">        }</w:t>
      </w:r>
    </w:p>
    <w:p w14:paraId="3C9722E1" w14:textId="639A5BCF" w:rsidR="008810FC" w:rsidRDefault="008810FC" w:rsidP="00C26F9C">
      <w:pPr>
        <w:rPr>
          <w:rFonts w:ascii="Tahoma" w:hAnsi="Tahoma" w:cs="Tahoma"/>
          <w:sz w:val="20"/>
          <w:szCs w:val="20"/>
          <w:rtl/>
        </w:rPr>
      </w:pPr>
    </w:p>
    <w:p w14:paraId="33C0F9FE" w14:textId="0D4342B8" w:rsidR="008E48CC" w:rsidRDefault="008E48CC" w:rsidP="00C26F9C">
      <w:pPr>
        <w:rPr>
          <w:rFonts w:ascii="Tahoma" w:hAnsi="Tahoma" w:cs="Tahoma"/>
          <w:sz w:val="20"/>
          <w:szCs w:val="20"/>
          <w:rtl/>
        </w:rPr>
      </w:pPr>
    </w:p>
    <w:p w14:paraId="68633E38" w14:textId="4256DF15" w:rsidR="008E48CC" w:rsidRDefault="008E48CC" w:rsidP="00C26F9C">
      <w:pPr>
        <w:rPr>
          <w:rFonts w:ascii="Tahoma" w:hAnsi="Tahoma" w:cs="Tahoma"/>
          <w:sz w:val="20"/>
          <w:szCs w:val="20"/>
          <w:rtl/>
        </w:rPr>
      </w:pPr>
    </w:p>
    <w:p w14:paraId="19B90252" w14:textId="5FD22E49" w:rsidR="008E48CC" w:rsidRPr="00D01534" w:rsidRDefault="003B0064" w:rsidP="00D01534">
      <w:pPr>
        <w:pStyle w:val="a8"/>
        <w:numPr>
          <w:ilvl w:val="0"/>
          <w:numId w:val="76"/>
        </w:numPr>
        <w:spacing w:line="256" w:lineRule="auto"/>
        <w:rPr>
          <w:rFonts w:ascii="Tahoma" w:hAnsi="Tahoma" w:cs="Tahoma"/>
          <w:rtl/>
        </w:rPr>
      </w:pPr>
      <w:r w:rsidRPr="00244060">
        <w:rPr>
          <w:rFonts w:ascii="Tahoma" w:hAnsi="Tahoma" w:cs="Tahoma" w:hint="cs"/>
          <w:b/>
          <w:bCs/>
          <w:rtl/>
        </w:rPr>
        <w:lastRenderedPageBreak/>
        <w:t xml:space="preserve">פונקציה </w:t>
      </w:r>
      <w:proofErr w:type="spellStart"/>
      <w:r w:rsidRPr="00244060">
        <w:rPr>
          <w:rFonts w:ascii="Tahoma" w:hAnsi="Tahoma" w:cs="Tahoma"/>
          <w:b/>
          <w:bCs/>
        </w:rPr>
        <w:t>culc_points</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חישוב נקודות מיוחדות לפונקציה</w:t>
      </w:r>
      <w:r w:rsidRPr="00D01534">
        <w:rPr>
          <w:rFonts w:ascii="Tahoma" w:hAnsi="Tahoma" w:cs="Tahoma" w:hint="cs"/>
          <w:rtl/>
        </w:rPr>
        <w:t>.</w:t>
      </w:r>
    </w:p>
    <w:p w14:paraId="6704386F" w14:textId="77777777" w:rsidR="008E48CC" w:rsidRDefault="008E48CC" w:rsidP="003B0064">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מיוחדות לפונקציה</w:t>
      </w:r>
    </w:p>
    <w:p w14:paraId="27F5E792" w14:textId="77777777" w:rsidR="008E48CC" w:rsidRDefault="008E48CC" w:rsidP="003B006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List&lt;Point&gt; </w:t>
      </w:r>
      <w:proofErr w:type="spellStart"/>
      <w:r>
        <w:rPr>
          <w:rFonts w:ascii="Cascadia Mono" w:hAnsi="Cascadia Mono" w:cs="Cascadia Mono"/>
          <w:color w:val="000000"/>
          <w:sz w:val="19"/>
          <w:szCs w:val="19"/>
        </w:rPr>
        <w:t>culc_</w:t>
      </w:r>
      <w:proofErr w:type="gramStart"/>
      <w:r>
        <w:rPr>
          <w:rFonts w:ascii="Cascadia Mono" w:hAnsi="Cascadia Mono" w:cs="Cascadia Mono"/>
          <w:color w:val="000000"/>
          <w:sz w:val="19"/>
          <w:szCs w:val="19"/>
        </w:rPr>
        <w:t>points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1FC19F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E458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List&lt;Point&gt; Points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List&lt;Point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588E54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 = 0;</w:t>
      </w:r>
    </w:p>
    <w:p w14:paraId="675D4F8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 = 0;</w:t>
      </w:r>
    </w:p>
    <w:p w14:paraId="01C1E8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 = 0;</w:t>
      </w:r>
    </w:p>
    <w:p w14:paraId="0707485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D6F7D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מלאים</w:t>
      </w:r>
    </w:p>
    <w:p w14:paraId="793F377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1)</w:t>
      </w:r>
    </w:p>
    <w:p w14:paraId="093FD8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555E6"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579D3D1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p>
    <w:p w14:paraId="463E2C0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(-b1 / a1);</w:t>
      </w:r>
    </w:p>
    <w:p w14:paraId="5A2B954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 0));</w:t>
      </w:r>
    </w:p>
    <w:p w14:paraId="550AC05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b1));</w:t>
      </w:r>
    </w:p>
    <w:p w14:paraId="1882045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D6D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EFBE00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שלושה איברים מלאים</w:t>
      </w:r>
    </w:p>
    <w:p w14:paraId="4FCD930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3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w:t>
      </w:r>
    </w:p>
    <w:p w14:paraId="1C8D64F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6CB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3D978FFC"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7A7B79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6DF51EF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B142F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3E7B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9BCF81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b</w:t>
      </w:r>
    </w:p>
    <w:p w14:paraId="4185CB5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1)</w:t>
      </w:r>
    </w:p>
    <w:p w14:paraId="44D6AB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4512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412B22E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EE800C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0;</w:t>
      </w:r>
    </w:p>
    <w:p w14:paraId="1572462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BFA360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7D8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734C44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c</w:t>
      </w:r>
    </w:p>
    <w:p w14:paraId="4E5B874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0)</w:t>
      </w:r>
    </w:p>
    <w:p w14:paraId="286094D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9E55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742075D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0;</w:t>
      </w:r>
    </w:p>
    <w:p w14:paraId="1C5602F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ABC7E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9B92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3515D3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7372FD5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a, b, c"</w:t>
      </w:r>
      <w:r>
        <w:rPr>
          <w:rFonts w:ascii="Cascadia Mono" w:hAnsi="Cascadia Mono" w:cs="Cascadia Mono"/>
          <w:color w:val="000000"/>
          <w:sz w:val="19"/>
          <w:szCs w:val="19"/>
        </w:rPr>
        <w:t>);</w:t>
      </w:r>
    </w:p>
    <w:p w14:paraId="1D6D1EE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 "</w:t>
      </w:r>
      <w:r>
        <w:rPr>
          <w:rFonts w:ascii="Cascadia Mono" w:hAnsi="Cascadia Mono" w:cs="Cascadia Mono"/>
          <w:color w:val="000000"/>
          <w:sz w:val="19"/>
          <w:szCs w:val="19"/>
        </w:rPr>
        <w:t xml:space="preserve"> + a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nb</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b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c);</w:t>
      </w:r>
    </w:p>
    <w:p w14:paraId="7E47AEA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1F05217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2E21E4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57AFBB1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0BAA52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0271C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x1, 0));</w:t>
      </w:r>
    </w:p>
    <w:p w14:paraId="178F25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x2, 0));</w:t>
      </w:r>
    </w:p>
    <w:p w14:paraId="69A7C71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Cutting points"</w:t>
      </w:r>
      <w:r>
        <w:rPr>
          <w:rFonts w:ascii="Cascadia Mono" w:hAnsi="Cascadia Mono" w:cs="Cascadia Mono"/>
          <w:color w:val="000000"/>
          <w:sz w:val="19"/>
          <w:szCs w:val="19"/>
        </w:rPr>
        <w:t>);</w:t>
      </w:r>
    </w:p>
    <w:p w14:paraId="648D61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EDE47B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50712FA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13D4DF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47E5D19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 (-b) / (2 * a);</w:t>
      </w:r>
    </w:p>
    <w:p w14:paraId="56A5FF7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39467D3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603F03B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[2].Class)));</w:t>
      </w:r>
    </w:p>
    <w:p w14:paraId="6C7E880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"kodkod"</w:t>
      </w:r>
      <w:r>
        <w:rPr>
          <w:rFonts w:ascii="Cascadia Mono" w:hAnsi="Cascadia Mono" w:cs="Cascadia Mono"/>
          <w:color w:val="000000"/>
          <w:sz w:val="19"/>
          <w:szCs w:val="19"/>
        </w:rPr>
        <w:t>);</w:t>
      </w:r>
    </w:p>
    <w:p w14:paraId="4D355A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w:t>
      </w:r>
    </w:p>
    <w:p w14:paraId="12E721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Console.WriteLine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Xkodkod</w:t>
      </w:r>
      <w:proofErr w:type="spellEnd"/>
      <w:r>
        <w:rPr>
          <w:rFonts w:ascii="Cascadia Mono" w:hAnsi="Cascadia Mono" w:cs="Cascadia Mono"/>
          <w:color w:val="008000"/>
          <w:sz w:val="19"/>
          <w:szCs w:val="19"/>
        </w:rPr>
        <w:t xml:space="preserve"> + ", " + </w:t>
      </w:r>
      <w:proofErr w:type="spellStart"/>
      <w:r>
        <w:rPr>
          <w:rFonts w:ascii="Cascadia Mono" w:hAnsi="Cascadia Mono" w:cs="Cascadia Mono"/>
          <w:color w:val="008000"/>
          <w:sz w:val="19"/>
          <w:szCs w:val="19"/>
        </w:rPr>
        <w:t>Ykodkod</w:t>
      </w:r>
      <w:proofErr w:type="spellEnd"/>
      <w:r>
        <w:rPr>
          <w:rFonts w:ascii="Cascadia Mono" w:hAnsi="Cascadia Mono" w:cs="Cascadia Mono"/>
          <w:color w:val="008000"/>
          <w:sz w:val="19"/>
          <w:szCs w:val="19"/>
        </w:rPr>
        <w:t xml:space="preserve"> + ")");</w:t>
      </w:r>
    </w:p>
    <w:p w14:paraId="480DB1C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06A04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0E4D8A9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597D1" w14:textId="77777777" w:rsidR="008E48CC" w:rsidRPr="00103DCA" w:rsidRDefault="008E48CC" w:rsidP="008E48CC">
      <w:pPr>
        <w:jc w:val="right"/>
        <w:rPr>
          <w:rFonts w:ascii="Tahoma" w:hAnsi="Tahoma" w:cs="Tahoma"/>
          <w:sz w:val="20"/>
          <w:szCs w:val="20"/>
          <w:rtl/>
          <w:rPrChange w:id="5052" w:author="רינת אביטל" w:date="2022-05-12T09:18:00Z">
            <w:rPr>
              <w:rtl/>
            </w:rPr>
          </w:rPrChange>
        </w:rPr>
      </w:pPr>
    </w:p>
    <w:p w14:paraId="70BCF8D8" w14:textId="253EC900" w:rsidR="008810FC" w:rsidRPr="00D01534" w:rsidRDefault="00090FF6" w:rsidP="00D01534">
      <w:pPr>
        <w:pStyle w:val="a8"/>
        <w:numPr>
          <w:ilvl w:val="0"/>
          <w:numId w:val="76"/>
        </w:numPr>
        <w:spacing w:line="256" w:lineRule="auto"/>
        <w:rPr>
          <w:rFonts w:ascii="Tahoma" w:hAnsi="Tahoma" w:cs="Tahoma"/>
          <w:rtl/>
          <w:rPrChange w:id="5053" w:author="רינת אביטל" w:date="2022-05-12T09:18:00Z">
            <w:rPr>
              <w:rtl/>
            </w:rPr>
          </w:rPrChange>
        </w:rPr>
      </w:pPr>
      <w:r w:rsidRPr="00244060">
        <w:rPr>
          <w:rFonts w:ascii="Tahoma" w:hAnsi="Tahoma" w:cs="Tahoma"/>
          <w:b/>
          <w:bCs/>
          <w:rtl/>
        </w:rPr>
        <w:t xml:space="preserve">פונקציה </w:t>
      </w:r>
      <w:proofErr w:type="spellStart"/>
      <w:r w:rsidRPr="00244060">
        <w:rPr>
          <w:rFonts w:ascii="Cascadia Mono" w:hAnsi="Cascadia Mono" w:cs="Cascadia Mono"/>
          <w:b/>
          <w:bCs/>
          <w:color w:val="000000"/>
        </w:rPr>
        <w:t>calc_nigzeret</w:t>
      </w:r>
      <w:proofErr w:type="spellEnd"/>
      <w:r w:rsidRPr="00244060">
        <w:rPr>
          <w:rFonts w:ascii="Tahoma" w:hAnsi="Tahoma" w:cs="Tahoma" w:hint="cs"/>
          <w:b/>
          <w:bCs/>
          <w:rtl/>
        </w:rPr>
        <w:t xml:space="preserve"> -</w:t>
      </w:r>
      <w:r w:rsidRPr="00D01534">
        <w:rPr>
          <w:rFonts w:ascii="Tahoma" w:hAnsi="Tahoma" w:cs="Tahoma" w:hint="cs"/>
          <w:rtl/>
        </w:rPr>
        <w:t xml:space="preserve"> פונקציה מחשבת את נגזרת הפונקציה</w:t>
      </w:r>
    </w:p>
    <w:p w14:paraId="6BB9517A" w14:textId="77777777" w:rsidR="00090FF6" w:rsidRDefault="00090FF6" w:rsidP="00090FF6">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נגזרת הפונקציה</w:t>
      </w:r>
    </w:p>
    <w:p w14:paraId="3F77A0D8" w14:textId="77777777" w:rsidR="00090FF6" w:rsidRDefault="00090FF6" w:rsidP="00090FF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calc_</w:t>
      </w:r>
      <w:proofErr w:type="gram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6B624B1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8B72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EC6694B"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CC2493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447EF308"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5B16"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0;</w:t>
      </w:r>
    </w:p>
    <w:p w14:paraId="54394B6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DDA20"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w:t>
      </w:r>
    </w:p>
    <w:p w14:paraId="6F75CA3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AF8C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i.Class</w:t>
      </w:r>
      <w:proofErr w:type="spellEnd"/>
      <w:proofErr w:type="gramEnd"/>
      <w:r>
        <w:rPr>
          <w:rFonts w:ascii="Cascadia Mono" w:hAnsi="Cascadia Mono" w:cs="Cascadia Mono"/>
          <w:color w:val="000000"/>
          <w:sz w:val="19"/>
          <w:szCs w:val="19"/>
        </w:rPr>
        <w:t xml:space="preserv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875DB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7723D4E7"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w:t>
      </w:r>
    </w:p>
    <w:p w14:paraId="34AB996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i.Operator</w:t>
      </w:r>
      <w:proofErr w:type="spellEnd"/>
      <w:r>
        <w:rPr>
          <w:rFonts w:ascii="Cascadia Mono" w:hAnsi="Cascadia Mono" w:cs="Cascadia Mono"/>
          <w:color w:val="000000"/>
          <w:sz w:val="19"/>
          <w:szCs w:val="19"/>
        </w:rPr>
        <w:t>;</w:t>
      </w:r>
    </w:p>
    <w:p w14:paraId="3629E00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- 1;</w:t>
      </w:r>
    </w:p>
    <w:p w14:paraId="7F839EC4"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nigzeret.Parameters.Add</w:t>
      </w:r>
      <w:proofErr w:type="spellEnd"/>
      <w:proofErr w:type="gramEnd"/>
      <w:r>
        <w:rPr>
          <w:rFonts w:ascii="Cascadia Mono" w:hAnsi="Cascadia Mono" w:cs="Cascadia Mono"/>
          <w:color w:val="000000"/>
          <w:sz w:val="19"/>
          <w:szCs w:val="19"/>
        </w:rPr>
        <w:t>(p);</w:t>
      </w:r>
    </w:p>
    <w:p w14:paraId="776EB09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w:t>
      </w:r>
    </w:p>
    <w:p w14:paraId="6C78DC7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F35D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[0].Class;</w:t>
      </w:r>
    </w:p>
    <w:p w14:paraId="23B2881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nigzeret.Count</w:t>
      </w:r>
      <w:proofErr w:type="spellEnd"/>
      <w:proofErr w:type="gramEnd"/>
      <w:r>
        <w:rPr>
          <w:rFonts w:ascii="Cascadia Mono" w:hAnsi="Cascadia Mono" w:cs="Cascadia Mono"/>
          <w:color w:val="000000"/>
          <w:sz w:val="19"/>
          <w:szCs w:val="19"/>
        </w:rPr>
        <w:t xml:space="preserve"> = m;</w:t>
      </w:r>
    </w:p>
    <w:p w14:paraId="131C0A11"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
    <w:p w14:paraId="7BA28339" w14:textId="4917C423" w:rsidR="008810FC" w:rsidRPr="00103DCA" w:rsidRDefault="00090FF6" w:rsidP="00090FF6">
      <w:pPr>
        <w:shd w:val="clear" w:color="auto" w:fill="FBE4D5" w:themeFill="accent2" w:themeFillTint="33"/>
        <w:jc w:val="right"/>
        <w:rPr>
          <w:rFonts w:ascii="Tahoma" w:hAnsi="Tahoma" w:cs="Tahoma"/>
          <w:sz w:val="20"/>
          <w:szCs w:val="20"/>
          <w:rtl/>
          <w:rPrChange w:id="5054" w:author="רינת אביטל" w:date="2022-05-12T09:18:00Z">
            <w:rPr>
              <w:rtl/>
            </w:rPr>
          </w:rPrChange>
        </w:rPr>
      </w:pPr>
      <w:r>
        <w:rPr>
          <w:rFonts w:ascii="Cascadia Mono" w:hAnsi="Cascadia Mono" w:cs="Cascadia Mono"/>
          <w:color w:val="000000"/>
          <w:sz w:val="19"/>
          <w:szCs w:val="19"/>
        </w:rPr>
        <w:t xml:space="preserve">        }</w:t>
      </w:r>
    </w:p>
    <w:p w14:paraId="1E5814A6" w14:textId="3AFA61E6" w:rsidR="008810FC" w:rsidRDefault="008810FC" w:rsidP="00C26F9C">
      <w:pPr>
        <w:rPr>
          <w:rFonts w:ascii="Tahoma" w:hAnsi="Tahoma" w:cs="Tahoma"/>
          <w:sz w:val="20"/>
          <w:szCs w:val="20"/>
          <w:rtl/>
        </w:rPr>
      </w:pPr>
    </w:p>
    <w:p w14:paraId="328A78D1" w14:textId="4A24DA74" w:rsidR="00A53BD2" w:rsidRDefault="00A53BD2" w:rsidP="00C26F9C">
      <w:pPr>
        <w:rPr>
          <w:rFonts w:ascii="Tahoma" w:hAnsi="Tahoma" w:cs="Tahoma"/>
          <w:sz w:val="20"/>
          <w:szCs w:val="20"/>
          <w:rtl/>
        </w:rPr>
      </w:pPr>
    </w:p>
    <w:p w14:paraId="02DD763A" w14:textId="15691329" w:rsidR="00A53BD2" w:rsidRDefault="00A53BD2" w:rsidP="00C26F9C">
      <w:pPr>
        <w:rPr>
          <w:rFonts w:ascii="Tahoma" w:hAnsi="Tahoma" w:cs="Tahoma"/>
          <w:sz w:val="20"/>
          <w:szCs w:val="20"/>
          <w:rtl/>
        </w:rPr>
      </w:pPr>
    </w:p>
    <w:p w14:paraId="7B10C895" w14:textId="2FA095C5" w:rsidR="00A53BD2" w:rsidRDefault="00A53BD2" w:rsidP="00C26F9C">
      <w:pPr>
        <w:rPr>
          <w:rFonts w:ascii="Tahoma" w:hAnsi="Tahoma" w:cs="Tahoma"/>
          <w:sz w:val="20"/>
          <w:szCs w:val="20"/>
          <w:rtl/>
        </w:rPr>
      </w:pPr>
    </w:p>
    <w:p w14:paraId="3E9E8221" w14:textId="198DE70C" w:rsidR="00A53BD2" w:rsidRDefault="00A53BD2" w:rsidP="00C26F9C">
      <w:pPr>
        <w:rPr>
          <w:rFonts w:ascii="Tahoma" w:hAnsi="Tahoma" w:cs="Tahoma"/>
          <w:sz w:val="20"/>
          <w:szCs w:val="20"/>
          <w:rtl/>
        </w:rPr>
      </w:pPr>
    </w:p>
    <w:p w14:paraId="73E57266" w14:textId="1B7EEF12" w:rsidR="00A53BD2" w:rsidRDefault="00A53BD2" w:rsidP="00C26F9C">
      <w:pPr>
        <w:rPr>
          <w:rFonts w:ascii="Tahoma" w:hAnsi="Tahoma" w:cs="Tahoma"/>
          <w:sz w:val="20"/>
          <w:szCs w:val="20"/>
          <w:rtl/>
        </w:rPr>
      </w:pPr>
    </w:p>
    <w:p w14:paraId="6FA63710" w14:textId="77777777" w:rsidR="0061375C" w:rsidRDefault="0061375C" w:rsidP="00C26F9C">
      <w:pPr>
        <w:rPr>
          <w:rFonts w:ascii="Tahoma" w:hAnsi="Tahoma" w:cs="Tahoma"/>
          <w:sz w:val="20"/>
          <w:szCs w:val="20"/>
          <w:rtl/>
        </w:rPr>
      </w:pPr>
    </w:p>
    <w:p w14:paraId="5B2DE00F" w14:textId="70E31BCC" w:rsidR="00A53BD2" w:rsidRDefault="00A53BD2" w:rsidP="00C26F9C">
      <w:pPr>
        <w:rPr>
          <w:rFonts w:ascii="Tahoma" w:hAnsi="Tahoma" w:cs="Tahoma"/>
          <w:sz w:val="20"/>
          <w:szCs w:val="20"/>
          <w:rtl/>
        </w:rPr>
      </w:pPr>
    </w:p>
    <w:p w14:paraId="53AE57A5" w14:textId="7F0A1192" w:rsidR="00A53BD2" w:rsidRDefault="00A53BD2" w:rsidP="00C26F9C">
      <w:pPr>
        <w:rPr>
          <w:rFonts w:ascii="Tahoma" w:hAnsi="Tahoma" w:cs="Tahoma"/>
          <w:sz w:val="20"/>
          <w:szCs w:val="20"/>
          <w:rtl/>
        </w:rPr>
      </w:pPr>
    </w:p>
    <w:p w14:paraId="4050FF2E" w14:textId="392B348D" w:rsidR="0061375C" w:rsidRDefault="0061375C" w:rsidP="00C26F9C">
      <w:pPr>
        <w:rPr>
          <w:rFonts w:ascii="Tahoma" w:hAnsi="Tahoma" w:cs="Tahoma"/>
          <w:sz w:val="20"/>
          <w:szCs w:val="20"/>
          <w:rtl/>
        </w:rPr>
      </w:pPr>
    </w:p>
    <w:p w14:paraId="498BE069" w14:textId="6BE2FEC4" w:rsidR="0061375C" w:rsidRPr="0061375C" w:rsidRDefault="0061375C" w:rsidP="0061375C">
      <w:pPr>
        <w:spacing w:line="360" w:lineRule="auto"/>
        <w:rPr>
          <w:rFonts w:ascii="Tahoma" w:hAnsi="Tahoma" w:cs="Tahoma"/>
          <w:rtl/>
          <w:rPrChange w:id="5055" w:author="רינת אביטל" w:date="2022-05-12T09:18:00Z">
            <w:rPr>
              <w:rtl/>
            </w:rPr>
          </w:rPrChange>
        </w:rPr>
      </w:pPr>
      <w:r w:rsidRPr="0061375C">
        <w:rPr>
          <w:rFonts w:ascii="Tahoma" w:hAnsi="Tahoma" w:cs="Tahoma" w:hint="cs"/>
          <w:rtl/>
        </w:rPr>
        <w:lastRenderedPageBreak/>
        <w:t xml:space="preserve">פונקציות אלו מצד לקוח </w:t>
      </w:r>
      <w:r w:rsidRPr="0061375C">
        <w:rPr>
          <w:rFonts w:ascii="Tahoma" w:hAnsi="Tahoma" w:cs="Tahoma"/>
          <w:rtl/>
        </w:rPr>
        <w:t>–</w:t>
      </w:r>
      <w:r w:rsidRPr="0061375C">
        <w:rPr>
          <w:rFonts w:ascii="Tahoma" w:hAnsi="Tahoma" w:cs="Tahoma" w:hint="cs"/>
          <w:rtl/>
        </w:rPr>
        <w:t xml:space="preserve"> אנגולר והם אחראיות להצגת משוואת הפונקציה בצורה ויזואלית.</w:t>
      </w:r>
    </w:p>
    <w:p w14:paraId="07CC39CD" w14:textId="2E48FD19" w:rsidR="00D01534" w:rsidRDefault="00D01534" w:rsidP="00A53BD2">
      <w:pPr>
        <w:pStyle w:val="a8"/>
        <w:numPr>
          <w:ilvl w:val="0"/>
          <w:numId w:val="76"/>
        </w:numPr>
        <w:spacing w:line="360" w:lineRule="auto"/>
        <w:rPr>
          <w:rFonts w:ascii="Tahoma" w:hAnsi="Tahoma" w:cs="Tahoma"/>
        </w:rPr>
      </w:pPr>
      <w:r w:rsidRPr="00A53BD2">
        <w:rPr>
          <w:rFonts w:ascii="Tahoma" w:hAnsi="Tahoma" w:cs="Tahoma"/>
          <w:b/>
          <w:bCs/>
          <w:rtl/>
        </w:rPr>
        <w:t xml:space="preserve">פונקציה </w:t>
      </w:r>
      <w:proofErr w:type="spellStart"/>
      <w:r w:rsidRPr="00D01534">
        <w:rPr>
          <w:rFonts w:ascii="Tahoma" w:hAnsi="Tahoma" w:cs="Tahoma"/>
          <w:b/>
          <w:bCs/>
        </w:rPr>
        <w:t>drawFunc</w:t>
      </w:r>
      <w:proofErr w:type="spellEnd"/>
      <w:r w:rsidRPr="00D01534">
        <w:rPr>
          <w:rFonts w:ascii="Tahoma" w:hAnsi="Tahoma" w:cs="Tahoma" w:hint="cs"/>
          <w:rtl/>
        </w:rPr>
        <w:t xml:space="preserve"> - פונקציה </w:t>
      </w:r>
      <w:r w:rsidR="00EE32DA">
        <w:rPr>
          <w:rFonts w:ascii="Tahoma" w:hAnsi="Tahoma" w:cs="Tahoma" w:hint="cs"/>
          <w:rtl/>
        </w:rPr>
        <w:t>מקבלת אובייקט משוואה והופכת אותו בחזרה למחרוזת (</w:t>
      </w:r>
      <w:r w:rsidR="00EE32DA">
        <w:rPr>
          <w:rFonts w:ascii="Tahoma" w:hAnsi="Tahoma" w:cs="Tahoma"/>
        </w:rPr>
        <w:t>string</w:t>
      </w:r>
      <w:r w:rsidR="00EE32DA">
        <w:rPr>
          <w:rFonts w:ascii="Tahoma" w:hAnsi="Tahoma" w:cs="Tahoma" w:hint="cs"/>
          <w:rtl/>
        </w:rPr>
        <w:t xml:space="preserve">) של משוואת הפונקציה ומחזירה את ה </w:t>
      </w:r>
      <w:r w:rsidR="00EE32DA">
        <w:rPr>
          <w:rFonts w:ascii="Tahoma" w:hAnsi="Tahoma" w:cs="Tahoma"/>
        </w:rPr>
        <w:t>eval</w:t>
      </w:r>
      <w:r w:rsidR="00EE32DA">
        <w:rPr>
          <w:rFonts w:ascii="Tahoma" w:hAnsi="Tahoma" w:cs="Tahoma" w:hint="cs"/>
          <w:rtl/>
        </w:rPr>
        <w:t xml:space="preserve"> של המחרוזת שפותרת את המחרוזת.</w:t>
      </w:r>
    </w:p>
    <w:p w14:paraId="103DD970" w14:textId="37244183" w:rsidR="00EE32DA" w:rsidRPr="00D01534" w:rsidRDefault="00EE32DA" w:rsidP="00A53BD2">
      <w:pPr>
        <w:pStyle w:val="a8"/>
        <w:spacing w:line="360" w:lineRule="auto"/>
        <w:rPr>
          <w:rFonts w:ascii="Tahoma" w:hAnsi="Tahoma" w:cs="Tahoma"/>
          <w:rtl/>
          <w:rPrChange w:id="5056" w:author="רינת אביטל" w:date="2022-05-12T09:18:00Z">
            <w:rPr>
              <w:rtl/>
            </w:rPr>
          </w:rPrChange>
        </w:rPr>
      </w:pPr>
      <w:r>
        <w:rPr>
          <w:rFonts w:ascii="Tahoma" w:hAnsi="Tahoma" w:cs="Tahoma" w:hint="cs"/>
          <w:rtl/>
        </w:rPr>
        <w:t>זאת לאחר שגרף הפונקציה נשלחה לשרת ושם פתרה את הפונקציה ומצאה נקודות מיוחדות</w:t>
      </w:r>
      <w:r w:rsidR="00A53BD2">
        <w:rPr>
          <w:rFonts w:ascii="Tahoma" w:hAnsi="Tahoma" w:cs="Tahoma" w:hint="cs"/>
          <w:rtl/>
        </w:rPr>
        <w:t xml:space="preserve">, נגזרת... ולאחר מכן מחזירה בחזרה את מבנה ה </w:t>
      </w:r>
      <w:r w:rsidR="00A53BD2">
        <w:rPr>
          <w:rFonts w:ascii="Tahoma" w:hAnsi="Tahoma" w:cs="Tahoma"/>
        </w:rPr>
        <w:t>Equation</w:t>
      </w:r>
      <w:r w:rsidR="00A53BD2">
        <w:rPr>
          <w:rFonts w:ascii="Tahoma" w:hAnsi="Tahoma" w:cs="Tahoma" w:hint="cs"/>
          <w:rtl/>
        </w:rPr>
        <w:t xml:space="preserve"> של הפונקציה למחרוזת.</w:t>
      </w:r>
    </w:p>
    <w:p w14:paraId="34FFB3E6"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01534">
        <w:rPr>
          <w:rFonts w:ascii="Consolas" w:eastAsia="Times New Roman" w:hAnsi="Consolas" w:cs="Times New Roman"/>
          <w:color w:val="DCDCAA"/>
          <w:sz w:val="21"/>
          <w:szCs w:val="21"/>
        </w:rPr>
        <w:t>drawFunc</w:t>
      </w:r>
      <w:proofErr w:type="spellEnd"/>
      <w:r w:rsidRPr="00D01534">
        <w:rPr>
          <w:rFonts w:ascii="Consolas" w:eastAsia="Times New Roman" w:hAnsi="Consolas" w:cs="Times New Roman"/>
          <w:color w:val="D4D4D4"/>
          <w:sz w:val="21"/>
          <w:szCs w:val="21"/>
        </w:rPr>
        <w:t>(</w:t>
      </w:r>
      <w:proofErr w:type="gramEnd"/>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number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Equation</w:t>
      </w:r>
      <w:r w:rsidRPr="00D01534">
        <w:rPr>
          <w:rFonts w:ascii="Consolas" w:eastAsia="Times New Roman" w:hAnsi="Consolas" w:cs="Times New Roman"/>
          <w:color w:val="D4D4D4"/>
          <w:sz w:val="21"/>
          <w:szCs w:val="21"/>
        </w:rPr>
        <w:t>) {</w:t>
      </w:r>
    </w:p>
    <w:p w14:paraId="50A5574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7211CE4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02450D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w:t>
      </w:r>
    </w:p>
    <w:p w14:paraId="7C3D2AAE"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עובר על כל איבר בפונקציה</w:t>
      </w:r>
    </w:p>
    <w:p w14:paraId="519B3D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of</w:t>
      </w:r>
      <w:r w:rsidRPr="00D01534">
        <w:rPr>
          <w:rFonts w:ascii="Consolas" w:eastAsia="Times New Roman" w:hAnsi="Consolas" w:cs="Times New Roman"/>
          <w:color w:val="D4D4D4"/>
          <w:sz w:val="21"/>
          <w:szCs w:val="21"/>
        </w:rPr>
        <w:t xml:space="preserve"> </w:t>
      </w:r>
      <w:proofErr w:type="spellStart"/>
      <w:proofErr w:type="gramStart"/>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Parameters</w:t>
      </w:r>
      <w:proofErr w:type="spellEnd"/>
      <w:proofErr w:type="gramEnd"/>
      <w:r w:rsidRPr="00D01534">
        <w:rPr>
          <w:rFonts w:ascii="Consolas" w:eastAsia="Times New Roman" w:hAnsi="Consolas" w:cs="Times New Roman"/>
          <w:color w:val="D4D4D4"/>
          <w:sz w:val="21"/>
          <w:szCs w:val="21"/>
        </w:rPr>
        <w:t>) {</w:t>
      </w:r>
    </w:p>
    <w:p w14:paraId="4B8DDED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Value</w:t>
      </w:r>
      <w:proofErr w:type="spellEnd"/>
      <w:proofErr w:type="gramEnd"/>
      <w:r w:rsidRPr="00D01534">
        <w:rPr>
          <w:rFonts w:ascii="Consolas" w:eastAsia="Times New Roman" w:hAnsi="Consolas" w:cs="Times New Roman"/>
          <w:color w:val="D4D4D4"/>
          <w:sz w:val="21"/>
          <w:szCs w:val="21"/>
        </w:rPr>
        <w:t>;</w:t>
      </w:r>
    </w:p>
    <w:p w14:paraId="1CAAD7F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Class</w:t>
      </w:r>
      <w:proofErr w:type="spellEnd"/>
      <w:proofErr w:type="gramEnd"/>
      <w:r w:rsidRPr="00D01534">
        <w:rPr>
          <w:rFonts w:ascii="Consolas" w:eastAsia="Times New Roman" w:hAnsi="Consolas" w:cs="Times New Roman"/>
          <w:color w:val="D4D4D4"/>
          <w:sz w:val="21"/>
          <w:szCs w:val="21"/>
        </w:rPr>
        <w:t>;</w:t>
      </w:r>
    </w:p>
    <w:p w14:paraId="612AF95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Operator</w:t>
      </w:r>
      <w:proofErr w:type="spellEnd"/>
      <w:proofErr w:type="gramEnd"/>
      <w:r w:rsidRPr="00D01534">
        <w:rPr>
          <w:rFonts w:ascii="Consolas" w:eastAsia="Times New Roman" w:hAnsi="Consolas" w:cs="Times New Roman"/>
          <w:color w:val="D4D4D4"/>
          <w:sz w:val="21"/>
          <w:szCs w:val="21"/>
        </w:rPr>
        <w:t>;</w:t>
      </w:r>
    </w:p>
    <w:p w14:paraId="48AD433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9F7A9E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D3E13D4"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&lt;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w:t>
      </w:r>
    </w:p>
    <w:p w14:paraId="018B911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24A20E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w:t>
      </w:r>
    </w:p>
    <w:p w14:paraId="50DD404B"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52F864A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 xml:space="preserve"> `</w:t>
      </w:r>
      <w:r w:rsidRPr="00D01534">
        <w:rPr>
          <w:rFonts w:ascii="Consolas" w:eastAsia="Times New Roman" w:hAnsi="Consolas" w:cs="Times New Roman"/>
          <w:color w:val="D4D4D4"/>
          <w:sz w:val="21"/>
          <w:szCs w:val="21"/>
        </w:rPr>
        <w:t>;</w:t>
      </w:r>
    </w:p>
    <w:p w14:paraId="1E3A014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w:t>
      </w:r>
    </w:p>
    <w:p w14:paraId="324F09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console</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DCDCAA"/>
          <w:sz w:val="21"/>
          <w:szCs w:val="21"/>
        </w:rPr>
        <w:t>log</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1D26D3B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w:t>
      </w:r>
    </w:p>
    <w:p w14:paraId="7595877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047A0A7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 xml:space="preserve">מחזיר את הפונקציה פתורה - מספר </w:t>
      </w:r>
    </w:p>
    <w:p w14:paraId="58EF456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return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DCDCAA"/>
          <w:sz w:val="21"/>
          <w:szCs w:val="21"/>
        </w:rPr>
        <w:t>eval</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6E473F2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4E7C5B47" w14:textId="6B2C1E57" w:rsidR="008810FC" w:rsidRPr="00244060" w:rsidRDefault="008810FC" w:rsidP="00C26F9C">
      <w:pPr>
        <w:rPr>
          <w:rFonts w:ascii="Tahoma" w:hAnsi="Tahoma" w:cs="Tahoma"/>
          <w:b/>
          <w:bCs/>
          <w:rtl/>
        </w:rPr>
      </w:pPr>
    </w:p>
    <w:p w14:paraId="036B1CF7" w14:textId="28B86368" w:rsidR="00244060" w:rsidRPr="00244060" w:rsidRDefault="0061375C" w:rsidP="00244060">
      <w:pPr>
        <w:pStyle w:val="a8"/>
        <w:numPr>
          <w:ilvl w:val="0"/>
          <w:numId w:val="76"/>
        </w:numPr>
        <w:spacing w:after="240" w:line="360" w:lineRule="auto"/>
        <w:jc w:val="both"/>
        <w:rPr>
          <w:rFonts w:ascii="Tahoma" w:hAnsi="Tahoma" w:cs="Tahoma"/>
          <w:rtl/>
          <w:rPrChange w:id="5057" w:author="רינת אביטל" w:date="2022-05-12T09:18:00Z">
            <w:rPr>
              <w:rtl/>
            </w:rPr>
          </w:rPrChange>
        </w:rPr>
      </w:pPr>
      <w:r w:rsidRPr="00244060">
        <w:rPr>
          <w:rFonts w:ascii="Tahoma" w:hAnsi="Tahoma" w:cs="Tahoma"/>
          <w:b/>
          <w:bCs/>
          <w:rtl/>
        </w:rPr>
        <w:t xml:space="preserve">פונקציה </w:t>
      </w:r>
      <w:proofErr w:type="spellStart"/>
      <w:r w:rsidRPr="0061375C">
        <w:rPr>
          <w:rFonts w:ascii="Tahoma" w:hAnsi="Tahoma" w:cs="Tahoma"/>
          <w:b/>
          <w:bCs/>
        </w:rPr>
        <w:t>generateDataEquation</w:t>
      </w:r>
      <w:proofErr w:type="spellEnd"/>
      <w:r w:rsidRPr="00244060">
        <w:rPr>
          <w:rFonts w:ascii="Tahoma" w:hAnsi="Tahoma" w:cs="Tahoma" w:hint="cs"/>
          <w:b/>
          <w:bCs/>
          <w:rtl/>
        </w:rPr>
        <w:t xml:space="preserve"> </w:t>
      </w:r>
      <w:r w:rsidRPr="00244060">
        <w:rPr>
          <w:rFonts w:ascii="Tahoma" w:hAnsi="Tahoma" w:cs="Tahoma" w:hint="cs"/>
          <w:rtl/>
        </w:rPr>
        <w:t xml:space="preserve">- </w:t>
      </w:r>
      <w:r w:rsidR="00244060" w:rsidRPr="00244060">
        <w:rPr>
          <w:rFonts w:ascii="Tahoma" w:hAnsi="Tahoma" w:cs="Tahoma" w:hint="cs"/>
          <w:rtl/>
        </w:rPr>
        <w:t xml:space="preserve">הפונקציה עוברת ב </w:t>
      </w:r>
      <w:r w:rsidR="00244060" w:rsidRPr="00244060">
        <w:rPr>
          <w:rFonts w:ascii="Tahoma" w:hAnsi="Tahoma" w:cs="Tahoma"/>
        </w:rPr>
        <w:t>for</w:t>
      </w:r>
      <w:r w:rsidR="00244060" w:rsidRPr="00244060">
        <w:rPr>
          <w:rFonts w:ascii="Tahoma" w:hAnsi="Tahoma" w:cs="Tahoma" w:hint="cs"/>
          <w:rtl/>
        </w:rPr>
        <w:t xml:space="preserve"> על מערכת הצירים ובודקת את קימות הפונקציה במקום הנוכחי. ומפעילה את הפונקציה </w:t>
      </w:r>
      <w:proofErr w:type="spellStart"/>
      <w:r w:rsidR="00244060" w:rsidRPr="00244060">
        <w:rPr>
          <w:rFonts w:ascii="Tahoma" w:hAnsi="Tahoma" w:cs="Tahoma"/>
        </w:rPr>
        <w:t>func</w:t>
      </w:r>
      <w:proofErr w:type="spellEnd"/>
      <w:r w:rsidR="00244060" w:rsidRPr="00244060">
        <w:rPr>
          <w:rFonts w:ascii="Tahoma" w:hAnsi="Tahoma" w:cs="Tahoma" w:hint="cs"/>
          <w:rtl/>
        </w:rPr>
        <w:t xml:space="preserve"> על כל נקודה במערכת הצירים</w:t>
      </w:r>
      <w:r w:rsidR="00244060">
        <w:rPr>
          <w:rFonts w:ascii="Tahoma" w:hAnsi="Tahoma" w:cs="Tahoma" w:hint="cs"/>
          <w:rtl/>
        </w:rPr>
        <w:t xml:space="preserve">. </w:t>
      </w:r>
    </w:p>
    <w:p w14:paraId="3A4B3BE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61375C">
        <w:rPr>
          <w:rFonts w:ascii="Consolas" w:eastAsia="Times New Roman" w:hAnsi="Consolas" w:cs="Times New Roman"/>
          <w:color w:val="DCDCAA"/>
          <w:sz w:val="21"/>
          <w:szCs w:val="21"/>
        </w:rPr>
        <w:t>generateDataEquation</w:t>
      </w:r>
      <w:proofErr w:type="spellEnd"/>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w:t>
      </w:r>
    </w:p>
    <w:p w14:paraId="7346373A"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 xml:space="preserve">: </w:t>
      </w:r>
      <w:proofErr w:type="gramStart"/>
      <w:r w:rsidRPr="0061375C">
        <w:rPr>
          <w:rFonts w:ascii="Consolas" w:eastAsia="Times New Roman" w:hAnsi="Consolas" w:cs="Times New Roman"/>
          <w:color w:val="4EC9B0"/>
          <w:sz w:val="21"/>
          <w:szCs w:val="21"/>
        </w:rPr>
        <w:t>any</w:t>
      </w:r>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 [];</w:t>
      </w:r>
    </w:p>
    <w:p w14:paraId="67C1A74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for</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&lt;=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0.1</w:t>
      </w:r>
      <w:r w:rsidRPr="0061375C">
        <w:rPr>
          <w:rFonts w:ascii="Consolas" w:eastAsia="Times New Roman" w:hAnsi="Consolas" w:cs="Times New Roman"/>
          <w:color w:val="D4D4D4"/>
          <w:sz w:val="21"/>
          <w:szCs w:val="21"/>
        </w:rPr>
        <w:t>) {</w:t>
      </w:r>
    </w:p>
    <w:p w14:paraId="0B3A33C5"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proofErr w:type="spellStart"/>
      <w:proofErr w:type="gramStart"/>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push</w:t>
      </w:r>
      <w:proofErr w:type="spellEnd"/>
      <w:proofErr w:type="gram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569CD6"/>
          <w:sz w:val="21"/>
          <w:szCs w:val="21"/>
        </w:rPr>
        <w:t>this</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func</w:t>
      </w:r>
      <w:proofErr w:type="spell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w:t>
      </w:r>
    </w:p>
    <w:p w14:paraId="52E0C72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14454B63"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return</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p>
    <w:p w14:paraId="4169C02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0A14A6CF" w14:textId="3457574A" w:rsidR="008810FC" w:rsidRDefault="008810FC" w:rsidP="00C26F9C">
      <w:pPr>
        <w:rPr>
          <w:rFonts w:ascii="Tahoma" w:hAnsi="Tahoma" w:cs="Tahoma"/>
          <w:sz w:val="20"/>
          <w:szCs w:val="20"/>
          <w:rtl/>
        </w:rPr>
      </w:pPr>
    </w:p>
    <w:p w14:paraId="560BAD90" w14:textId="590A2E86" w:rsidR="000C052E" w:rsidRPr="000C052E" w:rsidRDefault="00244060" w:rsidP="000C052E">
      <w:pPr>
        <w:pStyle w:val="a8"/>
        <w:numPr>
          <w:ilvl w:val="0"/>
          <w:numId w:val="76"/>
        </w:numPr>
        <w:spacing w:after="240" w:line="360" w:lineRule="auto"/>
        <w:jc w:val="both"/>
        <w:rPr>
          <w:rFonts w:ascii="Tahoma" w:hAnsi="Tahoma" w:cs="Tahoma"/>
          <w:rtl/>
        </w:rPr>
      </w:pPr>
      <w:r w:rsidRPr="000C052E">
        <w:rPr>
          <w:rFonts w:ascii="Tahoma" w:hAnsi="Tahoma" w:cs="Tahoma"/>
          <w:b/>
          <w:bCs/>
          <w:rtl/>
        </w:rPr>
        <w:lastRenderedPageBreak/>
        <w:t xml:space="preserve">פונקציה </w:t>
      </w:r>
      <w:proofErr w:type="spellStart"/>
      <w:r w:rsidRPr="000C052E">
        <w:rPr>
          <w:rFonts w:ascii="Tahoma" w:hAnsi="Tahoma" w:cs="Tahoma"/>
          <w:b/>
          <w:bCs/>
        </w:rPr>
        <w:t>func</w:t>
      </w:r>
      <w:proofErr w:type="spellEnd"/>
      <w:r w:rsidRPr="000C052E">
        <w:rPr>
          <w:rFonts w:ascii="Tahoma" w:hAnsi="Tahoma" w:cs="Tahoma" w:hint="cs"/>
          <w:rtl/>
        </w:rPr>
        <w:t xml:space="preserve"> - </w:t>
      </w:r>
      <w:proofErr w:type="spellStart"/>
      <w:r w:rsidR="000C052E" w:rsidRPr="000C052E">
        <w:rPr>
          <w:rFonts w:ascii="Tahoma" w:hAnsi="Tahoma" w:cs="Tahoma" w:hint="cs"/>
          <w:rtl/>
        </w:rPr>
        <w:t>הפונקציית</w:t>
      </w:r>
      <w:proofErr w:type="spellEnd"/>
      <w:r w:rsidR="000C052E" w:rsidRPr="000C052E">
        <w:rPr>
          <w:rFonts w:ascii="Tahoma" w:hAnsi="Tahoma" w:cs="Tahoma" w:hint="cs"/>
          <w:rtl/>
        </w:rPr>
        <w:t xml:space="preserve"> </w:t>
      </w:r>
      <w:proofErr w:type="spellStart"/>
      <w:r w:rsidR="000C052E" w:rsidRPr="000C052E">
        <w:rPr>
          <w:rFonts w:ascii="Tahoma" w:hAnsi="Tahoma" w:cs="Tahoma"/>
        </w:rPr>
        <w:t>func</w:t>
      </w:r>
      <w:proofErr w:type="spellEnd"/>
      <w:r w:rsidR="000C052E" w:rsidRPr="000C052E">
        <w:rPr>
          <w:rFonts w:ascii="Tahoma" w:hAnsi="Tahoma" w:cs="Tahoma" w:hint="cs"/>
          <w:rtl/>
        </w:rPr>
        <w:t xml:space="preserve"> מפעילה את הפונקציה </w:t>
      </w:r>
      <w:proofErr w:type="spellStart"/>
      <w:r w:rsidR="000C052E" w:rsidRPr="000C052E">
        <w:rPr>
          <w:rFonts w:ascii="Tahoma" w:hAnsi="Tahoma" w:cs="Tahoma"/>
        </w:rPr>
        <w:t>drawFunc</w:t>
      </w:r>
      <w:proofErr w:type="spellEnd"/>
      <w:r w:rsidR="000C052E" w:rsidRPr="000C052E">
        <w:rPr>
          <w:rFonts w:ascii="Tahoma" w:hAnsi="Tahoma" w:cs="Tahoma" w:hint="cs"/>
          <w:rtl/>
        </w:rPr>
        <w:t xml:space="preserve"> ושולחת לה את ערך הפונקציה ואת אובייקט הפונקציה אותו קיבלנו ואותו צריך להפוך למחרוזת.</w:t>
      </w:r>
    </w:p>
    <w:p w14:paraId="6E70BDB4"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244060">
        <w:rPr>
          <w:rFonts w:ascii="Consolas" w:eastAsia="Times New Roman" w:hAnsi="Consolas" w:cs="Times New Roman"/>
          <w:color w:val="DCDCAA"/>
          <w:sz w:val="21"/>
          <w:szCs w:val="21"/>
        </w:rPr>
        <w:t>func</w:t>
      </w:r>
      <w:proofErr w:type="spellEnd"/>
      <w:r w:rsidRPr="00244060">
        <w:rPr>
          <w:rFonts w:ascii="Consolas" w:eastAsia="Times New Roman" w:hAnsi="Consolas" w:cs="Times New Roman"/>
          <w:color w:val="D4D4D4"/>
          <w:sz w:val="21"/>
          <w:szCs w:val="21"/>
        </w:rPr>
        <w:t>(</w:t>
      </w:r>
      <w:proofErr w:type="gramEnd"/>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4EC9B0"/>
          <w:sz w:val="21"/>
          <w:szCs w:val="21"/>
        </w:rPr>
        <w:t>number</w:t>
      </w:r>
      <w:r w:rsidRPr="00244060">
        <w:rPr>
          <w:rFonts w:ascii="Consolas" w:eastAsia="Times New Roman" w:hAnsi="Consolas" w:cs="Times New Roman"/>
          <w:color w:val="D4D4D4"/>
          <w:sz w:val="21"/>
          <w:szCs w:val="21"/>
        </w:rPr>
        <w:t>) {</w:t>
      </w:r>
    </w:p>
    <w:p w14:paraId="762A946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 </w:t>
      </w:r>
      <w:r w:rsidRPr="00244060">
        <w:rPr>
          <w:rFonts w:ascii="Consolas" w:eastAsia="Times New Roman" w:hAnsi="Consolas" w:cs="Times New Roman"/>
          <w:color w:val="B5CEA8"/>
          <w:sz w:val="21"/>
          <w:szCs w:val="21"/>
        </w:rPr>
        <w:t>10</w:t>
      </w:r>
      <w:r w:rsidRPr="00244060">
        <w:rPr>
          <w:rFonts w:ascii="Consolas" w:eastAsia="Times New Roman" w:hAnsi="Consolas" w:cs="Times New Roman"/>
          <w:color w:val="D4D4D4"/>
          <w:sz w:val="21"/>
          <w:szCs w:val="21"/>
        </w:rPr>
        <w:t>;</w:t>
      </w:r>
    </w:p>
    <w:p w14:paraId="6ADD35E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C586C0"/>
          <w:sz w:val="21"/>
          <w:szCs w:val="21"/>
        </w:rPr>
        <w:t>return</w:t>
      </w:r>
      <w:r w:rsidRPr="00244060">
        <w:rPr>
          <w:rFonts w:ascii="Consolas" w:eastAsia="Times New Roman" w:hAnsi="Consolas" w:cs="Times New Roman"/>
          <w:color w:val="D4D4D4"/>
          <w:sz w:val="21"/>
          <w:szCs w:val="21"/>
        </w:rPr>
        <w:t xml:space="preserve"> </w:t>
      </w:r>
      <w:proofErr w:type="spellStart"/>
      <w:proofErr w:type="gram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DCDCAA"/>
          <w:sz w:val="21"/>
          <w:szCs w:val="21"/>
        </w:rPr>
        <w:t>drawFunc</w:t>
      </w:r>
      <w:proofErr w:type="spellEnd"/>
      <w:proofErr w:type="gram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proofErr w:type="spell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equation</w:t>
      </w:r>
      <w:proofErr w:type="spell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6A9955"/>
          <w:sz w:val="21"/>
          <w:szCs w:val="21"/>
        </w:rPr>
        <w:t>//</w:t>
      </w:r>
      <w:r w:rsidRPr="00244060">
        <w:rPr>
          <w:rFonts w:ascii="Consolas" w:eastAsia="Times New Roman" w:hAnsi="Consolas" w:cs="Times New Roman"/>
          <w:color w:val="6A9955"/>
          <w:sz w:val="21"/>
          <w:szCs w:val="21"/>
          <w:rtl/>
        </w:rPr>
        <w:t xml:space="preserve">שולח </w:t>
      </w:r>
      <w:proofErr w:type="spellStart"/>
      <w:r w:rsidRPr="00244060">
        <w:rPr>
          <w:rFonts w:ascii="Consolas" w:eastAsia="Times New Roman" w:hAnsi="Consolas" w:cs="Times New Roman"/>
          <w:color w:val="6A9955"/>
          <w:sz w:val="21"/>
          <w:szCs w:val="21"/>
          <w:rtl/>
        </w:rPr>
        <w:t>לפונקיית</w:t>
      </w:r>
      <w:proofErr w:type="spellEnd"/>
      <w:r w:rsidRPr="00244060">
        <w:rPr>
          <w:rFonts w:ascii="Consolas" w:eastAsia="Times New Roman" w:hAnsi="Consolas" w:cs="Times New Roman"/>
          <w:color w:val="6A9955"/>
          <w:sz w:val="21"/>
          <w:szCs w:val="21"/>
          <w:rtl/>
        </w:rPr>
        <w:t xml:space="preserve"> שרטוט </w:t>
      </w:r>
    </w:p>
    <w:p w14:paraId="436AD5B6"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w:t>
      </w:r>
    </w:p>
    <w:p w14:paraId="58410BD9" w14:textId="77777777" w:rsidR="00244060" w:rsidRPr="00103DCA" w:rsidRDefault="00244060" w:rsidP="00C26F9C">
      <w:pPr>
        <w:rPr>
          <w:rFonts w:ascii="Tahoma" w:hAnsi="Tahoma" w:cs="Tahoma"/>
          <w:sz w:val="20"/>
          <w:szCs w:val="20"/>
          <w:rtl/>
          <w:rPrChange w:id="5058"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5059" w:author="רינת אביטל" w:date="2022-05-12T09:18:00Z">
            <w:rPr>
              <w:rtl/>
            </w:rPr>
          </w:rPrChange>
        </w:rPr>
      </w:pPr>
    </w:p>
    <w:p w14:paraId="2F28C532" w14:textId="727AFB7A" w:rsidR="008810FC" w:rsidRDefault="008810FC" w:rsidP="00C26F9C">
      <w:pPr>
        <w:rPr>
          <w:rFonts w:ascii="Tahoma" w:hAnsi="Tahoma" w:cs="Tahoma"/>
          <w:sz w:val="20"/>
          <w:szCs w:val="20"/>
          <w:rtl/>
        </w:rPr>
      </w:pPr>
    </w:p>
    <w:p w14:paraId="730E7C51" w14:textId="118AD44F" w:rsidR="000C052E" w:rsidRDefault="000C052E" w:rsidP="00C26F9C">
      <w:pPr>
        <w:rPr>
          <w:rFonts w:ascii="Tahoma" w:hAnsi="Tahoma" w:cs="Tahoma"/>
          <w:sz w:val="20"/>
          <w:szCs w:val="20"/>
          <w:rtl/>
        </w:rPr>
      </w:pPr>
    </w:p>
    <w:p w14:paraId="15FF9080" w14:textId="033599C5" w:rsidR="000C052E" w:rsidRDefault="000C052E" w:rsidP="00C26F9C">
      <w:pPr>
        <w:rPr>
          <w:rFonts w:ascii="Tahoma" w:hAnsi="Tahoma" w:cs="Tahoma"/>
          <w:sz w:val="20"/>
          <w:szCs w:val="20"/>
          <w:rtl/>
        </w:rPr>
      </w:pPr>
    </w:p>
    <w:p w14:paraId="3A58CA99" w14:textId="66DE3E05" w:rsidR="000C052E" w:rsidRDefault="000C052E" w:rsidP="00C26F9C">
      <w:pPr>
        <w:rPr>
          <w:rFonts w:ascii="Tahoma" w:hAnsi="Tahoma" w:cs="Tahoma"/>
          <w:sz w:val="20"/>
          <w:szCs w:val="20"/>
          <w:rtl/>
        </w:rPr>
      </w:pPr>
    </w:p>
    <w:p w14:paraId="76FE2C8A" w14:textId="51B86C19" w:rsidR="000C052E" w:rsidRDefault="000C052E" w:rsidP="00C26F9C">
      <w:pPr>
        <w:rPr>
          <w:rFonts w:ascii="Tahoma" w:hAnsi="Tahoma" w:cs="Tahoma"/>
          <w:sz w:val="20"/>
          <w:szCs w:val="20"/>
          <w:rtl/>
        </w:rPr>
      </w:pPr>
    </w:p>
    <w:p w14:paraId="2B17D513" w14:textId="0E4AB907" w:rsidR="000C052E" w:rsidRDefault="000C052E" w:rsidP="00C26F9C">
      <w:pPr>
        <w:rPr>
          <w:rFonts w:ascii="Tahoma" w:hAnsi="Tahoma" w:cs="Tahoma"/>
          <w:sz w:val="20"/>
          <w:szCs w:val="20"/>
          <w:rtl/>
        </w:rPr>
      </w:pPr>
    </w:p>
    <w:p w14:paraId="63A90C52" w14:textId="0FDEE7AA" w:rsidR="000C052E" w:rsidRDefault="000C052E" w:rsidP="00C26F9C">
      <w:pPr>
        <w:rPr>
          <w:rFonts w:ascii="Tahoma" w:hAnsi="Tahoma" w:cs="Tahoma"/>
          <w:sz w:val="20"/>
          <w:szCs w:val="20"/>
          <w:rtl/>
        </w:rPr>
      </w:pPr>
    </w:p>
    <w:p w14:paraId="756A21D2" w14:textId="6A0CCCDF" w:rsidR="000C052E" w:rsidRDefault="000C052E" w:rsidP="00C26F9C">
      <w:pPr>
        <w:rPr>
          <w:rFonts w:ascii="Tahoma" w:hAnsi="Tahoma" w:cs="Tahoma"/>
          <w:sz w:val="20"/>
          <w:szCs w:val="20"/>
          <w:rtl/>
        </w:rPr>
      </w:pPr>
    </w:p>
    <w:p w14:paraId="081C7FBA" w14:textId="69E0523D" w:rsidR="000C052E" w:rsidRDefault="000C052E" w:rsidP="00C26F9C">
      <w:pPr>
        <w:rPr>
          <w:rFonts w:ascii="Tahoma" w:hAnsi="Tahoma" w:cs="Tahoma"/>
          <w:sz w:val="20"/>
          <w:szCs w:val="20"/>
          <w:rtl/>
        </w:rPr>
      </w:pPr>
    </w:p>
    <w:p w14:paraId="5DBFEE5C" w14:textId="2268EB87" w:rsidR="000C052E" w:rsidRDefault="000C052E" w:rsidP="00C26F9C">
      <w:pPr>
        <w:rPr>
          <w:rFonts w:ascii="Tahoma" w:hAnsi="Tahoma" w:cs="Tahoma"/>
          <w:sz w:val="20"/>
          <w:szCs w:val="20"/>
          <w:rtl/>
        </w:rPr>
      </w:pPr>
    </w:p>
    <w:p w14:paraId="2E20614D" w14:textId="15EFB516" w:rsidR="000C052E" w:rsidRDefault="000C052E" w:rsidP="00C26F9C">
      <w:pPr>
        <w:rPr>
          <w:rFonts w:ascii="Tahoma" w:hAnsi="Tahoma" w:cs="Tahoma"/>
          <w:sz w:val="20"/>
          <w:szCs w:val="20"/>
          <w:rtl/>
        </w:rPr>
      </w:pPr>
    </w:p>
    <w:p w14:paraId="2802D034" w14:textId="0EFA321C" w:rsidR="000C052E" w:rsidRDefault="000C052E" w:rsidP="00C26F9C">
      <w:pPr>
        <w:rPr>
          <w:rFonts w:ascii="Tahoma" w:hAnsi="Tahoma" w:cs="Tahoma"/>
          <w:sz w:val="20"/>
          <w:szCs w:val="20"/>
          <w:rtl/>
        </w:rPr>
      </w:pPr>
    </w:p>
    <w:p w14:paraId="2F612022" w14:textId="440A1864" w:rsidR="000C052E" w:rsidRDefault="000C052E" w:rsidP="00C26F9C">
      <w:pPr>
        <w:rPr>
          <w:rFonts w:ascii="Tahoma" w:hAnsi="Tahoma" w:cs="Tahoma"/>
          <w:sz w:val="20"/>
          <w:szCs w:val="20"/>
          <w:rtl/>
        </w:rPr>
      </w:pPr>
    </w:p>
    <w:p w14:paraId="525693C9" w14:textId="5E706F98" w:rsidR="000C052E" w:rsidRDefault="000C052E" w:rsidP="00C26F9C">
      <w:pPr>
        <w:rPr>
          <w:rFonts w:ascii="Tahoma" w:hAnsi="Tahoma" w:cs="Tahoma"/>
          <w:sz w:val="20"/>
          <w:szCs w:val="20"/>
          <w:rtl/>
        </w:rPr>
      </w:pPr>
    </w:p>
    <w:p w14:paraId="1A75F170" w14:textId="39BC19A6" w:rsidR="000C052E" w:rsidRDefault="000C052E" w:rsidP="00C26F9C">
      <w:pPr>
        <w:rPr>
          <w:rFonts w:ascii="Tahoma" w:hAnsi="Tahoma" w:cs="Tahoma"/>
          <w:sz w:val="20"/>
          <w:szCs w:val="20"/>
          <w:rtl/>
        </w:rPr>
      </w:pPr>
    </w:p>
    <w:p w14:paraId="0030C57B" w14:textId="6A14C0CB" w:rsidR="000C052E" w:rsidRDefault="000C052E" w:rsidP="00C26F9C">
      <w:pPr>
        <w:rPr>
          <w:rFonts w:ascii="Tahoma" w:hAnsi="Tahoma" w:cs="Tahoma"/>
          <w:sz w:val="20"/>
          <w:szCs w:val="20"/>
          <w:rtl/>
        </w:rPr>
      </w:pPr>
    </w:p>
    <w:p w14:paraId="39352608" w14:textId="4700D38D" w:rsidR="000C052E" w:rsidRDefault="000C052E" w:rsidP="00C26F9C">
      <w:pPr>
        <w:rPr>
          <w:rFonts w:ascii="Tahoma" w:hAnsi="Tahoma" w:cs="Tahoma"/>
          <w:sz w:val="20"/>
          <w:szCs w:val="20"/>
          <w:rtl/>
        </w:rPr>
      </w:pPr>
    </w:p>
    <w:p w14:paraId="05C0AF7A" w14:textId="14450B76" w:rsidR="000C052E" w:rsidRDefault="000C052E" w:rsidP="00C26F9C">
      <w:pPr>
        <w:rPr>
          <w:rFonts w:ascii="Tahoma" w:hAnsi="Tahoma" w:cs="Tahoma"/>
          <w:sz w:val="20"/>
          <w:szCs w:val="20"/>
          <w:rtl/>
        </w:rPr>
      </w:pPr>
    </w:p>
    <w:p w14:paraId="37D55CB3" w14:textId="6AF81CAB" w:rsidR="000C052E" w:rsidRDefault="000C052E" w:rsidP="00C26F9C">
      <w:pPr>
        <w:rPr>
          <w:rFonts w:ascii="Tahoma" w:hAnsi="Tahoma" w:cs="Tahoma"/>
          <w:sz w:val="20"/>
          <w:szCs w:val="20"/>
          <w:rtl/>
        </w:rPr>
      </w:pPr>
    </w:p>
    <w:p w14:paraId="4B70CC79" w14:textId="54D85CF1" w:rsidR="000C052E" w:rsidRDefault="000C052E" w:rsidP="00C26F9C">
      <w:pPr>
        <w:rPr>
          <w:rFonts w:ascii="Tahoma" w:hAnsi="Tahoma" w:cs="Tahoma"/>
          <w:sz w:val="20"/>
          <w:szCs w:val="20"/>
          <w:rtl/>
        </w:rPr>
      </w:pPr>
    </w:p>
    <w:p w14:paraId="0B726BA3" w14:textId="4729D89B" w:rsidR="000C052E" w:rsidRDefault="000C052E" w:rsidP="00C26F9C">
      <w:pPr>
        <w:rPr>
          <w:rFonts w:ascii="Tahoma" w:hAnsi="Tahoma" w:cs="Tahoma"/>
          <w:sz w:val="20"/>
          <w:szCs w:val="20"/>
          <w:rtl/>
        </w:rPr>
      </w:pPr>
    </w:p>
    <w:p w14:paraId="2B679CEF" w14:textId="77777777" w:rsidR="000C052E" w:rsidRPr="00103DCA" w:rsidRDefault="000C052E" w:rsidP="00C26F9C">
      <w:pPr>
        <w:rPr>
          <w:rFonts w:ascii="Tahoma" w:hAnsi="Tahoma" w:cs="Tahoma"/>
          <w:sz w:val="20"/>
          <w:szCs w:val="20"/>
          <w:rtl/>
          <w:rPrChange w:id="5060" w:author="רינת אביטל" w:date="2022-05-12T09:18:00Z">
            <w:rPr>
              <w:rtl/>
            </w:rPr>
          </w:rPrChange>
        </w:rPr>
      </w:pPr>
    </w:p>
    <w:p w14:paraId="499CF42A" w14:textId="77777777" w:rsidR="005C14B4" w:rsidRPr="00103DCA" w:rsidRDefault="005C14B4" w:rsidP="00C26F9C">
      <w:pPr>
        <w:rPr>
          <w:rFonts w:ascii="Tahoma" w:hAnsi="Tahoma" w:cs="Tahoma"/>
          <w:sz w:val="20"/>
          <w:szCs w:val="20"/>
          <w:rtl/>
          <w:rPrChange w:id="5061" w:author="רינת אביטל" w:date="2022-05-12T09:18:00Z">
            <w:rPr>
              <w:rtl/>
            </w:rPr>
          </w:rPrChange>
        </w:rPr>
      </w:pPr>
    </w:p>
    <w:p w14:paraId="32B32579" w14:textId="77777777" w:rsidR="008810FC" w:rsidRPr="00103DCA" w:rsidRDefault="008810FC" w:rsidP="00C26F9C">
      <w:pPr>
        <w:rPr>
          <w:rFonts w:ascii="Tahoma" w:hAnsi="Tahoma" w:cs="Tahoma"/>
          <w:sz w:val="20"/>
          <w:szCs w:val="20"/>
          <w:rPrChange w:id="5062" w:author="רינת אביטל" w:date="2022-05-12T09:18:00Z">
            <w:rPr/>
          </w:rPrChange>
        </w:rPr>
      </w:pPr>
    </w:p>
    <w:p w14:paraId="51C053DF" w14:textId="5D76F6F1"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3" w:author="רינת אביטל" w:date="2022-05-12T09:18:00Z">
            <w:rPr>
              <w:b/>
              <w:bCs/>
              <w:color w:val="89D7C3"/>
              <w:sz w:val="44"/>
              <w:szCs w:val="44"/>
              <w:rtl/>
            </w:rPr>
          </w:rPrChange>
        </w:rPr>
      </w:pPr>
      <w:bookmarkStart w:id="5064" w:name="_Toc10303963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65"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67" w:author="רינת אביטל" w:date="2022-05-12T09:18:00Z">
            <w:rPr>
              <w:rFonts w:hint="eastAsia"/>
              <w:b/>
              <w:bCs/>
              <w:color w:val="89D7C3"/>
              <w:sz w:val="44"/>
              <w:szCs w:val="44"/>
              <w:rtl/>
            </w:rPr>
          </w:rPrChange>
        </w:rPr>
        <w:t>מסד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8"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69" w:author="רינת אביטל" w:date="2022-05-12T09:18:00Z">
            <w:rPr>
              <w:rFonts w:hint="eastAsia"/>
              <w:b/>
              <w:bCs/>
              <w:color w:val="89D7C3"/>
              <w:sz w:val="44"/>
              <w:szCs w:val="44"/>
              <w:rtl/>
            </w:rPr>
          </w:rPrChange>
        </w:rPr>
        <w:t>הנתונים</w:t>
      </w:r>
      <w:bookmarkEnd w:id="5064"/>
    </w:p>
    <w:p w14:paraId="37EC6C9E" w14:textId="5B464BA6" w:rsidR="00C26F9C" w:rsidRDefault="00C26F9C" w:rsidP="00C26F9C">
      <w:pPr>
        <w:rPr>
          <w:ins w:id="5070" w:author="רינת אביטל" w:date="2022-05-12T14:13:00Z"/>
          <w:rFonts w:ascii="Tahoma" w:hAnsi="Tahoma" w:cs="Tahoma"/>
          <w:sz w:val="20"/>
          <w:szCs w:val="20"/>
          <w:rtl/>
        </w:rPr>
      </w:pPr>
      <w:r w:rsidRPr="00103DCA">
        <w:rPr>
          <w:rFonts w:ascii="Tahoma" w:hAnsi="Tahoma" w:cs="Tahoma" w:hint="eastAsia"/>
          <w:sz w:val="20"/>
          <w:szCs w:val="20"/>
          <w:rtl/>
          <w:rPrChange w:id="5071" w:author="רינת אביטל" w:date="2022-05-12T09:18:00Z">
            <w:rPr>
              <w:rFonts w:hint="eastAsia"/>
              <w:rtl/>
            </w:rPr>
          </w:rPrChange>
        </w:rPr>
        <w:t>תצלמי</w:t>
      </w:r>
      <w:r w:rsidRPr="00103DCA">
        <w:rPr>
          <w:rFonts w:ascii="Tahoma" w:hAnsi="Tahoma" w:cs="Tahoma"/>
          <w:sz w:val="20"/>
          <w:szCs w:val="20"/>
          <w:rtl/>
          <w:rPrChange w:id="5072" w:author="רינת אביטל" w:date="2022-05-12T09:18:00Z">
            <w:rPr>
              <w:rtl/>
            </w:rPr>
          </w:rPrChange>
        </w:rPr>
        <w:t xml:space="preserve"> </w:t>
      </w:r>
      <w:r w:rsidRPr="00103DCA">
        <w:rPr>
          <w:rFonts w:ascii="Tahoma" w:hAnsi="Tahoma" w:cs="Tahoma" w:hint="eastAsia"/>
          <w:sz w:val="20"/>
          <w:szCs w:val="20"/>
          <w:rtl/>
          <w:rPrChange w:id="5073" w:author="רינת אביטל" w:date="2022-05-12T09:18:00Z">
            <w:rPr>
              <w:rFonts w:hint="eastAsia"/>
              <w:rtl/>
            </w:rPr>
          </w:rPrChange>
        </w:rPr>
        <w:t>את</w:t>
      </w:r>
      <w:r w:rsidRPr="00103DCA">
        <w:rPr>
          <w:rFonts w:ascii="Tahoma" w:hAnsi="Tahoma" w:cs="Tahoma"/>
          <w:sz w:val="20"/>
          <w:szCs w:val="20"/>
          <w:rtl/>
          <w:rPrChange w:id="5074" w:author="רינת אביטל" w:date="2022-05-12T09:18:00Z">
            <w:rPr>
              <w:rtl/>
            </w:rPr>
          </w:rPrChange>
        </w:rPr>
        <w:t xml:space="preserve"> </w:t>
      </w:r>
      <w:r w:rsidRPr="00103DCA">
        <w:rPr>
          <w:rFonts w:ascii="Tahoma" w:hAnsi="Tahoma" w:cs="Tahoma" w:hint="eastAsia"/>
          <w:sz w:val="20"/>
          <w:szCs w:val="20"/>
          <w:rtl/>
          <w:rPrChange w:id="5075" w:author="רינת אביטל" w:date="2022-05-12T09:18:00Z">
            <w:rPr>
              <w:rFonts w:hint="eastAsia"/>
              <w:rtl/>
            </w:rPr>
          </w:rPrChange>
        </w:rPr>
        <w:t>הדיאגרמה</w:t>
      </w:r>
      <w:r w:rsidRPr="00103DCA">
        <w:rPr>
          <w:rFonts w:ascii="Tahoma" w:hAnsi="Tahoma" w:cs="Tahoma"/>
          <w:sz w:val="20"/>
          <w:szCs w:val="20"/>
          <w:rtl/>
          <w:rPrChange w:id="5076" w:author="רינת אביטל" w:date="2022-05-12T09:18:00Z">
            <w:rPr>
              <w:rtl/>
            </w:rPr>
          </w:rPrChange>
        </w:rPr>
        <w:t xml:space="preserve"> </w:t>
      </w:r>
      <w:r w:rsidRPr="00103DCA">
        <w:rPr>
          <w:rFonts w:ascii="Tahoma" w:hAnsi="Tahoma" w:cs="Tahoma" w:hint="eastAsia"/>
          <w:sz w:val="20"/>
          <w:szCs w:val="20"/>
          <w:rtl/>
          <w:rPrChange w:id="5077" w:author="רינת אביטל" w:date="2022-05-12T09:18:00Z">
            <w:rPr>
              <w:rFonts w:hint="eastAsia"/>
              <w:rtl/>
            </w:rPr>
          </w:rPrChange>
        </w:rPr>
        <w:t>מה</w:t>
      </w:r>
      <w:r w:rsidRPr="00103DCA">
        <w:rPr>
          <w:rFonts w:ascii="Tahoma" w:hAnsi="Tahoma" w:cs="Tahoma"/>
          <w:sz w:val="20"/>
          <w:szCs w:val="20"/>
          <w:rtl/>
          <w:rPrChange w:id="5078" w:author="רינת אביטל" w:date="2022-05-12T09:18:00Z">
            <w:rPr>
              <w:rtl/>
            </w:rPr>
          </w:rPrChange>
        </w:rPr>
        <w:t>-</w:t>
      </w:r>
      <w:r w:rsidRPr="00103DCA">
        <w:rPr>
          <w:rFonts w:ascii="Tahoma" w:hAnsi="Tahoma" w:cs="Tahoma"/>
          <w:sz w:val="20"/>
          <w:szCs w:val="20"/>
          <w:rPrChange w:id="5079" w:author="רינת אביטל" w:date="2022-05-12T09:18:00Z">
            <w:rPr/>
          </w:rPrChange>
        </w:rPr>
        <w:t>SQL</w:t>
      </w:r>
    </w:p>
    <w:p w14:paraId="32D10206" w14:textId="14AF5A44" w:rsidR="00260D88" w:rsidRPr="00103DCA" w:rsidRDefault="00260D88" w:rsidP="00C26F9C">
      <w:pPr>
        <w:rPr>
          <w:rFonts w:ascii="Tahoma" w:hAnsi="Tahoma" w:cs="Tahoma"/>
          <w:sz w:val="20"/>
          <w:szCs w:val="20"/>
          <w:rPrChange w:id="5080" w:author="רינת אביטל" w:date="2022-05-12T09:18:00Z">
            <w:rPr/>
          </w:rPrChange>
        </w:rPr>
      </w:pPr>
      <w:ins w:id="5081" w:author="רינת אביטל" w:date="2022-05-12T14:13:00Z">
        <w:r>
          <w:rPr>
            <w:noProof/>
          </w:rPr>
          <w:drawing>
            <wp:inline distT="0" distB="0" distL="0" distR="0" wp14:anchorId="262699B4" wp14:editId="38CC36DB">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2571429"/>
                      </a:xfrm>
                      <a:prstGeom prst="rect">
                        <a:avLst/>
                      </a:prstGeom>
                    </pic:spPr>
                  </pic:pic>
                </a:graphicData>
              </a:graphic>
            </wp:inline>
          </w:drawing>
        </w:r>
      </w:ins>
    </w:p>
    <w:p w14:paraId="443FCA29" w14:textId="183DF7CA"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82" w:author="רינת אביטל" w:date="2022-05-12T09:18:00Z">
            <w:rPr>
              <w:b/>
              <w:bCs/>
              <w:color w:val="89D7C3"/>
              <w:sz w:val="40"/>
              <w:szCs w:val="40"/>
              <w:rtl/>
            </w:rPr>
          </w:rPrChange>
        </w:rPr>
      </w:pPr>
      <w:bookmarkStart w:id="5083" w:name="_Toc10303963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84" w:author="רינת אביטל" w:date="2022-05-12T09:18:00Z">
            <w:rPr>
              <w:rFonts w:hint="eastAsia"/>
              <w:b/>
              <w:bCs/>
              <w:color w:val="89D7C3"/>
              <w:sz w:val="40"/>
              <w:szCs w:val="40"/>
              <w:rtl/>
            </w:rPr>
          </w:rPrChange>
        </w:rPr>
        <w:t>פירוט</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85"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86" w:author="רינת אביטל" w:date="2022-05-12T09:18:00Z">
            <w:rPr>
              <w:rFonts w:hint="eastAsia"/>
              <w:b/>
              <w:bCs/>
              <w:color w:val="89D7C3"/>
              <w:sz w:val="40"/>
              <w:szCs w:val="40"/>
              <w:rtl/>
            </w:rPr>
          </w:rPrChange>
        </w:rPr>
        <w:t>הטבלאות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8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88" w:author="רינת אביטל" w:date="2022-05-12T09:18:00Z">
            <w:rPr>
              <w:rFonts w:hint="eastAsia"/>
              <w:b/>
              <w:bCs/>
              <w:color w:val="89D7C3"/>
              <w:sz w:val="40"/>
              <w:szCs w:val="40"/>
              <w:rtl/>
            </w:rPr>
          </w:rPrChange>
        </w:rPr>
        <w:t>ב</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89"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090" w:author="רינת אביטל" w:date="2022-05-12T09:18:00Z">
            <w:rPr>
              <w:b/>
              <w:bCs/>
              <w:color w:val="89D7C3"/>
              <w:sz w:val="40"/>
              <w:szCs w:val="40"/>
            </w:rPr>
          </w:rPrChange>
        </w:rPr>
        <w:t>Data Base</w:t>
      </w:r>
      <w:bookmarkEnd w:id="5083"/>
    </w:p>
    <w:p w14:paraId="6EF54638" w14:textId="77777777" w:rsidR="00260D88" w:rsidRPr="00260D88" w:rsidRDefault="00260D88" w:rsidP="0022380D">
      <w:pPr>
        <w:pStyle w:val="a8"/>
        <w:spacing w:after="240" w:line="360" w:lineRule="auto"/>
        <w:ind w:left="502"/>
        <w:rPr>
          <w:ins w:id="5091" w:author="רינת אביטל" w:date="2022-05-12T14:14:00Z"/>
          <w:rFonts w:ascii="Tahoma" w:hAnsi="Tahoma" w:cs="Tahoma"/>
          <w:color w:val="000000" w:themeColor="text1"/>
          <w:rtl/>
        </w:rPr>
      </w:pPr>
      <w:ins w:id="5092"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2380D">
      <w:pPr>
        <w:pStyle w:val="a8"/>
        <w:spacing w:after="240" w:line="360" w:lineRule="auto"/>
        <w:ind w:left="502"/>
        <w:jc w:val="both"/>
        <w:rPr>
          <w:ins w:id="5093" w:author="רינת אביטל" w:date="2022-05-12T14:14:00Z"/>
          <w:rFonts w:ascii="Tahoma" w:hAnsi="Tahoma" w:cs="Tahoma"/>
          <w:rtl/>
        </w:rPr>
      </w:pPr>
      <w:ins w:id="5094"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proofErr w:type="spellStart"/>
        <w:r w:rsidRPr="00260D88">
          <w:rPr>
            <w:rFonts w:ascii="Tahoma" w:hAnsi="Tahoma" w:cs="Tahoma"/>
          </w:rPr>
          <w:t>SqlServer</w:t>
        </w:r>
        <w:proofErr w:type="spellEnd"/>
        <w:r w:rsidRPr="00260D88">
          <w:rPr>
            <w:rFonts w:ascii="Tahoma" w:hAnsi="Tahoma" w:cs="Tahoma"/>
            <w:rtl/>
          </w:rPr>
          <w:t>, ולפי השמות של השדות נשלפים הנתונים.</w:t>
        </w:r>
      </w:ins>
    </w:p>
    <w:p w14:paraId="0AB68568" w14:textId="77777777" w:rsidR="00260D88" w:rsidRPr="00260D88" w:rsidRDefault="00260D88" w:rsidP="0022380D">
      <w:pPr>
        <w:pStyle w:val="a8"/>
        <w:spacing w:line="360" w:lineRule="auto"/>
        <w:ind w:left="502"/>
        <w:rPr>
          <w:ins w:id="5095" w:author="רינת אביטל" w:date="2022-05-12T14:14:00Z"/>
          <w:rFonts w:ascii="Tahoma" w:hAnsi="Tahoma" w:cs="Tahoma"/>
          <w:b/>
          <w:bCs/>
          <w:color w:val="ED7D31" w:themeColor="accent2"/>
        </w:rPr>
      </w:pPr>
      <w:ins w:id="5096"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2380D">
      <w:pPr>
        <w:pStyle w:val="a8"/>
        <w:spacing w:line="360" w:lineRule="auto"/>
        <w:ind w:left="502"/>
        <w:jc w:val="both"/>
        <w:rPr>
          <w:ins w:id="5097" w:author="רינת אביטל" w:date="2022-05-12T14:14:00Z"/>
          <w:rFonts w:ascii="Tahoma" w:hAnsi="Tahoma" w:cs="Tahoma"/>
          <w:rtl/>
        </w:rPr>
      </w:pPr>
      <w:ins w:id="5098"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5099"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5100">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5101" w:author="רינת אביטל" w:date="2022-05-12T14:14:00Z"/>
          <w:trPrChange w:id="5102"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03" w:author="רינת אביטל" w:date="2022-05-12T14:15:00Z">
              <w:tcPr>
                <w:tcW w:w="1803" w:type="dxa"/>
                <w:vAlign w:val="center"/>
              </w:tcPr>
            </w:tcPrChange>
          </w:tcPr>
          <w:p w14:paraId="0DA9B105" w14:textId="77777777" w:rsidR="00260D88" w:rsidRDefault="00260D88" w:rsidP="0092080F">
            <w:pPr>
              <w:spacing w:line="360" w:lineRule="auto"/>
              <w:jc w:val="center"/>
              <w:cnfStyle w:val="101000000000" w:firstRow="1" w:lastRow="0" w:firstColumn="1" w:lastColumn="0" w:oddVBand="0" w:evenVBand="0" w:oddHBand="0" w:evenHBand="0" w:firstRowFirstColumn="0" w:firstRowLastColumn="0" w:lastRowFirstColumn="0" w:lastRowLastColumn="0"/>
              <w:rPr>
                <w:ins w:id="5104" w:author="רינת אביטל" w:date="2022-05-12T14:14:00Z"/>
                <w:rFonts w:ascii="Tahoma" w:hAnsi="Tahoma" w:cs="Tahoma"/>
                <w:color w:val="ED7D31" w:themeColor="accent2"/>
                <w:sz w:val="22"/>
                <w:szCs w:val="22"/>
                <w:rtl/>
              </w:rPr>
            </w:pPr>
            <w:ins w:id="5105" w:author="רינת אביטל" w:date="2022-05-12T14:14:00Z">
              <w:r>
                <w:rPr>
                  <w:rFonts w:ascii="Tahoma" w:hAnsi="Tahoma" w:cs="Tahoma" w:hint="cs"/>
                  <w:color w:val="ED7D31" w:themeColor="accent2"/>
                  <w:sz w:val="22"/>
                  <w:szCs w:val="22"/>
                  <w:rtl/>
                </w:rPr>
                <w:t>מפתחות</w:t>
              </w:r>
            </w:ins>
          </w:p>
        </w:tc>
        <w:tc>
          <w:tcPr>
            <w:tcW w:w="1771" w:type="dxa"/>
            <w:vAlign w:val="center"/>
            <w:tcPrChange w:id="5106" w:author="רינת אביטל" w:date="2022-05-12T14:15:00Z">
              <w:tcPr>
                <w:tcW w:w="1803" w:type="dxa"/>
                <w:vAlign w:val="center"/>
              </w:tcPr>
            </w:tcPrChange>
          </w:tcPr>
          <w:p w14:paraId="41F8C78F"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07" w:author="רינת אביטל" w:date="2022-05-12T14:14:00Z"/>
                <w:rFonts w:ascii="Tahoma" w:hAnsi="Tahoma" w:cs="Tahoma"/>
                <w:color w:val="ED7D31" w:themeColor="accent2"/>
                <w:sz w:val="22"/>
                <w:szCs w:val="22"/>
                <w:rtl/>
              </w:rPr>
            </w:pPr>
            <w:ins w:id="5108" w:author="רינת אביטל" w:date="2022-05-12T14:14:00Z">
              <w:r>
                <w:rPr>
                  <w:rFonts w:ascii="Tahoma" w:hAnsi="Tahoma" w:cs="Tahoma" w:hint="cs"/>
                  <w:color w:val="ED7D31" w:themeColor="accent2"/>
                  <w:sz w:val="22"/>
                  <w:szCs w:val="22"/>
                  <w:rtl/>
                </w:rPr>
                <w:t>שם השדה</w:t>
              </w:r>
            </w:ins>
          </w:p>
        </w:tc>
        <w:tc>
          <w:tcPr>
            <w:tcW w:w="1652" w:type="dxa"/>
            <w:vAlign w:val="center"/>
            <w:tcPrChange w:id="5109" w:author="רינת אביטל" w:date="2022-05-12T14:15:00Z">
              <w:tcPr>
                <w:tcW w:w="1803" w:type="dxa"/>
                <w:vAlign w:val="center"/>
              </w:tcPr>
            </w:tcPrChange>
          </w:tcPr>
          <w:p w14:paraId="000CA261"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10" w:author="רינת אביטל" w:date="2022-05-12T14:14:00Z"/>
                <w:rFonts w:ascii="Tahoma" w:hAnsi="Tahoma" w:cs="Tahoma"/>
                <w:color w:val="ED7D31" w:themeColor="accent2"/>
                <w:sz w:val="22"/>
                <w:szCs w:val="22"/>
                <w:rtl/>
              </w:rPr>
            </w:pPr>
            <w:ins w:id="5111"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5112" w:author="רינת אביטל" w:date="2022-05-12T14:15:00Z">
              <w:tcPr>
                <w:tcW w:w="2054" w:type="dxa"/>
                <w:vAlign w:val="center"/>
              </w:tcPr>
            </w:tcPrChange>
          </w:tcPr>
          <w:p w14:paraId="7FBE0627"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13" w:author="רינת אביטל" w:date="2022-05-12T14:14:00Z"/>
                <w:rFonts w:ascii="Tahoma" w:hAnsi="Tahoma" w:cs="Tahoma"/>
                <w:color w:val="ED7D31" w:themeColor="accent2"/>
                <w:sz w:val="22"/>
                <w:szCs w:val="22"/>
                <w:rtl/>
              </w:rPr>
            </w:pPr>
            <w:proofErr w:type="spellStart"/>
            <w:ins w:id="5114" w:author="רינת אביטל" w:date="2022-05-12T14:14:00Z">
              <w:r>
                <w:rPr>
                  <w:rFonts w:ascii="Tahoma" w:hAnsi="Tahoma" w:cs="Tahoma" w:hint="cs"/>
                  <w:color w:val="ED7D31" w:themeColor="accent2"/>
                  <w:sz w:val="22"/>
                  <w:szCs w:val="22"/>
                  <w:rtl/>
                </w:rPr>
                <w:t>תאור</w:t>
              </w:r>
              <w:proofErr w:type="spellEnd"/>
            </w:ins>
          </w:p>
        </w:tc>
        <w:tc>
          <w:tcPr>
            <w:tcW w:w="1374" w:type="dxa"/>
            <w:vAlign w:val="center"/>
            <w:tcPrChange w:id="5115" w:author="רינת אביטל" w:date="2022-05-12T14:15:00Z">
              <w:tcPr>
                <w:tcW w:w="1553" w:type="dxa"/>
                <w:vAlign w:val="center"/>
              </w:tcPr>
            </w:tcPrChange>
          </w:tcPr>
          <w:p w14:paraId="37FEF8BC"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16" w:author="רינת אביטל" w:date="2022-05-12T14:14:00Z"/>
                <w:rFonts w:ascii="Tahoma" w:hAnsi="Tahoma" w:cs="Tahoma"/>
                <w:color w:val="ED7D31" w:themeColor="accent2"/>
                <w:sz w:val="22"/>
                <w:szCs w:val="22"/>
                <w:rtl/>
              </w:rPr>
            </w:pPr>
            <w:ins w:id="5117"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5118" w:author="רינת אביטל" w:date="2022-05-12T14:14:00Z"/>
          <w:trPrChange w:id="5119"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20" w:author="רינת אביטל" w:date="2022-05-12T14:15:00Z">
              <w:tcPr>
                <w:tcW w:w="1803" w:type="dxa"/>
                <w:vAlign w:val="center"/>
              </w:tcPr>
            </w:tcPrChange>
          </w:tcPr>
          <w:p w14:paraId="4CA470B2"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121" w:author="רינת אביטל" w:date="2022-05-12T14:14:00Z"/>
                <w:rFonts w:ascii="Tahoma" w:hAnsi="Tahoma" w:cs="Tahoma"/>
                <w:sz w:val="22"/>
                <w:szCs w:val="22"/>
              </w:rPr>
            </w:pPr>
            <w:ins w:id="5122" w:author="רינת אביטל" w:date="2022-05-12T14:14:00Z">
              <w:r>
                <w:rPr>
                  <w:rFonts w:ascii="Tahoma" w:hAnsi="Tahoma" w:cs="Tahoma" w:hint="cs"/>
                  <w:sz w:val="22"/>
                  <w:szCs w:val="22"/>
                </w:rPr>
                <w:t>PK</w:t>
              </w:r>
            </w:ins>
          </w:p>
        </w:tc>
        <w:tc>
          <w:tcPr>
            <w:tcW w:w="1771" w:type="dxa"/>
            <w:vAlign w:val="center"/>
            <w:tcPrChange w:id="5123" w:author="רינת אביטל" w:date="2022-05-12T14:15:00Z">
              <w:tcPr>
                <w:tcW w:w="1803" w:type="dxa"/>
                <w:vAlign w:val="center"/>
              </w:tcPr>
            </w:tcPrChange>
          </w:tcPr>
          <w:p w14:paraId="5B84408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24" w:author="רינת אביטל" w:date="2022-05-12T14:14:00Z"/>
                <w:rFonts w:ascii="Tahoma" w:hAnsi="Tahoma" w:cs="Tahoma"/>
                <w:sz w:val="22"/>
                <w:szCs w:val="22"/>
              </w:rPr>
            </w:pPr>
            <w:ins w:id="5125" w:author="רינת אביטל" w:date="2022-05-12T14:14:00Z">
              <w:r>
                <w:rPr>
                  <w:rFonts w:ascii="Tahoma" w:hAnsi="Tahoma" w:cs="Tahoma"/>
                  <w:sz w:val="22"/>
                  <w:szCs w:val="22"/>
                </w:rPr>
                <w:t>Code</w:t>
              </w:r>
            </w:ins>
          </w:p>
        </w:tc>
        <w:tc>
          <w:tcPr>
            <w:tcW w:w="1652" w:type="dxa"/>
            <w:vAlign w:val="center"/>
            <w:tcPrChange w:id="5126" w:author="רינת אביטל" w:date="2022-05-12T14:15:00Z">
              <w:tcPr>
                <w:tcW w:w="1803" w:type="dxa"/>
                <w:vAlign w:val="center"/>
              </w:tcPr>
            </w:tcPrChange>
          </w:tcPr>
          <w:p w14:paraId="7BACF33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27" w:author="רינת אביטל" w:date="2022-05-12T14:14:00Z"/>
                <w:rFonts w:ascii="Tahoma" w:hAnsi="Tahoma" w:cs="Tahoma"/>
                <w:sz w:val="22"/>
                <w:szCs w:val="22"/>
                <w:rtl/>
              </w:rPr>
            </w:pPr>
            <w:ins w:id="5128" w:author="רינת אביטל" w:date="2022-05-12T14:14:00Z">
              <w:r>
                <w:rPr>
                  <w:rFonts w:ascii="Tahoma" w:hAnsi="Tahoma" w:cs="Tahoma"/>
                  <w:sz w:val="22"/>
                  <w:szCs w:val="22"/>
                </w:rPr>
                <w:t>int</w:t>
              </w:r>
            </w:ins>
          </w:p>
        </w:tc>
        <w:tc>
          <w:tcPr>
            <w:tcW w:w="1851" w:type="dxa"/>
            <w:vAlign w:val="center"/>
            <w:tcPrChange w:id="5129" w:author="רינת אביטל" w:date="2022-05-12T14:15:00Z">
              <w:tcPr>
                <w:tcW w:w="2054" w:type="dxa"/>
                <w:vAlign w:val="center"/>
              </w:tcPr>
            </w:tcPrChange>
          </w:tcPr>
          <w:p w14:paraId="34FB028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30" w:author="רינת אביטל" w:date="2022-05-12T14:14:00Z"/>
                <w:rFonts w:ascii="Tahoma" w:hAnsi="Tahoma" w:cs="Tahoma"/>
                <w:sz w:val="22"/>
                <w:szCs w:val="22"/>
                <w:rtl/>
              </w:rPr>
            </w:pPr>
            <w:ins w:id="5131" w:author="רינת אביטל" w:date="2022-05-12T14:14:00Z">
              <w:r>
                <w:rPr>
                  <w:rFonts w:ascii="Tahoma" w:hAnsi="Tahoma" w:cs="Tahoma" w:hint="cs"/>
                  <w:sz w:val="22"/>
                  <w:szCs w:val="22"/>
                  <w:rtl/>
                </w:rPr>
                <w:t>קוד</w:t>
              </w:r>
            </w:ins>
          </w:p>
        </w:tc>
        <w:tc>
          <w:tcPr>
            <w:tcW w:w="1374" w:type="dxa"/>
            <w:vAlign w:val="center"/>
            <w:tcPrChange w:id="5132" w:author="רינת אביטל" w:date="2022-05-12T14:15:00Z">
              <w:tcPr>
                <w:tcW w:w="1553" w:type="dxa"/>
                <w:vAlign w:val="center"/>
              </w:tcPr>
            </w:tcPrChange>
          </w:tcPr>
          <w:p w14:paraId="1C9C0F5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33" w:author="רינת אביטל" w:date="2022-05-12T14:14:00Z"/>
                <w:rFonts w:ascii="Tahoma" w:hAnsi="Tahoma" w:cs="Tahoma"/>
                <w:sz w:val="22"/>
                <w:szCs w:val="22"/>
                <w:rtl/>
              </w:rPr>
            </w:pPr>
            <w:ins w:id="5134"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5135" w:author="רינת אביטל" w:date="2022-05-12T14:14:00Z"/>
          <w:trPrChange w:id="5136"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37" w:author="רינת אביטל" w:date="2022-05-12T14:15:00Z">
              <w:tcPr>
                <w:tcW w:w="1803" w:type="dxa"/>
                <w:vAlign w:val="center"/>
              </w:tcPr>
            </w:tcPrChange>
          </w:tcPr>
          <w:p w14:paraId="4F4495C9" w14:textId="77777777" w:rsidR="00260D88" w:rsidRDefault="00260D88" w:rsidP="0092080F">
            <w:pPr>
              <w:spacing w:line="360" w:lineRule="auto"/>
              <w:jc w:val="center"/>
              <w:rPr>
                <w:ins w:id="5138" w:author="רינת אביטל" w:date="2022-05-12T14:14:00Z"/>
                <w:rFonts w:ascii="Tahoma" w:hAnsi="Tahoma" w:cs="Tahoma"/>
                <w:sz w:val="22"/>
                <w:szCs w:val="22"/>
                <w:rtl/>
              </w:rPr>
            </w:pPr>
          </w:p>
        </w:tc>
        <w:tc>
          <w:tcPr>
            <w:tcW w:w="1771" w:type="dxa"/>
            <w:vAlign w:val="center"/>
            <w:tcPrChange w:id="5139" w:author="רינת אביטל" w:date="2022-05-12T14:15:00Z">
              <w:tcPr>
                <w:tcW w:w="1803" w:type="dxa"/>
                <w:vAlign w:val="center"/>
              </w:tcPr>
            </w:tcPrChange>
          </w:tcPr>
          <w:p w14:paraId="15330FB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40" w:author="רינת אביטל" w:date="2022-05-12T14:14:00Z"/>
                <w:rFonts w:ascii="Tahoma" w:hAnsi="Tahoma" w:cs="Tahoma"/>
                <w:sz w:val="22"/>
                <w:szCs w:val="22"/>
              </w:rPr>
            </w:pPr>
            <w:proofErr w:type="spellStart"/>
            <w:ins w:id="5141" w:author="רינת אביטל" w:date="2022-05-12T14:14:00Z">
              <w:r>
                <w:rPr>
                  <w:rFonts w:ascii="Tahoma" w:hAnsi="Tahoma" w:cs="Tahoma"/>
                  <w:sz w:val="22"/>
                  <w:szCs w:val="22"/>
                </w:rPr>
                <w:t>firstName</w:t>
              </w:r>
              <w:proofErr w:type="spellEnd"/>
            </w:ins>
          </w:p>
        </w:tc>
        <w:tc>
          <w:tcPr>
            <w:tcW w:w="1652" w:type="dxa"/>
            <w:tcPrChange w:id="5142" w:author="רינת אביטל" w:date="2022-05-12T14:15:00Z">
              <w:tcPr>
                <w:tcW w:w="1803" w:type="dxa"/>
              </w:tcPr>
            </w:tcPrChange>
          </w:tcPr>
          <w:p w14:paraId="62EFD00D"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43" w:author="רינת אביטל" w:date="2022-05-12T14:14:00Z"/>
                <w:rFonts w:ascii="Tahoma" w:hAnsi="Tahoma" w:cs="Tahoma"/>
                <w:sz w:val="22"/>
                <w:szCs w:val="22"/>
              </w:rPr>
            </w:pPr>
            <w:proofErr w:type="gramStart"/>
            <w:ins w:id="5144" w:author="רינת אביטל" w:date="2022-05-12T14:14:00Z">
              <w:r w:rsidRPr="000C70A3">
                <w:t>varchar(</w:t>
              </w:r>
              <w:proofErr w:type="gramEnd"/>
              <w:r w:rsidRPr="000C70A3">
                <w:t>50)</w:t>
              </w:r>
            </w:ins>
          </w:p>
        </w:tc>
        <w:tc>
          <w:tcPr>
            <w:tcW w:w="1851" w:type="dxa"/>
            <w:vAlign w:val="center"/>
            <w:tcPrChange w:id="5145" w:author="רינת אביטל" w:date="2022-05-12T14:15:00Z">
              <w:tcPr>
                <w:tcW w:w="2054" w:type="dxa"/>
                <w:vAlign w:val="center"/>
              </w:tcPr>
            </w:tcPrChange>
          </w:tcPr>
          <w:p w14:paraId="250D6F5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46" w:author="רינת אביטל" w:date="2022-05-12T14:14:00Z"/>
                <w:rFonts w:ascii="Tahoma" w:hAnsi="Tahoma" w:cs="Tahoma"/>
                <w:sz w:val="22"/>
                <w:szCs w:val="22"/>
                <w:rtl/>
              </w:rPr>
            </w:pPr>
            <w:ins w:id="5147" w:author="רינת אביטל" w:date="2022-05-12T14:14:00Z">
              <w:r>
                <w:rPr>
                  <w:rFonts w:ascii="Tahoma" w:hAnsi="Tahoma" w:cs="Tahoma" w:hint="cs"/>
                  <w:sz w:val="22"/>
                  <w:szCs w:val="22"/>
                  <w:rtl/>
                </w:rPr>
                <w:t>שם משתמש</w:t>
              </w:r>
            </w:ins>
          </w:p>
        </w:tc>
        <w:tc>
          <w:tcPr>
            <w:tcW w:w="1374" w:type="dxa"/>
            <w:vAlign w:val="center"/>
            <w:tcPrChange w:id="5148" w:author="רינת אביטל" w:date="2022-05-12T14:15:00Z">
              <w:tcPr>
                <w:tcW w:w="1553" w:type="dxa"/>
                <w:vAlign w:val="center"/>
              </w:tcPr>
            </w:tcPrChange>
          </w:tcPr>
          <w:p w14:paraId="0F765187"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49" w:author="רינת אביטל" w:date="2022-05-12T14:14:00Z"/>
                <w:rFonts w:ascii="Tahoma" w:hAnsi="Tahoma" w:cs="Tahoma"/>
                <w:sz w:val="22"/>
                <w:szCs w:val="22"/>
                <w:rtl/>
              </w:rPr>
            </w:pPr>
            <w:ins w:id="5150"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5151" w:author="רינת אביטל" w:date="2022-05-12T14:14:00Z"/>
          <w:trPrChange w:id="5152"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53" w:author="רינת אביטל" w:date="2022-05-12T14:15:00Z">
              <w:tcPr>
                <w:tcW w:w="1803" w:type="dxa"/>
                <w:vAlign w:val="center"/>
              </w:tcPr>
            </w:tcPrChange>
          </w:tcPr>
          <w:p w14:paraId="46432D4F"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154" w:author="רינת אביטל" w:date="2022-05-12T14:14:00Z"/>
                <w:rFonts w:ascii="Tahoma" w:hAnsi="Tahoma" w:cs="Tahoma"/>
                <w:sz w:val="22"/>
                <w:szCs w:val="22"/>
                <w:rtl/>
              </w:rPr>
            </w:pPr>
          </w:p>
        </w:tc>
        <w:tc>
          <w:tcPr>
            <w:tcW w:w="1771" w:type="dxa"/>
            <w:vAlign w:val="center"/>
            <w:tcPrChange w:id="5155" w:author="רינת אביטל" w:date="2022-05-12T14:15:00Z">
              <w:tcPr>
                <w:tcW w:w="1803" w:type="dxa"/>
                <w:vAlign w:val="center"/>
              </w:tcPr>
            </w:tcPrChange>
          </w:tcPr>
          <w:p w14:paraId="1A2DF9E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56" w:author="רינת אביטל" w:date="2022-05-12T14:14:00Z"/>
                <w:rFonts w:ascii="Tahoma" w:hAnsi="Tahoma" w:cs="Tahoma"/>
                <w:sz w:val="22"/>
                <w:szCs w:val="22"/>
              </w:rPr>
            </w:pPr>
            <w:proofErr w:type="spellStart"/>
            <w:ins w:id="5157" w:author="רינת אביטל" w:date="2022-05-12T14:14:00Z">
              <w:r>
                <w:rPr>
                  <w:rFonts w:ascii="Tahoma" w:hAnsi="Tahoma" w:cs="Tahoma"/>
                  <w:sz w:val="22"/>
                  <w:szCs w:val="22"/>
                </w:rPr>
                <w:t>lastName</w:t>
              </w:r>
              <w:proofErr w:type="spellEnd"/>
            </w:ins>
          </w:p>
        </w:tc>
        <w:tc>
          <w:tcPr>
            <w:tcW w:w="1652" w:type="dxa"/>
            <w:tcPrChange w:id="5158" w:author="רינת אביטל" w:date="2022-05-12T14:15:00Z">
              <w:tcPr>
                <w:tcW w:w="1803" w:type="dxa"/>
              </w:tcPr>
            </w:tcPrChange>
          </w:tcPr>
          <w:p w14:paraId="70D7FFD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59" w:author="רינת אביטל" w:date="2022-05-12T14:14:00Z"/>
                <w:rFonts w:ascii="Tahoma" w:hAnsi="Tahoma" w:cs="Tahoma"/>
                <w:sz w:val="22"/>
                <w:szCs w:val="22"/>
              </w:rPr>
            </w:pPr>
            <w:proofErr w:type="gramStart"/>
            <w:ins w:id="5160" w:author="רינת אביטל" w:date="2022-05-12T14:14:00Z">
              <w:r w:rsidRPr="000C70A3">
                <w:t>varchar(</w:t>
              </w:r>
              <w:proofErr w:type="gramEnd"/>
              <w:r w:rsidRPr="000C70A3">
                <w:t>50)</w:t>
              </w:r>
            </w:ins>
          </w:p>
        </w:tc>
        <w:tc>
          <w:tcPr>
            <w:tcW w:w="1851" w:type="dxa"/>
            <w:vAlign w:val="center"/>
            <w:tcPrChange w:id="5161" w:author="רינת אביטל" w:date="2022-05-12T14:15:00Z">
              <w:tcPr>
                <w:tcW w:w="2054" w:type="dxa"/>
                <w:vAlign w:val="center"/>
              </w:tcPr>
            </w:tcPrChange>
          </w:tcPr>
          <w:p w14:paraId="297E791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62" w:author="רינת אביטל" w:date="2022-05-12T14:14:00Z"/>
                <w:rFonts w:ascii="Tahoma" w:hAnsi="Tahoma" w:cs="Tahoma"/>
                <w:sz w:val="22"/>
                <w:szCs w:val="22"/>
                <w:rtl/>
              </w:rPr>
            </w:pPr>
            <w:ins w:id="5163" w:author="רינת אביטל" w:date="2022-05-12T14:14:00Z">
              <w:r>
                <w:rPr>
                  <w:rFonts w:ascii="Tahoma" w:hAnsi="Tahoma" w:cs="Tahoma" w:hint="cs"/>
                  <w:sz w:val="22"/>
                  <w:szCs w:val="22"/>
                  <w:rtl/>
                </w:rPr>
                <w:t>משפחת המשתמש</w:t>
              </w:r>
            </w:ins>
          </w:p>
        </w:tc>
        <w:tc>
          <w:tcPr>
            <w:tcW w:w="1374" w:type="dxa"/>
            <w:vAlign w:val="center"/>
            <w:tcPrChange w:id="5164" w:author="רינת אביטל" w:date="2022-05-12T14:15:00Z">
              <w:tcPr>
                <w:tcW w:w="1553" w:type="dxa"/>
                <w:vAlign w:val="center"/>
              </w:tcPr>
            </w:tcPrChange>
          </w:tcPr>
          <w:p w14:paraId="73F7C0EA"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65" w:author="רינת אביטל" w:date="2022-05-12T14:14:00Z"/>
                <w:rFonts w:ascii="Tahoma" w:hAnsi="Tahoma" w:cs="Tahoma"/>
                <w:sz w:val="22"/>
                <w:szCs w:val="22"/>
              </w:rPr>
            </w:pPr>
            <w:ins w:id="5166"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5167" w:author="רינת אביטל" w:date="2022-05-12T14:14:00Z"/>
          <w:trPrChange w:id="5168"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69" w:author="רינת אביטל" w:date="2022-05-12T14:15:00Z">
              <w:tcPr>
                <w:tcW w:w="1803" w:type="dxa"/>
                <w:vAlign w:val="center"/>
              </w:tcPr>
            </w:tcPrChange>
          </w:tcPr>
          <w:p w14:paraId="534B8277" w14:textId="77777777" w:rsidR="00260D88" w:rsidRDefault="00260D88" w:rsidP="0092080F">
            <w:pPr>
              <w:spacing w:line="360" w:lineRule="auto"/>
              <w:jc w:val="center"/>
              <w:rPr>
                <w:ins w:id="5170" w:author="רינת אביטל" w:date="2022-05-12T14:14:00Z"/>
                <w:rFonts w:ascii="Tahoma" w:hAnsi="Tahoma" w:cs="Tahoma"/>
                <w:sz w:val="22"/>
                <w:szCs w:val="22"/>
                <w:rtl/>
              </w:rPr>
            </w:pPr>
          </w:p>
        </w:tc>
        <w:tc>
          <w:tcPr>
            <w:tcW w:w="1771" w:type="dxa"/>
            <w:vAlign w:val="center"/>
            <w:tcPrChange w:id="5171" w:author="רינת אביטל" w:date="2022-05-12T14:15:00Z">
              <w:tcPr>
                <w:tcW w:w="1803" w:type="dxa"/>
                <w:vAlign w:val="center"/>
              </w:tcPr>
            </w:tcPrChange>
          </w:tcPr>
          <w:p w14:paraId="12D8F630"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2" w:author="רינת אביטל" w:date="2022-05-12T14:14:00Z"/>
                <w:rFonts w:ascii="Tahoma" w:hAnsi="Tahoma" w:cs="Tahoma"/>
                <w:sz w:val="22"/>
                <w:szCs w:val="22"/>
              </w:rPr>
            </w:pPr>
            <w:proofErr w:type="spellStart"/>
            <w:ins w:id="5173" w:author="רינת אביטל" w:date="2022-05-12T14:14:00Z">
              <w:r>
                <w:rPr>
                  <w:rFonts w:ascii="Tahoma" w:hAnsi="Tahoma" w:cs="Tahoma"/>
                  <w:sz w:val="22"/>
                  <w:szCs w:val="22"/>
                </w:rPr>
                <w:t>userName</w:t>
              </w:r>
              <w:proofErr w:type="spellEnd"/>
            </w:ins>
          </w:p>
        </w:tc>
        <w:tc>
          <w:tcPr>
            <w:tcW w:w="1652" w:type="dxa"/>
            <w:tcPrChange w:id="5174" w:author="רינת אביטל" w:date="2022-05-12T14:15:00Z">
              <w:tcPr>
                <w:tcW w:w="1803" w:type="dxa"/>
              </w:tcPr>
            </w:tcPrChange>
          </w:tcPr>
          <w:p w14:paraId="286949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5" w:author="רינת אביטל" w:date="2022-05-12T14:14:00Z"/>
                <w:rFonts w:ascii="Tahoma" w:hAnsi="Tahoma" w:cs="Tahoma"/>
                <w:sz w:val="22"/>
                <w:szCs w:val="22"/>
              </w:rPr>
            </w:pPr>
            <w:proofErr w:type="gramStart"/>
            <w:ins w:id="5176" w:author="רינת אביטל" w:date="2022-05-12T14:14:00Z">
              <w:r w:rsidRPr="000C70A3">
                <w:t>varchar(</w:t>
              </w:r>
              <w:proofErr w:type="gramEnd"/>
              <w:r w:rsidRPr="000C70A3">
                <w:t>50)</w:t>
              </w:r>
            </w:ins>
          </w:p>
        </w:tc>
        <w:tc>
          <w:tcPr>
            <w:tcW w:w="1851" w:type="dxa"/>
            <w:vAlign w:val="center"/>
            <w:tcPrChange w:id="5177" w:author="רינת אביטל" w:date="2022-05-12T14:15:00Z">
              <w:tcPr>
                <w:tcW w:w="2054" w:type="dxa"/>
                <w:vAlign w:val="center"/>
              </w:tcPr>
            </w:tcPrChange>
          </w:tcPr>
          <w:p w14:paraId="6A38B12B"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8" w:author="רינת אביטל" w:date="2022-05-12T14:14:00Z"/>
                <w:rFonts w:ascii="Tahoma" w:hAnsi="Tahoma" w:cs="Tahoma"/>
                <w:sz w:val="22"/>
                <w:szCs w:val="22"/>
                <w:rtl/>
              </w:rPr>
            </w:pPr>
            <w:ins w:id="5179" w:author="רינת אביטל" w:date="2022-05-12T14:14:00Z">
              <w:r>
                <w:rPr>
                  <w:rFonts w:ascii="Tahoma" w:hAnsi="Tahoma" w:cs="Tahoma" w:hint="cs"/>
                  <w:sz w:val="22"/>
                  <w:szCs w:val="22"/>
                  <w:rtl/>
                </w:rPr>
                <w:t>שם משתמש</w:t>
              </w:r>
            </w:ins>
          </w:p>
        </w:tc>
        <w:tc>
          <w:tcPr>
            <w:tcW w:w="1374" w:type="dxa"/>
            <w:vAlign w:val="center"/>
            <w:tcPrChange w:id="5180" w:author="רינת אביטל" w:date="2022-05-12T14:15:00Z">
              <w:tcPr>
                <w:tcW w:w="1553" w:type="dxa"/>
                <w:vAlign w:val="center"/>
              </w:tcPr>
            </w:tcPrChange>
          </w:tcPr>
          <w:p w14:paraId="1BF1A8D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81" w:author="רינת אביטל" w:date="2022-05-12T14:14:00Z"/>
                <w:rFonts w:ascii="Tahoma" w:hAnsi="Tahoma" w:cs="Tahoma"/>
                <w:sz w:val="22"/>
                <w:szCs w:val="22"/>
              </w:rPr>
            </w:pPr>
            <w:ins w:id="5182"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5183" w:author="רינת אביטל" w:date="2022-05-12T14:14:00Z"/>
          <w:trPrChange w:id="518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85" w:author="רינת אביטל" w:date="2022-05-12T14:15:00Z">
              <w:tcPr>
                <w:tcW w:w="1803" w:type="dxa"/>
                <w:vAlign w:val="center"/>
              </w:tcPr>
            </w:tcPrChange>
          </w:tcPr>
          <w:p w14:paraId="085AF595"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186" w:author="רינת אביטל" w:date="2022-05-12T14:14:00Z"/>
                <w:rFonts w:ascii="Tahoma" w:hAnsi="Tahoma" w:cs="Tahoma"/>
                <w:sz w:val="22"/>
                <w:szCs w:val="22"/>
                <w:rtl/>
              </w:rPr>
            </w:pPr>
          </w:p>
        </w:tc>
        <w:tc>
          <w:tcPr>
            <w:tcW w:w="1771" w:type="dxa"/>
            <w:vAlign w:val="center"/>
            <w:tcPrChange w:id="5187" w:author="רינת אביטל" w:date="2022-05-12T14:15:00Z">
              <w:tcPr>
                <w:tcW w:w="1803" w:type="dxa"/>
                <w:vAlign w:val="center"/>
              </w:tcPr>
            </w:tcPrChange>
          </w:tcPr>
          <w:p w14:paraId="248C0250"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88" w:author="רינת אביטל" w:date="2022-05-12T14:14:00Z"/>
                <w:rFonts w:ascii="Tahoma" w:hAnsi="Tahoma" w:cs="Tahoma"/>
                <w:sz w:val="22"/>
                <w:szCs w:val="22"/>
              </w:rPr>
            </w:pPr>
            <w:ins w:id="5189" w:author="רינת אביטל" w:date="2022-05-12T14:14:00Z">
              <w:r>
                <w:rPr>
                  <w:rFonts w:ascii="Tahoma" w:hAnsi="Tahoma" w:cs="Tahoma"/>
                  <w:sz w:val="22"/>
                  <w:szCs w:val="22"/>
                </w:rPr>
                <w:t>email</w:t>
              </w:r>
            </w:ins>
          </w:p>
        </w:tc>
        <w:tc>
          <w:tcPr>
            <w:tcW w:w="1652" w:type="dxa"/>
            <w:tcPrChange w:id="5190" w:author="רינת אביטל" w:date="2022-05-12T14:15:00Z">
              <w:tcPr>
                <w:tcW w:w="1803" w:type="dxa"/>
              </w:tcPr>
            </w:tcPrChange>
          </w:tcPr>
          <w:p w14:paraId="2A417ED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91" w:author="רינת אביטל" w:date="2022-05-12T14:14:00Z"/>
                <w:rFonts w:ascii="Tahoma" w:hAnsi="Tahoma" w:cs="Tahoma"/>
                <w:sz w:val="22"/>
                <w:szCs w:val="22"/>
              </w:rPr>
            </w:pPr>
            <w:proofErr w:type="gramStart"/>
            <w:ins w:id="5192" w:author="רינת אביטל" w:date="2022-05-12T14:14:00Z">
              <w:r w:rsidRPr="000C70A3">
                <w:t>varchar(</w:t>
              </w:r>
              <w:proofErr w:type="gramEnd"/>
              <w:r w:rsidRPr="000C70A3">
                <w:t>50)</w:t>
              </w:r>
            </w:ins>
          </w:p>
        </w:tc>
        <w:tc>
          <w:tcPr>
            <w:tcW w:w="1851" w:type="dxa"/>
            <w:vAlign w:val="center"/>
            <w:tcPrChange w:id="5193" w:author="רינת אביטל" w:date="2022-05-12T14:15:00Z">
              <w:tcPr>
                <w:tcW w:w="2054" w:type="dxa"/>
                <w:vAlign w:val="center"/>
              </w:tcPr>
            </w:tcPrChange>
          </w:tcPr>
          <w:p w14:paraId="2DABFEC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94" w:author="רינת אביטל" w:date="2022-05-12T14:14:00Z"/>
                <w:rFonts w:ascii="Tahoma" w:hAnsi="Tahoma" w:cs="Tahoma"/>
                <w:sz w:val="22"/>
                <w:szCs w:val="22"/>
                <w:rtl/>
              </w:rPr>
            </w:pPr>
            <w:ins w:id="5195" w:author="רינת אביטל" w:date="2022-05-12T14:14:00Z">
              <w:r>
                <w:rPr>
                  <w:rFonts w:ascii="Tahoma" w:hAnsi="Tahoma" w:cs="Tahoma" w:hint="cs"/>
                  <w:sz w:val="22"/>
                  <w:szCs w:val="22"/>
                  <w:rtl/>
                </w:rPr>
                <w:t>מייל</w:t>
              </w:r>
            </w:ins>
          </w:p>
        </w:tc>
        <w:tc>
          <w:tcPr>
            <w:tcW w:w="1374" w:type="dxa"/>
            <w:vAlign w:val="center"/>
            <w:tcPrChange w:id="5196" w:author="רינת אביטל" w:date="2022-05-12T14:15:00Z">
              <w:tcPr>
                <w:tcW w:w="1553" w:type="dxa"/>
                <w:vAlign w:val="center"/>
              </w:tcPr>
            </w:tcPrChange>
          </w:tcPr>
          <w:p w14:paraId="3A592D99"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97" w:author="רינת אביטל" w:date="2022-05-12T14:14:00Z"/>
                <w:rFonts w:ascii="Tahoma" w:hAnsi="Tahoma" w:cs="Tahoma"/>
                <w:sz w:val="22"/>
                <w:szCs w:val="22"/>
              </w:rPr>
            </w:pPr>
            <w:ins w:id="5198"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5199" w:author="רינת אביטל" w:date="2022-05-12T14:14:00Z"/>
          <w:trPrChange w:id="5200"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01" w:author="רינת אביטל" w:date="2022-05-12T14:15:00Z">
              <w:tcPr>
                <w:tcW w:w="1803" w:type="dxa"/>
                <w:vAlign w:val="center"/>
              </w:tcPr>
            </w:tcPrChange>
          </w:tcPr>
          <w:p w14:paraId="7C1DCC5B" w14:textId="77777777" w:rsidR="00260D88" w:rsidRDefault="00260D88" w:rsidP="0092080F">
            <w:pPr>
              <w:spacing w:line="360" w:lineRule="auto"/>
              <w:jc w:val="center"/>
              <w:rPr>
                <w:ins w:id="5202" w:author="רינת אביטל" w:date="2022-05-12T14:14:00Z"/>
                <w:rFonts w:ascii="Tahoma" w:hAnsi="Tahoma" w:cs="Tahoma"/>
                <w:sz w:val="22"/>
                <w:szCs w:val="22"/>
                <w:rtl/>
              </w:rPr>
            </w:pPr>
          </w:p>
        </w:tc>
        <w:tc>
          <w:tcPr>
            <w:tcW w:w="1771" w:type="dxa"/>
            <w:vAlign w:val="center"/>
            <w:tcPrChange w:id="5203" w:author="רינת אביטל" w:date="2022-05-12T14:15:00Z">
              <w:tcPr>
                <w:tcW w:w="1803" w:type="dxa"/>
                <w:vAlign w:val="center"/>
              </w:tcPr>
            </w:tcPrChange>
          </w:tcPr>
          <w:p w14:paraId="1E35C26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04" w:author="רינת אביטל" w:date="2022-05-12T14:14:00Z"/>
                <w:rFonts w:ascii="Tahoma" w:hAnsi="Tahoma" w:cs="Tahoma"/>
                <w:sz w:val="22"/>
                <w:szCs w:val="22"/>
                <w:rtl/>
              </w:rPr>
            </w:pPr>
            <w:ins w:id="5205" w:author="רינת אביטל" w:date="2022-05-12T14:14:00Z">
              <w:r>
                <w:rPr>
                  <w:rFonts w:ascii="Tahoma" w:hAnsi="Tahoma" w:cs="Tahoma"/>
                  <w:sz w:val="22"/>
                  <w:szCs w:val="22"/>
                </w:rPr>
                <w:t>password</w:t>
              </w:r>
            </w:ins>
          </w:p>
        </w:tc>
        <w:tc>
          <w:tcPr>
            <w:tcW w:w="1652" w:type="dxa"/>
            <w:tcPrChange w:id="5206" w:author="רינת אביטל" w:date="2022-05-12T14:15:00Z">
              <w:tcPr>
                <w:tcW w:w="1803" w:type="dxa"/>
              </w:tcPr>
            </w:tcPrChange>
          </w:tcPr>
          <w:p w14:paraId="0F6FF9A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07" w:author="רינת אביטל" w:date="2022-05-12T14:14:00Z"/>
                <w:rFonts w:ascii="Tahoma" w:hAnsi="Tahoma" w:cs="Tahoma"/>
                <w:sz w:val="22"/>
                <w:szCs w:val="22"/>
                <w:rtl/>
              </w:rPr>
            </w:pPr>
            <w:proofErr w:type="gramStart"/>
            <w:ins w:id="5208" w:author="רינת אביטל" w:date="2022-05-12T14:14:00Z">
              <w:r w:rsidRPr="000C70A3">
                <w:t>varchar(</w:t>
              </w:r>
              <w:proofErr w:type="gramEnd"/>
              <w:r w:rsidRPr="000C70A3">
                <w:t>50)</w:t>
              </w:r>
            </w:ins>
          </w:p>
        </w:tc>
        <w:tc>
          <w:tcPr>
            <w:tcW w:w="1851" w:type="dxa"/>
            <w:vAlign w:val="center"/>
            <w:tcPrChange w:id="5209" w:author="רינת אביטל" w:date="2022-05-12T14:15:00Z">
              <w:tcPr>
                <w:tcW w:w="2054" w:type="dxa"/>
                <w:vAlign w:val="center"/>
              </w:tcPr>
            </w:tcPrChange>
          </w:tcPr>
          <w:p w14:paraId="55C96EC2"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10" w:author="רינת אביטל" w:date="2022-05-12T14:14:00Z"/>
                <w:rFonts w:ascii="Tahoma" w:hAnsi="Tahoma" w:cs="Tahoma"/>
                <w:sz w:val="22"/>
                <w:szCs w:val="22"/>
                <w:rtl/>
              </w:rPr>
            </w:pPr>
            <w:proofErr w:type="spellStart"/>
            <w:ins w:id="5211" w:author="רינת אביטל" w:date="2022-05-12T14:14:00Z">
              <w:r>
                <w:rPr>
                  <w:rFonts w:ascii="Tahoma" w:hAnsi="Tahoma" w:cs="Tahoma" w:hint="cs"/>
                  <w:sz w:val="22"/>
                  <w:szCs w:val="22"/>
                  <w:rtl/>
                </w:rPr>
                <w:t>ססמה</w:t>
              </w:r>
              <w:proofErr w:type="spellEnd"/>
            </w:ins>
          </w:p>
        </w:tc>
        <w:tc>
          <w:tcPr>
            <w:tcW w:w="1374" w:type="dxa"/>
            <w:vAlign w:val="center"/>
            <w:tcPrChange w:id="5212" w:author="רינת אביטל" w:date="2022-05-12T14:15:00Z">
              <w:tcPr>
                <w:tcW w:w="1553" w:type="dxa"/>
                <w:vAlign w:val="center"/>
              </w:tcPr>
            </w:tcPrChange>
          </w:tcPr>
          <w:p w14:paraId="2BAAE25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13" w:author="רינת אביטל" w:date="2022-05-12T14:14:00Z"/>
                <w:rFonts w:ascii="Tahoma" w:hAnsi="Tahoma" w:cs="Tahoma"/>
                <w:sz w:val="22"/>
                <w:szCs w:val="22"/>
                <w:rtl/>
              </w:rPr>
            </w:pPr>
            <w:ins w:id="5214"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5215"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5216" w:author="רינת אביטל" w:date="2022-05-12T14:15:00Z"/>
          <w:rFonts w:ascii="Tahoma" w:hAnsi="Tahoma" w:cs="Tahoma"/>
          <w:b/>
          <w:bCs/>
          <w:color w:val="ED7D31" w:themeColor="accent2"/>
          <w:rtl/>
        </w:rPr>
      </w:pPr>
    </w:p>
    <w:p w14:paraId="44E24598" w14:textId="77777777" w:rsidR="00260D88" w:rsidRPr="00260D88" w:rsidRDefault="00260D88">
      <w:pPr>
        <w:pStyle w:val="a8"/>
        <w:spacing w:line="360" w:lineRule="auto"/>
        <w:ind w:left="502"/>
        <w:rPr>
          <w:ins w:id="5217" w:author="רינת אביטל" w:date="2022-05-12T14:14:00Z"/>
          <w:rFonts w:ascii="Tahoma" w:hAnsi="Tahoma" w:cs="Tahoma"/>
          <w:b/>
          <w:bCs/>
          <w:color w:val="ED7D31" w:themeColor="accent2"/>
          <w:rtl/>
        </w:rPr>
        <w:pPrChange w:id="5218" w:author="רינת אביטל" w:date="2022-05-12T14:15:00Z">
          <w:pPr>
            <w:pStyle w:val="a8"/>
            <w:numPr>
              <w:numId w:val="7"/>
            </w:numPr>
            <w:spacing w:line="360" w:lineRule="auto"/>
            <w:ind w:left="502" w:hanging="360"/>
          </w:pPr>
        </w:pPrChange>
      </w:pPr>
    </w:p>
    <w:p w14:paraId="2E9445E5" w14:textId="77777777" w:rsidR="00260D88" w:rsidRPr="00260D88" w:rsidRDefault="00260D88">
      <w:pPr>
        <w:pStyle w:val="a8"/>
        <w:spacing w:line="360" w:lineRule="auto"/>
        <w:ind w:left="502"/>
        <w:rPr>
          <w:ins w:id="5219" w:author="רינת אביטל" w:date="2022-05-12T14:14:00Z"/>
          <w:rFonts w:ascii="Tahoma" w:hAnsi="Tahoma" w:cs="Tahoma"/>
          <w:b/>
          <w:bCs/>
          <w:color w:val="ED7D31" w:themeColor="accent2"/>
          <w:rtl/>
        </w:rPr>
        <w:pPrChange w:id="5220" w:author="רינת אביטל" w:date="2022-05-12T14:15:00Z">
          <w:pPr>
            <w:pStyle w:val="a8"/>
            <w:numPr>
              <w:numId w:val="7"/>
            </w:numPr>
            <w:spacing w:line="360" w:lineRule="auto"/>
            <w:ind w:left="502" w:hanging="360"/>
            <w:jc w:val="center"/>
          </w:pPr>
        </w:pPrChange>
      </w:pPr>
      <w:ins w:id="5221" w:author="רינת אביטל" w:date="2022-05-12T14:14:00Z">
        <w:r w:rsidRPr="00260D88">
          <w:rPr>
            <w:rFonts w:ascii="Tahoma" w:hAnsi="Tahoma" w:cs="Tahoma"/>
            <w:b/>
            <w:bCs/>
            <w:color w:val="ED7D31" w:themeColor="accent2"/>
            <w:rtl/>
          </w:rPr>
          <w:lastRenderedPageBreak/>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pPr>
        <w:pStyle w:val="a8"/>
        <w:spacing w:after="240" w:line="360" w:lineRule="auto"/>
        <w:ind w:left="502"/>
        <w:jc w:val="both"/>
        <w:rPr>
          <w:ins w:id="5222" w:author="רינת אביטל" w:date="2022-05-12T14:14:00Z"/>
          <w:rFonts w:ascii="Tahoma" w:hAnsi="Tahoma" w:cs="Tahoma"/>
          <w:rtl/>
        </w:rPr>
        <w:pPrChange w:id="5223" w:author="רינת אביטל" w:date="2022-05-12T14:15:00Z">
          <w:pPr>
            <w:pStyle w:val="a8"/>
            <w:numPr>
              <w:numId w:val="7"/>
            </w:numPr>
            <w:spacing w:after="240" w:line="360" w:lineRule="auto"/>
            <w:ind w:left="502" w:hanging="360"/>
            <w:jc w:val="both"/>
          </w:pPr>
        </w:pPrChange>
      </w:pPr>
      <w:ins w:id="5224"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803"/>
        <w:gridCol w:w="1803"/>
        <w:gridCol w:w="1803"/>
        <w:gridCol w:w="1803"/>
        <w:gridCol w:w="1804"/>
      </w:tblGrid>
      <w:tr w:rsidR="00260D88" w14:paraId="6E421B3D" w14:textId="77777777" w:rsidTr="0092080F">
        <w:trPr>
          <w:cnfStyle w:val="100000000000" w:firstRow="1" w:lastRow="0" w:firstColumn="0" w:lastColumn="0" w:oddVBand="0" w:evenVBand="0" w:oddHBand="0" w:evenHBand="0" w:firstRowFirstColumn="0" w:firstRowLastColumn="0" w:lastRowFirstColumn="0" w:lastRowLastColumn="0"/>
          <w:trHeight w:val="567"/>
          <w:ins w:id="5225"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92080F">
            <w:pPr>
              <w:spacing w:line="360" w:lineRule="auto"/>
              <w:jc w:val="center"/>
              <w:rPr>
                <w:ins w:id="5226" w:author="רינת אביטל" w:date="2022-05-12T14:14:00Z"/>
                <w:rFonts w:ascii="Tahoma" w:hAnsi="Tahoma" w:cs="Tahoma"/>
                <w:color w:val="ED7D31" w:themeColor="accent2"/>
                <w:sz w:val="22"/>
                <w:szCs w:val="22"/>
                <w:rtl/>
              </w:rPr>
            </w:pPr>
            <w:ins w:id="5227"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28" w:author="רינת אביטל" w:date="2022-05-12T14:14:00Z"/>
                <w:rFonts w:ascii="Tahoma" w:hAnsi="Tahoma" w:cs="Tahoma"/>
                <w:color w:val="ED7D31" w:themeColor="accent2"/>
                <w:sz w:val="22"/>
                <w:szCs w:val="22"/>
                <w:rtl/>
              </w:rPr>
            </w:pPr>
            <w:ins w:id="5229"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0" w:author="רינת אביטל" w:date="2022-05-12T14:14:00Z"/>
                <w:rFonts w:ascii="Tahoma" w:hAnsi="Tahoma" w:cs="Tahoma"/>
                <w:color w:val="ED7D31" w:themeColor="accent2"/>
                <w:sz w:val="22"/>
                <w:szCs w:val="22"/>
                <w:rtl/>
              </w:rPr>
            </w:pPr>
            <w:ins w:id="5231"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2" w:author="רינת אביטל" w:date="2022-05-12T14:14:00Z"/>
                <w:rFonts w:ascii="Tahoma" w:hAnsi="Tahoma" w:cs="Tahoma"/>
                <w:color w:val="ED7D31" w:themeColor="accent2"/>
                <w:sz w:val="22"/>
                <w:szCs w:val="22"/>
                <w:rtl/>
              </w:rPr>
            </w:pPr>
            <w:proofErr w:type="spellStart"/>
            <w:ins w:id="5233" w:author="רינת אביטל" w:date="2022-05-12T14:14:00Z">
              <w:r>
                <w:rPr>
                  <w:rFonts w:ascii="Tahoma" w:hAnsi="Tahoma" w:cs="Tahoma" w:hint="cs"/>
                  <w:color w:val="ED7D31" w:themeColor="accent2"/>
                  <w:sz w:val="22"/>
                  <w:szCs w:val="22"/>
                  <w:rtl/>
                </w:rPr>
                <w:t>תאור</w:t>
              </w:r>
              <w:proofErr w:type="spellEnd"/>
            </w:ins>
          </w:p>
        </w:tc>
        <w:tc>
          <w:tcPr>
            <w:tcW w:w="1804" w:type="dxa"/>
            <w:vAlign w:val="center"/>
          </w:tcPr>
          <w:p w14:paraId="20D6DF52"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4" w:author="רינת אביטל" w:date="2022-05-12T14:14:00Z"/>
                <w:rFonts w:ascii="Tahoma" w:hAnsi="Tahoma" w:cs="Tahoma"/>
                <w:color w:val="ED7D31" w:themeColor="accent2"/>
                <w:sz w:val="22"/>
                <w:szCs w:val="22"/>
                <w:rtl/>
              </w:rPr>
            </w:pPr>
            <w:ins w:id="5235"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92080F">
        <w:trPr>
          <w:cnfStyle w:val="000000100000" w:firstRow="0" w:lastRow="0" w:firstColumn="0" w:lastColumn="0" w:oddVBand="0" w:evenVBand="0" w:oddHBand="1" w:evenHBand="0" w:firstRowFirstColumn="0" w:firstRowLastColumn="0" w:lastRowFirstColumn="0" w:lastRowLastColumn="0"/>
          <w:trHeight w:val="567"/>
          <w:ins w:id="5236"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92080F">
            <w:pPr>
              <w:spacing w:line="360" w:lineRule="auto"/>
              <w:jc w:val="center"/>
              <w:rPr>
                <w:ins w:id="5237" w:author="רינת אביטל" w:date="2022-05-12T14:14:00Z"/>
                <w:rFonts w:ascii="Tahoma" w:hAnsi="Tahoma" w:cs="Tahoma"/>
                <w:sz w:val="22"/>
                <w:szCs w:val="22"/>
              </w:rPr>
            </w:pPr>
            <w:ins w:id="5238"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39" w:author="רינת אביטל" w:date="2022-05-12T14:14:00Z"/>
                <w:rFonts w:ascii="Tahoma" w:hAnsi="Tahoma" w:cs="Tahoma"/>
                <w:sz w:val="22"/>
                <w:szCs w:val="22"/>
                <w:rtl/>
              </w:rPr>
            </w:pPr>
            <w:proofErr w:type="spellStart"/>
            <w:ins w:id="5240" w:author="רינת אביטל" w:date="2022-05-12T14:14:00Z">
              <w:r>
                <w:rPr>
                  <w:rFonts w:ascii="Tahoma" w:hAnsi="Tahoma" w:cs="Tahoma"/>
                  <w:sz w:val="22"/>
                  <w:szCs w:val="22"/>
                </w:rPr>
                <w:t>graphCode</w:t>
              </w:r>
              <w:proofErr w:type="spellEnd"/>
            </w:ins>
          </w:p>
        </w:tc>
        <w:tc>
          <w:tcPr>
            <w:tcW w:w="1803" w:type="dxa"/>
            <w:vAlign w:val="center"/>
          </w:tcPr>
          <w:p w14:paraId="190EE5B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1" w:author="רינת אביטל" w:date="2022-05-12T14:14:00Z"/>
                <w:rFonts w:ascii="Tahoma" w:hAnsi="Tahoma" w:cs="Tahoma"/>
                <w:sz w:val="22"/>
                <w:szCs w:val="22"/>
                <w:rtl/>
              </w:rPr>
            </w:pPr>
            <w:ins w:id="5242"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3" w:author="רינת אביטל" w:date="2022-05-12T14:14:00Z"/>
                <w:rFonts w:ascii="Tahoma" w:hAnsi="Tahoma" w:cs="Tahoma"/>
                <w:sz w:val="22"/>
                <w:szCs w:val="22"/>
                <w:rtl/>
              </w:rPr>
            </w:pPr>
            <w:ins w:id="5244"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5" w:author="רינת אביטל" w:date="2022-05-12T14:14:00Z"/>
                <w:rFonts w:ascii="Tahoma" w:hAnsi="Tahoma" w:cs="Tahoma"/>
                <w:sz w:val="22"/>
                <w:szCs w:val="22"/>
                <w:rtl/>
              </w:rPr>
            </w:pPr>
            <w:ins w:id="5246" w:author="רינת אביטל" w:date="2022-05-12T14:14:00Z">
              <w:r>
                <w:rPr>
                  <w:rFonts w:ascii="Tahoma" w:hAnsi="Tahoma" w:cs="Tahoma"/>
                  <w:sz w:val="22"/>
                  <w:szCs w:val="22"/>
                </w:rPr>
                <w:sym w:font="Wingdings" w:char="F0FC"/>
              </w:r>
            </w:ins>
          </w:p>
        </w:tc>
      </w:tr>
      <w:tr w:rsidR="00260D88" w14:paraId="514CAB11" w14:textId="77777777" w:rsidTr="0092080F">
        <w:trPr>
          <w:trHeight w:val="567"/>
          <w:ins w:id="524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92080F">
            <w:pPr>
              <w:spacing w:line="360" w:lineRule="auto"/>
              <w:jc w:val="center"/>
              <w:rPr>
                <w:ins w:id="5248"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49" w:author="רינת אביטל" w:date="2022-05-12T14:14:00Z"/>
                <w:rFonts w:ascii="Tahoma" w:hAnsi="Tahoma" w:cs="Tahoma"/>
                <w:sz w:val="22"/>
                <w:szCs w:val="22"/>
                <w:rtl/>
              </w:rPr>
            </w:pPr>
            <w:proofErr w:type="spellStart"/>
            <w:ins w:id="5250" w:author="רינת אביטל" w:date="2022-05-12T14:14:00Z">
              <w:r>
                <w:rPr>
                  <w:rFonts w:ascii="Tahoma" w:hAnsi="Tahoma" w:cs="Tahoma"/>
                  <w:sz w:val="22"/>
                  <w:szCs w:val="22"/>
                </w:rPr>
                <w:t>graphString</w:t>
              </w:r>
              <w:proofErr w:type="spellEnd"/>
            </w:ins>
          </w:p>
        </w:tc>
        <w:tc>
          <w:tcPr>
            <w:tcW w:w="1803" w:type="dxa"/>
            <w:vAlign w:val="center"/>
          </w:tcPr>
          <w:p w14:paraId="1004CB4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51" w:author="רינת אביטל" w:date="2022-05-12T14:14:00Z"/>
                <w:rFonts w:ascii="Tahoma" w:hAnsi="Tahoma" w:cs="Tahoma"/>
                <w:sz w:val="22"/>
                <w:szCs w:val="22"/>
                <w:rtl/>
              </w:rPr>
            </w:pPr>
            <w:proofErr w:type="gramStart"/>
            <w:ins w:id="5252" w:author="רינת אביטל" w:date="2022-05-12T14:14:00Z">
              <w:r w:rsidRPr="00783554">
                <w:rPr>
                  <w:rFonts w:ascii="Tahoma" w:hAnsi="Tahoma" w:cs="Tahoma"/>
                  <w:sz w:val="22"/>
                  <w:szCs w:val="22"/>
                </w:rPr>
                <w:t>varchar</w:t>
              </w:r>
              <w:r w:rsidRPr="00783554">
                <w:rPr>
                  <w:rFonts w:ascii="Tahoma" w:hAnsi="Tahoma" w:cs="Tahoma"/>
                  <w:sz w:val="22"/>
                  <w:szCs w:val="22"/>
                  <w:rtl/>
                </w:rPr>
                <w:t>(</w:t>
              </w:r>
              <w:proofErr w:type="gramEnd"/>
              <w:r w:rsidRPr="00783554">
                <w:rPr>
                  <w:rFonts w:ascii="Tahoma" w:hAnsi="Tahoma" w:cs="Tahoma"/>
                  <w:sz w:val="22"/>
                  <w:szCs w:val="22"/>
                  <w:rtl/>
                </w:rPr>
                <w:t>50)</w:t>
              </w:r>
            </w:ins>
          </w:p>
        </w:tc>
        <w:tc>
          <w:tcPr>
            <w:tcW w:w="1803" w:type="dxa"/>
            <w:vAlign w:val="center"/>
          </w:tcPr>
          <w:p w14:paraId="22F84CB3"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53" w:author="רינת אביטל" w:date="2022-05-12T14:14:00Z"/>
                <w:rFonts w:ascii="Tahoma" w:hAnsi="Tahoma" w:cs="Tahoma"/>
                <w:sz w:val="22"/>
                <w:szCs w:val="22"/>
                <w:rtl/>
              </w:rPr>
            </w:pPr>
            <w:ins w:id="5254"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55" w:author="רינת אביטל" w:date="2022-05-12T14:14:00Z"/>
                <w:rFonts w:ascii="Tahoma" w:hAnsi="Tahoma" w:cs="Tahoma"/>
                <w:sz w:val="22"/>
                <w:szCs w:val="22"/>
                <w:rtl/>
              </w:rPr>
            </w:pPr>
            <w:ins w:id="5256" w:author="רינת אביטל" w:date="2022-05-12T14:14:00Z">
              <w:r>
                <w:rPr>
                  <w:rFonts w:ascii="Tahoma" w:hAnsi="Tahoma" w:cs="Tahoma"/>
                  <w:sz w:val="22"/>
                  <w:szCs w:val="22"/>
                </w:rPr>
                <w:sym w:font="Wingdings" w:char="F0FC"/>
              </w:r>
            </w:ins>
          </w:p>
        </w:tc>
      </w:tr>
      <w:tr w:rsidR="00260D88" w14:paraId="46A1F239" w14:textId="77777777" w:rsidTr="0092080F">
        <w:trPr>
          <w:cnfStyle w:val="000000100000" w:firstRow="0" w:lastRow="0" w:firstColumn="0" w:lastColumn="0" w:oddVBand="0" w:evenVBand="0" w:oddHBand="1" w:evenHBand="0" w:firstRowFirstColumn="0" w:firstRowLastColumn="0" w:lastRowFirstColumn="0" w:lastRowLastColumn="0"/>
          <w:trHeight w:val="567"/>
          <w:ins w:id="525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92080F">
            <w:pPr>
              <w:spacing w:line="360" w:lineRule="auto"/>
              <w:rPr>
                <w:ins w:id="5258" w:author="רינת אביטל" w:date="2022-05-12T14:14:00Z"/>
                <w:rFonts w:ascii="Tahoma" w:hAnsi="Tahoma" w:cs="Tahoma"/>
                <w:rtl/>
              </w:rPr>
            </w:pPr>
          </w:p>
        </w:tc>
        <w:tc>
          <w:tcPr>
            <w:tcW w:w="1803" w:type="dxa"/>
            <w:vAlign w:val="center"/>
          </w:tcPr>
          <w:p w14:paraId="3E20B1C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59" w:author="רינת אביטל" w:date="2022-05-12T14:14:00Z"/>
                <w:rFonts w:ascii="Tahoma" w:hAnsi="Tahoma" w:cs="Tahoma"/>
                <w:sz w:val="22"/>
                <w:szCs w:val="22"/>
                <w:rtl/>
              </w:rPr>
            </w:pPr>
            <w:proofErr w:type="spellStart"/>
            <w:ins w:id="5260" w:author="רינת אביטל" w:date="2022-05-12T14:14:00Z">
              <w:r>
                <w:rPr>
                  <w:rFonts w:ascii="Tahoma" w:hAnsi="Tahoma" w:cs="Tahoma"/>
                  <w:sz w:val="22"/>
                  <w:szCs w:val="22"/>
                </w:rPr>
                <w:t>userCode</w:t>
              </w:r>
              <w:proofErr w:type="spellEnd"/>
            </w:ins>
          </w:p>
        </w:tc>
        <w:tc>
          <w:tcPr>
            <w:tcW w:w="1803" w:type="dxa"/>
            <w:vAlign w:val="center"/>
          </w:tcPr>
          <w:p w14:paraId="0751084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61" w:author="רינת אביטל" w:date="2022-05-12T14:14:00Z"/>
                <w:rFonts w:ascii="Tahoma" w:hAnsi="Tahoma" w:cs="Tahoma"/>
                <w:sz w:val="22"/>
                <w:szCs w:val="22"/>
                <w:rtl/>
              </w:rPr>
            </w:pPr>
            <w:ins w:id="5262"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63" w:author="רינת אביטל" w:date="2022-05-12T14:14:00Z"/>
                <w:rFonts w:ascii="Tahoma" w:hAnsi="Tahoma" w:cs="Tahoma"/>
                <w:sz w:val="22"/>
                <w:szCs w:val="22"/>
                <w:rtl/>
              </w:rPr>
            </w:pPr>
            <w:ins w:id="5264"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65" w:author="רינת אביטל" w:date="2022-05-12T14:14:00Z"/>
                <w:rFonts w:ascii="Tahoma" w:hAnsi="Tahoma" w:cs="Tahoma"/>
                <w:sz w:val="22"/>
                <w:szCs w:val="22"/>
                <w:rtl/>
              </w:rPr>
            </w:pPr>
            <w:ins w:id="5266" w:author="רינת אביטל" w:date="2022-05-12T14:14:00Z">
              <w:r>
                <w:rPr>
                  <w:rFonts w:ascii="Tahoma" w:hAnsi="Tahoma" w:cs="Tahoma"/>
                  <w:sz w:val="22"/>
                  <w:szCs w:val="22"/>
                </w:rPr>
                <w:sym w:font="Wingdings" w:char="F0FC"/>
              </w:r>
            </w:ins>
          </w:p>
        </w:tc>
      </w:tr>
      <w:tr w:rsidR="00260D88" w14:paraId="3FF98250" w14:textId="77777777" w:rsidTr="0092080F">
        <w:trPr>
          <w:trHeight w:val="567"/>
          <w:ins w:id="526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92080F">
            <w:pPr>
              <w:spacing w:line="360" w:lineRule="auto"/>
              <w:jc w:val="center"/>
              <w:rPr>
                <w:ins w:id="5268"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9" w:author="רינת אביטל" w:date="2022-05-12T14:14:00Z"/>
                <w:rFonts w:ascii="Tahoma" w:hAnsi="Tahoma" w:cs="Tahoma"/>
                <w:sz w:val="22"/>
                <w:szCs w:val="22"/>
                <w:rtl/>
              </w:rPr>
            </w:pPr>
            <w:proofErr w:type="spellStart"/>
            <w:ins w:id="5270" w:author="רינת אביטל" w:date="2022-05-12T14:14:00Z">
              <w:r>
                <w:rPr>
                  <w:rFonts w:ascii="Tahoma" w:hAnsi="Tahoma" w:cs="Tahoma"/>
                  <w:sz w:val="22"/>
                  <w:szCs w:val="22"/>
                </w:rPr>
                <w:t>creationDate</w:t>
              </w:r>
              <w:proofErr w:type="spellEnd"/>
            </w:ins>
          </w:p>
        </w:tc>
        <w:tc>
          <w:tcPr>
            <w:tcW w:w="1803" w:type="dxa"/>
            <w:vAlign w:val="center"/>
          </w:tcPr>
          <w:p w14:paraId="52309BC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71" w:author="רינת אביטל" w:date="2022-05-12T14:14:00Z"/>
                <w:rFonts w:ascii="Tahoma" w:hAnsi="Tahoma" w:cs="Tahoma"/>
                <w:sz w:val="22"/>
                <w:szCs w:val="22"/>
              </w:rPr>
            </w:pPr>
            <w:ins w:id="5272"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73" w:author="רינת אביטל" w:date="2022-05-12T14:14:00Z"/>
                <w:rFonts w:ascii="Tahoma" w:hAnsi="Tahoma" w:cs="Tahoma"/>
                <w:sz w:val="22"/>
                <w:szCs w:val="22"/>
                <w:rtl/>
              </w:rPr>
            </w:pPr>
            <w:ins w:id="5274"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75" w:author="רינת אביטל" w:date="2022-05-12T14:14:00Z"/>
                <w:rFonts w:ascii="Tahoma" w:hAnsi="Tahoma" w:cs="Tahoma"/>
                <w:sz w:val="22"/>
                <w:szCs w:val="22"/>
                <w:rtl/>
              </w:rPr>
            </w:pPr>
            <w:ins w:id="5276"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5277" w:author="רינת אביטל" w:date="2022-05-12T14:14:00Z"/>
          <w:rFonts w:ascii="Tahoma" w:hAnsi="Tahoma" w:cs="Tahoma"/>
          <w:sz w:val="20"/>
          <w:szCs w:val="20"/>
          <w:rtl/>
          <w:rPrChange w:id="5278" w:author="רינת אביטל" w:date="2022-05-12T09:18:00Z">
            <w:rPr>
              <w:del w:id="5279" w:author="רינת אביטל" w:date="2022-05-12T14:14:00Z"/>
              <w:rtl/>
            </w:rPr>
          </w:rPrChange>
        </w:rPr>
      </w:pPr>
      <w:del w:id="5280" w:author="רינת אביטל" w:date="2022-05-12T14:14:00Z">
        <w:r w:rsidRPr="00103DCA" w:rsidDel="00260D88">
          <w:rPr>
            <w:rFonts w:ascii="Tahoma" w:hAnsi="Tahoma" w:cs="Tahoma" w:hint="eastAsia"/>
            <w:sz w:val="20"/>
            <w:szCs w:val="20"/>
            <w:rtl/>
            <w:rPrChange w:id="5281" w:author="רינת אביטל" w:date="2022-05-12T09:18:00Z">
              <w:rPr>
                <w:rFonts w:hint="eastAsia"/>
                <w:rtl/>
              </w:rPr>
            </w:rPrChange>
          </w:rPr>
          <w:delText>יש</w:delText>
        </w:r>
        <w:r w:rsidRPr="00103DCA" w:rsidDel="00260D88">
          <w:rPr>
            <w:rFonts w:ascii="Tahoma" w:hAnsi="Tahoma" w:cs="Tahoma"/>
            <w:sz w:val="20"/>
            <w:szCs w:val="20"/>
            <w:rtl/>
            <w:rPrChange w:id="5282" w:author="רינת אביטל" w:date="2022-05-12T09:18:00Z">
              <w:rPr>
                <w:rtl/>
              </w:rPr>
            </w:rPrChange>
          </w:rPr>
          <w:delText xml:space="preserve"> </w:delText>
        </w:r>
        <w:r w:rsidRPr="00103DCA" w:rsidDel="00260D88">
          <w:rPr>
            <w:rFonts w:ascii="Tahoma" w:hAnsi="Tahoma" w:cs="Tahoma" w:hint="eastAsia"/>
            <w:sz w:val="20"/>
            <w:szCs w:val="20"/>
            <w:rtl/>
            <w:rPrChange w:id="5283" w:author="רינת אביטל" w:date="2022-05-12T09:18:00Z">
              <w:rPr>
                <w:rFonts w:hint="eastAsia"/>
                <w:rtl/>
              </w:rPr>
            </w:rPrChange>
          </w:rPr>
          <w:delText>לפרט</w:delText>
        </w:r>
        <w:r w:rsidRPr="00103DCA" w:rsidDel="00260D88">
          <w:rPr>
            <w:rFonts w:ascii="Tahoma" w:hAnsi="Tahoma" w:cs="Tahoma"/>
            <w:sz w:val="20"/>
            <w:szCs w:val="20"/>
            <w:rtl/>
            <w:rPrChange w:id="5284" w:author="רינת אביטל" w:date="2022-05-12T09:18:00Z">
              <w:rPr>
                <w:rtl/>
              </w:rPr>
            </w:rPrChange>
          </w:rPr>
          <w:delText xml:space="preserve"> </w:delText>
        </w:r>
        <w:r w:rsidRPr="00103DCA" w:rsidDel="00260D88">
          <w:rPr>
            <w:rFonts w:ascii="Tahoma" w:hAnsi="Tahoma" w:cs="Tahoma" w:hint="eastAsia"/>
            <w:sz w:val="20"/>
            <w:szCs w:val="20"/>
            <w:rtl/>
            <w:rPrChange w:id="5285" w:author="רינת אביטל" w:date="2022-05-12T09:18:00Z">
              <w:rPr>
                <w:rFonts w:hint="eastAsia"/>
                <w:rtl/>
              </w:rPr>
            </w:rPrChange>
          </w:rPr>
          <w:delText>שם</w:delText>
        </w:r>
        <w:r w:rsidRPr="00103DCA" w:rsidDel="00260D88">
          <w:rPr>
            <w:rFonts w:ascii="Tahoma" w:hAnsi="Tahoma" w:cs="Tahoma"/>
            <w:sz w:val="20"/>
            <w:szCs w:val="20"/>
            <w:rtl/>
            <w:rPrChange w:id="5286" w:author="רינת אביטל" w:date="2022-05-12T09:18:00Z">
              <w:rPr>
                <w:rtl/>
              </w:rPr>
            </w:rPrChange>
          </w:rPr>
          <w:delText xml:space="preserve"> </w:delText>
        </w:r>
        <w:r w:rsidRPr="00103DCA" w:rsidDel="00260D88">
          <w:rPr>
            <w:rFonts w:ascii="Tahoma" w:hAnsi="Tahoma" w:cs="Tahoma" w:hint="eastAsia"/>
            <w:sz w:val="20"/>
            <w:szCs w:val="20"/>
            <w:rtl/>
            <w:rPrChange w:id="5287" w:author="רינת אביטל" w:date="2022-05-12T09:18:00Z">
              <w:rPr>
                <w:rFonts w:hint="eastAsia"/>
                <w:rtl/>
              </w:rPr>
            </w:rPrChange>
          </w:rPr>
          <w:delText>כל</w:delText>
        </w:r>
        <w:r w:rsidRPr="00103DCA" w:rsidDel="00260D88">
          <w:rPr>
            <w:rFonts w:ascii="Tahoma" w:hAnsi="Tahoma" w:cs="Tahoma"/>
            <w:sz w:val="20"/>
            <w:szCs w:val="20"/>
            <w:rtl/>
            <w:rPrChange w:id="5288" w:author="רינת אביטל" w:date="2022-05-12T09:18:00Z">
              <w:rPr>
                <w:rtl/>
              </w:rPr>
            </w:rPrChange>
          </w:rPr>
          <w:delText xml:space="preserve"> </w:delText>
        </w:r>
        <w:r w:rsidRPr="00103DCA" w:rsidDel="00260D88">
          <w:rPr>
            <w:rFonts w:ascii="Tahoma" w:hAnsi="Tahoma" w:cs="Tahoma" w:hint="eastAsia"/>
            <w:sz w:val="20"/>
            <w:szCs w:val="20"/>
            <w:rtl/>
            <w:rPrChange w:id="5289" w:author="רינת אביטל" w:date="2022-05-12T09:18:00Z">
              <w:rPr>
                <w:rFonts w:hint="eastAsia"/>
                <w:rtl/>
              </w:rPr>
            </w:rPrChange>
          </w:rPr>
          <w:delText>טבלה</w:delText>
        </w:r>
        <w:r w:rsidRPr="00103DCA" w:rsidDel="00260D88">
          <w:rPr>
            <w:rFonts w:ascii="Tahoma" w:hAnsi="Tahoma" w:cs="Tahoma"/>
            <w:sz w:val="20"/>
            <w:szCs w:val="20"/>
            <w:rtl/>
            <w:rPrChange w:id="5290" w:author="רינת אביטל" w:date="2022-05-12T09:18:00Z">
              <w:rPr>
                <w:rtl/>
              </w:rPr>
            </w:rPrChange>
          </w:rPr>
          <w:delText xml:space="preserve">, </w:delText>
        </w:r>
        <w:r w:rsidRPr="00103DCA" w:rsidDel="00260D88">
          <w:rPr>
            <w:rFonts w:ascii="Tahoma" w:hAnsi="Tahoma" w:cs="Tahoma" w:hint="eastAsia"/>
            <w:sz w:val="20"/>
            <w:szCs w:val="20"/>
            <w:rtl/>
            <w:rPrChange w:id="5291" w:author="רינת אביטל" w:date="2022-05-12T09:18:00Z">
              <w:rPr>
                <w:rFonts w:hint="eastAsia"/>
                <w:rtl/>
              </w:rPr>
            </w:rPrChange>
          </w:rPr>
          <w:delText>הסבר</w:delText>
        </w:r>
        <w:r w:rsidRPr="00103DCA" w:rsidDel="00260D88">
          <w:rPr>
            <w:rFonts w:ascii="Tahoma" w:hAnsi="Tahoma" w:cs="Tahoma"/>
            <w:sz w:val="20"/>
            <w:szCs w:val="20"/>
            <w:rtl/>
            <w:rPrChange w:id="5292" w:author="רינת אביטל" w:date="2022-05-12T09:18:00Z">
              <w:rPr>
                <w:rtl/>
              </w:rPr>
            </w:rPrChange>
          </w:rPr>
          <w:delText xml:space="preserve"> </w:delText>
        </w:r>
        <w:r w:rsidRPr="00103DCA" w:rsidDel="00260D88">
          <w:rPr>
            <w:rFonts w:ascii="Tahoma" w:hAnsi="Tahoma" w:cs="Tahoma" w:hint="eastAsia"/>
            <w:sz w:val="20"/>
            <w:szCs w:val="20"/>
            <w:rtl/>
            <w:rPrChange w:id="5293" w:author="רינת אביטל" w:date="2022-05-12T09:18:00Z">
              <w:rPr>
                <w:rFonts w:hint="eastAsia"/>
                <w:rtl/>
              </w:rPr>
            </w:rPrChange>
          </w:rPr>
          <w:delText>על</w:delText>
        </w:r>
        <w:r w:rsidRPr="00103DCA" w:rsidDel="00260D88">
          <w:rPr>
            <w:rFonts w:ascii="Tahoma" w:hAnsi="Tahoma" w:cs="Tahoma"/>
            <w:sz w:val="20"/>
            <w:szCs w:val="20"/>
            <w:rtl/>
            <w:rPrChange w:id="5294" w:author="רינת אביטל" w:date="2022-05-12T09:18:00Z">
              <w:rPr>
                <w:rtl/>
              </w:rPr>
            </w:rPrChange>
          </w:rPr>
          <w:delText xml:space="preserve"> </w:delText>
        </w:r>
        <w:r w:rsidRPr="00103DCA" w:rsidDel="00260D88">
          <w:rPr>
            <w:rFonts w:ascii="Tahoma" w:hAnsi="Tahoma" w:cs="Tahoma" w:hint="eastAsia"/>
            <w:sz w:val="20"/>
            <w:szCs w:val="20"/>
            <w:rtl/>
            <w:rPrChange w:id="5295" w:author="רינת אביטל" w:date="2022-05-12T09:18:00Z">
              <w:rPr>
                <w:rFonts w:hint="eastAsia"/>
                <w:rtl/>
              </w:rPr>
            </w:rPrChange>
          </w:rPr>
          <w:delText>תפקידה</w:delText>
        </w:r>
        <w:r w:rsidRPr="00103DCA" w:rsidDel="00260D88">
          <w:rPr>
            <w:rFonts w:ascii="Tahoma" w:hAnsi="Tahoma" w:cs="Tahoma"/>
            <w:sz w:val="20"/>
            <w:szCs w:val="20"/>
            <w:rtl/>
            <w:rPrChange w:id="5296" w:author="רינת אביטל" w:date="2022-05-12T09:18:00Z">
              <w:rPr>
                <w:rtl/>
              </w:rPr>
            </w:rPrChange>
          </w:rPr>
          <w:delText xml:space="preserve"> </w:delText>
        </w:r>
        <w:r w:rsidRPr="00103DCA" w:rsidDel="00260D88">
          <w:rPr>
            <w:rFonts w:ascii="Tahoma" w:hAnsi="Tahoma" w:cs="Tahoma" w:hint="eastAsia"/>
            <w:sz w:val="20"/>
            <w:szCs w:val="20"/>
            <w:rtl/>
            <w:rPrChange w:id="5297" w:author="רינת אביטל" w:date="2022-05-12T09:18:00Z">
              <w:rPr>
                <w:rFonts w:hint="eastAsia"/>
                <w:rtl/>
              </w:rPr>
            </w:rPrChange>
          </w:rPr>
          <w:delText>ועל</w:delText>
        </w:r>
        <w:r w:rsidRPr="00103DCA" w:rsidDel="00260D88">
          <w:rPr>
            <w:rFonts w:ascii="Tahoma" w:hAnsi="Tahoma" w:cs="Tahoma"/>
            <w:sz w:val="20"/>
            <w:szCs w:val="20"/>
            <w:rtl/>
            <w:rPrChange w:id="5298" w:author="רינת אביטל" w:date="2022-05-12T09:18:00Z">
              <w:rPr>
                <w:rtl/>
              </w:rPr>
            </w:rPrChange>
          </w:rPr>
          <w:delText xml:space="preserve"> </w:delText>
        </w:r>
        <w:r w:rsidRPr="00103DCA" w:rsidDel="00260D88">
          <w:rPr>
            <w:rFonts w:ascii="Tahoma" w:hAnsi="Tahoma" w:cs="Tahoma" w:hint="eastAsia"/>
            <w:sz w:val="20"/>
            <w:szCs w:val="20"/>
            <w:rtl/>
            <w:rPrChange w:id="5299" w:author="רינת אביטל" w:date="2022-05-12T09:18:00Z">
              <w:rPr>
                <w:rFonts w:hint="eastAsia"/>
                <w:rtl/>
              </w:rPr>
            </w:rPrChange>
          </w:rPr>
          <w:delText>עמודות</w:delText>
        </w:r>
        <w:r w:rsidRPr="00103DCA" w:rsidDel="00260D88">
          <w:rPr>
            <w:rFonts w:ascii="Tahoma" w:hAnsi="Tahoma" w:cs="Tahoma"/>
            <w:sz w:val="20"/>
            <w:szCs w:val="20"/>
            <w:rtl/>
            <w:rPrChange w:id="5300" w:author="רינת אביטל" w:date="2022-05-12T09:18:00Z">
              <w:rPr>
                <w:rtl/>
              </w:rPr>
            </w:rPrChange>
          </w:rPr>
          <w:delText xml:space="preserve"> </w:delText>
        </w:r>
        <w:r w:rsidRPr="00103DCA" w:rsidDel="00260D88">
          <w:rPr>
            <w:rFonts w:ascii="Tahoma" w:hAnsi="Tahoma" w:cs="Tahoma" w:hint="eastAsia"/>
            <w:sz w:val="20"/>
            <w:szCs w:val="20"/>
            <w:rtl/>
            <w:rPrChange w:id="5301" w:author="רינת אביטל" w:date="2022-05-12T09:18:00Z">
              <w:rPr>
                <w:rFonts w:hint="eastAsia"/>
                <w:rtl/>
              </w:rPr>
            </w:rPrChange>
          </w:rPr>
          <w:delText>חשובות</w:delText>
        </w:r>
        <w:r w:rsidRPr="00103DCA" w:rsidDel="00260D88">
          <w:rPr>
            <w:rFonts w:ascii="Tahoma" w:hAnsi="Tahoma" w:cs="Tahoma"/>
            <w:sz w:val="20"/>
            <w:szCs w:val="20"/>
            <w:rtl/>
            <w:rPrChange w:id="5302" w:author="רינת אביטל" w:date="2022-05-12T09:18:00Z">
              <w:rPr>
                <w:rtl/>
              </w:rPr>
            </w:rPrChange>
          </w:rPr>
          <w:delText xml:space="preserve"> </w:delText>
        </w:r>
        <w:r w:rsidR="00410423" w:rsidRPr="00103DCA" w:rsidDel="00260D88">
          <w:rPr>
            <w:rFonts w:ascii="Tahoma" w:hAnsi="Tahoma" w:cs="Tahoma"/>
            <w:sz w:val="20"/>
            <w:szCs w:val="20"/>
            <w:rtl/>
            <w:rPrChange w:id="5303" w:author="רינת אביטל" w:date="2022-05-12T09:18:00Z">
              <w:rPr>
                <w:rtl/>
              </w:rPr>
            </w:rPrChange>
          </w:rPr>
          <w:delText>(</w:delText>
        </w:r>
        <w:r w:rsidR="00410423" w:rsidRPr="00103DCA" w:rsidDel="00260D88">
          <w:rPr>
            <w:rFonts w:ascii="Tahoma" w:hAnsi="Tahoma" w:cs="Tahoma" w:hint="eastAsia"/>
            <w:sz w:val="20"/>
            <w:szCs w:val="20"/>
            <w:rtl/>
            <w:rPrChange w:id="5304" w:author="רינת אביטל" w:date="2022-05-12T09:18:00Z">
              <w:rPr>
                <w:rFonts w:hint="eastAsia"/>
                <w:rtl/>
              </w:rPr>
            </w:rPrChange>
          </w:rPr>
          <w:delText>מפתח</w:delText>
        </w:r>
        <w:r w:rsidR="00410423" w:rsidRPr="00103DCA" w:rsidDel="00260D88">
          <w:rPr>
            <w:rFonts w:ascii="Tahoma" w:hAnsi="Tahoma" w:cs="Tahoma"/>
            <w:sz w:val="20"/>
            <w:szCs w:val="20"/>
            <w:rtl/>
            <w:rPrChange w:id="5305" w:author="רינת אביטל" w:date="2022-05-12T09:18:00Z">
              <w:rPr>
                <w:rtl/>
              </w:rPr>
            </w:rPrChange>
          </w:rPr>
          <w:delText xml:space="preserve"> </w:delText>
        </w:r>
        <w:r w:rsidR="00410423" w:rsidRPr="00103DCA" w:rsidDel="00260D88">
          <w:rPr>
            <w:rFonts w:ascii="Tahoma" w:hAnsi="Tahoma" w:cs="Tahoma" w:hint="eastAsia"/>
            <w:sz w:val="20"/>
            <w:szCs w:val="20"/>
            <w:rtl/>
            <w:rPrChange w:id="5306" w:author="רינת אביטל" w:date="2022-05-12T09:18:00Z">
              <w:rPr>
                <w:rFonts w:hint="eastAsia"/>
                <w:rtl/>
              </w:rPr>
            </w:rPrChange>
          </w:rPr>
          <w:delText>זר</w:delText>
        </w:r>
        <w:r w:rsidR="00410423" w:rsidRPr="00103DCA" w:rsidDel="00260D88">
          <w:rPr>
            <w:rFonts w:ascii="Tahoma" w:hAnsi="Tahoma" w:cs="Tahoma"/>
            <w:sz w:val="20"/>
            <w:szCs w:val="20"/>
            <w:rtl/>
            <w:rPrChange w:id="5307" w:author="רינת אביטל" w:date="2022-05-12T09:18:00Z">
              <w:rPr>
                <w:rtl/>
              </w:rPr>
            </w:rPrChange>
          </w:rPr>
          <w:delText xml:space="preserve"> </w:delText>
        </w:r>
        <w:r w:rsidR="00410423" w:rsidRPr="00103DCA" w:rsidDel="00260D88">
          <w:rPr>
            <w:rFonts w:ascii="Tahoma" w:hAnsi="Tahoma" w:cs="Tahoma" w:hint="eastAsia"/>
            <w:sz w:val="20"/>
            <w:szCs w:val="20"/>
            <w:rtl/>
            <w:rPrChange w:id="5308" w:author="רינת אביטל" w:date="2022-05-12T09:18:00Z">
              <w:rPr>
                <w:rFonts w:hint="eastAsia"/>
                <w:rtl/>
              </w:rPr>
            </w:rPrChange>
          </w:rPr>
          <w:delText>או</w:delText>
        </w:r>
        <w:r w:rsidR="00410423" w:rsidRPr="00103DCA" w:rsidDel="00260D88">
          <w:rPr>
            <w:rFonts w:ascii="Tahoma" w:hAnsi="Tahoma" w:cs="Tahoma"/>
            <w:sz w:val="20"/>
            <w:szCs w:val="20"/>
            <w:rtl/>
            <w:rPrChange w:id="5309" w:author="רינת אביטל" w:date="2022-05-12T09:18:00Z">
              <w:rPr>
                <w:rtl/>
              </w:rPr>
            </w:rPrChange>
          </w:rPr>
          <w:delText xml:space="preserve"> </w:delText>
        </w:r>
        <w:r w:rsidR="00410423" w:rsidRPr="00103DCA" w:rsidDel="00260D88">
          <w:rPr>
            <w:rFonts w:ascii="Tahoma" w:hAnsi="Tahoma" w:cs="Tahoma" w:hint="eastAsia"/>
            <w:sz w:val="20"/>
            <w:szCs w:val="20"/>
            <w:rtl/>
            <w:rPrChange w:id="5310" w:author="רינת אביטל" w:date="2022-05-12T09:18:00Z">
              <w:rPr>
                <w:rFonts w:hint="eastAsia"/>
                <w:rtl/>
              </w:rPr>
            </w:rPrChange>
          </w:rPr>
          <w:delText>קוד</w:delText>
        </w:r>
        <w:r w:rsidR="00410423" w:rsidRPr="00103DCA" w:rsidDel="00260D88">
          <w:rPr>
            <w:rFonts w:ascii="Tahoma" w:hAnsi="Tahoma" w:cs="Tahoma"/>
            <w:sz w:val="20"/>
            <w:szCs w:val="20"/>
            <w:rtl/>
            <w:rPrChange w:id="5311" w:author="רינת אביטל" w:date="2022-05-12T09:18:00Z">
              <w:rPr>
                <w:rtl/>
              </w:rPr>
            </w:rPrChange>
          </w:rPr>
          <w:delText xml:space="preserve"> </w:delText>
        </w:r>
        <w:r w:rsidR="00410423" w:rsidRPr="00103DCA" w:rsidDel="00260D88">
          <w:rPr>
            <w:rFonts w:ascii="Tahoma" w:hAnsi="Tahoma" w:cs="Tahoma" w:hint="eastAsia"/>
            <w:sz w:val="20"/>
            <w:szCs w:val="20"/>
            <w:rtl/>
            <w:rPrChange w:id="5312" w:author="רינת אביטל" w:date="2022-05-12T09:18:00Z">
              <w:rPr>
                <w:rFonts w:hint="eastAsia"/>
                <w:rtl/>
              </w:rPr>
            </w:rPrChange>
          </w:rPr>
          <w:delText>מסוים</w:delText>
        </w:r>
        <w:r w:rsidR="00410423" w:rsidRPr="00103DCA" w:rsidDel="00260D88">
          <w:rPr>
            <w:rFonts w:ascii="Tahoma" w:hAnsi="Tahoma" w:cs="Tahoma"/>
            <w:sz w:val="20"/>
            <w:szCs w:val="20"/>
            <w:rPrChange w:id="5313" w:author="רינת אביטל" w:date="2022-05-12T09:18:00Z">
              <w:rPr/>
            </w:rPrChange>
          </w:rPr>
          <w:delText xml:space="preserve"> </w:delText>
        </w:r>
        <w:r w:rsidR="00410423" w:rsidRPr="00103DCA" w:rsidDel="00260D88">
          <w:rPr>
            <w:rFonts w:ascii="Tahoma" w:hAnsi="Tahoma" w:cs="Tahoma"/>
            <w:sz w:val="20"/>
            <w:szCs w:val="20"/>
            <w:rtl/>
            <w:rPrChange w:id="5314" w:author="רינת אביטל" w:date="2022-05-12T09:18:00Z">
              <w:rPr>
                <w:rtl/>
              </w:rPr>
            </w:rPrChange>
          </w:rPr>
          <w:delText xml:space="preserve">)  </w:delText>
        </w:r>
        <w:r w:rsidRPr="00103DCA" w:rsidDel="00260D88">
          <w:rPr>
            <w:rFonts w:ascii="Tahoma" w:hAnsi="Tahoma" w:cs="Tahoma" w:hint="eastAsia"/>
            <w:sz w:val="20"/>
            <w:szCs w:val="20"/>
            <w:rtl/>
            <w:rPrChange w:id="5315" w:author="רינת אביטל" w:date="2022-05-12T09:18:00Z">
              <w:rPr>
                <w:rFonts w:hint="eastAsia"/>
                <w:rtl/>
              </w:rPr>
            </w:rPrChange>
          </w:rPr>
          <w:delText>ולמלא</w:delText>
        </w:r>
        <w:r w:rsidRPr="00103DCA" w:rsidDel="00260D88">
          <w:rPr>
            <w:rFonts w:ascii="Tahoma" w:hAnsi="Tahoma" w:cs="Tahoma"/>
            <w:sz w:val="20"/>
            <w:szCs w:val="20"/>
            <w:rtl/>
            <w:rPrChange w:id="5316" w:author="רינת אביטל" w:date="2022-05-12T09:18:00Z">
              <w:rPr>
                <w:rtl/>
              </w:rPr>
            </w:rPrChange>
          </w:rPr>
          <w:delText>:</w:delText>
        </w:r>
      </w:del>
    </w:p>
    <w:p w14:paraId="1B83D5EB" w14:textId="6F076B9F" w:rsidR="00410423" w:rsidRPr="00103DCA" w:rsidDel="00260D88" w:rsidRDefault="00410423" w:rsidP="00410423">
      <w:pPr>
        <w:rPr>
          <w:del w:id="5317" w:author="רינת אביטל" w:date="2022-05-12T14:14:00Z"/>
          <w:rFonts w:ascii="Tahoma" w:hAnsi="Tahoma" w:cs="Tahoma"/>
          <w:sz w:val="20"/>
          <w:szCs w:val="20"/>
          <w:rtl/>
          <w:rPrChange w:id="5318" w:author="רינת אביטל" w:date="2022-05-12T09:18:00Z">
            <w:rPr>
              <w:del w:id="5319" w:author="רינת אביטל" w:date="2022-05-12T14:14:00Z"/>
              <w:rtl/>
            </w:rPr>
          </w:rPrChange>
        </w:rPr>
      </w:pPr>
      <w:del w:id="5320" w:author="רינת אביטל" w:date="2022-05-12T14:14:00Z">
        <w:r w:rsidRPr="00103DCA" w:rsidDel="00260D88">
          <w:rPr>
            <w:rFonts w:ascii="Tahoma" w:hAnsi="Tahoma" w:cs="Tahoma" w:hint="eastAsia"/>
            <w:sz w:val="20"/>
            <w:szCs w:val="20"/>
            <w:rtl/>
            <w:rPrChange w:id="5321" w:author="רינת אביטל" w:date="2022-05-12T09:18:00Z">
              <w:rPr>
                <w:rFonts w:hint="eastAsia"/>
                <w:rtl/>
              </w:rPr>
            </w:rPrChange>
          </w:rPr>
          <w:delText>טבלת</w:delText>
        </w:r>
        <w:r w:rsidRPr="00103DCA" w:rsidDel="00260D88">
          <w:rPr>
            <w:rFonts w:ascii="Tahoma" w:hAnsi="Tahoma" w:cs="Tahoma"/>
            <w:sz w:val="20"/>
            <w:szCs w:val="20"/>
            <w:rtl/>
            <w:rPrChange w:id="5322" w:author="רינת אביטל" w:date="2022-05-12T09:18:00Z">
              <w:rPr>
                <w:rtl/>
              </w:rPr>
            </w:rPrChange>
          </w:rPr>
          <w:delText xml:space="preserve"> ??????? – </w:delText>
        </w:r>
        <w:r w:rsidRPr="00103DCA" w:rsidDel="00260D88">
          <w:rPr>
            <w:rFonts w:ascii="Tahoma" w:hAnsi="Tahoma" w:cs="Tahoma" w:hint="eastAsia"/>
            <w:sz w:val="20"/>
            <w:szCs w:val="20"/>
            <w:rtl/>
            <w:rPrChange w:id="5323" w:author="רינת אביטל" w:date="2022-05-12T09:18:00Z">
              <w:rPr>
                <w:rFonts w:hint="eastAsia"/>
                <w:rtl/>
              </w:rPr>
            </w:rPrChange>
          </w:rPr>
          <w:delText>משמשת</w:delText>
        </w:r>
        <w:r w:rsidRPr="00103DCA" w:rsidDel="00260D88">
          <w:rPr>
            <w:rFonts w:ascii="Tahoma" w:hAnsi="Tahoma" w:cs="Tahoma"/>
            <w:sz w:val="20"/>
            <w:szCs w:val="20"/>
            <w:rtl/>
            <w:rPrChange w:id="5324" w:author="רינת אביטל" w:date="2022-05-12T09:18:00Z">
              <w:rPr>
                <w:rtl/>
              </w:rPr>
            </w:rPrChange>
          </w:rPr>
          <w:delText xml:space="preserve"> </w:delText>
        </w:r>
        <w:r w:rsidRPr="00103DCA" w:rsidDel="00260D88">
          <w:rPr>
            <w:rFonts w:ascii="Tahoma" w:hAnsi="Tahoma" w:cs="Tahoma" w:hint="eastAsia"/>
            <w:sz w:val="20"/>
            <w:szCs w:val="20"/>
            <w:rtl/>
            <w:rPrChange w:id="5325" w:author="רינת אביטל" w:date="2022-05-12T09:18:00Z">
              <w:rPr>
                <w:rFonts w:hint="eastAsia"/>
                <w:rtl/>
              </w:rPr>
            </w:rPrChange>
          </w:rPr>
          <w:delText>ל</w:delText>
        </w:r>
        <w:r w:rsidRPr="00103DCA" w:rsidDel="00260D88">
          <w:rPr>
            <w:rFonts w:ascii="Tahoma" w:hAnsi="Tahoma" w:cs="Tahoma"/>
            <w:sz w:val="20"/>
            <w:szCs w:val="20"/>
            <w:rtl/>
            <w:rPrChange w:id="5326" w:author="רינת אביטל" w:date="2022-05-12T09:18:00Z">
              <w:rPr>
                <w:rtl/>
              </w:rPr>
            </w:rPrChange>
          </w:rPr>
          <w:delText>......</w:delText>
        </w:r>
      </w:del>
    </w:p>
    <w:p w14:paraId="1EBC7F58" w14:textId="2D463E69" w:rsidR="00410423" w:rsidRPr="00103DCA" w:rsidDel="00260D88" w:rsidRDefault="00410423" w:rsidP="00410423">
      <w:pPr>
        <w:rPr>
          <w:del w:id="5327" w:author="רינת אביטל" w:date="2022-05-12T14:14:00Z"/>
          <w:rFonts w:ascii="Tahoma" w:hAnsi="Tahoma" w:cs="Tahoma"/>
          <w:sz w:val="20"/>
          <w:szCs w:val="20"/>
          <w:rtl/>
          <w:rPrChange w:id="5328" w:author="רינת אביטל" w:date="2022-05-12T09:18:00Z">
            <w:rPr>
              <w:del w:id="5329" w:author="רינת אביטל" w:date="2022-05-12T14:14:00Z"/>
              <w:rtl/>
            </w:rPr>
          </w:rPrChange>
        </w:rPr>
      </w:pPr>
      <w:del w:id="5330" w:author="רינת אביטל" w:date="2022-05-12T14:14:00Z">
        <w:r w:rsidRPr="00103DCA" w:rsidDel="00260D88">
          <w:rPr>
            <w:rFonts w:ascii="Tahoma" w:hAnsi="Tahoma" w:cs="Tahoma"/>
            <w:sz w:val="20"/>
            <w:szCs w:val="20"/>
            <w:rtl/>
            <w:rPrChange w:id="5331" w:author="רינת אביטל" w:date="2022-05-12T09:18:00Z">
              <w:rPr>
                <w:rtl/>
              </w:rPr>
            </w:rPrChange>
          </w:rPr>
          <w:tab/>
        </w:r>
        <w:r w:rsidRPr="00103DCA" w:rsidDel="00260D88">
          <w:rPr>
            <w:rFonts w:ascii="Tahoma" w:hAnsi="Tahoma" w:cs="Tahoma"/>
            <w:sz w:val="20"/>
            <w:szCs w:val="20"/>
            <w:rtl/>
            <w:rPrChange w:id="5332" w:author="רינת אביטל" w:date="2022-05-12T09:18:00Z">
              <w:rPr>
                <w:rtl/>
              </w:rPr>
            </w:rPrChange>
          </w:rPr>
          <w:tab/>
        </w:r>
        <w:r w:rsidRPr="00103DCA" w:rsidDel="00260D88">
          <w:rPr>
            <w:rFonts w:ascii="Tahoma" w:hAnsi="Tahoma" w:cs="Tahoma"/>
            <w:sz w:val="20"/>
            <w:szCs w:val="20"/>
            <w:rPrChange w:id="5333" w:author="רינת אביטל" w:date="2022-05-12T09:18:00Z">
              <w:rPr/>
            </w:rPrChange>
          </w:rPr>
          <w:delText>U_userid</w:delText>
        </w:r>
        <w:r w:rsidRPr="00103DCA" w:rsidDel="00260D88">
          <w:rPr>
            <w:rFonts w:ascii="Tahoma" w:hAnsi="Tahoma" w:cs="Tahoma"/>
            <w:sz w:val="20"/>
            <w:szCs w:val="20"/>
            <w:rtl/>
            <w:rPrChange w:id="5334" w:author="רינת אביטל" w:date="2022-05-12T09:18:00Z">
              <w:rPr>
                <w:rtl/>
              </w:rPr>
            </w:rPrChange>
          </w:rPr>
          <w:delText xml:space="preserve"> – </w:delText>
        </w:r>
        <w:r w:rsidRPr="00103DCA" w:rsidDel="00260D88">
          <w:rPr>
            <w:rFonts w:ascii="Tahoma" w:hAnsi="Tahoma" w:cs="Tahoma" w:hint="eastAsia"/>
            <w:sz w:val="20"/>
            <w:szCs w:val="20"/>
            <w:rtl/>
            <w:rPrChange w:id="5335" w:author="רינת אביטל" w:date="2022-05-12T09:18:00Z">
              <w:rPr>
                <w:rFonts w:hint="eastAsia"/>
                <w:rtl/>
              </w:rPr>
            </w:rPrChange>
          </w:rPr>
          <w:delText>תפקידו</w:delText>
        </w:r>
        <w:r w:rsidRPr="00103DCA" w:rsidDel="00260D88">
          <w:rPr>
            <w:rFonts w:ascii="Tahoma" w:hAnsi="Tahoma" w:cs="Tahoma"/>
            <w:sz w:val="20"/>
            <w:szCs w:val="20"/>
            <w:rtl/>
            <w:rPrChange w:id="5336" w:author="רינת אביטל" w:date="2022-05-12T09:18:00Z">
              <w:rPr>
                <w:rtl/>
              </w:rPr>
            </w:rPrChange>
          </w:rPr>
          <w:delText xml:space="preserve"> </w:delText>
        </w:r>
        <w:r w:rsidRPr="00103DCA" w:rsidDel="00260D88">
          <w:rPr>
            <w:rFonts w:ascii="Tahoma" w:hAnsi="Tahoma" w:cs="Tahoma" w:hint="eastAsia"/>
            <w:sz w:val="20"/>
            <w:szCs w:val="20"/>
            <w:rtl/>
            <w:rPrChange w:id="5337" w:author="רינת אביטל" w:date="2022-05-12T09:18:00Z">
              <w:rPr>
                <w:rFonts w:hint="eastAsia"/>
                <w:rtl/>
              </w:rPr>
            </w:rPrChange>
          </w:rPr>
          <w:delText>הוא</w:delText>
        </w:r>
        <w:r w:rsidRPr="00103DCA" w:rsidDel="00260D88">
          <w:rPr>
            <w:rFonts w:ascii="Tahoma" w:hAnsi="Tahoma" w:cs="Tahoma"/>
            <w:sz w:val="20"/>
            <w:szCs w:val="20"/>
            <w:rtl/>
            <w:rPrChange w:id="5338" w:author="רינת אביטל" w:date="2022-05-12T09:18:00Z">
              <w:rPr>
                <w:rtl/>
              </w:rPr>
            </w:rPrChange>
          </w:rPr>
          <w:delText>.</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5339"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5340" w:author="רינת אביטל" w:date="2022-05-12T14:14:00Z"/>
                <w:rFonts w:ascii="Tahoma" w:hAnsi="Tahoma" w:cs="Tahoma"/>
                <w:sz w:val="20"/>
                <w:szCs w:val="20"/>
                <w:rPrChange w:id="5341" w:author="רינת אביטל" w:date="2022-05-12T09:18:00Z">
                  <w:rPr>
                    <w:del w:id="5342" w:author="רינת אביטל" w:date="2022-05-12T14:14:00Z"/>
                  </w:rPr>
                </w:rPrChange>
              </w:rPr>
            </w:pPr>
            <w:del w:id="5343" w:author="רינת אביטל" w:date="2022-05-12T14:14:00Z">
              <w:r w:rsidRPr="00103DCA" w:rsidDel="00260D88">
                <w:rPr>
                  <w:rFonts w:ascii="Tahoma" w:eastAsia="Arial" w:hAnsi="Tahoma" w:cs="Tahoma"/>
                  <w:color w:val="FFFFFF"/>
                  <w:sz w:val="24"/>
                  <w:szCs w:val="24"/>
                  <w:rtl/>
                  <w:rPrChange w:id="5344"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5345" w:author="רינת אביטל" w:date="2022-05-12T14:14:00Z"/>
                <w:rFonts w:ascii="Tahoma" w:hAnsi="Tahoma" w:cs="Tahoma"/>
                <w:sz w:val="20"/>
                <w:szCs w:val="20"/>
                <w:rPrChange w:id="5346" w:author="רינת אביטל" w:date="2022-05-12T09:18:00Z">
                  <w:rPr>
                    <w:del w:id="5347" w:author="רינת אביטל" w:date="2022-05-12T14:14:00Z"/>
                  </w:rPr>
                </w:rPrChange>
              </w:rPr>
            </w:pPr>
            <w:del w:id="5348" w:author="רינת אביטל" w:date="2022-05-12T14:14:00Z">
              <w:r w:rsidRPr="00103DCA" w:rsidDel="00260D88">
                <w:rPr>
                  <w:rFonts w:ascii="Tahoma" w:eastAsia="Arial" w:hAnsi="Tahoma" w:cs="Tahoma"/>
                  <w:color w:val="FFFFFF"/>
                  <w:sz w:val="24"/>
                  <w:szCs w:val="24"/>
                  <w:rtl/>
                  <w:rPrChange w:id="5349"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5350" w:author="רינת אביטל" w:date="2022-05-12T14:14:00Z"/>
                <w:rFonts w:ascii="Tahoma" w:hAnsi="Tahoma" w:cs="Tahoma"/>
                <w:sz w:val="20"/>
                <w:szCs w:val="20"/>
                <w:rPrChange w:id="5351" w:author="רינת אביטל" w:date="2022-05-12T09:18:00Z">
                  <w:rPr>
                    <w:del w:id="5352" w:author="רינת אביטל" w:date="2022-05-12T14:14:00Z"/>
                  </w:rPr>
                </w:rPrChange>
              </w:rPr>
            </w:pPr>
            <w:del w:id="5353" w:author="רינת אביטל" w:date="2022-05-12T14:14:00Z">
              <w:r w:rsidRPr="00103DCA" w:rsidDel="00260D88">
                <w:rPr>
                  <w:rFonts w:ascii="Tahoma" w:eastAsia="Arial" w:hAnsi="Tahoma" w:cs="Tahoma"/>
                  <w:color w:val="FFFFFF"/>
                  <w:sz w:val="24"/>
                  <w:szCs w:val="24"/>
                  <w:rtl/>
                  <w:rPrChange w:id="5354"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5355" w:author="רינת אביטל" w:date="2022-05-12T14:14:00Z"/>
                <w:rFonts w:ascii="Tahoma" w:hAnsi="Tahoma" w:cs="Tahoma"/>
                <w:sz w:val="20"/>
                <w:szCs w:val="20"/>
                <w:rPrChange w:id="5356" w:author="רינת אביטל" w:date="2022-05-12T09:18:00Z">
                  <w:rPr>
                    <w:del w:id="5357" w:author="רינת אביטל" w:date="2022-05-12T14:14:00Z"/>
                  </w:rPr>
                </w:rPrChange>
              </w:rPr>
            </w:pPr>
            <w:del w:id="5358" w:author="רינת אביטל" w:date="2022-05-12T14:14:00Z">
              <w:r w:rsidRPr="00103DCA" w:rsidDel="00260D88">
                <w:rPr>
                  <w:rFonts w:ascii="Tahoma" w:eastAsia="Arial" w:hAnsi="Tahoma" w:cs="Tahoma"/>
                  <w:color w:val="FFFFFF"/>
                  <w:sz w:val="24"/>
                  <w:szCs w:val="24"/>
                  <w:rtl/>
                  <w:rPrChange w:id="5359"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5360" w:author="רינת אביטל" w:date="2022-05-12T14:14:00Z"/>
                <w:rFonts w:ascii="Tahoma" w:hAnsi="Tahoma" w:cs="Tahoma"/>
                <w:sz w:val="20"/>
                <w:szCs w:val="20"/>
                <w:rPrChange w:id="5361" w:author="רינת אביטל" w:date="2022-05-12T09:18:00Z">
                  <w:rPr>
                    <w:del w:id="5362" w:author="רינת אביטל" w:date="2022-05-12T14:14:00Z"/>
                  </w:rPr>
                </w:rPrChange>
              </w:rPr>
            </w:pPr>
            <w:del w:id="5363" w:author="רינת אביטל" w:date="2022-05-12T14:14:00Z">
              <w:r w:rsidRPr="00103DCA" w:rsidDel="00260D88">
                <w:rPr>
                  <w:rFonts w:ascii="Tahoma" w:eastAsia="Arial" w:hAnsi="Tahoma" w:cs="Tahoma"/>
                  <w:color w:val="FFFFFF"/>
                  <w:rtl/>
                  <w:rPrChange w:id="5364"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5365" w:author="רינת אביטל" w:date="2022-05-12T14:14:00Z"/>
                <w:rFonts w:ascii="Tahoma" w:hAnsi="Tahoma" w:cs="Tahoma"/>
                <w:sz w:val="20"/>
                <w:szCs w:val="20"/>
                <w:rPrChange w:id="5366" w:author="רינת אביטל" w:date="2022-05-12T09:18:00Z">
                  <w:rPr>
                    <w:del w:id="5367" w:author="רינת אביטל" w:date="2022-05-12T14:14:00Z"/>
                  </w:rPr>
                </w:rPrChange>
              </w:rPr>
            </w:pPr>
            <w:del w:id="5368" w:author="רינת אביטל" w:date="2022-05-12T14:14:00Z">
              <w:r w:rsidRPr="00103DCA" w:rsidDel="00260D88">
                <w:rPr>
                  <w:rFonts w:ascii="Tahoma" w:eastAsia="Calibri" w:hAnsi="Tahoma" w:cs="Tahoma"/>
                  <w:color w:val="FFFFFF"/>
                  <w:sz w:val="24"/>
                  <w:szCs w:val="20"/>
                  <w:rPrChange w:id="5369"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5370"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5371" w:author="רינת אביטל" w:date="2022-05-12T14:14:00Z"/>
                <w:rFonts w:ascii="Tahoma" w:hAnsi="Tahoma" w:cs="Tahoma"/>
                <w:sz w:val="20"/>
                <w:szCs w:val="20"/>
                <w:rPrChange w:id="5372" w:author="רינת אביטל" w:date="2022-05-12T09:18:00Z">
                  <w:rPr>
                    <w:del w:id="5373" w:author="רינת אביטל" w:date="2022-05-12T14:14:00Z"/>
                  </w:rPr>
                </w:rPrChange>
              </w:rPr>
            </w:pPr>
            <w:del w:id="5374" w:author="רינת אביטל" w:date="2022-05-12T14:14:00Z">
              <w:r w:rsidRPr="00103DCA" w:rsidDel="00260D88">
                <w:rPr>
                  <w:rFonts w:ascii="Tahoma" w:eastAsia="Calibri" w:hAnsi="Tahoma" w:cs="Tahoma"/>
                  <w:sz w:val="24"/>
                  <w:szCs w:val="20"/>
                  <w:rPrChange w:id="5375"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5376" w:author="רינת אביטל" w:date="2022-05-12T14:14:00Z"/>
                <w:rFonts w:ascii="Tahoma" w:hAnsi="Tahoma" w:cs="Tahoma"/>
                <w:sz w:val="20"/>
                <w:szCs w:val="20"/>
                <w:rPrChange w:id="5377" w:author="רינת אביטל" w:date="2022-05-12T09:18:00Z">
                  <w:rPr>
                    <w:del w:id="5378" w:author="רינת אביטל" w:date="2022-05-12T14:14:00Z"/>
                  </w:rPr>
                </w:rPrChange>
              </w:rPr>
            </w:pPr>
            <w:del w:id="5379" w:author="רינת אביטל" w:date="2022-05-12T14:14:00Z">
              <w:r w:rsidRPr="00103DCA" w:rsidDel="00260D88">
                <w:rPr>
                  <w:rFonts w:ascii="Tahoma" w:eastAsia="Arial" w:hAnsi="Tahoma" w:cs="Tahoma"/>
                  <w:sz w:val="24"/>
                  <w:szCs w:val="20"/>
                  <w:rPrChange w:id="5380"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81"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5382" w:author="רינת אביטל" w:date="2022-05-12T14:14:00Z"/>
                <w:rFonts w:ascii="Tahoma" w:hAnsi="Tahoma" w:cs="Tahoma"/>
                <w:sz w:val="20"/>
                <w:szCs w:val="20"/>
                <w:rPrChange w:id="5383" w:author="רינת אביטל" w:date="2022-05-12T09:18:00Z">
                  <w:rPr>
                    <w:del w:id="5384" w:author="רינת אביטל" w:date="2022-05-12T14:14:00Z"/>
                  </w:rPr>
                </w:rPrChange>
              </w:rPr>
            </w:pPr>
            <w:del w:id="5385" w:author="רינת אביטל" w:date="2022-05-12T14:14:00Z">
              <w:r w:rsidRPr="00103DCA" w:rsidDel="00260D88">
                <w:rPr>
                  <w:rFonts w:ascii="Tahoma" w:eastAsia="Arial" w:hAnsi="Tahoma" w:cs="Tahoma"/>
                  <w:sz w:val="24"/>
                  <w:szCs w:val="24"/>
                  <w:rtl/>
                  <w:rPrChange w:id="5386"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5387" w:author="רינת אביטל" w:date="2022-05-12T14:14:00Z"/>
                <w:rFonts w:ascii="Tahoma" w:hAnsi="Tahoma" w:cs="Tahoma"/>
                <w:sz w:val="20"/>
                <w:szCs w:val="20"/>
                <w:rPrChange w:id="5388" w:author="רינת אביטל" w:date="2022-05-12T09:18:00Z">
                  <w:rPr>
                    <w:del w:id="5389" w:author="רינת אביטל" w:date="2022-05-12T14:14:00Z"/>
                  </w:rPr>
                </w:rPrChange>
              </w:rPr>
            </w:pPr>
            <w:del w:id="5390" w:author="רינת אביטל" w:date="2022-05-12T14:14:00Z">
              <w:r w:rsidRPr="00103DCA" w:rsidDel="00260D88">
                <w:rPr>
                  <w:rFonts w:ascii="Tahoma" w:eastAsia="Calibri" w:hAnsi="Tahoma" w:cs="Tahoma"/>
                  <w:sz w:val="24"/>
                  <w:szCs w:val="20"/>
                  <w:rPrChange w:id="5391"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5392" w:author="רינת אביטל" w:date="2022-05-12T14:14:00Z"/>
                <w:rFonts w:ascii="Tahoma" w:hAnsi="Tahoma" w:cs="Tahoma"/>
                <w:sz w:val="20"/>
                <w:szCs w:val="20"/>
                <w:rPrChange w:id="5393" w:author="רינת אביטל" w:date="2022-05-12T09:18:00Z">
                  <w:rPr>
                    <w:del w:id="5394" w:author="רינת אביטל" w:date="2022-05-12T14:14:00Z"/>
                  </w:rPr>
                </w:rPrChange>
              </w:rPr>
            </w:pPr>
            <w:del w:id="5395" w:author="רינת אביטל" w:date="2022-05-12T14:14:00Z">
              <w:r w:rsidRPr="00103DCA" w:rsidDel="00260D88">
                <w:rPr>
                  <w:rFonts w:ascii="Tahoma" w:eastAsia="Arial" w:hAnsi="Tahoma" w:cs="Tahoma"/>
                  <w:sz w:val="24"/>
                  <w:szCs w:val="20"/>
                  <w:rPrChange w:id="5396"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5397"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5398" w:author="רינת אביטל" w:date="2022-05-12T14:14:00Z"/>
                <w:rFonts w:ascii="Tahoma" w:hAnsi="Tahoma" w:cs="Tahoma"/>
                <w:sz w:val="20"/>
                <w:szCs w:val="20"/>
                <w:rPrChange w:id="5399" w:author="רינת אביטל" w:date="2022-05-12T09:18:00Z">
                  <w:rPr>
                    <w:del w:id="5400" w:author="רינת אביטל" w:date="2022-05-12T14:14:00Z"/>
                  </w:rPr>
                </w:rPrChange>
              </w:rPr>
            </w:pPr>
            <w:del w:id="5401" w:author="רינת אביטל" w:date="2022-05-12T14:14:00Z">
              <w:r w:rsidRPr="00103DCA" w:rsidDel="00260D88">
                <w:rPr>
                  <w:rFonts w:ascii="Tahoma" w:eastAsia="Arial" w:hAnsi="Tahoma" w:cs="Tahoma"/>
                  <w:sz w:val="24"/>
                  <w:szCs w:val="20"/>
                  <w:rPrChange w:id="5402"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5403" w:author="רינת אביטל" w:date="2022-05-12T14:14:00Z"/>
                <w:rFonts w:ascii="Tahoma" w:hAnsi="Tahoma" w:cs="Tahoma"/>
                <w:sz w:val="20"/>
                <w:szCs w:val="20"/>
                <w:rPrChange w:id="5404" w:author="רינת אביטל" w:date="2022-05-12T09:18:00Z">
                  <w:rPr>
                    <w:del w:id="5405" w:author="רינת אביטל" w:date="2022-05-12T14:14:00Z"/>
                  </w:rPr>
                </w:rPrChange>
              </w:rPr>
            </w:pPr>
            <w:del w:id="5406" w:author="רינת אביטל" w:date="2022-05-12T14:14:00Z">
              <w:r w:rsidRPr="00103DCA" w:rsidDel="00260D88">
                <w:rPr>
                  <w:rFonts w:ascii="Tahoma" w:eastAsia="Arial" w:hAnsi="Tahoma" w:cs="Tahoma"/>
                  <w:sz w:val="24"/>
                  <w:szCs w:val="20"/>
                  <w:rPrChange w:id="5407"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08"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5409" w:author="רינת אביטל" w:date="2022-05-12T14:14:00Z"/>
                <w:rFonts w:ascii="Tahoma" w:hAnsi="Tahoma" w:cs="Tahoma"/>
                <w:sz w:val="20"/>
                <w:szCs w:val="20"/>
                <w:rPrChange w:id="5410" w:author="רינת אביטל" w:date="2022-05-12T09:18:00Z">
                  <w:rPr>
                    <w:del w:id="5411" w:author="רינת אביטל" w:date="2022-05-12T14:14:00Z"/>
                  </w:rPr>
                </w:rPrChange>
              </w:rPr>
            </w:pPr>
            <w:del w:id="5412" w:author="רינת אביטל" w:date="2022-05-12T14:14:00Z">
              <w:r w:rsidRPr="00103DCA" w:rsidDel="00260D88">
                <w:rPr>
                  <w:rFonts w:ascii="Tahoma" w:eastAsia="Arial" w:hAnsi="Tahoma" w:cs="Tahoma"/>
                  <w:sz w:val="24"/>
                  <w:szCs w:val="24"/>
                  <w:rtl/>
                  <w:rPrChange w:id="5413"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5414" w:author="רינת אביטל" w:date="2022-05-12T14:14:00Z"/>
                <w:rFonts w:ascii="Tahoma" w:hAnsi="Tahoma" w:cs="Tahoma"/>
                <w:sz w:val="20"/>
                <w:szCs w:val="20"/>
                <w:rPrChange w:id="5415" w:author="רינת אביטל" w:date="2022-05-12T09:18:00Z">
                  <w:rPr>
                    <w:del w:id="5416" w:author="רינת אביטל" w:date="2022-05-12T14:14:00Z"/>
                  </w:rPr>
                </w:rPrChange>
              </w:rPr>
            </w:pPr>
            <w:del w:id="5417" w:author="רינת אביטל" w:date="2022-05-12T14:14:00Z">
              <w:r w:rsidRPr="00103DCA" w:rsidDel="00260D88">
                <w:rPr>
                  <w:rFonts w:ascii="Tahoma" w:eastAsia="Calibri" w:hAnsi="Tahoma" w:cs="Tahoma"/>
                  <w:sz w:val="24"/>
                  <w:szCs w:val="20"/>
                  <w:rPrChange w:id="5418"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5419" w:author="רינת אביטל" w:date="2022-05-12T14:14:00Z"/>
                <w:rFonts w:ascii="Tahoma" w:hAnsi="Tahoma" w:cs="Tahoma"/>
                <w:sz w:val="20"/>
                <w:szCs w:val="20"/>
                <w:rPrChange w:id="5420" w:author="רינת אביטל" w:date="2022-05-12T09:18:00Z">
                  <w:rPr>
                    <w:del w:id="5421" w:author="רינת אביטל" w:date="2022-05-12T14:14:00Z"/>
                  </w:rPr>
                </w:rPrChange>
              </w:rPr>
            </w:pPr>
            <w:del w:id="5422" w:author="רינת אביטל" w:date="2022-05-12T14:14:00Z">
              <w:r w:rsidRPr="00103DCA" w:rsidDel="00260D88">
                <w:rPr>
                  <w:rFonts w:ascii="Tahoma" w:eastAsia="Arial" w:hAnsi="Tahoma" w:cs="Tahoma"/>
                  <w:sz w:val="24"/>
                  <w:szCs w:val="20"/>
                  <w:rPrChange w:id="5423"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5424"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5425" w:author="רינת אביטל" w:date="2022-05-12T14:14:00Z"/>
                <w:rFonts w:ascii="Tahoma" w:hAnsi="Tahoma" w:cs="Tahoma"/>
                <w:sz w:val="20"/>
                <w:szCs w:val="20"/>
                <w:rPrChange w:id="5426" w:author="רינת אביטל" w:date="2022-05-12T09:18:00Z">
                  <w:rPr>
                    <w:del w:id="5427" w:author="רינת אביטל" w:date="2022-05-12T14:14:00Z"/>
                  </w:rPr>
                </w:rPrChange>
              </w:rPr>
            </w:pPr>
            <w:del w:id="5428" w:author="רינת אביטל" w:date="2022-05-12T14:14:00Z">
              <w:r w:rsidRPr="00103DCA" w:rsidDel="00260D88">
                <w:rPr>
                  <w:rFonts w:ascii="Tahoma" w:eastAsia="Arial" w:hAnsi="Tahoma" w:cs="Tahoma"/>
                  <w:sz w:val="24"/>
                  <w:szCs w:val="20"/>
                  <w:rPrChange w:id="5429"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5430" w:author="רינת אביטל" w:date="2022-05-12T14:14:00Z"/>
                <w:rFonts w:ascii="Tahoma" w:hAnsi="Tahoma" w:cs="Tahoma"/>
                <w:sz w:val="20"/>
                <w:szCs w:val="20"/>
                <w:rPrChange w:id="5431" w:author="רינת אביטל" w:date="2022-05-12T09:18:00Z">
                  <w:rPr>
                    <w:del w:id="5432" w:author="רינת אביטל" w:date="2022-05-12T14:14:00Z"/>
                  </w:rPr>
                </w:rPrChange>
              </w:rPr>
            </w:pPr>
            <w:del w:id="5433" w:author="רינת אביטל" w:date="2022-05-12T14:14:00Z">
              <w:r w:rsidRPr="00103DCA" w:rsidDel="00260D88">
                <w:rPr>
                  <w:rFonts w:ascii="Tahoma" w:eastAsia="Arial" w:hAnsi="Tahoma" w:cs="Tahoma"/>
                  <w:sz w:val="24"/>
                  <w:szCs w:val="20"/>
                  <w:rPrChange w:id="5434"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35"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5436" w:author="רינת אביטל" w:date="2022-05-12T14:14:00Z"/>
                <w:rFonts w:ascii="Tahoma" w:hAnsi="Tahoma" w:cs="Tahoma"/>
                <w:sz w:val="20"/>
                <w:szCs w:val="20"/>
                <w:rPrChange w:id="5437" w:author="רינת אביטל" w:date="2022-05-12T09:18:00Z">
                  <w:rPr>
                    <w:del w:id="5438" w:author="רינת אביטל" w:date="2022-05-12T14:14:00Z"/>
                  </w:rPr>
                </w:rPrChange>
              </w:rPr>
            </w:pPr>
            <w:del w:id="5439" w:author="רינת אביטל" w:date="2022-05-12T14:14:00Z">
              <w:r w:rsidRPr="00103DCA" w:rsidDel="00260D88">
                <w:rPr>
                  <w:rFonts w:ascii="Tahoma" w:eastAsia="Arial" w:hAnsi="Tahoma" w:cs="Tahoma"/>
                  <w:sz w:val="24"/>
                  <w:szCs w:val="24"/>
                  <w:rtl/>
                  <w:rPrChange w:id="5440"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5441" w:author="רינת אביטל" w:date="2022-05-12T14:14:00Z"/>
                <w:rFonts w:ascii="Tahoma" w:hAnsi="Tahoma" w:cs="Tahoma"/>
                <w:sz w:val="20"/>
                <w:szCs w:val="20"/>
                <w:rPrChange w:id="5442" w:author="רינת אביטל" w:date="2022-05-12T09:18:00Z">
                  <w:rPr>
                    <w:del w:id="5443" w:author="רינת אביטל" w:date="2022-05-12T14:14:00Z"/>
                  </w:rPr>
                </w:rPrChange>
              </w:rPr>
            </w:pPr>
            <w:del w:id="5444" w:author="רינת אביטל" w:date="2022-05-12T14:14:00Z">
              <w:r w:rsidRPr="00103DCA" w:rsidDel="00260D88">
                <w:rPr>
                  <w:rFonts w:ascii="Tahoma" w:eastAsia="Arial" w:hAnsi="Tahoma" w:cs="Tahoma"/>
                  <w:sz w:val="24"/>
                  <w:szCs w:val="20"/>
                  <w:rPrChange w:id="5445"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46"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5447" w:author="רינת אביטל" w:date="2022-05-12T14:14:00Z"/>
                <w:rFonts w:ascii="Tahoma" w:hAnsi="Tahoma" w:cs="Tahoma"/>
                <w:sz w:val="20"/>
                <w:szCs w:val="20"/>
                <w:rPrChange w:id="5448" w:author="רינת אביטל" w:date="2022-05-12T09:18:00Z">
                  <w:rPr>
                    <w:del w:id="5449" w:author="רינת אביטל" w:date="2022-05-12T14:14:00Z"/>
                  </w:rPr>
                </w:rPrChange>
              </w:rPr>
            </w:pPr>
            <w:del w:id="5450" w:author="רינת אביטל" w:date="2022-05-12T14:14:00Z">
              <w:r w:rsidRPr="00103DCA" w:rsidDel="00260D88">
                <w:rPr>
                  <w:rFonts w:ascii="Tahoma" w:eastAsia="Arial" w:hAnsi="Tahoma" w:cs="Tahoma"/>
                  <w:sz w:val="24"/>
                  <w:szCs w:val="20"/>
                  <w:rPrChange w:id="5451"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5452" w:author="רינת אביטל" w:date="2022-05-12T14:14:00Z"/>
          <w:rFonts w:ascii="Tahoma" w:hAnsi="Tahoma" w:cs="Tahoma"/>
          <w:sz w:val="20"/>
          <w:szCs w:val="20"/>
          <w:rtl/>
          <w:rPrChange w:id="5453" w:author="רינת אביטל" w:date="2022-05-12T09:18:00Z">
            <w:rPr>
              <w:del w:id="5454" w:author="רינת אביטל" w:date="2022-05-12T14:14:00Z"/>
              <w:rtl/>
            </w:rPr>
          </w:rPrChange>
        </w:rPr>
      </w:pPr>
    </w:p>
    <w:p w14:paraId="5CE9CD64" w14:textId="5CEDC18A" w:rsidR="008810FC" w:rsidRPr="00103DCA" w:rsidDel="00260D88" w:rsidRDefault="008810FC" w:rsidP="00C26F9C">
      <w:pPr>
        <w:ind w:left="1440"/>
        <w:rPr>
          <w:del w:id="5455" w:author="רינת אביטל" w:date="2022-05-12T14:14:00Z"/>
          <w:rFonts w:ascii="Tahoma" w:hAnsi="Tahoma" w:cs="Tahoma"/>
          <w:sz w:val="20"/>
          <w:szCs w:val="20"/>
          <w:rtl/>
          <w:rPrChange w:id="5456" w:author="רינת אביטל" w:date="2022-05-12T09:18:00Z">
            <w:rPr>
              <w:del w:id="5457" w:author="רינת אביטל" w:date="2022-05-12T14:14:00Z"/>
              <w:rtl/>
            </w:rPr>
          </w:rPrChange>
        </w:rPr>
      </w:pPr>
    </w:p>
    <w:p w14:paraId="1935326A" w14:textId="2826AE31" w:rsidR="008810FC" w:rsidRPr="00103DCA" w:rsidDel="00260D88" w:rsidRDefault="008810FC" w:rsidP="00C26F9C">
      <w:pPr>
        <w:ind w:left="1440"/>
        <w:rPr>
          <w:del w:id="5458" w:author="רינת אביטל" w:date="2022-05-12T14:14:00Z"/>
          <w:rFonts w:ascii="Tahoma" w:hAnsi="Tahoma" w:cs="Tahoma"/>
          <w:sz w:val="20"/>
          <w:szCs w:val="20"/>
          <w:rtl/>
          <w:rPrChange w:id="5459" w:author="רינת אביטל" w:date="2022-05-12T09:18:00Z">
            <w:rPr>
              <w:del w:id="5460" w:author="רינת אביטל" w:date="2022-05-12T14:14:00Z"/>
              <w:rtl/>
            </w:rPr>
          </w:rPrChange>
        </w:rPr>
      </w:pPr>
    </w:p>
    <w:p w14:paraId="6A03AB01" w14:textId="2495476F" w:rsidR="008810FC" w:rsidRPr="00103DCA" w:rsidDel="00260D88" w:rsidRDefault="008810FC" w:rsidP="00C26F9C">
      <w:pPr>
        <w:ind w:left="1440"/>
        <w:rPr>
          <w:del w:id="5461" w:author="רינת אביטל" w:date="2022-05-12T14:16:00Z"/>
          <w:rFonts w:ascii="Tahoma" w:hAnsi="Tahoma" w:cs="Tahoma"/>
          <w:sz w:val="20"/>
          <w:szCs w:val="20"/>
          <w:rtl/>
          <w:rPrChange w:id="5462" w:author="רינת אביטל" w:date="2022-05-12T09:18:00Z">
            <w:rPr>
              <w:del w:id="5463"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5464"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5465"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5466"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5467"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5468"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5469"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5470" w:author="רינת אביטל" w:date="2022-05-12T09:18:00Z">
            <w:rPr>
              <w:rtl/>
            </w:rPr>
          </w:rPrChange>
        </w:rPr>
      </w:pPr>
    </w:p>
    <w:p w14:paraId="0D73B0C4" w14:textId="33E61CDC" w:rsidR="00D70154" w:rsidRDefault="00D70154" w:rsidP="00C26F9C">
      <w:pPr>
        <w:ind w:left="1440"/>
        <w:rPr>
          <w:ins w:id="5471" w:author="רינת אביטל" w:date="2022-05-12T14:16:00Z"/>
          <w:rFonts w:ascii="Tahoma" w:hAnsi="Tahoma" w:cs="Tahoma"/>
          <w:sz w:val="20"/>
          <w:szCs w:val="20"/>
          <w:rtl/>
        </w:rPr>
      </w:pPr>
    </w:p>
    <w:p w14:paraId="1DEDE3FD" w14:textId="0C39F33F" w:rsidR="00260D88" w:rsidRDefault="00260D88" w:rsidP="00C26F9C">
      <w:pPr>
        <w:ind w:left="1440"/>
        <w:rPr>
          <w:ins w:id="5472" w:author="רינת אביטל" w:date="2022-05-12T14:16:00Z"/>
          <w:rFonts w:ascii="Tahoma" w:hAnsi="Tahoma" w:cs="Tahoma"/>
          <w:sz w:val="20"/>
          <w:szCs w:val="20"/>
          <w:rtl/>
        </w:rPr>
      </w:pPr>
    </w:p>
    <w:p w14:paraId="26355EA0" w14:textId="172C6816" w:rsidR="00260D88" w:rsidRDefault="00260D88" w:rsidP="00C26F9C">
      <w:pPr>
        <w:ind w:left="1440"/>
        <w:rPr>
          <w:ins w:id="5473" w:author="רינת אביטל" w:date="2022-05-12T14:16:00Z"/>
          <w:rFonts w:ascii="Tahoma" w:hAnsi="Tahoma" w:cs="Tahoma"/>
          <w:sz w:val="20"/>
          <w:szCs w:val="20"/>
          <w:rtl/>
        </w:rPr>
      </w:pPr>
    </w:p>
    <w:p w14:paraId="1DA1DF26" w14:textId="48513E4A" w:rsidR="00260D88" w:rsidRDefault="00260D88" w:rsidP="00C26F9C">
      <w:pPr>
        <w:ind w:left="1440"/>
        <w:rPr>
          <w:ins w:id="5474" w:author="רינת אביטל" w:date="2022-05-12T14:16:00Z"/>
          <w:rFonts w:ascii="Tahoma" w:hAnsi="Tahoma" w:cs="Tahoma"/>
          <w:sz w:val="20"/>
          <w:szCs w:val="20"/>
          <w:rtl/>
        </w:rPr>
      </w:pPr>
    </w:p>
    <w:p w14:paraId="6FCF87CE" w14:textId="2BDEFD8A" w:rsidR="00260D88" w:rsidRDefault="00260D88" w:rsidP="00C26F9C">
      <w:pPr>
        <w:ind w:left="1440"/>
        <w:rPr>
          <w:ins w:id="5475" w:author="רינת אביטל" w:date="2022-05-12T14:16:00Z"/>
          <w:rFonts w:ascii="Tahoma" w:hAnsi="Tahoma" w:cs="Tahoma"/>
          <w:sz w:val="20"/>
          <w:szCs w:val="20"/>
          <w:rtl/>
        </w:rPr>
      </w:pPr>
    </w:p>
    <w:p w14:paraId="24B15A6C" w14:textId="0EC55FEA" w:rsidR="00260D88" w:rsidRDefault="00260D88" w:rsidP="00C26F9C">
      <w:pPr>
        <w:ind w:left="1440"/>
        <w:rPr>
          <w:ins w:id="5476" w:author="רינת אביטל" w:date="2022-05-12T14:16:00Z"/>
          <w:rFonts w:ascii="Tahoma" w:hAnsi="Tahoma" w:cs="Tahoma"/>
          <w:sz w:val="20"/>
          <w:szCs w:val="20"/>
          <w:rtl/>
        </w:rPr>
      </w:pPr>
    </w:p>
    <w:p w14:paraId="44FD5D10" w14:textId="77CFDCF5" w:rsidR="00260D88" w:rsidRDefault="00260D88" w:rsidP="00C26F9C">
      <w:pPr>
        <w:ind w:left="1440"/>
        <w:rPr>
          <w:ins w:id="5477" w:author="רינת אביטל" w:date="2022-05-12T14:16:00Z"/>
          <w:rFonts w:ascii="Tahoma" w:hAnsi="Tahoma" w:cs="Tahoma"/>
          <w:sz w:val="20"/>
          <w:szCs w:val="20"/>
          <w:rtl/>
        </w:rPr>
      </w:pPr>
    </w:p>
    <w:p w14:paraId="7C5C9711" w14:textId="2313F896" w:rsidR="00260D88" w:rsidRDefault="00260D88" w:rsidP="00C26F9C">
      <w:pPr>
        <w:ind w:left="1440"/>
        <w:rPr>
          <w:ins w:id="5478"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5479"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5480"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5481"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5482"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5483" w:author="רינת אביטל" w:date="2022-05-12T09:18:00Z">
            <w:rPr>
              <w:rtl/>
            </w:rPr>
          </w:rPrChange>
        </w:rPr>
      </w:pPr>
    </w:p>
    <w:p w14:paraId="662EE010" w14:textId="4C407CEC"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484" w:author="רינת אביטל" w:date="2022-05-12T09:18:00Z">
            <w:rPr>
              <w:b/>
              <w:bCs/>
              <w:sz w:val="44"/>
              <w:szCs w:val="44"/>
            </w:rPr>
          </w:rPrChange>
        </w:rPr>
      </w:pPr>
      <w:bookmarkStart w:id="5485" w:name="_Toc10303963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86" w:author="רינת אביטל" w:date="2022-05-12T09:18:00Z">
            <w:rPr>
              <w:rFonts w:hint="eastAsia"/>
              <w:b/>
              <w:bCs/>
              <w:color w:val="89D7C3"/>
              <w:sz w:val="44"/>
              <w:szCs w:val="44"/>
              <w:rtl/>
            </w:rPr>
          </w:rPrChange>
        </w:rPr>
        <w:lastRenderedPageBreak/>
        <w:t>מדריך</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48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88" w:author="רינת אביטל" w:date="2022-05-12T09:18:00Z">
            <w:rPr>
              <w:rFonts w:hint="eastAsia"/>
              <w:b/>
              <w:bCs/>
              <w:color w:val="89D7C3"/>
              <w:sz w:val="44"/>
              <w:szCs w:val="44"/>
              <w:rtl/>
            </w:rPr>
          </w:rPrChange>
        </w:rPr>
        <w:t>למשתמש</w:t>
      </w:r>
      <w:bookmarkEnd w:id="5485"/>
    </w:p>
    <w:p w14:paraId="610550C2" w14:textId="59B0E28B"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489" w:author="רינת אביטל" w:date="2022-05-12T09:18:00Z">
            <w:rPr>
              <w:b/>
              <w:bCs/>
              <w:sz w:val="40"/>
              <w:szCs w:val="40"/>
              <w:rtl/>
            </w:rPr>
          </w:rPrChange>
        </w:rPr>
      </w:pPr>
      <w:bookmarkStart w:id="5490" w:name="_Toc10303963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91"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49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93" w:author="רינת אביטל" w:date="2022-05-12T09:18:00Z">
            <w:rPr>
              <w:rFonts w:hint="eastAsia"/>
              <w:b/>
              <w:bCs/>
              <w:color w:val="89D7C3"/>
              <w:sz w:val="40"/>
              <w:szCs w:val="40"/>
              <w:rtl/>
            </w:rPr>
          </w:rPrChange>
        </w:rPr>
        <w:t>המסכים</w:t>
      </w:r>
      <w:bookmarkEnd w:id="5490"/>
    </w:p>
    <w:p w14:paraId="1CB6E092" w14:textId="77777777" w:rsidR="002C1F5D" w:rsidRPr="00103DCA" w:rsidRDefault="002C1F5D" w:rsidP="002C1F5D">
      <w:pPr>
        <w:rPr>
          <w:rFonts w:ascii="Tahoma" w:hAnsi="Tahoma" w:cs="Tahoma"/>
          <w:sz w:val="20"/>
          <w:szCs w:val="20"/>
          <w:rtl/>
          <w:rPrChange w:id="5494"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5495" w:author="רינת אביטל" w:date="2022-05-12T09:18:00Z">
            <w:rPr>
              <w:rtl/>
            </w:rPr>
          </w:rPrChange>
        </w:rPr>
      </w:pPr>
      <w:ins w:id="5496" w:author="רינת אביטל" w:date="2022-05-12T14:11:00Z">
        <w:r>
          <w:rPr>
            <w:noProof/>
          </w:rPr>
          <w:drawing>
            <wp:inline distT="0" distB="0" distL="0" distR="0" wp14:anchorId="02D35026" wp14:editId="0D6137B8">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4761905"/>
                      </a:xfrm>
                      <a:prstGeom prst="rect">
                        <a:avLst/>
                      </a:prstGeom>
                    </pic:spPr>
                  </pic:pic>
                </a:graphicData>
              </a:graphic>
            </wp:inline>
          </w:drawing>
        </w:r>
      </w:ins>
      <w:del w:id="5497" w:author="רינת אביטל" w:date="2022-05-12T14:11:00Z">
        <w:r w:rsidR="002C1F5D" w:rsidRPr="00103DCA" w:rsidDel="005C14B4">
          <w:rPr>
            <w:rFonts w:ascii="Tahoma" w:hAnsi="Tahoma" w:cs="Tahoma"/>
            <w:noProof/>
            <w:sz w:val="20"/>
            <w:szCs w:val="20"/>
            <w:rPrChange w:id="5498" w:author="רינת אביטל" w:date="2022-05-12T09:18:00Z">
              <w:rPr>
                <w:noProof/>
              </w:rPr>
            </w:rPrChange>
          </w:rPr>
          <w:drawing>
            <wp:inline distT="0" distB="0" distL="0" distR="0" wp14:anchorId="4A745F9B" wp14:editId="65A33E3F">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5499" w:author="רינת אביטל" w:date="2022-05-12T09:18:00Z">
            <w:rPr>
              <w:rtl/>
            </w:rPr>
          </w:rPrChange>
        </w:rPr>
      </w:pPr>
      <w:r w:rsidRPr="00103DCA">
        <w:rPr>
          <w:rFonts w:ascii="Tahoma" w:hAnsi="Tahoma" w:cs="Tahoma"/>
          <w:sz w:val="20"/>
          <w:szCs w:val="20"/>
          <w:rtl/>
          <w:rPrChange w:id="5500"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5501"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5502"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5503"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5504"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5505"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5506"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5507" w:author="רינת אביטל" w:date="2022-05-12T09:18:00Z">
            <w:rPr>
              <w:rtl/>
            </w:rPr>
          </w:rPrChange>
        </w:rPr>
      </w:pPr>
    </w:p>
    <w:p w14:paraId="093C231E" w14:textId="070CF66E" w:rsidR="00254D98" w:rsidRDefault="00EF12AB" w:rsidP="00254D98">
      <w:pPr>
        <w:pStyle w:val="1"/>
        <w:spacing w:after="240" w:line="360" w:lineRule="auto"/>
        <w:jc w:val="center"/>
        <w:rPr>
          <w:ins w:id="5508"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5509" w:name="_Toc42553085"/>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מדריך ל</w:t>
      </w:r>
      <w:ins w:id="5510" w:author="רינת אביטל" w:date="2022-05-12T14:23:00Z">
        <w:r w:rsidR="00254D98"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ממשק</w:t>
        </w:r>
        <w:r w:rsidR="00254D98">
          <w:rPr>
            <w:rFonts w:ascii="Tahoma" w:hAnsi="Tahoma" w:cs="Tahoma"/>
            <w:b/>
            <w:bCs/>
            <w:color w:val="ED7D31" w:themeColor="accent2"/>
            <w:rtl/>
            <w14:shadow w14:blurRad="50800" w14:dist="38100" w14:dir="18900000" w14:sx="100000" w14:sy="100000" w14:kx="0" w14:ky="0" w14:algn="bl">
              <w14:srgbClr w14:val="000000">
                <w14:alpha w14:val="60000"/>
              </w14:srgbClr>
            </w14:shadow>
          </w:rPr>
          <w:t xml:space="preserve"> משתמש</w:t>
        </w:r>
        <w:bookmarkEnd w:id="5509"/>
      </w:ins>
    </w:p>
    <w:p w14:paraId="631BEE8B" w14:textId="2F5B17EF" w:rsidR="00254D98" w:rsidRDefault="00254D98" w:rsidP="00254D98">
      <w:pPr>
        <w:spacing w:after="240" w:line="360" w:lineRule="auto"/>
        <w:jc w:val="both"/>
        <w:rPr>
          <w:ins w:id="5511" w:author="רינת אביטל" w:date="2022-05-12T14:23:00Z"/>
          <w:rFonts w:ascii="Tahoma" w:hAnsi="Tahoma" w:cs="Tahoma"/>
          <w:rtl/>
        </w:rPr>
      </w:pPr>
      <w:ins w:id="5512" w:author="רינת אביטל" w:date="2022-05-12T14:23:00Z">
        <w:r>
          <w:rPr>
            <w:rFonts w:ascii="Tahoma" w:hAnsi="Tahoma" w:cs="Tahoma"/>
            <w:rtl/>
          </w:rPr>
          <w:t xml:space="preserve">צד הלקוח פותח </w:t>
        </w:r>
        <w:proofErr w:type="spellStart"/>
        <w:r>
          <w:rPr>
            <w:rFonts w:ascii="Tahoma" w:hAnsi="Tahoma" w:cs="Tahoma"/>
            <w:rtl/>
          </w:rPr>
          <w:t>באנגולר</w:t>
        </w:r>
        <w:proofErr w:type="spellEnd"/>
        <w:r>
          <w:rPr>
            <w:rFonts w:ascii="Tahoma" w:hAnsi="Tahoma" w:cs="Tahoma"/>
            <w:rtl/>
          </w:rPr>
          <w:t xml:space="preserve"> ובו כלול ממשק המשתמש עבור </w:t>
        </w:r>
      </w:ins>
      <w:ins w:id="5513" w:author="רינת אביטל" w:date="2022-05-12T14:30:00Z">
        <w:r w:rsidR="00FA50EB">
          <w:rPr>
            <w:rFonts w:ascii="Tahoma" w:hAnsi="Tahoma" w:cs="Tahoma" w:hint="cs"/>
            <w:rtl/>
          </w:rPr>
          <w:t>הצגת במשוואת הפונקציה באופ</w:t>
        </w:r>
      </w:ins>
      <w:ins w:id="5514" w:author="רינת אביטל" w:date="2022-05-12T14:31:00Z">
        <w:r w:rsidR="00FA50EB">
          <w:rPr>
            <w:rFonts w:ascii="Tahoma" w:hAnsi="Tahoma" w:cs="Tahoma" w:hint="cs"/>
            <w:rtl/>
          </w:rPr>
          <w:t>ן ויזואלי ופעולות נוספות</w:t>
        </w:r>
      </w:ins>
      <w:ins w:id="5515"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5516" w:author="רינת אביטל" w:date="2022-05-12T16:15:00Z"/>
          <w:rFonts w:ascii="Tahoma" w:hAnsi="Tahoma" w:cs="Tahoma"/>
          <w:rtl/>
        </w:rPr>
      </w:pPr>
      <w:ins w:id="5517" w:author="רינת אביטל" w:date="2022-05-12T14:23:00Z">
        <w:r>
          <w:rPr>
            <w:rFonts w:ascii="Tahoma" w:hAnsi="Tahoma" w:cs="Tahoma"/>
            <w:rtl/>
          </w:rPr>
          <w:t xml:space="preserve">צד הלקוח משרת </w:t>
        </w:r>
      </w:ins>
      <w:ins w:id="5518" w:author="רינת אביטל" w:date="2022-05-12T16:15:00Z">
        <w:r w:rsidR="00402499">
          <w:rPr>
            <w:rFonts w:ascii="Tahoma" w:hAnsi="Tahoma" w:cs="Tahoma" w:hint="cs"/>
            <w:rtl/>
          </w:rPr>
          <w:t>המשתמשים (סטודנטים,</w:t>
        </w:r>
      </w:ins>
      <w:ins w:id="5519" w:author="רינת אביטל" w:date="2022-05-12T16:16:00Z">
        <w:r w:rsidR="00402499">
          <w:rPr>
            <w:rFonts w:ascii="Tahoma" w:hAnsi="Tahoma" w:cs="Tahoma" w:hint="cs"/>
            <w:rtl/>
          </w:rPr>
          <w:t xml:space="preserve"> </w:t>
        </w:r>
      </w:ins>
      <w:ins w:id="5520" w:author="רינת אביטל" w:date="2022-05-12T16:15:00Z">
        <w:r w:rsidR="00402499">
          <w:rPr>
            <w:rFonts w:ascii="Tahoma" w:hAnsi="Tahoma" w:cs="Tahoma" w:hint="cs"/>
            <w:rtl/>
          </w:rPr>
          <w:t>מרצי</w:t>
        </w:r>
      </w:ins>
      <w:ins w:id="5521" w:author="רינת אביטל" w:date="2022-05-12T16:16:00Z">
        <w:r w:rsidR="00402499">
          <w:rPr>
            <w:rFonts w:ascii="Tahoma" w:hAnsi="Tahoma" w:cs="Tahoma" w:hint="cs"/>
            <w:rtl/>
          </w:rPr>
          <w:t xml:space="preserve">ם...) בפתירת משוואות והצגת המשוואה בצורה ויזואלית </w:t>
        </w:r>
      </w:ins>
      <w:ins w:id="5522"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5523" w:author="רינת אביטל" w:date="2022-05-12T14:23:00Z"/>
          <w:rFonts w:ascii="Tahoma" w:hAnsi="Tahoma" w:cs="Tahoma"/>
          <w:b/>
          <w:bCs/>
          <w:rtl/>
        </w:rPr>
      </w:pPr>
      <w:ins w:id="5524"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5525" w:author="רינת אביטל" w:date="2022-05-12T16:19:00Z"/>
          <w:rFonts w:ascii="Tahoma" w:hAnsi="Tahoma" w:cs="Tahoma"/>
        </w:rPr>
      </w:pPr>
      <w:ins w:id="5526" w:author="רינת אביטל" w:date="2022-05-12T16:19:00Z">
        <w:r>
          <w:rPr>
            <w:rFonts w:ascii="Tahoma" w:hAnsi="Tahoma" w:cs="Tahoma" w:hint="cs"/>
            <w:rtl/>
          </w:rPr>
          <w:t xml:space="preserve">כניסת משתמש חדש </w:t>
        </w:r>
      </w:ins>
      <w:ins w:id="5527"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5528"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5529" w:author="רינת אביטל" w:date="2022-05-12T14:23:00Z"/>
          <w:rFonts w:ascii="Tahoma" w:hAnsi="Tahoma" w:cs="Tahoma"/>
          <w:rtl/>
        </w:rPr>
      </w:pPr>
      <w:ins w:id="5530" w:author="רינת אביטל" w:date="2022-05-12T16:21:00Z">
        <w:r>
          <w:rPr>
            <w:rFonts w:ascii="Tahoma" w:hAnsi="Tahoma" w:cs="Tahoma" w:hint="cs"/>
            <w:rtl/>
          </w:rPr>
          <w:t xml:space="preserve">הכנסת משוואה למערכת </w:t>
        </w:r>
      </w:ins>
      <w:ins w:id="5531"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5532" w:author="רינת אביטל" w:date="2022-05-12T14:23:00Z"/>
          <w:rFonts w:ascii="Tahoma" w:hAnsi="Tahoma" w:cs="Tahoma"/>
          <w:rtl/>
        </w:rPr>
      </w:pPr>
      <w:ins w:id="5533" w:author="רינת אביטל" w:date="2022-05-12T16:25:00Z">
        <w:r>
          <w:rPr>
            <w:rFonts w:ascii="Tahoma" w:hAnsi="Tahoma" w:cs="Tahoma" w:hint="cs"/>
            <w:rtl/>
          </w:rPr>
          <w:t xml:space="preserve">אפשרות הצגת נקודות מיוחדות, </w:t>
        </w:r>
      </w:ins>
      <w:ins w:id="5534" w:author="רינת אביטל" w:date="2022-05-12T16:30:00Z">
        <w:r w:rsidR="000D3F69">
          <w:rPr>
            <w:rFonts w:ascii="Tahoma" w:hAnsi="Tahoma" w:cs="Tahoma" w:hint="cs"/>
            <w:rtl/>
          </w:rPr>
          <w:t>נקודות אפס ו</w:t>
        </w:r>
      </w:ins>
      <w:ins w:id="5535" w:author="רינת אביטל" w:date="2022-05-12T16:25:00Z">
        <w:r>
          <w:rPr>
            <w:rFonts w:ascii="Tahoma" w:hAnsi="Tahoma" w:cs="Tahoma" w:hint="cs"/>
            <w:rtl/>
          </w:rPr>
          <w:t xml:space="preserve">נקודות </w:t>
        </w:r>
      </w:ins>
      <w:ins w:id="5536" w:author="רינת אביטל" w:date="2022-05-12T16:26:00Z">
        <w:r>
          <w:rPr>
            <w:rFonts w:ascii="Tahoma" w:hAnsi="Tahoma" w:cs="Tahoma" w:hint="cs"/>
            <w:rtl/>
          </w:rPr>
          <w:t>קיצון</w:t>
        </w:r>
      </w:ins>
      <w:ins w:id="5537" w:author="רינת אביטל" w:date="2022-05-12T16:30:00Z">
        <w:r>
          <w:rPr>
            <w:rFonts w:ascii="Tahoma" w:hAnsi="Tahoma" w:cs="Tahoma" w:hint="cs"/>
            <w:rtl/>
          </w:rPr>
          <w:t xml:space="preserve"> </w:t>
        </w:r>
      </w:ins>
      <w:ins w:id="5538"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5539" w:author="רינת אביטל" w:date="2022-05-12T14:23:00Z"/>
          <w:rFonts w:ascii="Tahoma" w:hAnsi="Tahoma" w:cs="Tahoma"/>
          <w:rtl/>
        </w:rPr>
      </w:pPr>
      <w:ins w:id="5540"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5541" w:author="רינת אביטל" w:date="2022-05-12T14:23:00Z"/>
          <w:rFonts w:ascii="Tahoma" w:hAnsi="Tahoma" w:cs="Tahoma"/>
          <w:b/>
          <w:bCs/>
          <w:color w:val="808080" w:themeColor="background1" w:themeShade="80"/>
          <w:u w:val="single"/>
          <w:rtl/>
        </w:rPr>
      </w:pPr>
      <w:ins w:id="5542" w:author="רינת אביטל" w:date="2022-05-12T14:23:00Z">
        <w:r>
          <w:rPr>
            <w:rFonts w:ascii="Tahoma" w:hAnsi="Tahoma" w:cs="Tahoma"/>
            <w:b/>
            <w:bCs/>
            <w:color w:val="808080" w:themeColor="background1" w:themeShade="80"/>
            <w:u w:val="single"/>
            <w:rtl/>
          </w:rPr>
          <w:t xml:space="preserve">המסכים: </w:t>
        </w:r>
      </w:ins>
    </w:p>
    <w:p w14:paraId="15900B21" w14:textId="6C5EFC40" w:rsidR="008C2CE3" w:rsidRDefault="008C2CE3" w:rsidP="00254D98">
      <w:pPr>
        <w:spacing w:after="240" w:line="360" w:lineRule="auto"/>
        <w:jc w:val="both"/>
        <w:rPr>
          <w:rFonts w:ascii="Tahoma" w:hAnsi="Tahoma" w:cs="Tahoma"/>
          <w:rtl/>
        </w:rPr>
      </w:pPr>
      <w:r>
        <w:rPr>
          <w:rFonts w:ascii="Tahoma" w:hAnsi="Tahoma" w:cs="Tahoma" w:hint="cs"/>
          <w:rtl/>
        </w:rPr>
        <w:t>מסך הבית</w:t>
      </w:r>
    </w:p>
    <w:p w14:paraId="298C5138" w14:textId="05652D85" w:rsidR="00254D98" w:rsidRDefault="000D3F69" w:rsidP="00254D98">
      <w:pPr>
        <w:spacing w:after="240" w:line="360" w:lineRule="auto"/>
        <w:jc w:val="both"/>
        <w:rPr>
          <w:ins w:id="5543" w:author="רינת אביטל" w:date="2022-05-12T14:23:00Z"/>
          <w:rFonts w:ascii="Tahoma" w:hAnsi="Tahoma" w:cs="Tahoma"/>
          <w:rtl/>
        </w:rPr>
      </w:pPr>
      <w:ins w:id="5544" w:author="רינת אביטל" w:date="2022-05-12T16:34:00Z">
        <w:r>
          <w:rPr>
            <w:rFonts w:ascii="Tahoma" w:hAnsi="Tahoma" w:cs="Tahoma" w:hint="cs"/>
            <w:rtl/>
          </w:rPr>
          <w:t>מסך פתיחה, ומסך של כניסת לקוח חדש או קיים</w:t>
        </w:r>
      </w:ins>
      <w:ins w:id="5545" w:author="רינת אביטל" w:date="2022-05-12T14:23:00Z">
        <w:r w:rsidR="00254D98">
          <w:rPr>
            <w:rFonts w:ascii="Tahoma" w:hAnsi="Tahoma" w:cs="Tahoma"/>
            <w:rtl/>
          </w:rPr>
          <w:t>.</w:t>
        </w:r>
      </w:ins>
    </w:p>
    <w:p w14:paraId="751FBF51" w14:textId="26A4598F" w:rsidR="0022380D" w:rsidRDefault="009A3CD3" w:rsidP="0022380D">
      <w:pPr>
        <w:spacing w:after="240" w:line="360" w:lineRule="auto"/>
        <w:jc w:val="both"/>
        <w:rPr>
          <w:ins w:id="5546" w:author="רינת אביטל" w:date="2022-05-12T14:23:00Z"/>
          <w:rFonts w:ascii="Tahoma" w:hAnsi="Tahoma" w:cs="Tahoma"/>
          <w:rtl/>
        </w:rPr>
      </w:pPr>
      <w:ins w:id="5547" w:author="רינת אביטל" w:date="2022-05-12T16:36:00Z">
        <w:r>
          <w:rPr>
            <w:rFonts w:ascii="Tahoma" w:hAnsi="Tahoma" w:cs="Tahoma" w:hint="cs"/>
            <w:rtl/>
          </w:rPr>
          <w:t xml:space="preserve">מסך </w:t>
        </w:r>
      </w:ins>
      <w:r w:rsidR="0022380D">
        <w:rPr>
          <w:rFonts w:ascii="Tahoma" w:hAnsi="Tahoma" w:cs="Tahoma" w:hint="cs"/>
          <w:rtl/>
        </w:rPr>
        <w:t>המאפשר הזנת משוואת פונקציה למערכת ושרטוט הפונקציה. במסך זה תהיה אפשרות לקבלת נקודות מיוחדות, שרטוט פונקציית הנגזרת</w:t>
      </w:r>
      <w:r w:rsidR="008C2CE3">
        <w:rPr>
          <w:rFonts w:ascii="Tahoma" w:hAnsi="Tahoma" w:cs="Tahoma" w:hint="cs"/>
          <w:rtl/>
        </w:rPr>
        <w:t>.</w:t>
      </w:r>
    </w:p>
    <w:p w14:paraId="01DEB178" w14:textId="77777777" w:rsidR="00254D98" w:rsidRDefault="00254D98" w:rsidP="00254D98">
      <w:pPr>
        <w:spacing w:after="240" w:line="360" w:lineRule="auto"/>
        <w:jc w:val="both"/>
        <w:rPr>
          <w:ins w:id="5548"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5549" w:author="רינת אביטל" w:date="2022-05-12T14:23:00Z"/>
          <w:rFonts w:ascii="Tahoma" w:hAnsi="Tahoma" w:cs="Tahoma"/>
          <w:b/>
          <w:bCs/>
          <w:rtl/>
        </w:rPr>
      </w:pPr>
      <w:ins w:id="5550" w:author="רינת אביטל" w:date="2022-05-12T14:23:00Z">
        <w:r>
          <w:rPr>
            <w:rFonts w:ascii="Tahoma" w:hAnsi="Tahoma" w:cs="Tahoma"/>
            <w:b/>
            <w:bCs/>
            <w:rtl/>
          </w:rPr>
          <w:br w:type="page"/>
        </w:r>
      </w:ins>
    </w:p>
    <w:p w14:paraId="7008EEFD" w14:textId="5A72C6D4" w:rsidR="00254D98" w:rsidRDefault="00254D98" w:rsidP="00254D98">
      <w:pPr>
        <w:spacing w:after="240" w:line="360" w:lineRule="auto"/>
        <w:jc w:val="both"/>
        <w:rPr>
          <w:ins w:id="5551" w:author="רינת אביטל" w:date="2022-05-12T14:23:00Z"/>
          <w:rFonts w:ascii="Tahoma" w:hAnsi="Tahoma" w:cs="Tahoma"/>
          <w:rtl/>
        </w:rPr>
      </w:pPr>
      <w:ins w:id="5552" w:author="רינת אביטל" w:date="2022-05-12T14:23:00Z">
        <w:r>
          <w:rPr>
            <w:rFonts w:ascii="Tahoma" w:hAnsi="Tahoma" w:cs="Tahoma"/>
            <w:b/>
            <w:bCs/>
            <w:rtl/>
          </w:rPr>
          <w:lastRenderedPageBreak/>
          <w:t xml:space="preserve">הצגת </w:t>
        </w:r>
      </w:ins>
      <w:r w:rsidR="00F475E1">
        <w:rPr>
          <w:rFonts w:ascii="Tahoma" w:hAnsi="Tahoma" w:cs="Tahoma" w:hint="cs"/>
          <w:b/>
          <w:bCs/>
          <w:rtl/>
        </w:rPr>
        <w:t>מערכת צירים למשתמש</w:t>
      </w:r>
    </w:p>
    <w:p w14:paraId="21C56609" w14:textId="362881C7" w:rsidR="00254D98" w:rsidRDefault="00254D98" w:rsidP="00254D98">
      <w:pPr>
        <w:spacing w:after="240" w:line="360" w:lineRule="auto"/>
        <w:jc w:val="both"/>
        <w:rPr>
          <w:ins w:id="5553" w:author="רינת אביטל" w:date="2022-05-12T14:23:00Z"/>
          <w:rFonts w:ascii="Tahoma" w:hAnsi="Tahoma" w:cs="Tahoma"/>
          <w:rtl/>
        </w:rPr>
      </w:pPr>
      <w:ins w:id="5554" w:author="רינת אביטל" w:date="2022-05-12T14:23:00Z">
        <w:r>
          <w:rPr>
            <w:rFonts w:ascii="Tahoma" w:hAnsi="Tahoma" w:cs="Tahoma"/>
            <w:rtl/>
          </w:rPr>
          <w:t xml:space="preserve">אחד מיעדי הפרויקט החשובים הוא הצגת </w:t>
        </w:r>
      </w:ins>
      <w:r w:rsidR="00BF6233">
        <w:rPr>
          <w:rFonts w:ascii="Tahoma" w:hAnsi="Tahoma" w:cs="Tahoma" w:hint="cs"/>
          <w:rtl/>
        </w:rPr>
        <w:t>האתר</w:t>
      </w:r>
      <w:ins w:id="5555" w:author="רינת אביטל" w:date="2022-05-12T14:23:00Z">
        <w:r>
          <w:rPr>
            <w:rFonts w:ascii="Tahoma" w:hAnsi="Tahoma" w:cs="Tahoma"/>
            <w:rtl/>
          </w:rPr>
          <w:t xml:space="preserve"> בצורה יפה ומושכת. </w:t>
        </w:r>
      </w:ins>
    </w:p>
    <w:p w14:paraId="2CE82024" w14:textId="3E9458D6" w:rsidR="00254D98" w:rsidRDefault="00254D98" w:rsidP="00254D98">
      <w:pPr>
        <w:spacing w:after="240" w:line="360" w:lineRule="auto"/>
        <w:jc w:val="both"/>
        <w:rPr>
          <w:ins w:id="5556" w:author="רינת אביטל" w:date="2022-05-12T14:23:00Z"/>
          <w:rFonts w:ascii="Tahoma" w:hAnsi="Tahoma" w:cs="Tahoma"/>
          <w:rtl/>
        </w:rPr>
      </w:pPr>
      <w:ins w:id="5557" w:author="רינת אביטל" w:date="2022-05-12T14:23:00Z">
        <w:r>
          <w:rPr>
            <w:rFonts w:ascii="Tahoma" w:hAnsi="Tahoma" w:cs="Tahoma"/>
            <w:rtl/>
          </w:rPr>
          <w:t>הקדש</w:t>
        </w:r>
      </w:ins>
      <w:r w:rsidR="00227EC7">
        <w:rPr>
          <w:rFonts w:ascii="Tahoma" w:hAnsi="Tahoma" w:cs="Tahoma" w:hint="cs"/>
          <w:rtl/>
        </w:rPr>
        <w:t>תי</w:t>
      </w:r>
      <w:ins w:id="5558" w:author="רינת אביטל" w:date="2022-05-12T14:23:00Z">
        <w:r>
          <w:rPr>
            <w:rFonts w:ascii="Tahoma" w:hAnsi="Tahoma" w:cs="Tahoma"/>
            <w:rtl/>
          </w:rPr>
          <w:t xml:space="preserve"> זמן, מחשבה ומעוף </w:t>
        </w:r>
      </w:ins>
      <w:r w:rsidR="00227EC7">
        <w:rPr>
          <w:rFonts w:ascii="Tahoma" w:hAnsi="Tahoma" w:cs="Tahoma" w:hint="cs"/>
          <w:rtl/>
        </w:rPr>
        <w:t xml:space="preserve">בכדי </w:t>
      </w:r>
      <w:r w:rsidR="00232680">
        <w:rPr>
          <w:rFonts w:ascii="Tahoma" w:hAnsi="Tahoma" w:cs="Tahoma" w:hint="cs"/>
          <w:rtl/>
        </w:rPr>
        <w:t>ל</w:t>
      </w:r>
      <w:ins w:id="5559" w:author="רינת אביטל" w:date="2022-05-12T14:23:00Z">
        <w:r>
          <w:rPr>
            <w:rFonts w:ascii="Tahoma" w:hAnsi="Tahoma" w:cs="Tahoma"/>
            <w:rtl/>
          </w:rPr>
          <w:t xml:space="preserve">שרטוט </w:t>
        </w:r>
      </w:ins>
      <w:r w:rsidR="00227EC7">
        <w:rPr>
          <w:rFonts w:ascii="Tahoma" w:hAnsi="Tahoma" w:cs="Tahoma" w:hint="cs"/>
          <w:rtl/>
        </w:rPr>
        <w:t xml:space="preserve"> משוואת פונקציה בצורה ויזואלית </w:t>
      </w:r>
      <w:r w:rsidR="00232680">
        <w:rPr>
          <w:rFonts w:ascii="Tahoma" w:hAnsi="Tahoma" w:cs="Tahoma" w:hint="cs"/>
          <w:rtl/>
        </w:rPr>
        <w:t>על גבי מערכת צירים ממוספרת ונראית טוב וברור לעין המשתמש.</w:t>
      </w:r>
    </w:p>
    <w:p w14:paraId="6025D9BF" w14:textId="77505C3F" w:rsidR="00254D98" w:rsidRDefault="00254D98" w:rsidP="00254D98">
      <w:pPr>
        <w:spacing w:after="240" w:line="360" w:lineRule="auto"/>
        <w:jc w:val="both"/>
        <w:rPr>
          <w:ins w:id="5560" w:author="רינת אביטל" w:date="2022-05-12T14:23:00Z"/>
          <w:rFonts w:ascii="Tahoma" w:hAnsi="Tahoma" w:cs="Tahoma"/>
          <w:rtl/>
        </w:rPr>
      </w:pPr>
      <w:ins w:id="5561" w:author="רינת אביטל" w:date="2022-05-12T14:23:00Z">
        <w:r>
          <w:rPr>
            <w:rFonts w:ascii="Tahoma" w:hAnsi="Tahoma" w:cs="Tahoma"/>
            <w:rtl/>
          </w:rPr>
          <w:t>במהלך הדרך חקר</w:t>
        </w:r>
      </w:ins>
      <w:r w:rsidR="00232680">
        <w:rPr>
          <w:rFonts w:ascii="Tahoma" w:hAnsi="Tahoma" w:cs="Tahoma" w:hint="cs"/>
          <w:rtl/>
        </w:rPr>
        <w:t>תי</w:t>
      </w:r>
      <w:ins w:id="5562" w:author="רינת אביטל" w:date="2022-05-12T14:23:00Z">
        <w:r>
          <w:rPr>
            <w:rFonts w:ascii="Tahoma" w:hAnsi="Tahoma" w:cs="Tahoma"/>
            <w:rtl/>
          </w:rPr>
          <w:t xml:space="preserve"> ממשקים </w:t>
        </w:r>
      </w:ins>
      <w:r w:rsidR="00232680">
        <w:rPr>
          <w:rFonts w:ascii="Tahoma" w:hAnsi="Tahoma" w:cs="Tahoma" w:hint="cs"/>
          <w:rtl/>
        </w:rPr>
        <w:t xml:space="preserve">נוספים עד שהגעתי לספריית </w:t>
      </w:r>
      <w:proofErr w:type="spellStart"/>
      <w:r w:rsidR="00232680">
        <w:rPr>
          <w:rFonts w:ascii="Tahoma" w:hAnsi="Tahoma" w:cs="Tahoma"/>
        </w:rPr>
        <w:t>echarts</w:t>
      </w:r>
      <w:proofErr w:type="spellEnd"/>
      <w:r w:rsidR="00232680">
        <w:rPr>
          <w:rFonts w:ascii="Tahoma" w:hAnsi="Tahoma" w:cs="Tahoma" w:hint="cs"/>
          <w:rtl/>
        </w:rPr>
        <w:t xml:space="preserve"> בה בחרתי את הגרף המתאים ביותר עבורי והוא</w:t>
      </w:r>
      <w:r w:rsidR="00674571">
        <w:rPr>
          <w:rFonts w:ascii="Tahoma" w:hAnsi="Tahoma" w:cs="Tahoma" w:hint="cs"/>
          <w:rtl/>
        </w:rPr>
        <w:t xml:space="preserve"> </w:t>
      </w:r>
      <w:r w:rsidR="00674571" w:rsidRPr="00674571">
        <w:rPr>
          <w:rFonts w:ascii="Tahoma" w:hAnsi="Tahoma" w:cs="Tahoma"/>
        </w:rPr>
        <w:t>Function Plot</w:t>
      </w:r>
      <w:r w:rsidR="00674571">
        <w:rPr>
          <w:rFonts w:ascii="Tahoma" w:hAnsi="Tahoma" w:cs="Tahoma"/>
        </w:rPr>
        <w:t xml:space="preserve"> </w:t>
      </w:r>
      <w:r w:rsidR="00674571">
        <w:rPr>
          <w:rFonts w:ascii="Tahoma" w:hAnsi="Tahoma" w:cs="Tahoma" w:hint="cs"/>
          <w:rtl/>
        </w:rPr>
        <w:t xml:space="preserve"> </w:t>
      </w:r>
      <w:r w:rsidR="008463BE">
        <w:rPr>
          <w:rFonts w:ascii="Tahoma" w:hAnsi="Tahoma" w:cs="Tahoma" w:hint="cs"/>
          <w:rtl/>
        </w:rPr>
        <w:t>- אליו מכניסים את גרף הפונקציה אחרי שפרקנו אתו לאיברים בצד שרת ואז אנו מקבלים את שרטוט הפונקציה באופן ויזואלי</w:t>
      </w:r>
      <w:ins w:id="5563" w:author="רינת אביטל" w:date="2022-05-12T14:23:00Z">
        <w:r>
          <w:rPr>
            <w:rFonts w:ascii="Tahoma" w:hAnsi="Tahoma" w:cs="Tahoma"/>
            <w:rtl/>
          </w:rPr>
          <w:t>.</w:t>
        </w:r>
      </w:ins>
      <w:r w:rsidR="008463BE">
        <w:rPr>
          <w:rFonts w:ascii="Tahoma" w:hAnsi="Tahoma" w:cs="Tahoma" w:hint="cs"/>
          <w:rtl/>
        </w:rPr>
        <w:t xml:space="preserve"> הפונקציה </w:t>
      </w:r>
      <w:r w:rsidR="00CA0746">
        <w:rPr>
          <w:rFonts w:ascii="Tahoma" w:hAnsi="Tahoma" w:cs="Tahoma" w:hint="cs"/>
          <w:rtl/>
        </w:rPr>
        <w:t xml:space="preserve">העיקרית </w:t>
      </w:r>
      <w:r w:rsidR="008463BE">
        <w:rPr>
          <w:rFonts w:ascii="Tahoma" w:hAnsi="Tahoma" w:cs="Tahoma" w:hint="cs"/>
          <w:rtl/>
        </w:rPr>
        <w:t xml:space="preserve">עוברת נקודה </w:t>
      </w:r>
      <w:proofErr w:type="spellStart"/>
      <w:r w:rsidR="008463BE">
        <w:rPr>
          <w:rFonts w:ascii="Tahoma" w:hAnsi="Tahoma" w:cs="Tahoma" w:hint="cs"/>
          <w:rtl/>
        </w:rPr>
        <w:t>נקודה</w:t>
      </w:r>
      <w:proofErr w:type="spellEnd"/>
      <w:r w:rsidR="008463BE">
        <w:rPr>
          <w:rFonts w:ascii="Tahoma" w:hAnsi="Tahoma" w:cs="Tahoma" w:hint="cs"/>
          <w:rtl/>
        </w:rPr>
        <w:t xml:space="preserve"> במערכת הצירים </w:t>
      </w:r>
      <w:r w:rsidR="00CA0746">
        <w:rPr>
          <w:rFonts w:ascii="Tahoma" w:hAnsi="Tahoma" w:cs="Tahoma" w:hint="cs"/>
          <w:rtl/>
        </w:rPr>
        <w:t xml:space="preserve"> ע"י </w:t>
      </w:r>
      <w:r w:rsidR="00CA0746">
        <w:rPr>
          <w:rFonts w:ascii="Tahoma" w:hAnsi="Tahoma" w:cs="Tahoma"/>
        </w:rPr>
        <w:t xml:space="preserve"> for</w:t>
      </w:r>
      <w:r w:rsidR="008463BE">
        <w:rPr>
          <w:rFonts w:ascii="Tahoma" w:hAnsi="Tahoma" w:cs="Tahoma" w:hint="cs"/>
          <w:rtl/>
        </w:rPr>
        <w:t xml:space="preserve">ובודרת האם הנקודה אכן מתקיימת </w:t>
      </w:r>
      <w:r w:rsidR="00CA0746">
        <w:rPr>
          <w:rFonts w:ascii="Tahoma" w:hAnsi="Tahoma" w:cs="Tahoma" w:hint="cs"/>
          <w:rtl/>
        </w:rPr>
        <w:t>במקום הנוכחי במערכת הצירים.</w:t>
      </w:r>
    </w:p>
    <w:p w14:paraId="787E87ED" w14:textId="77777777" w:rsidR="00254D98" w:rsidRDefault="00254D98" w:rsidP="00254D98">
      <w:pPr>
        <w:spacing w:after="240" w:line="360" w:lineRule="auto"/>
        <w:jc w:val="both"/>
        <w:rPr>
          <w:ins w:id="5564" w:author="רינת אביטל" w:date="2022-05-12T14:23:00Z"/>
          <w:rFonts w:ascii="Tahoma" w:hAnsi="Tahoma" w:cs="Tahoma"/>
          <w:rtl/>
        </w:rPr>
      </w:pPr>
      <w:ins w:id="5565"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5566" w:author="רינת אביטל" w:date="2022-05-12T14:23:00Z"/>
          <w:rFonts w:ascii="Tahoma" w:hAnsi="Tahoma" w:cs="Tahoma"/>
          <w:b/>
          <w:bCs/>
          <w:rtl/>
        </w:rPr>
      </w:pPr>
      <w:ins w:id="5567" w:author="רינת אביטל" w:date="2022-05-12T14:23:00Z">
        <w:r>
          <w:rPr>
            <w:rFonts w:ascii="Tahoma" w:hAnsi="Tahoma" w:cs="Tahoma"/>
            <w:b/>
            <w:bCs/>
            <w:rtl/>
          </w:rPr>
          <w:t>השלבים בעיצוב:</w:t>
        </w:r>
      </w:ins>
    </w:p>
    <w:p w14:paraId="6D75CD2A" w14:textId="7A85FA02" w:rsidR="00254D98" w:rsidRDefault="00254D98" w:rsidP="00254D98">
      <w:pPr>
        <w:spacing w:after="240" w:line="360" w:lineRule="auto"/>
        <w:jc w:val="both"/>
        <w:rPr>
          <w:ins w:id="5568" w:author="רינת אביטל" w:date="2022-05-12T14:23:00Z"/>
          <w:rFonts w:ascii="Tahoma" w:hAnsi="Tahoma" w:cs="Tahoma"/>
          <w:b/>
          <w:bCs/>
          <w:rtl/>
        </w:rPr>
      </w:pPr>
      <w:ins w:id="5569" w:author="רינת אביטל" w:date="2022-05-12T14:23:00Z">
        <w:r>
          <w:rPr>
            <w:rFonts w:ascii="Tahoma" w:hAnsi="Tahoma" w:cs="Tahoma"/>
            <w:b/>
            <w:bCs/>
            <w:rtl/>
          </w:rPr>
          <w:t xml:space="preserve">1. </w:t>
        </w:r>
      </w:ins>
      <w:r w:rsidR="00402D3A">
        <w:rPr>
          <w:rFonts w:ascii="Tahoma" w:hAnsi="Tahoma" w:cs="Tahoma" w:hint="cs"/>
          <w:b/>
          <w:bCs/>
          <w:rtl/>
        </w:rPr>
        <w:t>שרטוט הפונקציה</w:t>
      </w:r>
      <w:r w:rsidR="00F475E1">
        <w:rPr>
          <w:rFonts w:ascii="Tahoma" w:hAnsi="Tahoma" w:cs="Tahoma" w:hint="cs"/>
          <w:b/>
          <w:bCs/>
          <w:rtl/>
        </w:rPr>
        <w:t xml:space="preserve"> ע"י קנבס</w:t>
      </w:r>
    </w:p>
    <w:p w14:paraId="6B96B421" w14:textId="00D51F28" w:rsidR="00021C2C" w:rsidRDefault="00254D98" w:rsidP="00021C2C">
      <w:pPr>
        <w:spacing w:after="240" w:line="360" w:lineRule="auto"/>
        <w:jc w:val="both"/>
        <w:rPr>
          <w:rFonts w:ascii="Tahoma" w:hAnsi="Tahoma" w:cs="Tahoma"/>
          <w:rtl/>
        </w:rPr>
      </w:pPr>
      <w:ins w:id="5570" w:author="רינת אביטל" w:date="2022-05-12T14:23:00Z">
        <w:r>
          <w:rPr>
            <w:rFonts w:ascii="Tahoma" w:hAnsi="Tahoma" w:cs="Tahoma"/>
            <w:rtl/>
          </w:rPr>
          <w:t xml:space="preserve">תחילה, </w:t>
        </w:r>
      </w:ins>
      <w:r w:rsidR="00021C2C">
        <w:rPr>
          <w:rFonts w:ascii="Tahoma" w:hAnsi="Tahoma" w:cs="Tahoma" w:hint="cs"/>
          <w:rtl/>
        </w:rPr>
        <w:t>ייבאתי את הורדתי את הספרייה אלי למחשב והתקנתי אותה.</w:t>
      </w:r>
    </w:p>
    <w:p w14:paraId="40D93A08"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proofErr w:type="gramStart"/>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getInstanceByDom</w:t>
      </w:r>
      <w:proofErr w:type="spellEnd"/>
      <w:proofErr w:type="gram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connect</w:t>
      </w:r>
      <w:r w:rsidRPr="00F475E1">
        <w:rPr>
          <w:rFonts w:ascii="Consolas" w:eastAsia="Times New Roman" w:hAnsi="Consolas" w:cs="Times New Roman"/>
          <w:color w:val="D4D4D4"/>
          <w:sz w:val="24"/>
          <w:szCs w:val="24"/>
        </w:rPr>
        <w:t xml:space="preserve"> }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6894184D"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util</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zrender</w:t>
      </w:r>
      <w:proofErr w:type="spellEnd"/>
      <w:r w:rsidRPr="00F475E1">
        <w:rPr>
          <w:rFonts w:ascii="Consolas" w:eastAsia="Times New Roman" w:hAnsi="Consolas" w:cs="Times New Roman"/>
          <w:color w:val="CE9178"/>
          <w:sz w:val="24"/>
          <w:szCs w:val="24"/>
        </w:rPr>
        <w:t>/lib/core/util'</w:t>
      </w:r>
      <w:r w:rsidRPr="00F475E1">
        <w:rPr>
          <w:rFonts w:ascii="Consolas" w:eastAsia="Times New Roman" w:hAnsi="Consolas" w:cs="Times New Roman"/>
          <w:color w:val="D4D4D4"/>
          <w:sz w:val="24"/>
          <w:szCs w:val="24"/>
        </w:rPr>
        <w:t>;</w:t>
      </w:r>
    </w:p>
    <w:p w14:paraId="1475222F"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echarts</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4687EE6A" w14:textId="77777777" w:rsidR="00F475E1" w:rsidRDefault="00F475E1" w:rsidP="00254D98">
      <w:pPr>
        <w:spacing w:after="240" w:line="360" w:lineRule="auto"/>
        <w:jc w:val="both"/>
        <w:rPr>
          <w:rFonts w:ascii="Tahoma" w:hAnsi="Tahoma" w:cs="Tahoma"/>
          <w:sz w:val="28"/>
          <w:szCs w:val="28"/>
          <w:rtl/>
        </w:rPr>
      </w:pPr>
    </w:p>
    <w:p w14:paraId="2A6A5C94" w14:textId="56B05A60" w:rsidR="00254D98" w:rsidRDefault="00021C2C" w:rsidP="00254D98">
      <w:pPr>
        <w:spacing w:after="240" w:line="360" w:lineRule="auto"/>
        <w:jc w:val="both"/>
        <w:rPr>
          <w:rFonts w:ascii="Tahoma" w:hAnsi="Tahoma" w:cs="Tahoma"/>
          <w:rtl/>
        </w:rPr>
      </w:pPr>
      <w:r>
        <w:rPr>
          <w:rFonts w:ascii="Tahoma" w:hAnsi="Tahoma" w:cs="Tahoma" w:hint="cs"/>
          <w:rtl/>
        </w:rPr>
        <w:t>כתבתי את קוד הפונקציות של הספרייה וכתבתי שם את האלגוריתם ש</w:t>
      </w:r>
      <w:r w:rsidR="00F4750A">
        <w:rPr>
          <w:rFonts w:ascii="Tahoma" w:hAnsi="Tahoma" w:cs="Tahoma" w:hint="cs"/>
          <w:rtl/>
        </w:rPr>
        <w:t>לוקח אובייקט מסוג משוואה (הכולל את כלל אברי הפונקציה ופרטים נוספים על הפונקציה) ומפשט אותו למחרוזת פונקציה אחרי שבצד שרת שמרנו את פרטי הפונקציה ופתרנו אותה.</w:t>
      </w:r>
    </w:p>
    <w:p w14:paraId="15A4ADFA" w14:textId="084AD893" w:rsidR="00354924" w:rsidRDefault="00354924" w:rsidP="00254D98">
      <w:pPr>
        <w:spacing w:after="240" w:line="360" w:lineRule="auto"/>
        <w:jc w:val="both"/>
        <w:rPr>
          <w:ins w:id="5571" w:author="רינת אביטל" w:date="2022-05-12T14:23:00Z"/>
          <w:rFonts w:ascii="Tahoma" w:hAnsi="Tahoma" w:cs="Tahoma"/>
          <w:rtl/>
        </w:rPr>
      </w:pPr>
      <w:r w:rsidRPr="00354924">
        <w:rPr>
          <w:rFonts w:ascii="Tahoma" w:hAnsi="Tahoma" w:cs="Tahoma"/>
          <w:noProof/>
          <w:rtl/>
        </w:rPr>
        <w:lastRenderedPageBreak/>
        <w:drawing>
          <wp:inline distT="0" distB="0" distL="0" distR="0" wp14:anchorId="3A63477C" wp14:editId="4297DDC3">
            <wp:extent cx="5274310" cy="39585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58590"/>
                    </a:xfrm>
                    <a:prstGeom prst="rect">
                      <a:avLst/>
                    </a:prstGeom>
                  </pic:spPr>
                </pic:pic>
              </a:graphicData>
            </a:graphic>
          </wp:inline>
        </w:drawing>
      </w:r>
    </w:p>
    <w:p w14:paraId="161FBEAC" w14:textId="4B345B70" w:rsidR="00354924" w:rsidRDefault="00354924" w:rsidP="00254D98">
      <w:pPr>
        <w:spacing w:after="240" w:line="360" w:lineRule="auto"/>
        <w:jc w:val="both"/>
        <w:rPr>
          <w:rFonts w:ascii="Tahoma" w:hAnsi="Tahoma" w:cs="Tahoma"/>
          <w:rtl/>
        </w:rPr>
      </w:pPr>
      <w:r>
        <w:rPr>
          <w:rFonts w:ascii="Tahoma" w:hAnsi="Tahoma" w:cs="Tahoma" w:hint="cs"/>
          <w:rtl/>
        </w:rPr>
        <w:t xml:space="preserve">כאן הפונקציה עוברת ב </w:t>
      </w:r>
      <w:r>
        <w:rPr>
          <w:rFonts w:ascii="Tahoma" w:hAnsi="Tahoma" w:cs="Tahoma"/>
        </w:rPr>
        <w:t>for</w:t>
      </w:r>
      <w:r w:rsidR="005C47AC">
        <w:rPr>
          <w:rFonts w:ascii="Tahoma" w:hAnsi="Tahoma" w:cs="Tahoma" w:hint="cs"/>
          <w:rtl/>
        </w:rPr>
        <w:t xml:space="preserve"> על מערכת הצירים ובודקת את קימות הפונקציה במקום הנוכחי. ומפעילה את הפונקציה </w:t>
      </w:r>
      <w:proofErr w:type="spellStart"/>
      <w:r w:rsidR="005C47AC">
        <w:rPr>
          <w:rFonts w:ascii="Tahoma" w:hAnsi="Tahoma" w:cs="Tahoma"/>
        </w:rPr>
        <w:t>func</w:t>
      </w:r>
      <w:proofErr w:type="spellEnd"/>
      <w:r w:rsidR="005C47AC">
        <w:rPr>
          <w:rFonts w:ascii="Tahoma" w:hAnsi="Tahoma" w:cs="Tahoma" w:hint="cs"/>
          <w:rtl/>
        </w:rPr>
        <w:t xml:space="preserve"> על כל נקודה במערכת הצירים</w:t>
      </w:r>
    </w:p>
    <w:p w14:paraId="1C13C10E" w14:textId="4C31466B" w:rsidR="005C47AC" w:rsidRDefault="005C47AC" w:rsidP="00254D98">
      <w:pPr>
        <w:spacing w:after="240" w:line="360" w:lineRule="auto"/>
        <w:jc w:val="both"/>
        <w:rPr>
          <w:rFonts w:ascii="Tahoma" w:hAnsi="Tahoma" w:cs="Tahoma"/>
          <w:rtl/>
        </w:rPr>
      </w:pPr>
      <w:r>
        <w:rPr>
          <w:noProof/>
        </w:rPr>
        <w:drawing>
          <wp:inline distT="0" distB="0" distL="0" distR="0" wp14:anchorId="19676099" wp14:editId="57236ABD">
            <wp:extent cx="5274310" cy="150749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07490"/>
                    </a:xfrm>
                    <a:prstGeom prst="rect">
                      <a:avLst/>
                    </a:prstGeom>
                  </pic:spPr>
                </pic:pic>
              </a:graphicData>
            </a:graphic>
          </wp:inline>
        </w:drawing>
      </w:r>
    </w:p>
    <w:p w14:paraId="50DAB6AF" w14:textId="2DA6AD45" w:rsidR="00254D98" w:rsidRDefault="007F15C6" w:rsidP="00254D98">
      <w:pPr>
        <w:spacing w:after="240" w:line="360" w:lineRule="auto"/>
        <w:jc w:val="both"/>
        <w:rPr>
          <w:rFonts w:ascii="Tahoma" w:hAnsi="Tahoma" w:cs="Tahoma"/>
          <w:rtl/>
        </w:rPr>
      </w:pPr>
      <w:r>
        <w:rPr>
          <w:rFonts w:ascii="Tahoma" w:hAnsi="Tahoma" w:cs="Tahoma" w:hint="cs"/>
          <w:rtl/>
        </w:rPr>
        <w:t xml:space="preserve">פונקציית </w:t>
      </w:r>
      <w:proofErr w:type="spellStart"/>
      <w:r>
        <w:rPr>
          <w:rFonts w:ascii="Tahoma" w:hAnsi="Tahoma" w:cs="Tahoma"/>
        </w:rPr>
        <w:t>func</w:t>
      </w:r>
      <w:proofErr w:type="spellEnd"/>
      <w:r>
        <w:rPr>
          <w:rFonts w:ascii="Tahoma" w:hAnsi="Tahoma" w:cs="Tahoma" w:hint="cs"/>
          <w:rtl/>
        </w:rPr>
        <w:t xml:space="preserve"> מפעילה את הפונקציה </w:t>
      </w:r>
      <w:proofErr w:type="spellStart"/>
      <w:r>
        <w:rPr>
          <w:rFonts w:ascii="Tahoma" w:hAnsi="Tahoma" w:cs="Tahoma"/>
        </w:rPr>
        <w:t>dra</w:t>
      </w:r>
      <w:r w:rsidR="00B55597">
        <w:rPr>
          <w:rFonts w:ascii="Tahoma" w:hAnsi="Tahoma" w:cs="Tahoma"/>
        </w:rPr>
        <w:t>wFunc</w:t>
      </w:r>
      <w:proofErr w:type="spellEnd"/>
      <w:r w:rsidR="00B55597">
        <w:rPr>
          <w:rFonts w:ascii="Tahoma" w:hAnsi="Tahoma" w:cs="Tahoma" w:hint="cs"/>
          <w:rtl/>
        </w:rPr>
        <w:t xml:space="preserve"> ושולחת לה את ערך הפונקציה ואת אובייקט הפונקציה אותו קיבלנו ואותו צריך לפשט.</w:t>
      </w:r>
    </w:p>
    <w:p w14:paraId="79573DE7" w14:textId="0A97A697" w:rsidR="007F15C6" w:rsidRDefault="007F15C6" w:rsidP="00254D98">
      <w:pPr>
        <w:spacing w:after="240" w:line="360" w:lineRule="auto"/>
        <w:jc w:val="both"/>
        <w:rPr>
          <w:rFonts w:ascii="Tahoma" w:hAnsi="Tahoma" w:cs="Tahoma"/>
          <w:rtl/>
        </w:rPr>
      </w:pPr>
      <w:r>
        <w:rPr>
          <w:noProof/>
        </w:rPr>
        <w:drawing>
          <wp:inline distT="0" distB="0" distL="0" distR="0" wp14:anchorId="76DEB00A" wp14:editId="04C2B9E4">
            <wp:extent cx="5274310" cy="87884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78840"/>
                    </a:xfrm>
                    <a:prstGeom prst="rect">
                      <a:avLst/>
                    </a:prstGeom>
                  </pic:spPr>
                </pic:pic>
              </a:graphicData>
            </a:graphic>
          </wp:inline>
        </w:drawing>
      </w:r>
    </w:p>
    <w:p w14:paraId="736A247A" w14:textId="1FC9283A" w:rsidR="0036161A" w:rsidRPr="00103DCA" w:rsidRDefault="0036161A" w:rsidP="00090FF6">
      <w:pPr>
        <w:rPr>
          <w:rFonts w:ascii="Tahoma" w:hAnsi="Tahoma" w:cs="Tahoma"/>
          <w:sz w:val="20"/>
          <w:szCs w:val="20"/>
          <w:rtl/>
          <w:rPrChange w:id="5572" w:author="רינת אביטל" w:date="2022-05-12T09:18:00Z">
            <w:rPr>
              <w:rtl/>
            </w:rPr>
          </w:rPrChange>
        </w:rPr>
      </w:pPr>
    </w:p>
    <w:p w14:paraId="3EE267D1" w14:textId="26348736"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73" w:author="רינת אביטל" w:date="2022-05-12T09:18:00Z">
            <w:rPr>
              <w:b/>
              <w:bCs/>
              <w:color w:val="89D7C3"/>
              <w:sz w:val="40"/>
              <w:szCs w:val="40"/>
              <w:rtl/>
            </w:rPr>
          </w:rPrChange>
        </w:rPr>
      </w:pPr>
      <w:bookmarkStart w:id="5574" w:name="_Toc10303963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75" w:author="רינת אביטל" w:date="2022-05-12T09:18:00Z">
            <w:rPr>
              <w:rFonts w:hint="eastAsia"/>
              <w:b/>
              <w:bCs/>
              <w:color w:val="89D7C3"/>
              <w:sz w:val="40"/>
              <w:szCs w:val="40"/>
              <w:rtl/>
            </w:rPr>
          </w:rPrChange>
        </w:rPr>
        <w:lastRenderedPageBreak/>
        <w:t>צילומי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7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77" w:author="רינת אביטל" w:date="2022-05-12T09:18:00Z">
            <w:rPr>
              <w:rFonts w:hint="eastAsia"/>
              <w:b/>
              <w:bCs/>
              <w:color w:val="89D7C3"/>
              <w:sz w:val="40"/>
              <w:szCs w:val="40"/>
              <w:rtl/>
            </w:rPr>
          </w:rPrChange>
        </w:rPr>
        <w:t>מסכים</w:t>
      </w:r>
      <w:bookmarkEnd w:id="5574"/>
    </w:p>
    <w:p w14:paraId="61FAF534" w14:textId="61320F79" w:rsidR="00EB570E" w:rsidRPr="00273AED" w:rsidRDefault="005B01B7" w:rsidP="003C69EB">
      <w:pPr>
        <w:ind w:left="720" w:firstLine="720"/>
        <w:rPr>
          <w:rFonts w:ascii="Tahoma" w:hAnsi="Tahoma" w:cs="Tahoma"/>
          <w:b/>
          <w:bCs/>
          <w:sz w:val="20"/>
          <w:szCs w:val="20"/>
          <w:u w:val="single"/>
          <w:rtl/>
        </w:rPr>
      </w:pPr>
      <w:r w:rsidRPr="00273AED">
        <w:rPr>
          <w:rFonts w:ascii="Tahoma" w:eastAsiaTheme="majorEastAsia" w:hAnsi="Tahoma" w:cs="Tahoma"/>
          <w:b/>
          <w:bCs/>
          <w:noProof/>
          <w:color w:val="ED7D31" w:themeColor="accent2"/>
          <w14:shadow w14:blurRad="50800" w14:dist="38100" w14:dir="18900000" w14:sx="100000" w14:sy="100000" w14:kx="0" w14:ky="0" w14:algn="bl">
            <w14:srgbClr w14:val="000000">
              <w14:alpha w14:val="60000"/>
            </w14:srgbClr>
          </w14:shadow>
        </w:rPr>
        <w:drawing>
          <wp:anchor distT="0" distB="0" distL="114300" distR="114300" simplePos="0" relativeHeight="251689984" behindDoc="0" locked="0" layoutInCell="1" allowOverlap="1" wp14:anchorId="39D76A55" wp14:editId="3D622284">
            <wp:simplePos x="0" y="0"/>
            <wp:positionH relativeFrom="column">
              <wp:posOffset>-498051</wp:posOffset>
            </wp:positionH>
            <wp:positionV relativeFrom="paragraph">
              <wp:posOffset>326471</wp:posOffset>
            </wp:positionV>
            <wp:extent cx="6599086" cy="32004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99086" cy="3200400"/>
                    </a:xfrm>
                    <a:prstGeom prst="rect">
                      <a:avLst/>
                    </a:prstGeom>
                  </pic:spPr>
                </pic:pic>
              </a:graphicData>
            </a:graphic>
            <wp14:sizeRelH relativeFrom="margin">
              <wp14:pctWidth>0</wp14:pctWidth>
            </wp14:sizeRelH>
            <wp14:sizeRelV relativeFrom="margin">
              <wp14:pctHeight>0</wp14:pctHeight>
            </wp14:sizeRelV>
          </wp:anchor>
        </w:drawing>
      </w:r>
      <w:r w:rsidR="00EB570E"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578" w:author="רינת אביטל" w:date="2022-05-12T09:18:00Z">
            <w:rPr>
              <w:b/>
              <w:bCs/>
              <w:sz w:val="28"/>
              <w:szCs w:val="28"/>
              <w:u w:val="single"/>
            </w:rPr>
          </w:rPrChange>
        </w:rPr>
        <w:t>Home</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79" w:author="רינת אביטל" w:date="2022-05-12T09:18:00Z">
            <w:rPr>
              <w:b/>
              <w:bCs/>
              <w:sz w:val="28"/>
              <w:szCs w:val="28"/>
              <w:u w:val="single"/>
              <w:rtl/>
            </w:rPr>
          </w:rPrChange>
        </w:rPr>
        <w:t xml:space="preserve"> –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580" w:author="רינת אביטל" w:date="2022-05-12T09:18:00Z">
            <w:rPr>
              <w:rFonts w:hint="eastAsia"/>
              <w:b/>
              <w:bCs/>
              <w:sz w:val="28"/>
              <w:szCs w:val="28"/>
              <w:u w:val="single"/>
              <w:rtl/>
            </w:rPr>
          </w:rPrChange>
        </w:rPr>
        <w:t>דף</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81" w:author="רינת אביטל" w:date="2022-05-12T09:18:00Z">
            <w:rPr>
              <w:b/>
              <w:bCs/>
              <w:sz w:val="28"/>
              <w:szCs w:val="28"/>
              <w:u w:val="single"/>
              <w:rtl/>
            </w:rPr>
          </w:rPrChange>
        </w:rPr>
        <w:t xml:space="preserve">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582" w:author="רינת אביטל" w:date="2022-05-12T09:18:00Z">
            <w:rPr>
              <w:rFonts w:hint="eastAsia"/>
              <w:b/>
              <w:bCs/>
              <w:sz w:val="28"/>
              <w:szCs w:val="28"/>
              <w:u w:val="single"/>
              <w:rtl/>
            </w:rPr>
          </w:rPrChange>
        </w:rPr>
        <w:t>הבית</w:t>
      </w:r>
    </w:p>
    <w:p w14:paraId="190A2661" w14:textId="62B1FC89" w:rsidR="003C69EB" w:rsidRPr="003C69EB" w:rsidRDefault="003C69EB" w:rsidP="003C69EB">
      <w:pPr>
        <w:ind w:left="720" w:firstLine="720"/>
        <w:rPr>
          <w:rFonts w:ascii="Tahoma" w:hAnsi="Tahoma" w:cs="Tahoma"/>
          <w:b/>
          <w:bCs/>
          <w:sz w:val="24"/>
          <w:szCs w:val="24"/>
          <w:u w:val="single"/>
          <w:rtl/>
          <w:rPrChange w:id="5583"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5584" w:author="רינת אביטל" w:date="2022-05-12T09:18:00Z">
            <w:rPr>
              <w:rtl/>
            </w:rPr>
          </w:rPrChange>
        </w:rPr>
      </w:pPr>
    </w:p>
    <w:p w14:paraId="057A247E" w14:textId="21C23072" w:rsidR="00EB570E" w:rsidRPr="00273AED" w:rsidRDefault="00EB570E" w:rsidP="00EB570E">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585" w:author="רינת אביטל" w:date="2022-05-12T09:18:00Z">
            <w:rPr>
              <w:b/>
              <w:bCs/>
              <w:sz w:val="28"/>
              <w:szCs w:val="28"/>
              <w:u w:val="single"/>
            </w:rPr>
          </w:rPrChange>
        </w:rPr>
        <w:t xml:space="preserve">Sign </w:t>
      </w:r>
      <w:proofErr w:type="gramStart"/>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586" w:author="רינת אביטל" w:date="2022-05-12T09:18:00Z">
            <w:rPr>
              <w:b/>
              <w:bCs/>
              <w:sz w:val="28"/>
              <w:szCs w:val="28"/>
              <w:u w:val="single"/>
            </w:rPr>
          </w:rPrChange>
        </w:rPr>
        <w:t>in</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w:t>
      </w:r>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Sign</w:t>
      </w:r>
      <w:proofErr w:type="gramEnd"/>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up and</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87" w:author="רינת אביטל" w:date="2022-05-12T09:18:00Z">
            <w:rPr>
              <w:b/>
              <w:bCs/>
              <w:sz w:val="28"/>
              <w:szCs w:val="28"/>
              <w:u w:val="single"/>
              <w:rtl/>
            </w:rPr>
          </w:rPrChange>
        </w:rPr>
        <w:t xml:space="preserve"> – </w:t>
      </w:r>
      <w:r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588" w:author="רינת אביטל" w:date="2022-05-12T09:18:00Z">
            <w:rPr>
              <w:rFonts w:hint="eastAsia"/>
              <w:b/>
              <w:bCs/>
              <w:sz w:val="28"/>
              <w:szCs w:val="28"/>
              <w:u w:val="single"/>
              <w:rtl/>
            </w:rPr>
          </w:rPrChange>
        </w:rPr>
        <w:t>התחברות</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והרשמה</w:t>
      </w:r>
    </w:p>
    <w:p w14:paraId="24F10DB8" w14:textId="52B562EE" w:rsidR="005B01B7" w:rsidRPr="00103DCA" w:rsidRDefault="005B01B7" w:rsidP="00EB570E">
      <w:pPr>
        <w:ind w:left="720" w:firstLine="720"/>
        <w:rPr>
          <w:rFonts w:ascii="Tahoma" w:hAnsi="Tahoma" w:cs="Tahoma"/>
          <w:b/>
          <w:bCs/>
          <w:sz w:val="24"/>
          <w:szCs w:val="24"/>
          <w:u w:val="single"/>
          <w:rtl/>
          <w:rPrChange w:id="5589" w:author="רינת אביטל" w:date="2022-05-12T09:18:00Z">
            <w:rPr>
              <w:b/>
              <w:bCs/>
              <w:sz w:val="28"/>
              <w:szCs w:val="28"/>
              <w:u w:val="single"/>
              <w:rtl/>
            </w:rPr>
          </w:rPrChange>
        </w:rPr>
      </w:pPr>
      <w:r w:rsidRPr="005B01B7">
        <w:rPr>
          <w:rFonts w:ascii="Tahoma" w:hAnsi="Tahoma" w:cs="Tahoma"/>
          <w:b/>
          <w:bCs/>
          <w:noProof/>
          <w:sz w:val="24"/>
          <w:szCs w:val="24"/>
          <w:u w:val="single"/>
          <w:rtl/>
        </w:rPr>
        <w:drawing>
          <wp:anchor distT="0" distB="0" distL="114300" distR="114300" simplePos="0" relativeHeight="251688960" behindDoc="0" locked="0" layoutInCell="1" allowOverlap="1" wp14:anchorId="13A13395" wp14:editId="78D2EEC0">
            <wp:simplePos x="0" y="0"/>
            <wp:positionH relativeFrom="column">
              <wp:posOffset>-152189</wp:posOffset>
            </wp:positionH>
            <wp:positionV relativeFrom="paragraph">
              <wp:posOffset>194945</wp:posOffset>
            </wp:positionV>
            <wp:extent cx="5793740" cy="3157855"/>
            <wp:effectExtent l="0" t="0" r="0" b="444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93740" cy="3157855"/>
                    </a:xfrm>
                    <a:prstGeom prst="rect">
                      <a:avLst/>
                    </a:prstGeom>
                  </pic:spPr>
                </pic:pic>
              </a:graphicData>
            </a:graphic>
            <wp14:sizeRelH relativeFrom="margin">
              <wp14:pctWidth>0</wp14:pctWidth>
            </wp14:sizeRelH>
            <wp14:sizeRelV relativeFrom="margin">
              <wp14:pctHeight>0</wp14:pctHeight>
            </wp14:sizeRelV>
          </wp:anchor>
        </w:drawing>
      </w:r>
    </w:p>
    <w:p w14:paraId="7B476C7F" w14:textId="14C0E9A8" w:rsidR="00EB570E" w:rsidRPr="00103DCA" w:rsidRDefault="00EB570E" w:rsidP="00EB570E">
      <w:pPr>
        <w:rPr>
          <w:rFonts w:ascii="Tahoma" w:hAnsi="Tahoma" w:cs="Tahoma"/>
          <w:b/>
          <w:bCs/>
          <w:sz w:val="24"/>
          <w:szCs w:val="24"/>
          <w:rtl/>
          <w:rPrChange w:id="5590" w:author="רינת אביטל" w:date="2022-05-12T09:18:00Z">
            <w:rPr>
              <w:b/>
              <w:bCs/>
              <w:sz w:val="28"/>
              <w:szCs w:val="28"/>
              <w:rtl/>
            </w:rPr>
          </w:rPrChange>
        </w:rPr>
      </w:pPr>
    </w:p>
    <w:p w14:paraId="720937AC" w14:textId="692BC173" w:rsidR="008810FC" w:rsidRPr="00103DCA" w:rsidRDefault="008810FC" w:rsidP="00EB570E">
      <w:pPr>
        <w:rPr>
          <w:rFonts w:ascii="Tahoma" w:hAnsi="Tahoma" w:cs="Tahoma"/>
          <w:sz w:val="20"/>
          <w:szCs w:val="20"/>
          <w:rtl/>
          <w:rPrChange w:id="5591"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5592" w:author="רינת אביטל" w:date="2022-05-12T09:18:00Z">
            <w:rPr>
              <w:rtl/>
            </w:rPr>
          </w:rPrChange>
        </w:rPr>
      </w:pPr>
    </w:p>
    <w:p w14:paraId="644EA78E" w14:textId="7AFB2CC5" w:rsidR="00383AEF" w:rsidRPr="00273AED" w:rsidRDefault="00DE4320" w:rsidP="00383AEF">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Pr>
          <w:noProof/>
        </w:rPr>
        <w:lastRenderedPageBreak/>
        <w:drawing>
          <wp:anchor distT="0" distB="0" distL="114300" distR="114300" simplePos="0" relativeHeight="251702272" behindDoc="0" locked="0" layoutInCell="1" allowOverlap="1" wp14:anchorId="006ED2EE" wp14:editId="12385126">
            <wp:simplePos x="0" y="0"/>
            <wp:positionH relativeFrom="column">
              <wp:posOffset>-517102</wp:posOffset>
            </wp:positionH>
            <wp:positionV relativeFrom="paragraph">
              <wp:posOffset>313055</wp:posOffset>
            </wp:positionV>
            <wp:extent cx="6656070" cy="3216910"/>
            <wp:effectExtent l="0" t="0" r="0" b="254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6070" cy="3216910"/>
                    </a:xfrm>
                    <a:prstGeom prst="rect">
                      <a:avLst/>
                    </a:prstGeom>
                  </pic:spPr>
                </pic:pic>
              </a:graphicData>
            </a:graphic>
            <wp14:sizeRelH relativeFrom="margin">
              <wp14:pctWidth>0</wp14:pctWidth>
            </wp14:sizeRelH>
            <wp14:sizeRelV relativeFrom="margin">
              <wp14:pctHeight>0</wp14:pctHeight>
            </wp14:sizeRelV>
          </wp:anchor>
        </w:drawing>
      </w:r>
      <w:r w:rsidR="00190F30"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93" w:author="רינת אביטל" w:date="2022-05-12T09:18:00Z">
            <w:rPr>
              <w:b/>
              <w:bCs/>
              <w:sz w:val="28"/>
              <w:szCs w:val="28"/>
              <w:u w:val="single"/>
              <w:rtl/>
            </w:rPr>
          </w:rPrChange>
        </w:rPr>
        <w:t xml:space="preserve"> – </w:t>
      </w:r>
      <w:r w:rsidR="00190F30"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w:t>
      </w:r>
    </w:p>
    <w:p w14:paraId="46E7FD29" w14:textId="760D657C" w:rsidR="00190F30" w:rsidRPr="00103DCA" w:rsidRDefault="00190F30" w:rsidP="00383AEF">
      <w:pPr>
        <w:ind w:left="720" w:firstLine="720"/>
        <w:rPr>
          <w:rFonts w:ascii="Tahoma" w:hAnsi="Tahoma" w:cs="Tahoma" w:hint="cs"/>
          <w:b/>
          <w:bCs/>
          <w:sz w:val="24"/>
          <w:szCs w:val="24"/>
          <w:u w:val="single"/>
          <w:rtl/>
          <w:rPrChange w:id="5594" w:author="רינת אביטל" w:date="2022-05-12T09:18:00Z">
            <w:rPr>
              <w:b/>
              <w:bCs/>
              <w:sz w:val="28"/>
              <w:szCs w:val="28"/>
              <w:u w:val="single"/>
              <w:rtl/>
            </w:rPr>
          </w:rPrChange>
        </w:rPr>
      </w:pPr>
    </w:p>
    <w:p w14:paraId="7E032EE2" w14:textId="5106CEAC" w:rsidR="00383AEF" w:rsidRPr="00103DCA" w:rsidRDefault="00383AEF" w:rsidP="00383AEF">
      <w:pPr>
        <w:rPr>
          <w:rFonts w:ascii="Tahoma" w:hAnsi="Tahoma" w:cs="Tahoma"/>
          <w:b/>
          <w:bCs/>
          <w:sz w:val="24"/>
          <w:szCs w:val="24"/>
          <w:u w:val="single"/>
          <w:rtl/>
          <w:rPrChange w:id="5595" w:author="רינת אביטל" w:date="2022-05-12T09:18:00Z">
            <w:rPr>
              <w:b/>
              <w:bCs/>
              <w:sz w:val="28"/>
              <w:szCs w:val="28"/>
              <w:u w:val="single"/>
              <w:rtl/>
            </w:rPr>
          </w:rPrChange>
        </w:rPr>
      </w:pPr>
    </w:p>
    <w:p w14:paraId="06803578" w14:textId="194A7802" w:rsidR="008810FC" w:rsidRPr="00103DCA" w:rsidRDefault="00383AEF" w:rsidP="00383AEF">
      <w:pPr>
        <w:rPr>
          <w:rFonts w:ascii="Tahoma" w:hAnsi="Tahoma" w:cs="Tahoma"/>
          <w:noProof/>
          <w:sz w:val="20"/>
          <w:szCs w:val="20"/>
          <w:rtl/>
          <w:rPrChange w:id="5596" w:author="רינת אביטל" w:date="2022-05-12T09:18:00Z">
            <w:rPr>
              <w:noProof/>
              <w:rtl/>
            </w:rPr>
          </w:rPrChange>
        </w:rPr>
      </w:pPr>
      <w:r w:rsidRPr="00103DCA">
        <w:rPr>
          <w:rFonts w:ascii="Tahoma" w:hAnsi="Tahoma" w:cs="Tahoma"/>
          <w:noProof/>
          <w:sz w:val="20"/>
          <w:szCs w:val="20"/>
          <w:rtl/>
          <w:rPrChange w:id="5597" w:author="רינת אביטל" w:date="2022-05-12T09:18:00Z">
            <w:rPr>
              <w:noProof/>
              <w:rtl/>
            </w:rPr>
          </w:rPrChange>
        </w:rPr>
        <w:t xml:space="preserve">       </w:t>
      </w:r>
    </w:p>
    <w:p w14:paraId="257167E2" w14:textId="7D32C1F4" w:rsidR="00047EF9" w:rsidRPr="00273AED" w:rsidRDefault="00047EF9" w:rsidP="00047EF9">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98"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0F370CE5" w14:textId="7B9A3073" w:rsidR="00383AEF" w:rsidRPr="00103DCA" w:rsidRDefault="00DE4320" w:rsidP="00047EF9">
      <w:pPr>
        <w:ind w:left="720" w:firstLine="720"/>
        <w:rPr>
          <w:rFonts w:ascii="Tahoma" w:hAnsi="Tahoma" w:cs="Tahoma" w:hint="cs"/>
          <w:b/>
          <w:bCs/>
          <w:sz w:val="24"/>
          <w:szCs w:val="24"/>
          <w:u w:val="single"/>
          <w:rtl/>
          <w:rPrChange w:id="5599" w:author="רינת אביטל" w:date="2022-05-12T09:18:00Z">
            <w:rPr>
              <w:b/>
              <w:bCs/>
              <w:sz w:val="28"/>
              <w:szCs w:val="28"/>
              <w:u w:val="single"/>
              <w:rtl/>
            </w:rPr>
          </w:rPrChange>
        </w:rPr>
      </w:pPr>
      <w:r>
        <w:rPr>
          <w:noProof/>
        </w:rPr>
        <w:drawing>
          <wp:anchor distT="0" distB="0" distL="114300" distR="114300" simplePos="0" relativeHeight="251701248" behindDoc="1" locked="0" layoutInCell="1" allowOverlap="1" wp14:anchorId="192EB338" wp14:editId="69A13CB2">
            <wp:simplePos x="0" y="0"/>
            <wp:positionH relativeFrom="column">
              <wp:posOffset>-434975</wp:posOffset>
            </wp:positionH>
            <wp:positionV relativeFrom="paragraph">
              <wp:posOffset>200449</wp:posOffset>
            </wp:positionV>
            <wp:extent cx="6475730" cy="3136265"/>
            <wp:effectExtent l="0" t="0" r="1270" b="698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75730" cy="3136265"/>
                    </a:xfrm>
                    <a:prstGeom prst="rect">
                      <a:avLst/>
                    </a:prstGeom>
                  </pic:spPr>
                </pic:pic>
              </a:graphicData>
            </a:graphic>
            <wp14:sizeRelH relativeFrom="margin">
              <wp14:pctWidth>0</wp14:pctWidth>
            </wp14:sizeRelH>
            <wp14:sizeRelV relativeFrom="margin">
              <wp14:pctHeight>0</wp14:pctHeight>
            </wp14:sizeRelV>
          </wp:anchor>
        </w:drawing>
      </w:r>
      <w:r w:rsidRPr="00DE4320">
        <w:rPr>
          <w:noProof/>
        </w:rPr>
        <w:t xml:space="preserve"> </w:t>
      </w:r>
    </w:p>
    <w:p w14:paraId="4E33D359" w14:textId="353FE363" w:rsidR="00383AEF" w:rsidRPr="00103DCA" w:rsidRDefault="00383AEF" w:rsidP="00383AEF">
      <w:pPr>
        <w:rPr>
          <w:rFonts w:ascii="Tahoma" w:hAnsi="Tahoma" w:cs="Tahoma"/>
          <w:sz w:val="20"/>
          <w:szCs w:val="20"/>
          <w:rtl/>
          <w:rPrChange w:id="5600" w:author="רינת אביטל" w:date="2022-05-12T09:18:00Z">
            <w:rPr>
              <w:rtl/>
            </w:rPr>
          </w:rPrChange>
        </w:rPr>
      </w:pPr>
    </w:p>
    <w:p w14:paraId="7DEB5A30" w14:textId="69A27378" w:rsidR="00383AEF" w:rsidRDefault="00383AEF" w:rsidP="00383AEF">
      <w:pPr>
        <w:rPr>
          <w:rFonts w:ascii="Tahoma" w:hAnsi="Tahoma" w:cs="Tahoma"/>
          <w:sz w:val="20"/>
          <w:szCs w:val="20"/>
          <w:rtl/>
        </w:rPr>
      </w:pPr>
    </w:p>
    <w:p w14:paraId="1834B7A2" w14:textId="21AA1157" w:rsidR="00DE4320" w:rsidRDefault="00DE4320" w:rsidP="00383AEF">
      <w:pPr>
        <w:rPr>
          <w:rFonts w:ascii="Tahoma" w:hAnsi="Tahoma" w:cs="Tahoma"/>
          <w:sz w:val="20"/>
          <w:szCs w:val="20"/>
          <w:rtl/>
        </w:rPr>
      </w:pPr>
    </w:p>
    <w:p w14:paraId="25030C10" w14:textId="77C37B2E" w:rsidR="00DE4320"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53323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lastRenderedPageBreak/>
        <w:drawing>
          <wp:anchor distT="0" distB="0" distL="114300" distR="114300" simplePos="0" relativeHeight="251703296" behindDoc="0" locked="0" layoutInCell="1" allowOverlap="1" wp14:anchorId="5B99BC44" wp14:editId="7994FA6A">
            <wp:simplePos x="0" y="0"/>
            <wp:positionH relativeFrom="column">
              <wp:posOffset>-484293</wp:posOffset>
            </wp:positionH>
            <wp:positionV relativeFrom="paragraph">
              <wp:posOffset>295910</wp:posOffset>
            </wp:positionV>
            <wp:extent cx="6688455" cy="3225800"/>
            <wp:effectExtent l="0" t="0" r="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88455" cy="3225800"/>
                    </a:xfrm>
                    <a:prstGeom prst="rect">
                      <a:avLst/>
                    </a:prstGeom>
                  </pic:spPr>
                </pic:pic>
              </a:graphicData>
            </a:graphic>
            <wp14:sizeRelH relativeFrom="page">
              <wp14:pctWidth>0</wp14:pctWidth>
            </wp14:sizeRelH>
            <wp14:sizeRelV relativeFrom="page">
              <wp14:pctHeight>0</wp14:pctHeight>
            </wp14:sizeRelV>
          </wp:anchor>
        </w:drawing>
      </w:r>
      <w:r w:rsidR="00DE4320"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00DE4320"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01" w:author="רינת אביטל" w:date="2022-05-12T09:18:00Z">
            <w:rPr>
              <w:b/>
              <w:bCs/>
              <w:sz w:val="28"/>
              <w:szCs w:val="28"/>
              <w:u w:val="single"/>
              <w:rtl/>
            </w:rPr>
          </w:rPrChange>
        </w:rPr>
        <w:t xml:space="preserve"> – </w:t>
      </w:r>
      <w:r w:rsidR="00DE4320"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שרטוט </w:t>
      </w:r>
      <w:r w:rsidR="00DE4320">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נגזרת הפונקציה</w:t>
      </w:r>
    </w:p>
    <w:p w14:paraId="3340EF79" w14:textId="21597F3C" w:rsidR="00533234"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p>
    <w:p w14:paraId="0172ED74" w14:textId="77777777" w:rsidR="00533234"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p>
    <w:p w14:paraId="7A8BC35E" w14:textId="155C6E1B" w:rsidR="00533234" w:rsidRDefault="00533234" w:rsidP="00533234">
      <w:pPr>
        <w:ind w:left="720" w:firstLine="720"/>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pPr>
      <w:r>
        <w:rPr>
          <w:noProof/>
        </w:rPr>
        <w:drawing>
          <wp:anchor distT="0" distB="0" distL="114300" distR="114300" simplePos="0" relativeHeight="251704320" behindDoc="0" locked="0" layoutInCell="1" allowOverlap="1" wp14:anchorId="3767E8F5" wp14:editId="007ACCC4">
            <wp:simplePos x="0" y="0"/>
            <wp:positionH relativeFrom="column">
              <wp:posOffset>-593090</wp:posOffset>
            </wp:positionH>
            <wp:positionV relativeFrom="paragraph">
              <wp:posOffset>483235</wp:posOffset>
            </wp:positionV>
            <wp:extent cx="6751320" cy="3259455"/>
            <wp:effectExtent l="0" t="0" r="0" b="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51320" cy="3259455"/>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02" w:author="Unknown" w:date="2022-05-12T09:18:00Z">
            <w:rPr>
              <w:b/>
              <w:bCs/>
              <w:sz w:val="28"/>
              <w:szCs w:val="28"/>
              <w:rtl/>
            </w:rPr>
          </w:rPrChange>
        </w:rPr>
        <w:t xml:space="preserve"> – </w:t>
      </w:r>
      <w:r>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1BD8C760" w14:textId="749BBADC" w:rsidR="00533234" w:rsidRPr="00533234" w:rsidRDefault="00533234" w:rsidP="00DE4320">
      <w:pPr>
        <w:ind w:left="720" w:firstLine="720"/>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pPr>
    </w:p>
    <w:p w14:paraId="20C6D25C" w14:textId="67628575" w:rsidR="00DE4320" w:rsidRPr="00103DCA" w:rsidRDefault="00DE4320" w:rsidP="00DE4320">
      <w:pPr>
        <w:bidi w:val="0"/>
        <w:rPr>
          <w:rFonts w:ascii="Tahoma" w:hAnsi="Tahoma" w:cs="Tahoma"/>
          <w:sz w:val="20"/>
          <w:szCs w:val="20"/>
          <w:rtl/>
          <w:rPrChange w:id="5603" w:author="רינת אביטל" w:date="2022-05-12T09:18:00Z">
            <w:rPr>
              <w:rtl/>
            </w:rPr>
          </w:rPrChange>
        </w:rPr>
      </w:pPr>
      <w:r>
        <w:rPr>
          <w:rFonts w:ascii="Tahoma" w:hAnsi="Tahoma" w:cs="Tahoma"/>
          <w:sz w:val="20"/>
          <w:szCs w:val="20"/>
          <w:rtl/>
        </w:rPr>
        <w:br w:type="page"/>
      </w:r>
    </w:p>
    <w:p w14:paraId="592082D2" w14:textId="283B530E" w:rsidR="006134E2" w:rsidRPr="002333F3" w:rsidRDefault="0051280A" w:rsidP="002333F3">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5604" w:name="_Toc10303963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05" w:author="רינת אביטל" w:date="2022-05-12T09:18:00Z">
            <w:rPr>
              <w:rFonts w:hint="eastAsia"/>
              <w:b/>
              <w:bCs/>
              <w:color w:val="89D7C3"/>
              <w:sz w:val="44"/>
              <w:szCs w:val="44"/>
              <w:rtl/>
            </w:rPr>
          </w:rPrChange>
        </w:rPr>
        <w:lastRenderedPageBreak/>
        <w:t>בדיקות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0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07" w:author="רינת אביטל" w:date="2022-05-12T09:18:00Z">
            <w:rPr>
              <w:rFonts w:hint="eastAsia"/>
              <w:b/>
              <w:bCs/>
              <w:color w:val="89D7C3"/>
              <w:sz w:val="44"/>
              <w:szCs w:val="44"/>
              <w:rtl/>
            </w:rPr>
          </w:rPrChange>
        </w:rPr>
        <w:t>והערכה</w:t>
      </w:r>
      <w:bookmarkEnd w:id="5604"/>
    </w:p>
    <w:p w14:paraId="5EB29A3F" w14:textId="49AA1854" w:rsidR="008810FC" w:rsidRPr="00103DCA" w:rsidRDefault="006134E2" w:rsidP="008A3159">
      <w:pPr>
        <w:spacing w:after="131" w:line="360" w:lineRule="auto"/>
        <w:ind w:left="1" w:right="11" w:hanging="1"/>
        <w:jc w:val="both"/>
        <w:rPr>
          <w:rFonts w:ascii="Tahoma" w:hAnsi="Tahoma" w:cs="Tahoma"/>
          <w:sz w:val="20"/>
          <w:szCs w:val="20"/>
          <w:rtl/>
          <w:rPrChange w:id="5608" w:author="רינת אביטל" w:date="2022-05-12T09:18:00Z">
            <w:rPr>
              <w:rtl/>
            </w:rPr>
          </w:rPrChange>
        </w:rPr>
      </w:pPr>
      <w:r w:rsidRPr="006134E2">
        <w:rPr>
          <w:rFonts w:ascii="Tahoma" w:hAnsi="Tahoma" w:cs="Tahoma" w:hint="cs"/>
          <w:rtl/>
        </w:rPr>
        <w:t>אחרי כתיבה מאומצת ומחושבת של קוד האלגוריתם והרצתו שמתי לב שחלוקת מחרוזת הפונקציה לאיברים</w:t>
      </w:r>
      <w:r w:rsidR="00240103">
        <w:rPr>
          <w:rFonts w:ascii="Tahoma" w:hAnsi="Tahoma" w:cs="Tahoma" w:hint="cs"/>
          <w:rtl/>
        </w:rPr>
        <w:t xml:space="preserve"> והכנסתה לאובייקט המשוואה</w:t>
      </w:r>
      <w:r w:rsidR="008A3159">
        <w:rPr>
          <w:rFonts w:ascii="Tahoma" w:hAnsi="Tahoma" w:cs="Tahoma" w:hint="cs"/>
          <w:rtl/>
        </w:rPr>
        <w:t>,</w:t>
      </w:r>
      <w:r w:rsidR="00240103">
        <w:rPr>
          <w:rFonts w:ascii="Tahoma" w:hAnsi="Tahoma" w:cs="Tahoma" w:hint="cs"/>
          <w:rtl/>
        </w:rPr>
        <w:t xml:space="preserve"> הופיעו באגים או שהפונקציה</w:t>
      </w:r>
      <w:r w:rsidRPr="006134E2">
        <w:rPr>
          <w:rFonts w:ascii="Tahoma" w:hAnsi="Tahoma" w:cs="Tahoma" w:hint="cs"/>
          <w:rtl/>
        </w:rPr>
        <w:t xml:space="preserve"> </w:t>
      </w:r>
      <w:r w:rsidR="008A3159">
        <w:rPr>
          <w:rFonts w:ascii="Tahoma" w:hAnsi="Tahoma" w:cs="Tahoma" w:hint="cs"/>
          <w:rtl/>
        </w:rPr>
        <w:t xml:space="preserve">לא הייתה </w:t>
      </w:r>
      <w:r w:rsidRPr="006134E2">
        <w:rPr>
          <w:rFonts w:ascii="Tahoma" w:hAnsi="Tahoma" w:cs="Tahoma" w:hint="cs"/>
          <w:rtl/>
        </w:rPr>
        <w:t xml:space="preserve"> מדויקת</w:t>
      </w:r>
      <w:r w:rsidR="00240103">
        <w:rPr>
          <w:rFonts w:ascii="Tahoma" w:hAnsi="Tahoma" w:cs="Tahoma" w:hint="cs"/>
          <w:rtl/>
        </w:rPr>
        <w:t xml:space="preserve"> </w:t>
      </w:r>
      <w:r w:rsidR="008A3159">
        <w:rPr>
          <w:rFonts w:ascii="Tahoma" w:hAnsi="Tahoma" w:cs="Tahoma" w:hint="cs"/>
          <w:rtl/>
        </w:rPr>
        <w:t xml:space="preserve">מספיק </w:t>
      </w:r>
      <w:r w:rsidR="00240103">
        <w:rPr>
          <w:rFonts w:ascii="Tahoma" w:hAnsi="Tahoma" w:cs="Tahoma" w:hint="cs"/>
          <w:rtl/>
        </w:rPr>
        <w:t xml:space="preserve">ולפעמים </w:t>
      </w:r>
      <w:r w:rsidR="008A3159">
        <w:rPr>
          <w:rFonts w:ascii="Tahoma" w:hAnsi="Tahoma" w:cs="Tahoma" w:hint="cs"/>
          <w:rtl/>
        </w:rPr>
        <w:t>ה</w:t>
      </w:r>
      <w:r w:rsidR="00240103">
        <w:rPr>
          <w:rFonts w:ascii="Tahoma" w:hAnsi="Tahoma" w:cs="Tahoma" w:hint="cs"/>
          <w:rtl/>
        </w:rPr>
        <w:t>שתנה או חסר</w:t>
      </w:r>
      <w:r w:rsidR="008A3159">
        <w:rPr>
          <w:rFonts w:ascii="Tahoma" w:hAnsi="Tahoma" w:cs="Tahoma" w:hint="cs"/>
          <w:rtl/>
        </w:rPr>
        <w:t>ו</w:t>
      </w:r>
      <w:r w:rsidR="00240103">
        <w:rPr>
          <w:rFonts w:ascii="Tahoma" w:hAnsi="Tahoma" w:cs="Tahoma" w:hint="cs"/>
          <w:rtl/>
        </w:rPr>
        <w:t xml:space="preserve"> נתונים, בדק</w:t>
      </w:r>
      <w:r w:rsidR="008A3159">
        <w:rPr>
          <w:rFonts w:ascii="Tahoma" w:hAnsi="Tahoma" w:cs="Tahoma" w:hint="cs"/>
          <w:rtl/>
        </w:rPr>
        <w:t xml:space="preserve">תי ועקבתי רבות על קוד האלגוריתם עד שכל הבעיות תוקנו לאחר בדיקות רבות של מקרי קצה והרצת האלגוריתם מספר פעמים על נתונים שונים. לאחר תיקון הביעה האלגוריתם רץ </w:t>
      </w:r>
      <w:r w:rsidR="002333F3">
        <w:rPr>
          <w:rFonts w:ascii="Tahoma" w:hAnsi="Tahoma" w:cs="Tahoma" w:hint="cs"/>
          <w:rtl/>
        </w:rPr>
        <w:t>כמו שציפיתי בצורה המקסימלית.</w:t>
      </w: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5609"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5610"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5611"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5612"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5613"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5614" w:author="רינת אביטל" w:date="2022-05-12T09:18:00Z">
            <w:rPr>
              <w:rtl/>
            </w:rPr>
          </w:rPrChange>
        </w:rPr>
      </w:pPr>
    </w:p>
    <w:p w14:paraId="3950BC87" w14:textId="76C8505D" w:rsidR="008810FC" w:rsidRDefault="008810FC" w:rsidP="00C0353D">
      <w:pPr>
        <w:spacing w:after="131" w:line="384" w:lineRule="auto"/>
        <w:ind w:left="1" w:right="11" w:hanging="1"/>
        <w:jc w:val="both"/>
        <w:rPr>
          <w:rFonts w:ascii="Tahoma" w:hAnsi="Tahoma" w:cs="Tahoma"/>
          <w:sz w:val="20"/>
          <w:szCs w:val="20"/>
          <w:rtl/>
        </w:rPr>
      </w:pPr>
    </w:p>
    <w:p w14:paraId="7DC00288" w14:textId="75765F85" w:rsidR="00EF12AB" w:rsidRDefault="00EF12AB" w:rsidP="00C0353D">
      <w:pPr>
        <w:spacing w:after="131" w:line="384" w:lineRule="auto"/>
        <w:ind w:left="1" w:right="11" w:hanging="1"/>
        <w:jc w:val="both"/>
        <w:rPr>
          <w:rFonts w:ascii="Tahoma" w:hAnsi="Tahoma" w:cs="Tahoma"/>
          <w:sz w:val="20"/>
          <w:szCs w:val="20"/>
          <w:rtl/>
        </w:rPr>
      </w:pPr>
    </w:p>
    <w:p w14:paraId="593B768A" w14:textId="77777777" w:rsidR="00EF12AB" w:rsidRPr="00103DCA" w:rsidRDefault="00EF12AB" w:rsidP="00C0353D">
      <w:pPr>
        <w:spacing w:after="131" w:line="384" w:lineRule="auto"/>
        <w:ind w:left="1" w:right="11" w:hanging="1"/>
        <w:jc w:val="both"/>
        <w:rPr>
          <w:rFonts w:ascii="Tahoma" w:hAnsi="Tahoma" w:cs="Tahoma"/>
          <w:sz w:val="20"/>
          <w:szCs w:val="20"/>
          <w:rtl/>
          <w:rPrChange w:id="5615"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5616"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5617"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5618"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5619"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5620" w:author="רינת אביטל" w:date="2022-05-12T09:18:00Z">
            <w:rPr>
              <w:rtl/>
            </w:rPr>
          </w:rPrChange>
        </w:rPr>
      </w:pPr>
    </w:p>
    <w:p w14:paraId="4CB53B88" w14:textId="06EE1462" w:rsidR="008810FC" w:rsidRDefault="008810FC" w:rsidP="00C0353D">
      <w:pPr>
        <w:spacing w:after="131" w:line="384" w:lineRule="auto"/>
        <w:ind w:left="1" w:right="11" w:hanging="1"/>
        <w:jc w:val="both"/>
        <w:rPr>
          <w:rFonts w:ascii="Tahoma" w:hAnsi="Tahoma" w:cs="Tahoma"/>
          <w:sz w:val="20"/>
          <w:szCs w:val="20"/>
          <w:rtl/>
        </w:rPr>
      </w:pPr>
    </w:p>
    <w:p w14:paraId="7690B456" w14:textId="2863450C" w:rsidR="002333F3" w:rsidRDefault="002333F3" w:rsidP="00C0353D">
      <w:pPr>
        <w:spacing w:after="131" w:line="384" w:lineRule="auto"/>
        <w:ind w:left="1" w:right="11" w:hanging="1"/>
        <w:jc w:val="both"/>
        <w:rPr>
          <w:rFonts w:ascii="Tahoma" w:hAnsi="Tahoma" w:cs="Tahoma"/>
          <w:sz w:val="20"/>
          <w:szCs w:val="20"/>
          <w:rtl/>
        </w:rPr>
      </w:pPr>
    </w:p>
    <w:p w14:paraId="035CB64E" w14:textId="16CA72C1" w:rsidR="002333F3" w:rsidRDefault="002333F3" w:rsidP="00C0353D">
      <w:pPr>
        <w:spacing w:after="131" w:line="384" w:lineRule="auto"/>
        <w:ind w:left="1" w:right="11" w:hanging="1"/>
        <w:jc w:val="both"/>
        <w:rPr>
          <w:rFonts w:ascii="Tahoma" w:hAnsi="Tahoma" w:cs="Tahoma"/>
          <w:sz w:val="20"/>
          <w:szCs w:val="20"/>
          <w:rtl/>
        </w:rPr>
      </w:pPr>
    </w:p>
    <w:p w14:paraId="6FA1143A" w14:textId="77777777" w:rsidR="002333F3" w:rsidRPr="00103DCA" w:rsidRDefault="002333F3" w:rsidP="00C0353D">
      <w:pPr>
        <w:spacing w:after="131" w:line="384" w:lineRule="auto"/>
        <w:ind w:left="1" w:right="11" w:hanging="1"/>
        <w:jc w:val="both"/>
        <w:rPr>
          <w:rFonts w:ascii="Tahoma" w:hAnsi="Tahoma" w:cs="Tahoma"/>
          <w:sz w:val="20"/>
          <w:szCs w:val="20"/>
          <w:rtl/>
          <w:rPrChange w:id="5621"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5622"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5623" w:author="רינת אביטל" w:date="2022-05-12T09:18:00Z">
            <w:rPr/>
          </w:rPrChange>
        </w:rPr>
      </w:pPr>
    </w:p>
    <w:p w14:paraId="2626EEAF" w14:textId="1A84EB13"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24" w:author="רינת אביטל" w:date="2022-05-12T09:18:00Z">
            <w:rPr>
              <w:b/>
              <w:bCs/>
              <w:color w:val="89D7C3"/>
              <w:sz w:val="44"/>
              <w:szCs w:val="44"/>
              <w:rtl/>
            </w:rPr>
          </w:rPrChange>
        </w:rPr>
      </w:pPr>
      <w:bookmarkStart w:id="5625" w:name="_Toc10303963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26"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2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28" w:author="רינת אביטל" w:date="2022-05-12T09:18:00Z">
            <w:rPr>
              <w:rFonts w:hint="eastAsia"/>
              <w:b/>
              <w:bCs/>
              <w:color w:val="89D7C3"/>
              <w:sz w:val="44"/>
              <w:szCs w:val="44"/>
              <w:rtl/>
            </w:rPr>
          </w:rPrChange>
        </w:rPr>
        <w:t>יעילות</w:t>
      </w:r>
      <w:bookmarkEnd w:id="5625"/>
    </w:p>
    <w:p w14:paraId="59D17B33" w14:textId="34622D18" w:rsidR="009149B3" w:rsidRDefault="009149B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Pr>
          <w:rFonts w:ascii="Tahoma" w:eastAsiaTheme="minorHAnsi" w:hAnsi="Tahoma" w:cs="Tahoma" w:hint="cs"/>
          <w:sz w:val="22"/>
          <w:szCs w:val="22"/>
          <w:rtl/>
        </w:rPr>
        <w:t>יעלות אלגוריתמית מתייחס</w:t>
      </w:r>
      <w:r>
        <w:rPr>
          <w:rFonts w:ascii="Tahoma" w:eastAsiaTheme="minorHAnsi" w:hAnsi="Tahoma" w:cs="Tahoma" w:hint="eastAsia"/>
          <w:sz w:val="22"/>
          <w:szCs w:val="22"/>
          <w:rtl/>
        </w:rPr>
        <w:t>ת</w:t>
      </w:r>
      <w:r>
        <w:rPr>
          <w:rFonts w:ascii="Tahoma" w:eastAsiaTheme="minorHAnsi" w:hAnsi="Tahoma" w:cs="Tahoma" w:hint="cs"/>
          <w:sz w:val="22"/>
          <w:szCs w:val="22"/>
          <w:rtl/>
        </w:rPr>
        <w:t xml:space="preserve"> לכמות צריכת משאבי מערכת של אלגוריתם, ובפרט משאבי זמן וזיכרון, אך גם משאבי אנרגיה או רוחב פס יכולים להיכלל בבחינת יעילות של אלגוריתם.</w:t>
      </w:r>
    </w:p>
    <w:p w14:paraId="5480A7BC" w14:textId="7003B8B2" w:rsidR="002333F3"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Pr>
      </w:pPr>
      <w:r w:rsidRPr="00314355">
        <w:rPr>
          <w:rFonts w:ascii="Tahoma" w:eastAsiaTheme="minorHAnsi" w:hAnsi="Tahoma" w:cs="Tahoma"/>
          <w:sz w:val="22"/>
          <w:szCs w:val="22"/>
          <w:rtl/>
        </w:rPr>
        <w:t>ניתן להתייחס ליעילות אלגוריתמית כמקרה פרטי של יעילות הנדסית</w:t>
      </w:r>
      <w:r w:rsidR="00314355">
        <w:rPr>
          <w:rFonts w:ascii="Tahoma" w:eastAsiaTheme="minorHAnsi" w:hAnsi="Tahoma" w:cs="Tahoma" w:hint="cs"/>
          <w:sz w:val="22"/>
          <w:szCs w:val="22"/>
          <w:rtl/>
        </w:rPr>
        <w:t>.</w:t>
      </w:r>
    </w:p>
    <w:p w14:paraId="66AFBDCC" w14:textId="262A8897" w:rsidR="002333F3" w:rsidRPr="00314355"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sidRPr="00314355">
        <w:rPr>
          <w:rFonts w:ascii="Tahoma" w:eastAsiaTheme="minorHAnsi" w:hAnsi="Tahoma" w:cs="Tahoma"/>
          <w:sz w:val="22"/>
          <w:szCs w:val="22"/>
          <w:rtl/>
        </w:rPr>
        <w:t>להגדלת היעילות יש לצמצם את השימוש במשאבים. עם זאת, המשאבים השונים אינם ניתנים להשוואה בצורה חד משמעית, ולכן לא תמיד ניתן לקבוע באופן חד משמעי שאלגוריתם יעיל ממשנהו, למשל, פעמים רבות אלגוריתם אחד צורך יותר זמן ופחות זיכרון ממשנהו וצריך לבחון בכל מקרה לגופו איזה משאב יותר חשוב</w:t>
      </w:r>
      <w:r w:rsidR="00BF4F63">
        <w:rPr>
          <w:rFonts w:ascii="Tahoma" w:eastAsiaTheme="minorHAnsi" w:hAnsi="Tahoma" w:cs="Tahoma" w:hint="cs"/>
          <w:sz w:val="22"/>
          <w:szCs w:val="22"/>
          <w:rtl/>
        </w:rPr>
        <w:t>.</w:t>
      </w:r>
    </w:p>
    <w:p w14:paraId="31E990F0" w14:textId="11790778" w:rsidR="008810FC" w:rsidRDefault="00BF4F63" w:rsidP="008B0C2E">
      <w:pPr>
        <w:spacing w:line="360" w:lineRule="auto"/>
        <w:rPr>
          <w:rFonts w:ascii="Tahoma" w:hAnsi="Tahoma" w:cs="Tahoma"/>
        </w:rPr>
      </w:pPr>
      <w:r>
        <w:rPr>
          <w:rFonts w:ascii="Tahoma" w:hAnsi="Tahoma" w:cs="Tahoma" w:hint="cs"/>
          <w:rtl/>
        </w:rPr>
        <w:t>ככל שהסיבוכיות האלגוריתם יותר יעילה כך הפרויקט ירוץ יותר ביעילות ובמהירות.</w:t>
      </w:r>
    </w:p>
    <w:p w14:paraId="79D95B26" w14:textId="1F3AA795" w:rsidR="008810FC" w:rsidRPr="00103DCA" w:rsidRDefault="008810FC" w:rsidP="00C0353D">
      <w:pPr>
        <w:rPr>
          <w:rFonts w:ascii="Tahoma" w:hAnsi="Tahoma" w:cs="Tahoma"/>
          <w:sz w:val="20"/>
          <w:szCs w:val="20"/>
          <w:rtl/>
          <w:rPrChange w:id="5629"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5630"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5631"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5632"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5633"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5634"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5635"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5636"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5637"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5638"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5639"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5640"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5641"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5642"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5643"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5644"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5645"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5646"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5647"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5648"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5649" w:author="רינת אביטל" w:date="2022-05-12T09:18:00Z">
            <w:rPr/>
          </w:rPrChange>
        </w:rPr>
      </w:pPr>
    </w:p>
    <w:p w14:paraId="4037509E" w14:textId="3E8851C1" w:rsidR="00565F28"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0" w:author="רינת אביטל" w:date="2022-05-12T09:18:00Z">
            <w:rPr>
              <w:b/>
              <w:bCs/>
              <w:color w:val="89D7C3"/>
              <w:sz w:val="44"/>
              <w:szCs w:val="44"/>
              <w:rtl/>
            </w:rPr>
          </w:rPrChange>
        </w:rPr>
      </w:pPr>
      <w:bookmarkStart w:id="5651" w:name="_Toc10303963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52" w:author="רינת אביטל" w:date="2022-05-12T09:18:00Z">
            <w:rPr>
              <w:rFonts w:hint="eastAsia"/>
              <w:b/>
              <w:bCs/>
              <w:color w:val="89D7C3"/>
              <w:sz w:val="44"/>
              <w:szCs w:val="44"/>
              <w:rtl/>
            </w:rPr>
          </w:rPrChange>
        </w:rPr>
        <w:lastRenderedPageBreak/>
        <w:t>אבטחת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54" w:author="רינת אביטל" w:date="2022-05-12T09:18:00Z">
            <w:rPr>
              <w:rFonts w:hint="eastAsia"/>
              <w:b/>
              <w:bCs/>
              <w:color w:val="89D7C3"/>
              <w:sz w:val="44"/>
              <w:szCs w:val="44"/>
              <w:rtl/>
            </w:rPr>
          </w:rPrChange>
        </w:rPr>
        <w:t>מידע</w:t>
      </w:r>
      <w:bookmarkEnd w:id="5651"/>
    </w:p>
    <w:p w14:paraId="5478759E" w14:textId="4BCDA5D5" w:rsidR="00565F28" w:rsidRPr="002333F3" w:rsidRDefault="00565F28" w:rsidP="00314355">
      <w:pPr>
        <w:spacing w:line="360" w:lineRule="auto"/>
        <w:jc w:val="both"/>
        <w:rPr>
          <w:rFonts w:ascii="Tahoma" w:hAnsi="Tahoma" w:cs="Tahoma"/>
          <w:rtl/>
          <w:rPrChange w:id="5655" w:author="רינת אביטל" w:date="2022-05-12T09:18:00Z">
            <w:rPr>
              <w:sz w:val="28"/>
              <w:szCs w:val="28"/>
              <w:rtl/>
            </w:rPr>
          </w:rPrChange>
        </w:rPr>
      </w:pPr>
      <w:r w:rsidRPr="002333F3">
        <w:rPr>
          <w:rFonts w:ascii="Tahoma" w:hAnsi="Tahoma" w:cs="Tahoma" w:hint="eastAsia"/>
          <w:rtl/>
          <w:rPrChange w:id="5656" w:author="רינת אביטל" w:date="2022-05-12T09:18:00Z">
            <w:rPr>
              <w:rFonts w:hint="eastAsia"/>
              <w:sz w:val="28"/>
              <w:szCs w:val="28"/>
              <w:rtl/>
            </w:rPr>
          </w:rPrChange>
        </w:rPr>
        <w:t>הכ</w:t>
      </w:r>
      <w:r w:rsidR="004E30FC" w:rsidRPr="002333F3">
        <w:rPr>
          <w:rFonts w:ascii="Tahoma" w:hAnsi="Tahoma" w:cs="Tahoma" w:hint="eastAsia"/>
          <w:rtl/>
          <w:rPrChange w:id="5657" w:author="רינת אביטל" w:date="2022-05-12T09:18:00Z">
            <w:rPr>
              <w:rFonts w:hint="eastAsia"/>
              <w:sz w:val="28"/>
              <w:szCs w:val="28"/>
              <w:rtl/>
            </w:rPr>
          </w:rPrChange>
        </w:rPr>
        <w:t>ניס</w:t>
      </w:r>
      <w:r w:rsidRPr="002333F3">
        <w:rPr>
          <w:rFonts w:ascii="Tahoma" w:hAnsi="Tahoma" w:cs="Tahoma" w:hint="eastAsia"/>
          <w:rtl/>
          <w:rPrChange w:id="5658" w:author="רינת אביטל" w:date="2022-05-12T09:18:00Z">
            <w:rPr>
              <w:rFonts w:hint="eastAsia"/>
              <w:sz w:val="28"/>
              <w:szCs w:val="28"/>
              <w:rtl/>
            </w:rPr>
          </w:rPrChange>
        </w:rPr>
        <w:t>ה</w:t>
      </w:r>
      <w:r w:rsidRPr="002333F3">
        <w:rPr>
          <w:rFonts w:ascii="Tahoma" w:hAnsi="Tahoma" w:cs="Tahoma"/>
          <w:rtl/>
          <w:rPrChange w:id="5659" w:author="רינת אביטל" w:date="2022-05-12T09:18:00Z">
            <w:rPr>
              <w:sz w:val="28"/>
              <w:szCs w:val="28"/>
              <w:rtl/>
            </w:rPr>
          </w:rPrChange>
        </w:rPr>
        <w:t xml:space="preserve"> </w:t>
      </w:r>
      <w:r w:rsidRPr="002333F3">
        <w:rPr>
          <w:rFonts w:ascii="Tahoma" w:hAnsi="Tahoma" w:cs="Tahoma" w:hint="eastAsia"/>
          <w:rtl/>
          <w:rPrChange w:id="5660" w:author="רינת אביטל" w:date="2022-05-12T09:18:00Z">
            <w:rPr>
              <w:rFonts w:hint="eastAsia"/>
              <w:sz w:val="28"/>
              <w:szCs w:val="28"/>
              <w:rtl/>
            </w:rPr>
          </w:rPrChange>
        </w:rPr>
        <w:t>לחשבון</w:t>
      </w:r>
      <w:r w:rsidRPr="002333F3">
        <w:rPr>
          <w:rFonts w:ascii="Tahoma" w:hAnsi="Tahoma" w:cs="Tahoma"/>
          <w:rtl/>
          <w:rPrChange w:id="5661" w:author="רינת אביטל" w:date="2022-05-12T09:18:00Z">
            <w:rPr>
              <w:sz w:val="28"/>
              <w:szCs w:val="28"/>
              <w:rtl/>
            </w:rPr>
          </w:rPrChange>
        </w:rPr>
        <w:t xml:space="preserve"> </w:t>
      </w:r>
      <w:r w:rsidRPr="002333F3">
        <w:rPr>
          <w:rFonts w:ascii="Tahoma" w:hAnsi="Tahoma" w:cs="Tahoma" w:hint="eastAsia"/>
          <w:rtl/>
          <w:rPrChange w:id="5662" w:author="רינת אביטל" w:date="2022-05-12T09:18:00Z">
            <w:rPr>
              <w:rFonts w:hint="eastAsia"/>
              <w:sz w:val="28"/>
              <w:szCs w:val="28"/>
              <w:rtl/>
            </w:rPr>
          </w:rPrChange>
        </w:rPr>
        <w:t>האישי</w:t>
      </w:r>
      <w:r w:rsidRPr="002333F3">
        <w:rPr>
          <w:rFonts w:ascii="Tahoma" w:hAnsi="Tahoma" w:cs="Tahoma"/>
          <w:rtl/>
          <w:rPrChange w:id="5663" w:author="רינת אביטל" w:date="2022-05-12T09:18:00Z">
            <w:rPr>
              <w:sz w:val="28"/>
              <w:szCs w:val="28"/>
              <w:rtl/>
            </w:rPr>
          </w:rPrChange>
        </w:rPr>
        <w:t xml:space="preserve"> </w:t>
      </w:r>
      <w:r w:rsidRPr="002333F3">
        <w:rPr>
          <w:rFonts w:ascii="Tahoma" w:hAnsi="Tahoma" w:cs="Tahoma" w:hint="eastAsia"/>
          <w:rtl/>
          <w:rPrChange w:id="5664" w:author="רינת אביטל" w:date="2022-05-12T09:18:00Z">
            <w:rPr>
              <w:rFonts w:hint="eastAsia"/>
              <w:sz w:val="28"/>
              <w:szCs w:val="28"/>
              <w:rtl/>
            </w:rPr>
          </w:rPrChange>
        </w:rPr>
        <w:t>חייבת</w:t>
      </w:r>
      <w:r w:rsidRPr="002333F3">
        <w:rPr>
          <w:rFonts w:ascii="Tahoma" w:hAnsi="Tahoma" w:cs="Tahoma"/>
          <w:rtl/>
          <w:rPrChange w:id="5665" w:author="רינת אביטל" w:date="2022-05-12T09:18:00Z">
            <w:rPr>
              <w:sz w:val="28"/>
              <w:szCs w:val="28"/>
              <w:rtl/>
            </w:rPr>
          </w:rPrChange>
        </w:rPr>
        <w:t xml:space="preserve"> </w:t>
      </w:r>
      <w:r w:rsidRPr="002333F3">
        <w:rPr>
          <w:rFonts w:ascii="Tahoma" w:hAnsi="Tahoma" w:cs="Tahoma" w:hint="eastAsia"/>
          <w:rtl/>
          <w:rPrChange w:id="5666" w:author="רינת אביטל" w:date="2022-05-12T09:18:00Z">
            <w:rPr>
              <w:rFonts w:hint="eastAsia"/>
              <w:sz w:val="28"/>
              <w:szCs w:val="28"/>
              <w:rtl/>
            </w:rPr>
          </w:rPrChange>
        </w:rPr>
        <w:t>להתבצע</w:t>
      </w:r>
      <w:r w:rsidRPr="002333F3">
        <w:rPr>
          <w:rFonts w:ascii="Tahoma" w:hAnsi="Tahoma" w:cs="Tahoma"/>
          <w:rtl/>
          <w:rPrChange w:id="5667" w:author="רינת אביטל" w:date="2022-05-12T09:18:00Z">
            <w:rPr>
              <w:sz w:val="28"/>
              <w:szCs w:val="28"/>
              <w:rtl/>
            </w:rPr>
          </w:rPrChange>
        </w:rPr>
        <w:t xml:space="preserve"> </w:t>
      </w:r>
      <w:r w:rsidRPr="002333F3">
        <w:rPr>
          <w:rFonts w:ascii="Tahoma" w:hAnsi="Tahoma" w:cs="Tahoma" w:hint="eastAsia"/>
          <w:rtl/>
          <w:rPrChange w:id="5668" w:author="רינת אביטל" w:date="2022-05-12T09:18:00Z">
            <w:rPr>
              <w:rFonts w:hint="eastAsia"/>
              <w:sz w:val="28"/>
              <w:szCs w:val="28"/>
              <w:rtl/>
            </w:rPr>
          </w:rPrChange>
        </w:rPr>
        <w:t>בא</w:t>
      </w:r>
      <w:r w:rsidR="00CD73C7" w:rsidRPr="002333F3">
        <w:rPr>
          <w:rFonts w:ascii="Tahoma" w:hAnsi="Tahoma" w:cs="Tahoma" w:hint="eastAsia"/>
          <w:rtl/>
          <w:rPrChange w:id="5669" w:author="רינת אביטל" w:date="2022-05-12T09:18:00Z">
            <w:rPr>
              <w:rFonts w:hint="eastAsia"/>
              <w:sz w:val="28"/>
              <w:szCs w:val="28"/>
              <w:rtl/>
            </w:rPr>
          </w:rPrChange>
        </w:rPr>
        <w:t>מצעות</w:t>
      </w:r>
      <w:r w:rsidR="00CD73C7" w:rsidRPr="002333F3">
        <w:rPr>
          <w:rFonts w:ascii="Tahoma" w:hAnsi="Tahoma" w:cs="Tahoma"/>
          <w:rtl/>
          <w:rPrChange w:id="5670" w:author="רינת אביטל" w:date="2022-05-12T09:18:00Z">
            <w:rPr>
              <w:sz w:val="28"/>
              <w:szCs w:val="28"/>
              <w:rtl/>
            </w:rPr>
          </w:rPrChange>
        </w:rPr>
        <w:t xml:space="preserve"> </w:t>
      </w:r>
      <w:r w:rsidR="00CD73C7" w:rsidRPr="002333F3">
        <w:rPr>
          <w:rFonts w:ascii="Tahoma" w:hAnsi="Tahoma" w:cs="Tahoma" w:hint="eastAsia"/>
          <w:rtl/>
          <w:rPrChange w:id="5671" w:author="רינת אביטל" w:date="2022-05-12T09:18:00Z">
            <w:rPr>
              <w:rFonts w:hint="eastAsia"/>
              <w:sz w:val="28"/>
              <w:szCs w:val="28"/>
              <w:rtl/>
            </w:rPr>
          </w:rPrChange>
        </w:rPr>
        <w:t>הזנת</w:t>
      </w:r>
      <w:r w:rsidR="00CD73C7" w:rsidRPr="002333F3">
        <w:rPr>
          <w:rFonts w:ascii="Tahoma" w:hAnsi="Tahoma" w:cs="Tahoma"/>
          <w:rtl/>
          <w:rPrChange w:id="5672" w:author="רינת אביטל" w:date="2022-05-12T09:18:00Z">
            <w:rPr>
              <w:sz w:val="28"/>
              <w:szCs w:val="28"/>
              <w:rtl/>
            </w:rPr>
          </w:rPrChange>
        </w:rPr>
        <w:t xml:space="preserve"> </w:t>
      </w:r>
      <w:r w:rsidR="00CD73C7" w:rsidRPr="002333F3">
        <w:rPr>
          <w:rFonts w:ascii="Tahoma" w:hAnsi="Tahoma" w:cs="Tahoma" w:hint="eastAsia"/>
          <w:rtl/>
          <w:rPrChange w:id="5673" w:author="רינת אביטל" w:date="2022-05-12T09:18:00Z">
            <w:rPr>
              <w:rFonts w:hint="eastAsia"/>
              <w:sz w:val="28"/>
              <w:szCs w:val="28"/>
              <w:rtl/>
            </w:rPr>
          </w:rPrChange>
        </w:rPr>
        <w:t>שם</w:t>
      </w:r>
      <w:r w:rsidR="00CD73C7" w:rsidRPr="002333F3">
        <w:rPr>
          <w:rFonts w:ascii="Tahoma" w:hAnsi="Tahoma" w:cs="Tahoma"/>
          <w:rtl/>
          <w:rPrChange w:id="5674" w:author="רינת אביטל" w:date="2022-05-12T09:18:00Z">
            <w:rPr>
              <w:sz w:val="28"/>
              <w:szCs w:val="28"/>
              <w:rtl/>
            </w:rPr>
          </w:rPrChange>
        </w:rPr>
        <w:t xml:space="preserve"> </w:t>
      </w:r>
      <w:r w:rsidR="00CD73C7" w:rsidRPr="002333F3">
        <w:rPr>
          <w:rFonts w:ascii="Tahoma" w:hAnsi="Tahoma" w:cs="Tahoma" w:hint="eastAsia"/>
          <w:rtl/>
          <w:rPrChange w:id="5675" w:author="רינת אביטל" w:date="2022-05-12T09:18:00Z">
            <w:rPr>
              <w:rFonts w:hint="eastAsia"/>
              <w:sz w:val="28"/>
              <w:szCs w:val="28"/>
              <w:rtl/>
            </w:rPr>
          </w:rPrChange>
        </w:rPr>
        <w:t>משתמש</w:t>
      </w:r>
      <w:r w:rsidR="00CD73C7" w:rsidRPr="002333F3">
        <w:rPr>
          <w:rFonts w:ascii="Tahoma" w:hAnsi="Tahoma" w:cs="Tahoma"/>
          <w:rtl/>
          <w:rPrChange w:id="5676" w:author="רינת אביטל" w:date="2022-05-12T09:18:00Z">
            <w:rPr>
              <w:sz w:val="28"/>
              <w:szCs w:val="28"/>
              <w:rtl/>
            </w:rPr>
          </w:rPrChange>
        </w:rPr>
        <w:t xml:space="preserve"> </w:t>
      </w:r>
      <w:r w:rsidR="00CD73C7" w:rsidRPr="002333F3">
        <w:rPr>
          <w:rFonts w:ascii="Tahoma" w:hAnsi="Tahoma" w:cs="Tahoma" w:hint="eastAsia"/>
          <w:rtl/>
          <w:rPrChange w:id="5677" w:author="רינת אביטל" w:date="2022-05-12T09:18:00Z">
            <w:rPr>
              <w:rFonts w:hint="eastAsia"/>
              <w:sz w:val="28"/>
              <w:szCs w:val="28"/>
              <w:rtl/>
            </w:rPr>
          </w:rPrChange>
        </w:rPr>
        <w:t>וסיסמא</w:t>
      </w:r>
      <w:r w:rsidR="00CD73C7" w:rsidRPr="002333F3">
        <w:rPr>
          <w:rFonts w:ascii="Tahoma" w:hAnsi="Tahoma" w:cs="Tahoma"/>
          <w:rtl/>
          <w:rPrChange w:id="5678" w:author="רינת אביטל" w:date="2022-05-12T09:18:00Z">
            <w:rPr>
              <w:sz w:val="28"/>
              <w:szCs w:val="28"/>
              <w:rtl/>
            </w:rPr>
          </w:rPrChange>
        </w:rPr>
        <w:t xml:space="preserve">. </w:t>
      </w:r>
      <w:r w:rsidR="00CD73C7" w:rsidRPr="002333F3">
        <w:rPr>
          <w:rFonts w:ascii="Tahoma" w:hAnsi="Tahoma" w:cs="Tahoma" w:hint="eastAsia"/>
          <w:rtl/>
          <w:rPrChange w:id="5679" w:author="רינת אביטל" w:date="2022-05-12T09:18:00Z">
            <w:rPr>
              <w:rFonts w:hint="eastAsia"/>
              <w:sz w:val="28"/>
              <w:szCs w:val="28"/>
              <w:rtl/>
            </w:rPr>
          </w:rPrChange>
        </w:rPr>
        <w:t>כך</w:t>
      </w:r>
      <w:r w:rsidR="00CD73C7" w:rsidRPr="002333F3">
        <w:rPr>
          <w:rFonts w:ascii="Tahoma" w:hAnsi="Tahoma" w:cs="Tahoma"/>
          <w:rtl/>
          <w:rPrChange w:id="5680" w:author="רינת אביטל" w:date="2022-05-12T09:18:00Z">
            <w:rPr>
              <w:sz w:val="28"/>
              <w:szCs w:val="28"/>
              <w:rtl/>
            </w:rPr>
          </w:rPrChange>
        </w:rPr>
        <w:t xml:space="preserve"> </w:t>
      </w:r>
      <w:r w:rsidR="00CD73C7" w:rsidRPr="002333F3">
        <w:rPr>
          <w:rFonts w:ascii="Tahoma" w:hAnsi="Tahoma" w:cs="Tahoma" w:hint="eastAsia"/>
          <w:rtl/>
          <w:rPrChange w:id="5681" w:author="רינת אביטל" w:date="2022-05-12T09:18:00Z">
            <w:rPr>
              <w:rFonts w:hint="eastAsia"/>
              <w:sz w:val="28"/>
              <w:szCs w:val="28"/>
              <w:rtl/>
            </w:rPr>
          </w:rPrChange>
        </w:rPr>
        <w:t>משתמש</w:t>
      </w:r>
      <w:r w:rsidR="00CD73C7" w:rsidRPr="002333F3">
        <w:rPr>
          <w:rFonts w:ascii="Tahoma" w:hAnsi="Tahoma" w:cs="Tahoma"/>
          <w:rtl/>
          <w:rPrChange w:id="5682" w:author="רינת אביטל" w:date="2022-05-12T09:18:00Z">
            <w:rPr>
              <w:sz w:val="28"/>
              <w:szCs w:val="28"/>
              <w:rtl/>
            </w:rPr>
          </w:rPrChange>
        </w:rPr>
        <w:t xml:space="preserve"> </w:t>
      </w:r>
      <w:r w:rsidR="00CD73C7" w:rsidRPr="002333F3">
        <w:rPr>
          <w:rFonts w:ascii="Tahoma" w:hAnsi="Tahoma" w:cs="Tahoma" w:hint="eastAsia"/>
          <w:rtl/>
          <w:rPrChange w:id="5683" w:author="רינת אביטל" w:date="2022-05-12T09:18:00Z">
            <w:rPr>
              <w:rFonts w:hint="eastAsia"/>
              <w:sz w:val="28"/>
              <w:szCs w:val="28"/>
              <w:rtl/>
            </w:rPr>
          </w:rPrChange>
        </w:rPr>
        <w:t>יכול</w:t>
      </w:r>
      <w:r w:rsidR="00CD73C7" w:rsidRPr="002333F3">
        <w:rPr>
          <w:rFonts w:ascii="Tahoma" w:hAnsi="Tahoma" w:cs="Tahoma"/>
          <w:rtl/>
          <w:rPrChange w:id="5684" w:author="רינת אביטל" w:date="2022-05-12T09:18:00Z">
            <w:rPr>
              <w:sz w:val="28"/>
              <w:szCs w:val="28"/>
              <w:rtl/>
            </w:rPr>
          </w:rPrChange>
        </w:rPr>
        <w:t xml:space="preserve"> </w:t>
      </w:r>
      <w:r w:rsidR="00CD73C7" w:rsidRPr="002333F3">
        <w:rPr>
          <w:rFonts w:ascii="Tahoma" w:hAnsi="Tahoma" w:cs="Tahoma" w:hint="eastAsia"/>
          <w:rtl/>
          <w:rPrChange w:id="5685" w:author="רינת אביטל" w:date="2022-05-12T09:18:00Z">
            <w:rPr>
              <w:rFonts w:hint="eastAsia"/>
              <w:sz w:val="28"/>
              <w:szCs w:val="28"/>
              <w:rtl/>
            </w:rPr>
          </w:rPrChange>
        </w:rPr>
        <w:t>להיות</w:t>
      </w:r>
      <w:r w:rsidR="00CD73C7" w:rsidRPr="002333F3">
        <w:rPr>
          <w:rFonts w:ascii="Tahoma" w:hAnsi="Tahoma" w:cs="Tahoma"/>
          <w:rtl/>
          <w:rPrChange w:id="5686" w:author="רינת אביטל" w:date="2022-05-12T09:18:00Z">
            <w:rPr>
              <w:sz w:val="28"/>
              <w:szCs w:val="28"/>
              <w:rtl/>
            </w:rPr>
          </w:rPrChange>
        </w:rPr>
        <w:t xml:space="preserve"> </w:t>
      </w:r>
      <w:r w:rsidR="00CD73C7" w:rsidRPr="002333F3">
        <w:rPr>
          <w:rFonts w:ascii="Tahoma" w:hAnsi="Tahoma" w:cs="Tahoma" w:hint="eastAsia"/>
          <w:rtl/>
          <w:rPrChange w:id="5687" w:author="רינת אביטל" w:date="2022-05-12T09:18:00Z">
            <w:rPr>
              <w:rFonts w:hint="eastAsia"/>
              <w:sz w:val="28"/>
              <w:szCs w:val="28"/>
              <w:rtl/>
            </w:rPr>
          </w:rPrChange>
        </w:rPr>
        <w:t>רגוע</w:t>
      </w:r>
      <w:r w:rsidR="00CD73C7" w:rsidRPr="002333F3">
        <w:rPr>
          <w:rFonts w:ascii="Tahoma" w:hAnsi="Tahoma" w:cs="Tahoma"/>
          <w:rtl/>
          <w:rPrChange w:id="5688" w:author="רינת אביטל" w:date="2022-05-12T09:18:00Z">
            <w:rPr>
              <w:sz w:val="28"/>
              <w:szCs w:val="28"/>
              <w:rtl/>
            </w:rPr>
          </w:rPrChange>
        </w:rPr>
        <w:t xml:space="preserve"> </w:t>
      </w:r>
      <w:r w:rsidR="00CD73C7" w:rsidRPr="002333F3">
        <w:rPr>
          <w:rFonts w:ascii="Tahoma" w:hAnsi="Tahoma" w:cs="Tahoma" w:hint="eastAsia"/>
          <w:rtl/>
          <w:rPrChange w:id="5689" w:author="רינת אביטל" w:date="2022-05-12T09:18:00Z">
            <w:rPr>
              <w:rFonts w:hint="eastAsia"/>
              <w:sz w:val="28"/>
              <w:szCs w:val="28"/>
              <w:rtl/>
            </w:rPr>
          </w:rPrChange>
        </w:rPr>
        <w:t>שהמידע</w:t>
      </w:r>
      <w:r w:rsidR="00CD73C7" w:rsidRPr="002333F3">
        <w:rPr>
          <w:rFonts w:ascii="Tahoma" w:hAnsi="Tahoma" w:cs="Tahoma"/>
          <w:rtl/>
          <w:rPrChange w:id="5690" w:author="רינת אביטל" w:date="2022-05-12T09:18:00Z">
            <w:rPr>
              <w:sz w:val="28"/>
              <w:szCs w:val="28"/>
              <w:rtl/>
            </w:rPr>
          </w:rPrChange>
        </w:rPr>
        <w:t xml:space="preserve"> </w:t>
      </w:r>
      <w:r w:rsidR="00CD73C7" w:rsidRPr="002333F3">
        <w:rPr>
          <w:rFonts w:ascii="Tahoma" w:hAnsi="Tahoma" w:cs="Tahoma" w:hint="eastAsia"/>
          <w:rtl/>
          <w:rPrChange w:id="5691" w:author="רינת אביטל" w:date="2022-05-12T09:18:00Z">
            <w:rPr>
              <w:rFonts w:hint="eastAsia"/>
              <w:sz w:val="28"/>
              <w:szCs w:val="28"/>
              <w:rtl/>
            </w:rPr>
          </w:rPrChange>
        </w:rPr>
        <w:t>אודותיו</w:t>
      </w:r>
      <w:r w:rsidR="00CD73C7" w:rsidRPr="002333F3">
        <w:rPr>
          <w:rFonts w:ascii="Tahoma" w:hAnsi="Tahoma" w:cs="Tahoma"/>
          <w:rtl/>
          <w:rPrChange w:id="5692" w:author="רינת אביטל" w:date="2022-05-12T09:18:00Z">
            <w:rPr>
              <w:sz w:val="28"/>
              <w:szCs w:val="28"/>
              <w:rtl/>
            </w:rPr>
          </w:rPrChange>
        </w:rPr>
        <w:t xml:space="preserve"> </w:t>
      </w:r>
      <w:r w:rsidR="00CD73C7" w:rsidRPr="002333F3">
        <w:rPr>
          <w:rFonts w:ascii="Tahoma" w:hAnsi="Tahoma" w:cs="Tahoma" w:hint="eastAsia"/>
          <w:rtl/>
          <w:rPrChange w:id="5693" w:author="רינת אביטל" w:date="2022-05-12T09:18:00Z">
            <w:rPr>
              <w:rFonts w:hint="eastAsia"/>
              <w:sz w:val="28"/>
              <w:szCs w:val="28"/>
              <w:rtl/>
            </w:rPr>
          </w:rPrChange>
        </w:rPr>
        <w:t>שמור</w:t>
      </w:r>
      <w:r w:rsidR="00CD73C7" w:rsidRPr="002333F3">
        <w:rPr>
          <w:rFonts w:ascii="Tahoma" w:hAnsi="Tahoma" w:cs="Tahoma"/>
          <w:rtl/>
          <w:rPrChange w:id="5694" w:author="רינת אביטל" w:date="2022-05-12T09:18:00Z">
            <w:rPr>
              <w:sz w:val="28"/>
              <w:szCs w:val="28"/>
              <w:rtl/>
            </w:rPr>
          </w:rPrChange>
        </w:rPr>
        <w:t xml:space="preserve"> </w:t>
      </w:r>
      <w:r w:rsidR="00CD73C7" w:rsidRPr="002333F3">
        <w:rPr>
          <w:rFonts w:ascii="Tahoma" w:hAnsi="Tahoma" w:cs="Tahoma" w:hint="eastAsia"/>
          <w:rtl/>
          <w:rPrChange w:id="5695" w:author="רינת אביטל" w:date="2022-05-12T09:18:00Z">
            <w:rPr>
              <w:rFonts w:hint="eastAsia"/>
              <w:sz w:val="28"/>
              <w:szCs w:val="28"/>
              <w:rtl/>
            </w:rPr>
          </w:rPrChange>
        </w:rPr>
        <w:t>במערכת</w:t>
      </w:r>
      <w:r w:rsidR="00CD73C7" w:rsidRPr="002333F3">
        <w:rPr>
          <w:rFonts w:ascii="Tahoma" w:hAnsi="Tahoma" w:cs="Tahoma"/>
          <w:rtl/>
          <w:rPrChange w:id="5696" w:author="רינת אביטל" w:date="2022-05-12T09:18:00Z">
            <w:rPr>
              <w:sz w:val="28"/>
              <w:szCs w:val="28"/>
              <w:rtl/>
            </w:rPr>
          </w:rPrChange>
        </w:rPr>
        <w:t xml:space="preserve"> </w:t>
      </w:r>
      <w:r w:rsidR="00CD73C7" w:rsidRPr="002333F3">
        <w:rPr>
          <w:rFonts w:ascii="Tahoma" w:hAnsi="Tahoma" w:cs="Tahoma" w:hint="eastAsia"/>
          <w:rtl/>
          <w:rPrChange w:id="5697" w:author="רינת אביטל" w:date="2022-05-12T09:18:00Z">
            <w:rPr>
              <w:rFonts w:hint="eastAsia"/>
              <w:sz w:val="28"/>
              <w:szCs w:val="28"/>
              <w:rtl/>
            </w:rPr>
          </w:rPrChange>
        </w:rPr>
        <w:t>וחסוי</w:t>
      </w:r>
      <w:r w:rsidR="00CD73C7" w:rsidRPr="002333F3">
        <w:rPr>
          <w:rFonts w:ascii="Tahoma" w:hAnsi="Tahoma" w:cs="Tahoma"/>
          <w:rtl/>
          <w:rPrChange w:id="5698" w:author="רינת אביטל" w:date="2022-05-12T09:18:00Z">
            <w:rPr>
              <w:sz w:val="28"/>
              <w:szCs w:val="28"/>
              <w:rtl/>
            </w:rPr>
          </w:rPrChange>
        </w:rPr>
        <w:t>.</w:t>
      </w:r>
    </w:p>
    <w:p w14:paraId="4BCDE775" w14:textId="4DD6D2CF" w:rsidR="00CD7DD7" w:rsidRPr="002333F3" w:rsidRDefault="00CD73C7" w:rsidP="00314355">
      <w:pPr>
        <w:spacing w:line="360" w:lineRule="auto"/>
        <w:jc w:val="both"/>
        <w:rPr>
          <w:rFonts w:ascii="Tahoma" w:hAnsi="Tahoma" w:cs="Tahoma"/>
          <w:rtl/>
        </w:rPr>
      </w:pPr>
      <w:r w:rsidRPr="002333F3">
        <w:rPr>
          <w:rFonts w:ascii="Tahoma" w:hAnsi="Tahoma" w:cs="Tahoma" w:hint="eastAsia"/>
          <w:rtl/>
          <w:rPrChange w:id="5699" w:author="רינת אביטל" w:date="2022-05-12T09:18:00Z">
            <w:rPr>
              <w:rFonts w:hint="eastAsia"/>
              <w:sz w:val="28"/>
              <w:szCs w:val="28"/>
              <w:rtl/>
            </w:rPr>
          </w:rPrChange>
        </w:rPr>
        <w:t>באופן</w:t>
      </w:r>
      <w:r w:rsidRPr="002333F3">
        <w:rPr>
          <w:rFonts w:ascii="Tahoma" w:hAnsi="Tahoma" w:cs="Tahoma"/>
          <w:rtl/>
          <w:rPrChange w:id="5700" w:author="רינת אביטל" w:date="2022-05-12T09:18:00Z">
            <w:rPr>
              <w:sz w:val="28"/>
              <w:szCs w:val="28"/>
              <w:rtl/>
            </w:rPr>
          </w:rPrChange>
        </w:rPr>
        <w:t xml:space="preserve"> </w:t>
      </w:r>
      <w:r w:rsidRPr="002333F3">
        <w:rPr>
          <w:rFonts w:ascii="Tahoma" w:hAnsi="Tahoma" w:cs="Tahoma" w:hint="eastAsia"/>
          <w:rtl/>
          <w:rPrChange w:id="5701" w:author="רינת אביטל" w:date="2022-05-12T09:18:00Z">
            <w:rPr>
              <w:rFonts w:hint="eastAsia"/>
              <w:sz w:val="28"/>
              <w:szCs w:val="28"/>
              <w:rtl/>
            </w:rPr>
          </w:rPrChange>
        </w:rPr>
        <w:t>כללי</w:t>
      </w:r>
      <w:r w:rsidR="00CD7DD7" w:rsidRPr="002333F3">
        <w:rPr>
          <w:rFonts w:ascii="Tahoma" w:hAnsi="Tahoma" w:cs="Tahoma" w:hint="cs"/>
          <w:rtl/>
        </w:rPr>
        <w:t xml:space="preserve"> </w:t>
      </w:r>
      <w:r w:rsidRPr="002333F3">
        <w:rPr>
          <w:rFonts w:ascii="Tahoma" w:hAnsi="Tahoma" w:cs="Tahoma"/>
          <w:rtl/>
          <w:rPrChange w:id="5702" w:author="רינת אביטל" w:date="2022-05-12T09:18:00Z">
            <w:rPr>
              <w:sz w:val="28"/>
              <w:szCs w:val="28"/>
              <w:rtl/>
            </w:rPr>
          </w:rPrChange>
        </w:rPr>
        <w:t xml:space="preserve"> </w:t>
      </w:r>
      <w:r w:rsidRPr="002333F3">
        <w:rPr>
          <w:rFonts w:ascii="Tahoma" w:hAnsi="Tahoma" w:cs="Tahoma" w:hint="eastAsia"/>
          <w:rtl/>
          <w:rPrChange w:id="5703" w:author="רינת אביטל" w:date="2022-05-12T09:18:00Z">
            <w:rPr>
              <w:rFonts w:hint="eastAsia"/>
              <w:sz w:val="28"/>
              <w:szCs w:val="28"/>
              <w:rtl/>
            </w:rPr>
          </w:rPrChange>
        </w:rPr>
        <w:t>כניסה</w:t>
      </w:r>
      <w:r w:rsidRPr="002333F3">
        <w:rPr>
          <w:rFonts w:ascii="Tahoma" w:hAnsi="Tahoma" w:cs="Tahoma"/>
          <w:rtl/>
          <w:rPrChange w:id="5704" w:author="רינת אביטל" w:date="2022-05-12T09:18:00Z">
            <w:rPr>
              <w:sz w:val="28"/>
              <w:szCs w:val="28"/>
              <w:rtl/>
            </w:rPr>
          </w:rPrChange>
        </w:rPr>
        <w:t xml:space="preserve"> </w:t>
      </w:r>
      <w:r w:rsidRPr="002333F3">
        <w:rPr>
          <w:rFonts w:ascii="Tahoma" w:hAnsi="Tahoma" w:cs="Tahoma" w:hint="eastAsia"/>
          <w:rtl/>
          <w:rPrChange w:id="5705" w:author="רינת אביטל" w:date="2022-05-12T09:18:00Z">
            <w:rPr>
              <w:rFonts w:hint="eastAsia"/>
              <w:sz w:val="28"/>
              <w:szCs w:val="28"/>
              <w:rtl/>
            </w:rPr>
          </w:rPrChange>
        </w:rPr>
        <w:t>למערכת</w:t>
      </w:r>
      <w:r w:rsidRPr="002333F3">
        <w:rPr>
          <w:rFonts w:ascii="Tahoma" w:hAnsi="Tahoma" w:cs="Tahoma"/>
          <w:rtl/>
          <w:rPrChange w:id="5706" w:author="רינת אביטל" w:date="2022-05-12T09:18:00Z">
            <w:rPr>
              <w:sz w:val="28"/>
              <w:szCs w:val="28"/>
              <w:rtl/>
            </w:rPr>
          </w:rPrChange>
        </w:rPr>
        <w:t xml:space="preserve"> </w:t>
      </w:r>
      <w:r w:rsidRPr="002333F3">
        <w:rPr>
          <w:rFonts w:ascii="Tahoma" w:hAnsi="Tahoma" w:cs="Tahoma" w:hint="eastAsia"/>
          <w:rtl/>
          <w:rPrChange w:id="5707" w:author="רינת אביטל" w:date="2022-05-12T09:18:00Z">
            <w:rPr>
              <w:rFonts w:hint="eastAsia"/>
              <w:sz w:val="28"/>
              <w:szCs w:val="28"/>
              <w:rtl/>
            </w:rPr>
          </w:rPrChange>
        </w:rPr>
        <w:t>לא</w:t>
      </w:r>
      <w:r w:rsidRPr="002333F3">
        <w:rPr>
          <w:rFonts w:ascii="Tahoma" w:hAnsi="Tahoma" w:cs="Tahoma"/>
          <w:rtl/>
          <w:rPrChange w:id="5708" w:author="רינת אביטל" w:date="2022-05-12T09:18:00Z">
            <w:rPr>
              <w:sz w:val="28"/>
              <w:szCs w:val="28"/>
              <w:rtl/>
            </w:rPr>
          </w:rPrChange>
        </w:rPr>
        <w:t xml:space="preserve"> </w:t>
      </w:r>
      <w:r w:rsidRPr="002333F3">
        <w:rPr>
          <w:rFonts w:ascii="Tahoma" w:hAnsi="Tahoma" w:cs="Tahoma" w:hint="eastAsia"/>
          <w:rtl/>
          <w:rPrChange w:id="5709" w:author="רינת אביטל" w:date="2022-05-12T09:18:00Z">
            <w:rPr>
              <w:rFonts w:hint="eastAsia"/>
              <w:sz w:val="28"/>
              <w:szCs w:val="28"/>
              <w:rtl/>
            </w:rPr>
          </w:rPrChange>
        </w:rPr>
        <w:t>מחייבת</w:t>
      </w:r>
      <w:r w:rsidRPr="002333F3">
        <w:rPr>
          <w:rFonts w:ascii="Tahoma" w:hAnsi="Tahoma" w:cs="Tahoma"/>
          <w:rtl/>
          <w:rPrChange w:id="5710" w:author="רינת אביטל" w:date="2022-05-12T09:18:00Z">
            <w:rPr>
              <w:sz w:val="28"/>
              <w:szCs w:val="28"/>
              <w:rtl/>
            </w:rPr>
          </w:rPrChange>
        </w:rPr>
        <w:t xml:space="preserve"> </w:t>
      </w:r>
      <w:r w:rsidRPr="002333F3">
        <w:rPr>
          <w:rFonts w:ascii="Tahoma" w:hAnsi="Tahoma" w:cs="Tahoma" w:hint="eastAsia"/>
          <w:rtl/>
          <w:rPrChange w:id="5711" w:author="רינת אביטל" w:date="2022-05-12T09:18:00Z">
            <w:rPr>
              <w:rFonts w:hint="eastAsia"/>
              <w:sz w:val="28"/>
              <w:szCs w:val="28"/>
              <w:rtl/>
            </w:rPr>
          </w:rPrChange>
        </w:rPr>
        <w:t>התחברות</w:t>
      </w:r>
      <w:r w:rsidRPr="002333F3">
        <w:rPr>
          <w:rFonts w:ascii="Tahoma" w:hAnsi="Tahoma" w:cs="Tahoma"/>
          <w:rtl/>
          <w:rPrChange w:id="5712" w:author="רינת אביטל" w:date="2022-05-12T09:18:00Z">
            <w:rPr>
              <w:sz w:val="28"/>
              <w:szCs w:val="28"/>
              <w:rtl/>
            </w:rPr>
          </w:rPrChange>
        </w:rPr>
        <w:t xml:space="preserve"> </w:t>
      </w:r>
      <w:r w:rsidRPr="002333F3">
        <w:rPr>
          <w:rFonts w:ascii="Tahoma" w:hAnsi="Tahoma" w:cs="Tahoma" w:hint="eastAsia"/>
          <w:rtl/>
          <w:rPrChange w:id="5713" w:author="רינת אביטל" w:date="2022-05-12T09:18:00Z">
            <w:rPr>
              <w:rFonts w:hint="eastAsia"/>
              <w:sz w:val="28"/>
              <w:szCs w:val="28"/>
              <w:rtl/>
            </w:rPr>
          </w:rPrChange>
        </w:rPr>
        <w:t>באמצעות</w:t>
      </w:r>
      <w:r w:rsidRPr="002333F3">
        <w:rPr>
          <w:rFonts w:ascii="Tahoma" w:hAnsi="Tahoma" w:cs="Tahoma"/>
          <w:rtl/>
          <w:rPrChange w:id="5714" w:author="רינת אביטל" w:date="2022-05-12T09:18:00Z">
            <w:rPr>
              <w:sz w:val="28"/>
              <w:szCs w:val="28"/>
              <w:rtl/>
            </w:rPr>
          </w:rPrChange>
        </w:rPr>
        <w:t xml:space="preserve"> </w:t>
      </w:r>
      <w:r w:rsidRPr="002333F3">
        <w:rPr>
          <w:rFonts w:ascii="Tahoma" w:hAnsi="Tahoma" w:cs="Tahoma" w:hint="eastAsia"/>
          <w:rtl/>
          <w:rPrChange w:id="5715" w:author="רינת אביטל" w:date="2022-05-12T09:18:00Z">
            <w:rPr>
              <w:rFonts w:hint="eastAsia"/>
              <w:sz w:val="28"/>
              <w:szCs w:val="28"/>
              <w:rtl/>
            </w:rPr>
          </w:rPrChange>
        </w:rPr>
        <w:t>סיסמא</w:t>
      </w:r>
      <w:r w:rsidRPr="002333F3">
        <w:rPr>
          <w:rFonts w:ascii="Tahoma" w:hAnsi="Tahoma" w:cs="Tahoma"/>
          <w:rtl/>
          <w:rPrChange w:id="5716" w:author="רינת אביטל" w:date="2022-05-12T09:18:00Z">
            <w:rPr>
              <w:sz w:val="28"/>
              <w:szCs w:val="28"/>
              <w:rtl/>
            </w:rPr>
          </w:rPrChange>
        </w:rPr>
        <w:t xml:space="preserve"> </w:t>
      </w:r>
      <w:r w:rsidRPr="002333F3">
        <w:rPr>
          <w:rFonts w:ascii="Tahoma" w:hAnsi="Tahoma" w:cs="Tahoma" w:hint="eastAsia"/>
          <w:rtl/>
          <w:rPrChange w:id="5717" w:author="רינת אביטל" w:date="2022-05-12T09:18:00Z">
            <w:rPr>
              <w:rFonts w:hint="eastAsia"/>
              <w:sz w:val="28"/>
              <w:szCs w:val="28"/>
              <w:rtl/>
            </w:rPr>
          </w:rPrChange>
        </w:rPr>
        <w:t>אך</w:t>
      </w:r>
      <w:r w:rsidRPr="002333F3">
        <w:rPr>
          <w:rFonts w:ascii="Tahoma" w:hAnsi="Tahoma" w:cs="Tahoma"/>
          <w:rtl/>
          <w:rPrChange w:id="5718" w:author="רינת אביטל" w:date="2022-05-12T09:18:00Z">
            <w:rPr>
              <w:sz w:val="28"/>
              <w:szCs w:val="28"/>
              <w:rtl/>
            </w:rPr>
          </w:rPrChange>
        </w:rPr>
        <w:t xml:space="preserve"> </w:t>
      </w:r>
      <w:r w:rsidRPr="002333F3">
        <w:rPr>
          <w:rFonts w:ascii="Tahoma" w:hAnsi="Tahoma" w:cs="Tahoma" w:hint="eastAsia"/>
          <w:rtl/>
          <w:rPrChange w:id="5719" w:author="רינת אביטל" w:date="2022-05-12T09:18:00Z">
            <w:rPr>
              <w:rFonts w:hint="eastAsia"/>
              <w:sz w:val="28"/>
              <w:szCs w:val="28"/>
              <w:rtl/>
            </w:rPr>
          </w:rPrChange>
        </w:rPr>
        <w:t>כל</w:t>
      </w:r>
      <w:r w:rsidRPr="002333F3">
        <w:rPr>
          <w:rFonts w:ascii="Tahoma" w:hAnsi="Tahoma" w:cs="Tahoma"/>
          <w:rtl/>
          <w:rPrChange w:id="5720" w:author="רינת אביטל" w:date="2022-05-12T09:18:00Z">
            <w:rPr>
              <w:sz w:val="28"/>
              <w:szCs w:val="28"/>
              <w:rtl/>
            </w:rPr>
          </w:rPrChange>
        </w:rPr>
        <w:t xml:space="preserve"> </w:t>
      </w:r>
      <w:r w:rsidRPr="002333F3">
        <w:rPr>
          <w:rFonts w:ascii="Tahoma" w:hAnsi="Tahoma" w:cs="Tahoma" w:hint="eastAsia"/>
          <w:rtl/>
          <w:rPrChange w:id="5721" w:author="רינת אביטל" w:date="2022-05-12T09:18:00Z">
            <w:rPr>
              <w:rFonts w:hint="eastAsia"/>
              <w:sz w:val="28"/>
              <w:szCs w:val="28"/>
              <w:rtl/>
            </w:rPr>
          </w:rPrChange>
        </w:rPr>
        <w:t>פעילות</w:t>
      </w:r>
      <w:r w:rsidRPr="002333F3">
        <w:rPr>
          <w:rFonts w:ascii="Tahoma" w:hAnsi="Tahoma" w:cs="Tahoma"/>
          <w:rtl/>
          <w:rPrChange w:id="5722" w:author="רינת אביטל" w:date="2022-05-12T09:18:00Z">
            <w:rPr>
              <w:sz w:val="28"/>
              <w:szCs w:val="28"/>
              <w:rtl/>
            </w:rPr>
          </w:rPrChange>
        </w:rPr>
        <w:t xml:space="preserve"> </w:t>
      </w:r>
      <w:r w:rsidRPr="002333F3">
        <w:rPr>
          <w:rFonts w:ascii="Tahoma" w:hAnsi="Tahoma" w:cs="Tahoma" w:hint="eastAsia"/>
          <w:rtl/>
          <w:rPrChange w:id="5723" w:author="רינת אביטל" w:date="2022-05-12T09:18:00Z">
            <w:rPr>
              <w:rFonts w:hint="eastAsia"/>
              <w:sz w:val="28"/>
              <w:szCs w:val="28"/>
              <w:rtl/>
            </w:rPr>
          </w:rPrChange>
        </w:rPr>
        <w:t>במערכת</w:t>
      </w:r>
      <w:r w:rsidRPr="002333F3">
        <w:rPr>
          <w:rFonts w:ascii="Tahoma" w:hAnsi="Tahoma" w:cs="Tahoma"/>
          <w:rtl/>
          <w:rPrChange w:id="5724" w:author="רינת אביטל" w:date="2022-05-12T09:18:00Z">
            <w:rPr>
              <w:sz w:val="28"/>
              <w:szCs w:val="28"/>
              <w:rtl/>
            </w:rPr>
          </w:rPrChange>
        </w:rPr>
        <w:t xml:space="preserve"> </w:t>
      </w:r>
      <w:r w:rsidRPr="002333F3">
        <w:rPr>
          <w:rFonts w:ascii="Tahoma" w:hAnsi="Tahoma" w:cs="Tahoma" w:hint="eastAsia"/>
          <w:rtl/>
          <w:rPrChange w:id="5725" w:author="רינת אביטל" w:date="2022-05-12T09:18:00Z">
            <w:rPr>
              <w:rFonts w:hint="eastAsia"/>
              <w:sz w:val="28"/>
              <w:szCs w:val="28"/>
              <w:rtl/>
            </w:rPr>
          </w:rPrChange>
        </w:rPr>
        <w:t>של</w:t>
      </w:r>
      <w:r w:rsidR="00CD7DD7" w:rsidRPr="002333F3">
        <w:rPr>
          <w:rFonts w:ascii="Tahoma" w:hAnsi="Tahoma" w:cs="Tahoma" w:hint="cs"/>
          <w:rtl/>
        </w:rPr>
        <w:t xml:space="preserve"> היסטוריית חיפוש של פונקציה לא תהיה קיימת אלא אם תהיה הרשמה או התחברות</w:t>
      </w:r>
    </w:p>
    <w:p w14:paraId="4A8C1912" w14:textId="1434A400" w:rsidR="008810FC" w:rsidRPr="002333F3" w:rsidRDefault="00CD73C7" w:rsidP="00314355">
      <w:pPr>
        <w:spacing w:line="360" w:lineRule="auto"/>
        <w:rPr>
          <w:rFonts w:ascii="Tahoma" w:hAnsi="Tahoma" w:cs="Tahoma"/>
          <w:rtl/>
          <w:rPrChange w:id="5726" w:author="רינת אביטל" w:date="2022-05-12T09:18:00Z">
            <w:rPr>
              <w:sz w:val="28"/>
              <w:szCs w:val="28"/>
              <w:rtl/>
            </w:rPr>
          </w:rPrChange>
        </w:rPr>
      </w:pPr>
      <w:r w:rsidRPr="002333F3">
        <w:rPr>
          <w:rFonts w:ascii="Tahoma" w:hAnsi="Tahoma" w:cs="Tahoma"/>
          <w:rtl/>
          <w:rPrChange w:id="5727" w:author="רינת אביטל" w:date="2022-05-12T09:18:00Z">
            <w:rPr>
              <w:sz w:val="28"/>
              <w:szCs w:val="28"/>
              <w:rtl/>
            </w:rPr>
          </w:rPrChange>
        </w:rPr>
        <w:t xml:space="preserve"> </w:t>
      </w:r>
    </w:p>
    <w:p w14:paraId="672D461B" w14:textId="5FD54821" w:rsidR="008810FC" w:rsidRPr="00103DCA" w:rsidRDefault="008810FC" w:rsidP="00314355">
      <w:pPr>
        <w:spacing w:line="360" w:lineRule="auto"/>
        <w:rPr>
          <w:rFonts w:ascii="Tahoma" w:hAnsi="Tahoma" w:cs="Tahoma"/>
          <w:sz w:val="20"/>
          <w:szCs w:val="20"/>
          <w:rtl/>
          <w:rPrChange w:id="5728" w:author="רינת אביטל" w:date="2022-05-12T09:18:00Z">
            <w:rPr>
              <w:rtl/>
            </w:rPr>
          </w:rPrChange>
        </w:rPr>
      </w:pPr>
    </w:p>
    <w:p w14:paraId="143CF0C2" w14:textId="3A5EC66E" w:rsidR="008810FC" w:rsidRPr="00103DCA" w:rsidRDefault="008810FC" w:rsidP="00314355">
      <w:pPr>
        <w:spacing w:line="360" w:lineRule="auto"/>
        <w:rPr>
          <w:rFonts w:ascii="Tahoma" w:hAnsi="Tahoma" w:cs="Tahoma"/>
          <w:sz w:val="20"/>
          <w:szCs w:val="20"/>
          <w:rtl/>
          <w:rPrChange w:id="5729"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5730"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5731"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5732"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5733"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5734"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5735"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5736"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5737"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5738"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5739"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5740"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5741"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5742"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5743" w:author="רינת אביטל" w:date="2022-05-12T09:18:00Z">
            <w:rPr>
              <w:rtl/>
            </w:rPr>
          </w:rPrChange>
        </w:rPr>
      </w:pPr>
    </w:p>
    <w:p w14:paraId="27F1CFC6" w14:textId="4CFE4944" w:rsidR="008810FC" w:rsidRDefault="008810FC" w:rsidP="00C0353D">
      <w:pPr>
        <w:rPr>
          <w:rFonts w:ascii="Tahoma" w:hAnsi="Tahoma" w:cs="Tahoma"/>
          <w:sz w:val="20"/>
          <w:szCs w:val="20"/>
          <w:rtl/>
        </w:rPr>
      </w:pPr>
    </w:p>
    <w:p w14:paraId="524D8188" w14:textId="77777777" w:rsidR="00EF12AB" w:rsidRPr="00103DCA" w:rsidRDefault="00EF12AB" w:rsidP="00C0353D">
      <w:pPr>
        <w:rPr>
          <w:rFonts w:ascii="Tahoma" w:hAnsi="Tahoma" w:cs="Tahoma"/>
          <w:sz w:val="20"/>
          <w:szCs w:val="20"/>
          <w:rtl/>
          <w:rPrChange w:id="5744"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5745"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5746"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5747"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5748"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5749"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5750"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5751" w:author="רינת אביטל" w:date="2022-05-12T09:18:00Z">
            <w:rPr/>
          </w:rPrChange>
        </w:rPr>
      </w:pPr>
    </w:p>
    <w:p w14:paraId="77EA2867" w14:textId="1ACE1452"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52" w:author="רינת אביטל" w:date="2022-05-12T09:18:00Z">
            <w:rPr>
              <w:b/>
              <w:bCs/>
              <w:color w:val="89D7C3"/>
              <w:sz w:val="44"/>
              <w:szCs w:val="44"/>
              <w:rtl/>
            </w:rPr>
          </w:rPrChange>
        </w:rPr>
      </w:pPr>
      <w:bookmarkStart w:id="5753" w:name="_Toc10303963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54" w:author="רינת אביטל" w:date="2022-05-12T09:18:00Z">
            <w:rPr>
              <w:rFonts w:hint="eastAsia"/>
              <w:b/>
              <w:bCs/>
              <w:color w:val="89D7C3"/>
              <w:sz w:val="44"/>
              <w:szCs w:val="44"/>
              <w:rtl/>
            </w:rPr>
          </w:rPrChange>
        </w:rPr>
        <w:lastRenderedPageBreak/>
        <w:t>מסקנות</w:t>
      </w:r>
      <w:bookmarkEnd w:id="5753"/>
    </w:p>
    <w:p w14:paraId="38B7C35F" w14:textId="6527BB3D" w:rsidR="005731D1" w:rsidRDefault="005731D1" w:rsidP="005731D1">
      <w:pPr>
        <w:spacing w:after="240" w:line="360" w:lineRule="auto"/>
        <w:jc w:val="both"/>
        <w:rPr>
          <w:rFonts w:ascii="Tahoma" w:hAnsi="Tahoma" w:cs="Tahoma"/>
          <w:rtl/>
        </w:rPr>
      </w:pPr>
      <w:r>
        <w:rPr>
          <w:rFonts w:ascii="Tahoma" w:hAnsi="Tahoma" w:cs="Tahoma" w:hint="cs"/>
          <w:rtl/>
        </w:rPr>
        <w:t>סוף כל סוף הגע</w:t>
      </w:r>
      <w:r w:rsidR="007D6827">
        <w:rPr>
          <w:rFonts w:ascii="Tahoma" w:hAnsi="Tahoma" w:cs="Tahoma" w:hint="cs"/>
          <w:rtl/>
        </w:rPr>
        <w:t>תי</w:t>
      </w:r>
      <w:r>
        <w:rPr>
          <w:rFonts w:ascii="Tahoma" w:hAnsi="Tahoma" w:cs="Tahoma" w:hint="cs"/>
          <w:rtl/>
        </w:rPr>
        <w:t xml:space="preserve"> לזמן חתימת הספר, בו חשפ</w:t>
      </w:r>
      <w:r w:rsidR="007D6827">
        <w:rPr>
          <w:rFonts w:ascii="Tahoma" w:hAnsi="Tahoma" w:cs="Tahoma" w:hint="cs"/>
          <w:rtl/>
        </w:rPr>
        <w:t>תי</w:t>
      </w:r>
      <w:r>
        <w:rPr>
          <w:rFonts w:ascii="Tahoma" w:hAnsi="Tahoma" w:cs="Tahoma" w:hint="cs"/>
          <w:rtl/>
        </w:rPr>
        <w:t xml:space="preserve"> טפח ממה שמאחורי הפרויקט וסקר</w:t>
      </w:r>
      <w:r w:rsidR="007D6827">
        <w:rPr>
          <w:rFonts w:ascii="Tahoma" w:hAnsi="Tahoma" w:cs="Tahoma" w:hint="cs"/>
          <w:rtl/>
        </w:rPr>
        <w:t>תי</w:t>
      </w:r>
      <w:r>
        <w:rPr>
          <w:rFonts w:ascii="Tahoma" w:hAnsi="Tahoma" w:cs="Tahoma" w:hint="cs"/>
          <w:rtl/>
        </w:rPr>
        <w:t xml:space="preserve"> במעט את תהליך ההתלמדות המופלא, רצוף העמל וההשקעה, עמקני ועשיר בגילויים כה מרתקים, בו הוספ</w:t>
      </w:r>
      <w:r w:rsidR="00E13BA5">
        <w:rPr>
          <w:rFonts w:ascii="Tahoma" w:hAnsi="Tahoma" w:cs="Tahoma" w:hint="cs"/>
          <w:rtl/>
        </w:rPr>
        <w:t xml:space="preserve">תי </w:t>
      </w:r>
      <w:r>
        <w:rPr>
          <w:rFonts w:ascii="Tahoma" w:hAnsi="Tahoma" w:cs="Tahoma" w:hint="cs"/>
          <w:rtl/>
        </w:rPr>
        <w:t>ידע והתנסות בתחומים רבים ומגוונים.</w:t>
      </w:r>
    </w:p>
    <w:p w14:paraId="7CCEF271" w14:textId="2A89F1D8" w:rsidR="005731D1" w:rsidRDefault="005731D1" w:rsidP="005731D1">
      <w:pPr>
        <w:spacing w:after="240" w:line="360" w:lineRule="auto"/>
        <w:jc w:val="both"/>
        <w:rPr>
          <w:rFonts w:ascii="Tahoma" w:hAnsi="Tahoma" w:cs="Tahoma"/>
          <w:rtl/>
        </w:rPr>
      </w:pPr>
      <w:r>
        <w:rPr>
          <w:rFonts w:ascii="Tahoma" w:hAnsi="Tahoma" w:cs="Tahoma"/>
          <w:rtl/>
        </w:rPr>
        <w:t>תחילה, תכנון הפרויקט ושלבי העבודה, נראה בעיני</w:t>
      </w:r>
      <w:r w:rsidR="00E13BA5">
        <w:rPr>
          <w:rFonts w:ascii="Tahoma" w:hAnsi="Tahoma" w:cs="Tahoma" w:hint="cs"/>
          <w:rtl/>
        </w:rPr>
        <w:t xml:space="preserve"> </w:t>
      </w:r>
      <w:r>
        <w:rPr>
          <w:rFonts w:ascii="Tahoma" w:hAnsi="Tahoma" w:cs="Tahoma"/>
          <w:rtl/>
        </w:rPr>
        <w:t>כמשימה בלתי אפשרית</w:t>
      </w:r>
      <w:r>
        <w:rPr>
          <w:rFonts w:ascii="Tahoma" w:hAnsi="Tahoma" w:cs="Tahoma" w:hint="cs"/>
          <w:rtl/>
        </w:rPr>
        <w:t>.</w:t>
      </w:r>
      <w:r>
        <w:rPr>
          <w:rFonts w:ascii="Tahoma" w:hAnsi="Tahoma" w:cs="Tahoma"/>
          <w:rtl/>
        </w:rPr>
        <w:t xml:space="preserve"> זאת בשל ההיקף, המורכבות ולחץ הזמן. חלקים מסוימים שתוכננו נפסלו מראש כי חשש</w:t>
      </w:r>
      <w:r w:rsidR="00E13BA5">
        <w:rPr>
          <w:rFonts w:ascii="Tahoma" w:hAnsi="Tahoma" w:cs="Tahoma" w:hint="cs"/>
          <w:rtl/>
        </w:rPr>
        <w:t>תי</w:t>
      </w:r>
      <w:r>
        <w:rPr>
          <w:rFonts w:ascii="Tahoma" w:hAnsi="Tahoma" w:cs="Tahoma"/>
          <w:rtl/>
        </w:rPr>
        <w:t xml:space="preserve"> שלא </w:t>
      </w:r>
      <w:r w:rsidR="00E13BA5">
        <w:rPr>
          <w:rFonts w:ascii="Tahoma" w:hAnsi="Tahoma" w:cs="Tahoma" w:hint="cs"/>
          <w:rtl/>
        </w:rPr>
        <w:t>א</w:t>
      </w:r>
      <w:r>
        <w:rPr>
          <w:rFonts w:ascii="Tahoma" w:hAnsi="Tahoma" w:cs="Tahoma"/>
          <w:rtl/>
        </w:rPr>
        <w:t>צליח לבצע אותם</w:t>
      </w:r>
      <w:r>
        <w:rPr>
          <w:rFonts w:ascii="Tahoma" w:hAnsi="Tahoma" w:cs="Tahoma" w:hint="cs"/>
          <w:rtl/>
        </w:rPr>
        <w:t>,</w:t>
      </w:r>
      <w:r>
        <w:rPr>
          <w:rFonts w:ascii="Tahoma" w:hAnsi="Tahoma" w:cs="Tahoma"/>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rtl/>
        </w:rPr>
        <w:t>-</w:t>
      </w:r>
      <w:r>
        <w:rPr>
          <w:rFonts w:ascii="Tahoma" w:hAnsi="Tahoma" w:cs="Tahoma"/>
          <w:rtl/>
        </w:rPr>
        <w:t xml:space="preserve"> הכול התברר כבר ביצוע</w:t>
      </w:r>
      <w:r>
        <w:rPr>
          <w:rFonts w:ascii="Tahoma" w:hAnsi="Tahoma" w:cs="Tahoma" w:hint="cs"/>
          <w:rtl/>
        </w:rPr>
        <w:t>.</w:t>
      </w:r>
      <w:r>
        <w:rPr>
          <w:rFonts w:ascii="Tahoma" w:hAnsi="Tahoma" w:cs="Tahoma"/>
          <w:rtl/>
        </w:rPr>
        <w:t xml:space="preserve"> השכל</w:t>
      </w:r>
      <w:r w:rsidR="00E13BA5">
        <w:rPr>
          <w:rFonts w:ascii="Tahoma" w:hAnsi="Tahoma" w:cs="Tahoma" w:hint="cs"/>
          <w:rtl/>
        </w:rPr>
        <w:t>תי</w:t>
      </w:r>
      <w:r>
        <w:rPr>
          <w:rFonts w:ascii="Tahoma" w:hAnsi="Tahoma" w:cs="Tahoma"/>
          <w:rtl/>
        </w:rPr>
        <w:t xml:space="preserve"> להבין שעם הרבה מוטיבציה ומוסר עבודה, ניתן להשלים כל משימה, קשה ומורכבת ככל שתהיה. </w:t>
      </w:r>
    </w:p>
    <w:p w14:paraId="2A37DE93" w14:textId="5368C9C1" w:rsidR="005731D1" w:rsidRDefault="005731D1" w:rsidP="005731D1">
      <w:pPr>
        <w:spacing w:after="240" w:line="360" w:lineRule="auto"/>
        <w:jc w:val="both"/>
        <w:rPr>
          <w:rFonts w:ascii="Tahoma" w:hAnsi="Tahoma" w:cs="Tahoma"/>
          <w:rtl/>
        </w:rPr>
      </w:pPr>
      <w:r>
        <w:rPr>
          <w:rFonts w:ascii="Tahoma" w:hAnsi="Tahoma" w:cs="Tahoma"/>
          <w:rtl/>
        </w:rPr>
        <w:t>בנוסף כמעט על כל צעד ושעל בפיתוח נתקל</w:t>
      </w:r>
      <w:r w:rsidR="00E13BA5">
        <w:rPr>
          <w:rFonts w:ascii="Tahoma" w:hAnsi="Tahoma" w:cs="Tahoma" w:hint="cs"/>
          <w:rtl/>
        </w:rPr>
        <w:t>תי</w:t>
      </w:r>
      <w:r>
        <w:rPr>
          <w:rFonts w:ascii="Tahoma" w:hAnsi="Tahoma" w:cs="Tahoma"/>
          <w:rtl/>
        </w:rPr>
        <w:t xml:space="preserve"> בתחומי ידע לא מוכרים, מורכבים, הרבה מעבר לרמת הידע שיש ל</w:t>
      </w:r>
      <w:r w:rsidR="00E13BA5">
        <w:rPr>
          <w:rFonts w:ascii="Tahoma" w:hAnsi="Tahoma" w:cs="Tahoma" w:hint="cs"/>
          <w:rtl/>
        </w:rPr>
        <w:t>י</w:t>
      </w:r>
      <w:r>
        <w:rPr>
          <w:rFonts w:ascii="Tahoma" w:hAnsi="Tahoma" w:cs="Tahoma"/>
          <w:rtl/>
        </w:rPr>
        <w:t>. ה</w:t>
      </w:r>
      <w:r>
        <w:rPr>
          <w:rFonts w:ascii="Tahoma" w:hAnsi="Tahoma" w:cs="Tahoma" w:hint="cs"/>
          <w:rtl/>
        </w:rPr>
        <w:t>י</w:t>
      </w:r>
      <w:r>
        <w:rPr>
          <w:rFonts w:ascii="Tahoma" w:hAnsi="Tahoma" w:cs="Tahoma"/>
          <w:rtl/>
        </w:rPr>
        <w:t>תקלויות אלה שדרשו פתרונות, גרמו ל</w:t>
      </w:r>
      <w:r w:rsidR="00E13BA5">
        <w:rPr>
          <w:rFonts w:ascii="Tahoma" w:hAnsi="Tahoma" w:cs="Tahoma" w:hint="cs"/>
          <w:rtl/>
        </w:rPr>
        <w:t>י</w:t>
      </w:r>
      <w:r>
        <w:rPr>
          <w:rFonts w:ascii="Tahoma" w:hAnsi="Tahoma" w:cs="Tahoma"/>
          <w:rtl/>
        </w:rPr>
        <w:t xml:space="preserve"> להתנסות המון בלמידה עצמית. </w:t>
      </w:r>
    </w:p>
    <w:p w14:paraId="3C627B41" w14:textId="4FBF6063" w:rsidR="005731D1" w:rsidRDefault="005731D1" w:rsidP="005731D1">
      <w:pPr>
        <w:spacing w:after="240" w:line="360" w:lineRule="auto"/>
        <w:jc w:val="both"/>
        <w:rPr>
          <w:rFonts w:ascii="Tahoma" w:hAnsi="Tahoma" w:cs="Tahoma"/>
          <w:rtl/>
        </w:rPr>
      </w:pPr>
      <w:r>
        <w:rPr>
          <w:rFonts w:ascii="Tahoma" w:hAnsi="Tahoma" w:cs="Tahoma"/>
          <w:rtl/>
        </w:rPr>
        <w:t>ערכ</w:t>
      </w:r>
      <w:r w:rsidR="00E13BA5">
        <w:rPr>
          <w:rFonts w:ascii="Tahoma" w:hAnsi="Tahoma" w:cs="Tahoma" w:hint="cs"/>
          <w:rtl/>
        </w:rPr>
        <w:t>תי</w:t>
      </w:r>
      <w:r>
        <w:rPr>
          <w:rFonts w:ascii="Tahoma" w:hAnsi="Tahoma" w:cs="Tahoma"/>
          <w:rtl/>
        </w:rPr>
        <w:t xml:space="preserve"> הכרות עם מגוון כלים וטכנולוגיות, גילי</w:t>
      </w:r>
      <w:r w:rsidR="00E13BA5">
        <w:rPr>
          <w:rFonts w:ascii="Tahoma" w:hAnsi="Tahoma" w:cs="Tahoma" w:hint="cs"/>
          <w:rtl/>
        </w:rPr>
        <w:t>תי</w:t>
      </w:r>
      <w:r>
        <w:rPr>
          <w:rFonts w:ascii="Tahoma" w:hAnsi="Tahoma" w:cs="Tahoma"/>
          <w:rtl/>
        </w:rPr>
        <w:t xml:space="preserve"> שאין בעיה חסרת פתרון וגם לסטודנטית חסרת ידע רחב ומקיף כמו</w:t>
      </w:r>
      <w:r w:rsidR="00E13BA5">
        <w:rPr>
          <w:rFonts w:ascii="Tahoma" w:hAnsi="Tahoma" w:cs="Tahoma" w:hint="cs"/>
          <w:rtl/>
        </w:rPr>
        <w:t>ני</w:t>
      </w:r>
      <w:r>
        <w:rPr>
          <w:rFonts w:ascii="Tahoma" w:hAnsi="Tahoma" w:cs="Tahoma"/>
          <w:rtl/>
        </w:rPr>
        <w:t xml:space="preserve"> ישנה אפשרות להיכנס לנושא שה</w:t>
      </w:r>
      <w:r w:rsidR="00E13BA5">
        <w:rPr>
          <w:rFonts w:ascii="Tahoma" w:hAnsi="Tahoma" w:cs="Tahoma" w:hint="cs"/>
          <w:rtl/>
        </w:rPr>
        <w:t>יא</w:t>
      </w:r>
      <w:r>
        <w:rPr>
          <w:rFonts w:ascii="Tahoma" w:hAnsi="Tahoma" w:cs="Tahoma"/>
          <w:rtl/>
        </w:rPr>
        <w:t xml:space="preserve"> לא מכיר</w:t>
      </w:r>
      <w:r w:rsidR="00E13BA5">
        <w:rPr>
          <w:rFonts w:ascii="Tahoma" w:hAnsi="Tahoma" w:cs="Tahoma" w:hint="cs"/>
          <w:rtl/>
        </w:rPr>
        <w:t>ה</w:t>
      </w:r>
      <w:r>
        <w:rPr>
          <w:rFonts w:ascii="Tahoma" w:hAnsi="Tahoma" w:cs="Tahoma"/>
          <w:rtl/>
        </w:rPr>
        <w:t xml:space="preserve">, להתאמץ להבין ולמצוא פתרון. </w:t>
      </w:r>
    </w:p>
    <w:p w14:paraId="291F3BE4" w14:textId="71F465D9" w:rsidR="005731D1" w:rsidRDefault="005731D1" w:rsidP="005731D1">
      <w:pPr>
        <w:spacing w:after="240" w:line="360" w:lineRule="auto"/>
        <w:jc w:val="both"/>
        <w:rPr>
          <w:rFonts w:ascii="Tahoma" w:hAnsi="Tahoma" w:cs="Tahoma"/>
          <w:rtl/>
        </w:rPr>
      </w:pPr>
      <w:r>
        <w:rPr>
          <w:rFonts w:ascii="Tahoma" w:hAnsi="Tahoma" w:cs="Tahoma"/>
          <w:rtl/>
        </w:rPr>
        <w:t>ניתן לומר שכסטודנט</w:t>
      </w:r>
      <w:r w:rsidR="00E13BA5">
        <w:rPr>
          <w:rFonts w:ascii="Tahoma" w:hAnsi="Tahoma" w:cs="Tahoma" w:hint="cs"/>
          <w:rtl/>
        </w:rPr>
        <w:t>י</w:t>
      </w:r>
      <w:r>
        <w:rPr>
          <w:rFonts w:ascii="Tahoma" w:hAnsi="Tahoma" w:cs="Tahoma"/>
          <w:rtl/>
        </w:rPr>
        <w:t>ת ומתכנתת, הפרויקט הכניס אות</w:t>
      </w:r>
      <w:r w:rsidR="00E13BA5">
        <w:rPr>
          <w:rFonts w:ascii="Tahoma" w:hAnsi="Tahoma" w:cs="Tahoma" w:hint="cs"/>
          <w:rtl/>
        </w:rPr>
        <w:t>י</w:t>
      </w:r>
      <w:r>
        <w:rPr>
          <w:rFonts w:ascii="Tahoma" w:hAnsi="Tahoma" w:cs="Tahoma"/>
          <w:rtl/>
        </w:rPr>
        <w:t xml:space="preserve"> לעולם היוצרים בכלל והמתכנתים בפרט. למד</w:t>
      </w:r>
      <w:r w:rsidR="00E13BA5">
        <w:rPr>
          <w:rFonts w:ascii="Tahoma" w:hAnsi="Tahoma" w:cs="Tahoma" w:hint="cs"/>
          <w:rtl/>
        </w:rPr>
        <w:t>תי</w:t>
      </w:r>
      <w:r>
        <w:rPr>
          <w:rFonts w:ascii="Tahoma" w:hAnsi="Tahoma" w:cs="Tahoma"/>
          <w:rtl/>
        </w:rPr>
        <w:t xml:space="preserve"> לתכנן מערכת ע"י ניתוח ואפיון הצרכים והאתגרים, למד</w:t>
      </w:r>
      <w:r w:rsidR="005C4FD3">
        <w:rPr>
          <w:rFonts w:ascii="Tahoma" w:hAnsi="Tahoma" w:cs="Tahoma" w:hint="cs"/>
          <w:rtl/>
        </w:rPr>
        <w:t>תי</w:t>
      </w:r>
      <w:r>
        <w:rPr>
          <w:rFonts w:ascii="Tahoma" w:hAnsi="Tahoma" w:cs="Tahoma"/>
          <w:rtl/>
        </w:rPr>
        <w:t xml:space="preserve"> לחשוב על כל הפרטים</w:t>
      </w:r>
      <w:r>
        <w:rPr>
          <w:rFonts w:ascii="Tahoma" w:hAnsi="Tahoma" w:cs="Tahoma" w:hint="cs"/>
          <w:rtl/>
        </w:rPr>
        <w:t xml:space="preserve"> ופרטי הפרטים </w:t>
      </w:r>
      <w:r>
        <w:rPr>
          <w:rFonts w:ascii="Tahoma" w:hAnsi="Tahoma" w:cs="Tahoma"/>
          <w:rtl/>
        </w:rPr>
        <w:t xml:space="preserve"> ועל כל הבעיות שיכולות לצוץ ולמצוא את הדרך היעילה ביותר להתמודד איתן</w:t>
      </w:r>
      <w:r>
        <w:rPr>
          <w:rFonts w:ascii="Tahoma" w:hAnsi="Tahoma" w:cs="Tahoma" w:hint="cs"/>
          <w:rtl/>
        </w:rPr>
        <w:t>. למד</w:t>
      </w:r>
      <w:r w:rsidR="005C4FD3">
        <w:rPr>
          <w:rFonts w:ascii="Tahoma" w:hAnsi="Tahoma" w:cs="Tahoma" w:hint="cs"/>
          <w:rtl/>
        </w:rPr>
        <w:t xml:space="preserve">תי </w:t>
      </w:r>
      <w:r>
        <w:rPr>
          <w:rFonts w:ascii="Tahoma" w:hAnsi="Tahoma" w:cs="Tahoma" w:hint="cs"/>
          <w:rtl/>
        </w:rPr>
        <w:t>המון על דרכי חקירה, פיתוח וכתיבה, והרבה על הסיפוק העצום שביצירה.</w:t>
      </w:r>
    </w:p>
    <w:p w14:paraId="2E49540C" w14:textId="0DED7D01" w:rsidR="005731D1" w:rsidRDefault="005731D1" w:rsidP="005731D1">
      <w:pPr>
        <w:spacing w:after="240" w:line="360" w:lineRule="auto"/>
        <w:jc w:val="both"/>
        <w:rPr>
          <w:rFonts w:ascii="Tahoma" w:hAnsi="Tahoma" w:cs="Tahoma"/>
          <w:rtl/>
        </w:rPr>
      </w:pPr>
      <w:r>
        <w:rPr>
          <w:rFonts w:ascii="Tahoma" w:hAnsi="Tahoma" w:cs="Tahoma" w:hint="cs"/>
          <w:rtl/>
        </w:rPr>
        <w:t>את הפרויקט אפיינ</w:t>
      </w:r>
      <w:r w:rsidR="005C4FD3">
        <w:rPr>
          <w:rFonts w:ascii="Tahoma" w:hAnsi="Tahoma" w:cs="Tahoma" w:hint="cs"/>
          <w:rtl/>
        </w:rPr>
        <w:t>תי</w:t>
      </w:r>
      <w:r>
        <w:rPr>
          <w:rFonts w:ascii="Tahoma" w:hAnsi="Tahoma" w:cs="Tahoma" w:hint="cs"/>
          <w:rtl/>
        </w:rPr>
        <w:t xml:space="preserve"> באופן בולט בכתיבה עצמאית. את התוצר הנפלא יצר</w:t>
      </w:r>
      <w:r w:rsidR="005C4FD3">
        <w:rPr>
          <w:rFonts w:ascii="Tahoma" w:hAnsi="Tahoma" w:cs="Tahoma" w:hint="cs"/>
          <w:rtl/>
        </w:rPr>
        <w:t>תי</w:t>
      </w:r>
      <w:r>
        <w:rPr>
          <w:rFonts w:ascii="Tahoma" w:hAnsi="Tahoma" w:cs="Tahoma" w:hint="cs"/>
          <w:rtl/>
        </w:rPr>
        <w:t xml:space="preserve"> בעשר אצבעות, בנחישות ובאומץ. שבר</w:t>
      </w:r>
      <w:r w:rsidR="005C4FD3">
        <w:rPr>
          <w:rFonts w:ascii="Tahoma" w:hAnsi="Tahoma" w:cs="Tahoma" w:hint="cs"/>
          <w:rtl/>
        </w:rPr>
        <w:t>תי</w:t>
      </w:r>
      <w:r>
        <w:rPr>
          <w:rFonts w:ascii="Tahoma" w:hAnsi="Tahoma" w:cs="Tahoma" w:hint="cs"/>
          <w:rtl/>
        </w:rPr>
        <w:t xml:space="preserve"> את הראש, כמעט כפשוטו:) לכלכ</w:t>
      </w:r>
      <w:r w:rsidR="005C4FD3">
        <w:rPr>
          <w:rFonts w:ascii="Tahoma" w:hAnsi="Tahoma" w:cs="Tahoma" w:hint="cs"/>
          <w:rtl/>
        </w:rPr>
        <w:t xml:space="preserve">תי </w:t>
      </w:r>
      <w:r>
        <w:rPr>
          <w:rFonts w:ascii="Tahoma" w:hAnsi="Tahoma" w:cs="Tahoma" w:hint="cs"/>
          <w:rtl/>
        </w:rPr>
        <w:t>הרבה את הידיים בכתיבה ומחיקה וכתיבה חוזרת. נאבק</w:t>
      </w:r>
      <w:r w:rsidR="005C4FD3">
        <w:rPr>
          <w:rFonts w:ascii="Tahoma" w:hAnsi="Tahoma" w:cs="Tahoma" w:hint="cs"/>
          <w:rtl/>
        </w:rPr>
        <w:t>תי</w:t>
      </w:r>
      <w:r>
        <w:rPr>
          <w:rFonts w:ascii="Tahoma" w:hAnsi="Tahoma" w:cs="Tahoma" w:hint="cs"/>
          <w:rtl/>
        </w:rPr>
        <w:t xml:space="preserve"> קשות במלחמת הבהירות ונטרול השגיאות. ובעצם, פיתח</w:t>
      </w:r>
      <w:r w:rsidR="005C4FD3">
        <w:rPr>
          <w:rFonts w:ascii="Tahoma" w:hAnsi="Tahoma" w:cs="Tahoma" w:hint="cs"/>
          <w:rtl/>
        </w:rPr>
        <w:t>תי</w:t>
      </w:r>
      <w:r>
        <w:rPr>
          <w:rFonts w:ascii="Tahoma" w:hAnsi="Tahoma" w:cs="Tahoma" w:hint="cs"/>
          <w:rtl/>
        </w:rPr>
        <w:t xml:space="preserve"> אפליקציה בעצמ</w:t>
      </w:r>
      <w:r w:rsidR="005C4FD3">
        <w:rPr>
          <w:rFonts w:ascii="Tahoma" w:hAnsi="Tahoma" w:cs="Tahoma" w:hint="cs"/>
          <w:rtl/>
        </w:rPr>
        <w:t>י</w:t>
      </w:r>
      <w:r>
        <w:rPr>
          <w:rFonts w:ascii="Tahoma" w:hAnsi="Tahoma" w:cs="Tahoma" w:hint="cs"/>
          <w:rtl/>
        </w:rPr>
        <w:t>, מא' ועד ת'. וזו התנסות מדהימה. פיתוח עצמי הוא אולי לא הדרך הכי טובה להגיע למוצר בקלות ובלי להזיע, אולם במבט לאחור, את מטרת הלמידה השג</w:t>
      </w:r>
      <w:r w:rsidR="005C4FD3">
        <w:rPr>
          <w:rFonts w:ascii="Tahoma" w:hAnsi="Tahoma" w:cs="Tahoma" w:hint="cs"/>
          <w:rtl/>
        </w:rPr>
        <w:t>תי</w:t>
      </w:r>
      <w:r>
        <w:rPr>
          <w:rFonts w:ascii="Tahoma" w:hAnsi="Tahoma" w:cs="Tahoma" w:hint="cs"/>
          <w:rtl/>
        </w:rPr>
        <w:t xml:space="preserve"> גם השג</w:t>
      </w:r>
      <w:r w:rsidR="005C4FD3">
        <w:rPr>
          <w:rFonts w:ascii="Tahoma" w:hAnsi="Tahoma" w:cs="Tahoma" w:hint="cs"/>
          <w:rtl/>
        </w:rPr>
        <w:t>תי</w:t>
      </w:r>
      <w:r>
        <w:rPr>
          <w:rFonts w:ascii="Tahoma" w:hAnsi="Tahoma" w:cs="Tahoma" w:hint="cs"/>
          <w:rtl/>
        </w:rPr>
        <w:t>, והכלים שרכש</w:t>
      </w:r>
      <w:r w:rsidR="005C4FD3">
        <w:rPr>
          <w:rFonts w:ascii="Tahoma" w:hAnsi="Tahoma" w:cs="Tahoma" w:hint="cs"/>
          <w:rtl/>
        </w:rPr>
        <w:t>תי</w:t>
      </w:r>
      <w:r>
        <w:rPr>
          <w:rFonts w:ascii="Tahoma" w:hAnsi="Tahoma" w:cs="Tahoma" w:hint="cs"/>
          <w:rtl/>
        </w:rPr>
        <w:t xml:space="preserve"> הם נכס עוצמתי ששווה את </w:t>
      </w:r>
      <w:proofErr w:type="spellStart"/>
      <w:r>
        <w:rPr>
          <w:rFonts w:ascii="Tahoma" w:hAnsi="Tahoma" w:cs="Tahoma" w:hint="cs"/>
          <w:rtl/>
        </w:rPr>
        <w:t>הכל</w:t>
      </w:r>
      <w:proofErr w:type="spellEnd"/>
      <w:r>
        <w:rPr>
          <w:rFonts w:ascii="Tahoma" w:hAnsi="Tahoma" w:cs="Tahoma" w:hint="cs"/>
          <w:rtl/>
        </w:rPr>
        <w:t xml:space="preserve"> ואותו קני</w:t>
      </w:r>
      <w:r w:rsidR="005C4FD3">
        <w:rPr>
          <w:rFonts w:ascii="Tahoma" w:hAnsi="Tahoma" w:cs="Tahoma" w:hint="cs"/>
          <w:rtl/>
        </w:rPr>
        <w:t>תי</w:t>
      </w:r>
      <w:r>
        <w:rPr>
          <w:rFonts w:ascii="Tahoma" w:hAnsi="Tahoma" w:cs="Tahoma" w:hint="cs"/>
          <w:rtl/>
        </w:rPr>
        <w:t xml:space="preserve"> לתמיד. </w:t>
      </w:r>
    </w:p>
    <w:p w14:paraId="5D928496" w14:textId="05DB38AE" w:rsidR="005731D1" w:rsidRDefault="005731D1" w:rsidP="005731D1">
      <w:pPr>
        <w:spacing w:after="240" w:line="360" w:lineRule="auto"/>
        <w:jc w:val="both"/>
        <w:rPr>
          <w:rFonts w:ascii="Tahoma" w:hAnsi="Tahoma" w:cs="Tahoma"/>
          <w:rtl/>
        </w:rPr>
      </w:pPr>
      <w:r>
        <w:rPr>
          <w:rFonts w:ascii="Tahoma" w:hAnsi="Tahoma" w:cs="Tahoma" w:hint="cs"/>
          <w:rtl/>
        </w:rPr>
        <w:t>את</w:t>
      </w:r>
      <w:r w:rsidR="005C4FD3">
        <w:rPr>
          <w:rFonts w:ascii="Tahoma" w:hAnsi="Tahoma" w:cs="Tahoma"/>
          <w:b/>
          <w:bCs/>
        </w:rPr>
        <w:t>visual function</w:t>
      </w:r>
      <w:r>
        <w:rPr>
          <w:rFonts w:ascii="Tahoma" w:hAnsi="Tahoma" w:cs="Tahoma"/>
        </w:rPr>
        <w:t xml:space="preserve"> </w:t>
      </w:r>
      <w:r>
        <w:rPr>
          <w:rFonts w:ascii="Tahoma" w:hAnsi="Tahoma" w:cs="Tahoma" w:hint="cs"/>
          <w:rtl/>
        </w:rPr>
        <w:t xml:space="preserve"> אף פעם לא </w:t>
      </w:r>
      <w:r w:rsidR="005C4FD3">
        <w:rPr>
          <w:rFonts w:ascii="Tahoma" w:hAnsi="Tahoma" w:cs="Tahoma" w:hint="cs"/>
          <w:rtl/>
        </w:rPr>
        <w:t>א</w:t>
      </w:r>
      <w:r>
        <w:rPr>
          <w:rFonts w:ascii="Tahoma" w:hAnsi="Tahoma" w:cs="Tahoma" w:hint="cs"/>
          <w:rtl/>
        </w:rPr>
        <w:t xml:space="preserve">גדיר כמושלם, כי תמיד </w:t>
      </w:r>
      <w:proofErr w:type="spellStart"/>
      <w:r w:rsidR="005C4FD3">
        <w:rPr>
          <w:rFonts w:ascii="Tahoma" w:hAnsi="Tahoma" w:cs="Tahoma" w:hint="cs"/>
          <w:rtl/>
        </w:rPr>
        <w:t>א</w:t>
      </w:r>
      <w:r>
        <w:rPr>
          <w:rFonts w:ascii="Tahoma" w:hAnsi="Tahoma" w:cs="Tahoma" w:hint="cs"/>
          <w:rtl/>
        </w:rPr>
        <w:t>שכללו</w:t>
      </w:r>
      <w:proofErr w:type="spellEnd"/>
      <w:r>
        <w:rPr>
          <w:rFonts w:ascii="Tahoma" w:hAnsi="Tahoma" w:cs="Tahoma" w:hint="cs"/>
          <w:rtl/>
        </w:rPr>
        <w:t xml:space="preserve"> ו</w:t>
      </w:r>
      <w:r w:rsidR="005C4FD3">
        <w:rPr>
          <w:rFonts w:ascii="Tahoma" w:hAnsi="Tahoma" w:cs="Tahoma" w:hint="cs"/>
          <w:rtl/>
        </w:rPr>
        <w:t>א</w:t>
      </w:r>
      <w:r>
        <w:rPr>
          <w:rFonts w:ascii="Tahoma" w:hAnsi="Tahoma" w:cs="Tahoma" w:hint="cs"/>
          <w:rtl/>
        </w:rPr>
        <w:t>פתחו עוד ועוד, אך את הדרך שעשי</w:t>
      </w:r>
      <w:r w:rsidR="005C4FD3">
        <w:rPr>
          <w:rFonts w:ascii="Tahoma" w:hAnsi="Tahoma" w:cs="Tahoma" w:hint="cs"/>
          <w:rtl/>
        </w:rPr>
        <w:t>תי</w:t>
      </w:r>
      <w:r>
        <w:rPr>
          <w:rFonts w:ascii="Tahoma" w:hAnsi="Tahoma" w:cs="Tahoma" w:hint="cs"/>
          <w:rtl/>
        </w:rPr>
        <w:t xml:space="preserve"> נסכם אחר אינספור שעות של עמל בחשיבה ובמעשה כי היה זה מדהים לחוות זאת, וסופר יעיל. הפק</w:t>
      </w:r>
      <w:r w:rsidR="00C16518">
        <w:rPr>
          <w:rFonts w:ascii="Tahoma" w:hAnsi="Tahoma" w:cs="Tahoma" w:hint="cs"/>
          <w:rtl/>
        </w:rPr>
        <w:t>תי</w:t>
      </w:r>
      <w:r>
        <w:rPr>
          <w:rFonts w:ascii="Tahoma" w:hAnsi="Tahoma" w:cs="Tahoma" w:hint="cs"/>
          <w:rtl/>
        </w:rPr>
        <w:t xml:space="preserve"> מפרויקט הגמר תועלת מרובה ותקוות</w:t>
      </w:r>
      <w:r w:rsidR="00C16518">
        <w:rPr>
          <w:rFonts w:ascii="Tahoma" w:hAnsi="Tahoma" w:cs="Tahoma" w:hint="cs"/>
          <w:rtl/>
        </w:rPr>
        <w:t>י</w:t>
      </w:r>
      <w:r>
        <w:rPr>
          <w:rFonts w:ascii="Tahoma" w:hAnsi="Tahoma" w:cs="Tahoma" w:hint="cs"/>
          <w:rtl/>
        </w:rPr>
        <w:t xml:space="preserve"> </w:t>
      </w:r>
      <w:r w:rsidR="00C16518">
        <w:rPr>
          <w:rFonts w:ascii="Tahoma" w:hAnsi="Tahoma" w:cs="Tahoma" w:hint="cs"/>
          <w:rtl/>
        </w:rPr>
        <w:t>שניסיו</w:t>
      </w:r>
      <w:r w:rsidR="00C16518">
        <w:rPr>
          <w:rFonts w:ascii="Tahoma" w:hAnsi="Tahoma" w:cs="Tahoma" w:hint="eastAsia"/>
          <w:rtl/>
        </w:rPr>
        <w:t>ן</w:t>
      </w:r>
      <w:r>
        <w:rPr>
          <w:rFonts w:ascii="Tahoma" w:hAnsi="Tahoma" w:cs="Tahoma" w:hint="cs"/>
          <w:rtl/>
        </w:rPr>
        <w:t xml:space="preserve"> זה יסייע ל</w:t>
      </w:r>
      <w:r w:rsidR="00C16518">
        <w:rPr>
          <w:rFonts w:ascii="Tahoma" w:hAnsi="Tahoma" w:cs="Tahoma" w:hint="cs"/>
          <w:rtl/>
        </w:rPr>
        <w:t>י</w:t>
      </w:r>
      <w:r>
        <w:rPr>
          <w:rFonts w:ascii="Tahoma" w:hAnsi="Tahoma" w:cs="Tahoma" w:hint="cs"/>
          <w:rtl/>
        </w:rPr>
        <w:t xml:space="preserve"> בעתיד בעזרת </w:t>
      </w:r>
      <w:r w:rsidR="00C16518">
        <w:rPr>
          <w:rFonts w:ascii="Tahoma" w:hAnsi="Tahoma" w:cs="Tahoma" w:hint="cs"/>
          <w:rtl/>
        </w:rPr>
        <w:t>ה</w:t>
      </w:r>
      <w:r>
        <w:rPr>
          <w:rFonts w:ascii="Tahoma" w:hAnsi="Tahoma" w:cs="Tahoma" w:hint="cs"/>
          <w:rtl/>
        </w:rPr>
        <w:t>'.</w:t>
      </w:r>
    </w:p>
    <w:p w14:paraId="221C45F9" w14:textId="776A7FDF" w:rsidR="00383AEF" w:rsidRPr="00C16518" w:rsidRDefault="005731D1" w:rsidP="00C16518">
      <w:pPr>
        <w:spacing w:after="240" w:line="360" w:lineRule="auto"/>
        <w:rPr>
          <w:rFonts w:ascii="Tahoma" w:hAnsi="Tahoma" w:cs="Tahoma"/>
          <w:caps/>
          <w:color w:val="FFFFFF" w:themeColor="background1"/>
          <w:spacing w:val="15"/>
          <w:rtl/>
          <w:rPrChange w:id="5755" w:author="רינת אביטל" w:date="2022-05-12T09:18:00Z">
            <w:rPr>
              <w:rtl/>
            </w:rPr>
          </w:rPrChange>
        </w:rPr>
      </w:pPr>
      <w:r>
        <w:rPr>
          <w:rFonts w:ascii="Tahoma" w:hAnsi="Tahoma" w:cs="Tahoma"/>
          <w:rtl/>
        </w:rPr>
        <w:br w:type="page"/>
      </w:r>
    </w:p>
    <w:p w14:paraId="1FF13404" w14:textId="00EE0B8F"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56" w:author="רינת אביטל" w:date="2022-05-12T09:18:00Z">
            <w:rPr>
              <w:b/>
              <w:bCs/>
              <w:color w:val="89D7C3"/>
              <w:sz w:val="44"/>
              <w:szCs w:val="44"/>
              <w:rtl/>
            </w:rPr>
          </w:rPrChange>
        </w:rPr>
      </w:pPr>
      <w:bookmarkStart w:id="5757" w:name="_Toc10303964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58" w:author="רינת אביטל" w:date="2022-05-12T09:18:00Z">
            <w:rPr>
              <w:rFonts w:hint="eastAsia"/>
              <w:b/>
              <w:bCs/>
              <w:color w:val="89D7C3"/>
              <w:sz w:val="44"/>
              <w:szCs w:val="44"/>
              <w:rtl/>
            </w:rPr>
          </w:rPrChange>
        </w:rPr>
        <w:lastRenderedPageBreak/>
        <w:t>פיתוח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5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60" w:author="רינת אביטל" w:date="2022-05-12T09:18:00Z">
            <w:rPr>
              <w:rFonts w:hint="eastAsia"/>
              <w:b/>
              <w:bCs/>
              <w:color w:val="89D7C3"/>
              <w:sz w:val="44"/>
              <w:szCs w:val="44"/>
              <w:rtl/>
            </w:rPr>
          </w:rPrChange>
        </w:rPr>
        <w:t>עתידי</w:t>
      </w:r>
      <w:bookmarkEnd w:id="5757"/>
    </w:p>
    <w:p w14:paraId="41D0BB82" w14:textId="77777777" w:rsidR="00D05827" w:rsidRDefault="001F4186" w:rsidP="00C0353D">
      <w:pPr>
        <w:rPr>
          <w:rFonts w:ascii="Tahoma" w:hAnsi="Tahoma" w:cs="Tahoma"/>
          <w:sz w:val="24"/>
          <w:szCs w:val="24"/>
          <w:rtl/>
        </w:rPr>
      </w:pPr>
      <w:r w:rsidRPr="00103DCA">
        <w:rPr>
          <w:rFonts w:ascii="Tahoma" w:hAnsi="Tahoma" w:cs="Tahoma" w:hint="eastAsia"/>
          <w:sz w:val="24"/>
          <w:szCs w:val="24"/>
          <w:rtl/>
          <w:rPrChange w:id="5761" w:author="רינת אביטל" w:date="2022-05-12T09:18:00Z">
            <w:rPr>
              <w:rFonts w:hint="eastAsia"/>
              <w:sz w:val="28"/>
              <w:szCs w:val="28"/>
              <w:rtl/>
            </w:rPr>
          </w:rPrChange>
        </w:rPr>
        <w:t>בהמשך</w:t>
      </w:r>
      <w:r w:rsidRPr="00103DCA">
        <w:rPr>
          <w:rFonts w:ascii="Tahoma" w:hAnsi="Tahoma" w:cs="Tahoma"/>
          <w:sz w:val="24"/>
          <w:szCs w:val="24"/>
          <w:rtl/>
          <w:rPrChange w:id="5762" w:author="רינת אביטל" w:date="2022-05-12T09:18:00Z">
            <w:rPr>
              <w:sz w:val="28"/>
              <w:szCs w:val="28"/>
              <w:rtl/>
            </w:rPr>
          </w:rPrChange>
        </w:rPr>
        <w:t xml:space="preserve"> </w:t>
      </w:r>
      <w:r w:rsidRPr="00103DCA">
        <w:rPr>
          <w:rFonts w:ascii="Tahoma" w:hAnsi="Tahoma" w:cs="Tahoma" w:hint="eastAsia"/>
          <w:sz w:val="24"/>
          <w:szCs w:val="24"/>
          <w:rtl/>
          <w:rPrChange w:id="5763" w:author="רינת אביטל" w:date="2022-05-12T09:18:00Z">
            <w:rPr>
              <w:rFonts w:hint="eastAsia"/>
              <w:sz w:val="28"/>
              <w:szCs w:val="28"/>
              <w:rtl/>
            </w:rPr>
          </w:rPrChange>
        </w:rPr>
        <w:t>כשיהיה</w:t>
      </w:r>
      <w:r w:rsidRPr="00103DCA">
        <w:rPr>
          <w:rFonts w:ascii="Tahoma" w:hAnsi="Tahoma" w:cs="Tahoma"/>
          <w:sz w:val="24"/>
          <w:szCs w:val="24"/>
          <w:rtl/>
          <w:rPrChange w:id="5764" w:author="רינת אביטל" w:date="2022-05-12T09:18:00Z">
            <w:rPr>
              <w:sz w:val="28"/>
              <w:szCs w:val="28"/>
              <w:rtl/>
            </w:rPr>
          </w:rPrChange>
        </w:rPr>
        <w:t xml:space="preserve"> </w:t>
      </w:r>
      <w:r w:rsidRPr="00103DCA">
        <w:rPr>
          <w:rFonts w:ascii="Tahoma" w:hAnsi="Tahoma" w:cs="Tahoma" w:hint="eastAsia"/>
          <w:sz w:val="24"/>
          <w:szCs w:val="24"/>
          <w:rtl/>
          <w:rPrChange w:id="5765" w:author="רינת אביטל" w:date="2022-05-12T09:18:00Z">
            <w:rPr>
              <w:rFonts w:hint="eastAsia"/>
              <w:sz w:val="28"/>
              <w:szCs w:val="28"/>
              <w:rtl/>
            </w:rPr>
          </w:rPrChange>
        </w:rPr>
        <w:t>לי</w:t>
      </w:r>
      <w:r w:rsidRPr="00103DCA">
        <w:rPr>
          <w:rFonts w:ascii="Tahoma" w:hAnsi="Tahoma" w:cs="Tahoma"/>
          <w:sz w:val="24"/>
          <w:szCs w:val="24"/>
          <w:rtl/>
          <w:rPrChange w:id="5766" w:author="רינת אביטל" w:date="2022-05-12T09:18:00Z">
            <w:rPr>
              <w:sz w:val="28"/>
              <w:szCs w:val="28"/>
              <w:rtl/>
            </w:rPr>
          </w:rPrChange>
        </w:rPr>
        <w:t xml:space="preserve"> </w:t>
      </w:r>
      <w:r w:rsidRPr="00103DCA">
        <w:rPr>
          <w:rFonts w:ascii="Tahoma" w:hAnsi="Tahoma" w:cs="Tahoma" w:hint="eastAsia"/>
          <w:sz w:val="24"/>
          <w:szCs w:val="24"/>
          <w:rtl/>
          <w:rPrChange w:id="5767" w:author="רינת אביטל" w:date="2022-05-12T09:18:00Z">
            <w:rPr>
              <w:rFonts w:hint="eastAsia"/>
              <w:sz w:val="28"/>
              <w:szCs w:val="28"/>
              <w:rtl/>
            </w:rPr>
          </w:rPrChange>
        </w:rPr>
        <w:t>את</w:t>
      </w:r>
      <w:r w:rsidRPr="00103DCA">
        <w:rPr>
          <w:rFonts w:ascii="Tahoma" w:hAnsi="Tahoma" w:cs="Tahoma"/>
          <w:sz w:val="24"/>
          <w:szCs w:val="24"/>
          <w:rtl/>
          <w:rPrChange w:id="5768" w:author="רינת אביטל" w:date="2022-05-12T09:18:00Z">
            <w:rPr>
              <w:sz w:val="28"/>
              <w:szCs w:val="28"/>
              <w:rtl/>
            </w:rPr>
          </w:rPrChange>
        </w:rPr>
        <w:t xml:space="preserve"> </w:t>
      </w:r>
      <w:r w:rsidRPr="00103DCA">
        <w:rPr>
          <w:rFonts w:ascii="Tahoma" w:hAnsi="Tahoma" w:cs="Tahoma" w:hint="eastAsia"/>
          <w:sz w:val="24"/>
          <w:szCs w:val="24"/>
          <w:rtl/>
          <w:rPrChange w:id="5769" w:author="רינת אביטל" w:date="2022-05-12T09:18:00Z">
            <w:rPr>
              <w:rFonts w:hint="eastAsia"/>
              <w:sz w:val="28"/>
              <w:szCs w:val="28"/>
              <w:rtl/>
            </w:rPr>
          </w:rPrChange>
        </w:rPr>
        <w:t>הזמן</w:t>
      </w:r>
      <w:r w:rsidRPr="00103DCA">
        <w:rPr>
          <w:rFonts w:ascii="Tahoma" w:hAnsi="Tahoma" w:cs="Tahoma"/>
          <w:sz w:val="24"/>
          <w:szCs w:val="24"/>
          <w:rtl/>
          <w:rPrChange w:id="5770" w:author="רינת אביטל" w:date="2022-05-12T09:18:00Z">
            <w:rPr>
              <w:sz w:val="28"/>
              <w:szCs w:val="28"/>
              <w:rtl/>
            </w:rPr>
          </w:rPrChange>
        </w:rPr>
        <w:t xml:space="preserve"> </w:t>
      </w:r>
      <w:r w:rsidRPr="00103DCA">
        <w:rPr>
          <w:rFonts w:ascii="Tahoma" w:hAnsi="Tahoma" w:cs="Tahoma" w:hint="eastAsia"/>
          <w:sz w:val="24"/>
          <w:szCs w:val="24"/>
          <w:rtl/>
          <w:rPrChange w:id="5771" w:author="רינת אביטל" w:date="2022-05-12T09:18:00Z">
            <w:rPr>
              <w:rFonts w:hint="eastAsia"/>
              <w:sz w:val="28"/>
              <w:szCs w:val="28"/>
              <w:rtl/>
            </w:rPr>
          </w:rPrChange>
        </w:rPr>
        <w:t>והאפשרות</w:t>
      </w:r>
      <w:r w:rsidRPr="00103DCA">
        <w:rPr>
          <w:rFonts w:ascii="Tahoma" w:hAnsi="Tahoma" w:cs="Tahoma"/>
          <w:sz w:val="24"/>
          <w:szCs w:val="24"/>
          <w:rtl/>
          <w:rPrChange w:id="5772" w:author="רינת אביטל" w:date="2022-05-12T09:18:00Z">
            <w:rPr>
              <w:sz w:val="28"/>
              <w:szCs w:val="28"/>
              <w:rtl/>
            </w:rPr>
          </w:rPrChange>
        </w:rPr>
        <w:t xml:space="preserve"> </w:t>
      </w:r>
      <w:r w:rsidRPr="00103DCA">
        <w:rPr>
          <w:rFonts w:ascii="Tahoma" w:hAnsi="Tahoma" w:cs="Tahoma" w:hint="eastAsia"/>
          <w:sz w:val="24"/>
          <w:szCs w:val="24"/>
          <w:rtl/>
          <w:rPrChange w:id="5773" w:author="רינת אביטל" w:date="2022-05-12T09:18:00Z">
            <w:rPr>
              <w:rFonts w:hint="eastAsia"/>
              <w:sz w:val="28"/>
              <w:szCs w:val="28"/>
              <w:rtl/>
            </w:rPr>
          </w:rPrChange>
        </w:rPr>
        <w:t>הייתי</w:t>
      </w:r>
      <w:r w:rsidRPr="00103DCA">
        <w:rPr>
          <w:rFonts w:ascii="Tahoma" w:hAnsi="Tahoma" w:cs="Tahoma"/>
          <w:sz w:val="24"/>
          <w:szCs w:val="24"/>
          <w:rtl/>
          <w:rPrChange w:id="5774" w:author="רינת אביטל" w:date="2022-05-12T09:18:00Z">
            <w:rPr>
              <w:sz w:val="28"/>
              <w:szCs w:val="28"/>
              <w:rtl/>
            </w:rPr>
          </w:rPrChange>
        </w:rPr>
        <w:t xml:space="preserve"> </w:t>
      </w:r>
      <w:r w:rsidRPr="00103DCA">
        <w:rPr>
          <w:rFonts w:ascii="Tahoma" w:hAnsi="Tahoma" w:cs="Tahoma" w:hint="eastAsia"/>
          <w:sz w:val="24"/>
          <w:szCs w:val="24"/>
          <w:rtl/>
          <w:rPrChange w:id="5775" w:author="רינת אביטל" w:date="2022-05-12T09:18:00Z">
            <w:rPr>
              <w:rFonts w:hint="eastAsia"/>
              <w:sz w:val="28"/>
              <w:szCs w:val="28"/>
              <w:rtl/>
            </w:rPr>
          </w:rPrChange>
        </w:rPr>
        <w:t>מאוד</w:t>
      </w:r>
      <w:r w:rsidRPr="00103DCA">
        <w:rPr>
          <w:rFonts w:ascii="Tahoma" w:hAnsi="Tahoma" w:cs="Tahoma"/>
          <w:sz w:val="24"/>
          <w:szCs w:val="24"/>
          <w:rtl/>
          <w:rPrChange w:id="5776" w:author="רינת אביטל" w:date="2022-05-12T09:18:00Z">
            <w:rPr>
              <w:sz w:val="28"/>
              <w:szCs w:val="28"/>
              <w:rtl/>
            </w:rPr>
          </w:rPrChange>
        </w:rPr>
        <w:t xml:space="preserve"> </w:t>
      </w:r>
      <w:r w:rsidRPr="00103DCA">
        <w:rPr>
          <w:rFonts w:ascii="Tahoma" w:hAnsi="Tahoma" w:cs="Tahoma" w:hint="eastAsia"/>
          <w:sz w:val="24"/>
          <w:szCs w:val="24"/>
          <w:rtl/>
          <w:rPrChange w:id="5777" w:author="רינת אביטל" w:date="2022-05-12T09:18:00Z">
            <w:rPr>
              <w:rFonts w:hint="eastAsia"/>
              <w:sz w:val="28"/>
              <w:szCs w:val="28"/>
              <w:rtl/>
            </w:rPr>
          </w:rPrChange>
        </w:rPr>
        <w:t>רוצה</w:t>
      </w:r>
      <w:r w:rsidRPr="00103DCA">
        <w:rPr>
          <w:rFonts w:ascii="Tahoma" w:hAnsi="Tahoma" w:cs="Tahoma"/>
          <w:sz w:val="24"/>
          <w:szCs w:val="24"/>
          <w:rtl/>
          <w:rPrChange w:id="5778" w:author="רינת אביטל" w:date="2022-05-12T09:18:00Z">
            <w:rPr>
              <w:sz w:val="28"/>
              <w:szCs w:val="28"/>
              <w:rtl/>
            </w:rPr>
          </w:rPrChange>
        </w:rPr>
        <w:t xml:space="preserve"> </w:t>
      </w:r>
      <w:r w:rsidRPr="00103DCA">
        <w:rPr>
          <w:rFonts w:ascii="Tahoma" w:hAnsi="Tahoma" w:cs="Tahoma" w:hint="eastAsia"/>
          <w:sz w:val="24"/>
          <w:szCs w:val="24"/>
          <w:rtl/>
          <w:rPrChange w:id="5779" w:author="רינת אביטל" w:date="2022-05-12T09:18:00Z">
            <w:rPr>
              <w:rFonts w:hint="eastAsia"/>
              <w:sz w:val="28"/>
              <w:szCs w:val="28"/>
              <w:rtl/>
            </w:rPr>
          </w:rPrChange>
        </w:rPr>
        <w:t>לשכלל</w:t>
      </w:r>
      <w:r w:rsidRPr="00103DCA">
        <w:rPr>
          <w:rFonts w:ascii="Tahoma" w:hAnsi="Tahoma" w:cs="Tahoma"/>
          <w:sz w:val="24"/>
          <w:szCs w:val="24"/>
          <w:rtl/>
          <w:rPrChange w:id="5780" w:author="רינת אביטל" w:date="2022-05-12T09:18:00Z">
            <w:rPr>
              <w:sz w:val="28"/>
              <w:szCs w:val="28"/>
              <w:rtl/>
            </w:rPr>
          </w:rPrChange>
        </w:rPr>
        <w:t xml:space="preserve"> </w:t>
      </w:r>
      <w:r w:rsidRPr="00103DCA">
        <w:rPr>
          <w:rFonts w:ascii="Tahoma" w:hAnsi="Tahoma" w:cs="Tahoma" w:hint="eastAsia"/>
          <w:sz w:val="24"/>
          <w:szCs w:val="24"/>
          <w:rtl/>
          <w:rPrChange w:id="5781" w:author="רינת אביטל" w:date="2022-05-12T09:18:00Z">
            <w:rPr>
              <w:rFonts w:hint="eastAsia"/>
              <w:sz w:val="28"/>
              <w:szCs w:val="28"/>
              <w:rtl/>
            </w:rPr>
          </w:rPrChange>
        </w:rPr>
        <w:t>את</w:t>
      </w:r>
      <w:r w:rsidRPr="00103DCA">
        <w:rPr>
          <w:rFonts w:ascii="Tahoma" w:hAnsi="Tahoma" w:cs="Tahoma"/>
          <w:sz w:val="24"/>
          <w:szCs w:val="24"/>
          <w:rtl/>
          <w:rPrChange w:id="5782" w:author="רינת אביטל" w:date="2022-05-12T09:18:00Z">
            <w:rPr>
              <w:sz w:val="28"/>
              <w:szCs w:val="28"/>
              <w:rtl/>
            </w:rPr>
          </w:rPrChange>
        </w:rPr>
        <w:t xml:space="preserve"> </w:t>
      </w:r>
      <w:r w:rsidRPr="00103DCA">
        <w:rPr>
          <w:rFonts w:ascii="Tahoma" w:hAnsi="Tahoma" w:cs="Tahoma" w:hint="eastAsia"/>
          <w:sz w:val="24"/>
          <w:szCs w:val="24"/>
          <w:rtl/>
          <w:rPrChange w:id="5783" w:author="רינת אביטל" w:date="2022-05-12T09:18:00Z">
            <w:rPr>
              <w:rFonts w:hint="eastAsia"/>
              <w:sz w:val="28"/>
              <w:szCs w:val="28"/>
              <w:rtl/>
            </w:rPr>
          </w:rPrChange>
        </w:rPr>
        <w:t>הפרויקט</w:t>
      </w:r>
      <w:r w:rsidRPr="00103DCA">
        <w:rPr>
          <w:rFonts w:ascii="Tahoma" w:hAnsi="Tahoma" w:cs="Tahoma"/>
          <w:sz w:val="24"/>
          <w:szCs w:val="24"/>
          <w:rtl/>
          <w:rPrChange w:id="5784" w:author="רינת אביטל" w:date="2022-05-12T09:18:00Z">
            <w:rPr>
              <w:sz w:val="28"/>
              <w:szCs w:val="28"/>
              <w:rtl/>
            </w:rPr>
          </w:rPrChange>
        </w:rPr>
        <w:t xml:space="preserve">. </w:t>
      </w:r>
    </w:p>
    <w:p w14:paraId="0CE354E8" w14:textId="3F95AA97" w:rsidR="00D05827" w:rsidRDefault="00D05827" w:rsidP="00C0353D">
      <w:pPr>
        <w:rPr>
          <w:rFonts w:ascii="Tahoma" w:hAnsi="Tahoma" w:cs="Tahoma"/>
          <w:sz w:val="24"/>
          <w:szCs w:val="24"/>
          <w:rtl/>
        </w:rPr>
      </w:pPr>
      <w:r>
        <w:rPr>
          <w:rFonts w:ascii="Tahoma" w:hAnsi="Tahoma" w:cs="Tahoma" w:hint="cs"/>
          <w:sz w:val="24"/>
          <w:szCs w:val="24"/>
          <w:rtl/>
        </w:rPr>
        <w:t>שלכל פונקציה שהמשתמש יכניס המערכת תוכל לפתור את הפונקציה ולהציג נקודות מיוחדות. וכן תוכל לחשב גם אינטגרליי</w:t>
      </w:r>
      <w:r>
        <w:rPr>
          <w:rFonts w:ascii="Tahoma" w:hAnsi="Tahoma" w:cs="Tahoma" w:hint="eastAsia"/>
          <w:sz w:val="24"/>
          <w:szCs w:val="24"/>
          <w:rtl/>
        </w:rPr>
        <w:t>ם</w:t>
      </w:r>
      <w:r>
        <w:rPr>
          <w:rFonts w:ascii="Tahoma" w:hAnsi="Tahoma" w:cs="Tahoma" w:hint="cs"/>
          <w:sz w:val="24"/>
          <w:szCs w:val="24"/>
          <w:rtl/>
        </w:rPr>
        <w:t>.</w:t>
      </w:r>
    </w:p>
    <w:p w14:paraId="6E940AAB" w14:textId="2AB0BF43" w:rsidR="000971D3" w:rsidRPr="00103DCA" w:rsidRDefault="000971D3" w:rsidP="00C0353D">
      <w:pPr>
        <w:rPr>
          <w:rFonts w:ascii="Tahoma" w:hAnsi="Tahoma" w:cs="Tahoma"/>
          <w:sz w:val="24"/>
          <w:szCs w:val="24"/>
          <w:rtl/>
          <w:rPrChange w:id="5785"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5786"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5787"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5788"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5789"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5790"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5791"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5792"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5793"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5794"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5795"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5796"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5797"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5798"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5799"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5800"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5801"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5802" w:author="רינת אביטל" w:date="2022-05-12T09:18:00Z">
            <w:rPr>
              <w:sz w:val="28"/>
              <w:szCs w:val="28"/>
              <w:rtl/>
            </w:rPr>
          </w:rPrChange>
        </w:rPr>
      </w:pPr>
    </w:p>
    <w:p w14:paraId="65C662E1" w14:textId="4202B56D" w:rsidR="00401A68" w:rsidRDefault="00401A68" w:rsidP="00C0353D">
      <w:pPr>
        <w:rPr>
          <w:ins w:id="5803"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5804" w:author="רינת אביטל" w:date="2022-05-12T09:18:00Z">
            <w:rPr>
              <w:sz w:val="28"/>
              <w:szCs w:val="28"/>
              <w:rtl/>
            </w:rPr>
          </w:rPrChange>
        </w:rPr>
      </w:pPr>
    </w:p>
    <w:p w14:paraId="34A9F620" w14:textId="45C8DD49" w:rsidR="00383AEF" w:rsidRDefault="00383AEF" w:rsidP="00C0353D">
      <w:pPr>
        <w:rPr>
          <w:rFonts w:ascii="Tahoma" w:hAnsi="Tahoma" w:cs="Tahoma"/>
          <w:sz w:val="24"/>
          <w:szCs w:val="24"/>
          <w:rtl/>
        </w:rPr>
      </w:pPr>
    </w:p>
    <w:p w14:paraId="45DE1FA6" w14:textId="77777777" w:rsidR="00EF12AB" w:rsidRPr="00103DCA" w:rsidRDefault="00EF12AB" w:rsidP="00C0353D">
      <w:pPr>
        <w:rPr>
          <w:rFonts w:ascii="Tahoma" w:hAnsi="Tahoma" w:cs="Tahoma"/>
          <w:sz w:val="24"/>
          <w:szCs w:val="24"/>
          <w:rtl/>
          <w:rPrChange w:id="5805"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5806" w:author="רינת אביטל" w:date="2022-05-12T09:18:00Z">
            <w:rPr>
              <w:sz w:val="28"/>
              <w:szCs w:val="28"/>
            </w:rPr>
          </w:rPrChange>
        </w:rPr>
      </w:pPr>
    </w:p>
    <w:p w14:paraId="5EFE6667" w14:textId="19C11422" w:rsidR="003A5CCB"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07" w:author="רינת אביטל" w:date="2022-05-12T09:18:00Z">
            <w:rPr>
              <w:b/>
              <w:bCs/>
              <w:color w:val="89D7C3"/>
              <w:sz w:val="44"/>
              <w:szCs w:val="44"/>
              <w:rtl/>
            </w:rPr>
          </w:rPrChange>
        </w:rPr>
      </w:pPr>
      <w:bookmarkStart w:id="5808" w:name="_Toc10303964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09" w:author="רינת אביטל" w:date="2022-05-12T09:18:00Z">
            <w:rPr>
              <w:rFonts w:hint="eastAsia"/>
              <w:b/>
              <w:bCs/>
              <w:color w:val="89D7C3"/>
              <w:sz w:val="44"/>
              <w:szCs w:val="44"/>
              <w:rtl/>
            </w:rPr>
          </w:rPrChange>
        </w:rPr>
        <w:lastRenderedPageBreak/>
        <w:t>ביבליוגרפיה</w:t>
      </w:r>
      <w:bookmarkEnd w:id="5808"/>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5810" w:author="רינת אביטל" w:date="2022-05-12T09:18:00Z">
            <w:rPr>
              <w:sz w:val="28"/>
              <w:szCs w:val="28"/>
            </w:rPr>
          </w:rPrChange>
        </w:rPr>
      </w:pPr>
      <w:r w:rsidRPr="00103DCA">
        <w:rPr>
          <w:rFonts w:ascii="Tahoma" w:hAnsi="Tahoma" w:cs="Tahoma"/>
          <w:sz w:val="24"/>
          <w:szCs w:val="24"/>
          <w:rPrChange w:id="5811" w:author="רינת אביטל" w:date="2022-05-12T09:18:00Z">
            <w:rPr>
              <w:sz w:val="28"/>
              <w:szCs w:val="28"/>
            </w:rPr>
          </w:rPrChange>
        </w:rPr>
        <w:t>GitHub</w:t>
      </w:r>
    </w:p>
    <w:p w14:paraId="72BD71D8" w14:textId="7E577591" w:rsidR="003A5CCB" w:rsidRPr="00103DCA" w:rsidRDefault="003A5CCB" w:rsidP="00274657">
      <w:pPr>
        <w:pStyle w:val="a8"/>
        <w:numPr>
          <w:ilvl w:val="0"/>
          <w:numId w:val="32"/>
        </w:numPr>
        <w:spacing w:line="360" w:lineRule="auto"/>
        <w:rPr>
          <w:rFonts w:ascii="Tahoma" w:hAnsi="Tahoma" w:cs="Tahoma"/>
          <w:sz w:val="24"/>
          <w:szCs w:val="24"/>
          <w:rPrChange w:id="5812" w:author="רינת אביטל" w:date="2022-05-12T09:18:00Z">
            <w:rPr>
              <w:sz w:val="28"/>
              <w:szCs w:val="28"/>
            </w:rPr>
          </w:rPrChange>
        </w:rPr>
      </w:pPr>
      <w:r w:rsidRPr="00103DCA">
        <w:rPr>
          <w:rFonts w:ascii="Tahoma" w:hAnsi="Tahoma" w:cs="Tahoma"/>
          <w:sz w:val="24"/>
          <w:szCs w:val="24"/>
          <w:rPrChange w:id="5813" w:author="רינת אביטל" w:date="2022-05-12T09:18:00Z">
            <w:rPr>
              <w:sz w:val="28"/>
              <w:szCs w:val="28"/>
            </w:rPr>
          </w:rPrChange>
        </w:rPr>
        <w:t>Stac</w:t>
      </w:r>
      <w:r w:rsidR="00D05827">
        <w:rPr>
          <w:rFonts w:ascii="Tahoma" w:hAnsi="Tahoma" w:cs="Tahoma"/>
          <w:sz w:val="24"/>
          <w:szCs w:val="24"/>
        </w:rPr>
        <w:t>k</w:t>
      </w:r>
      <w:r w:rsidRPr="00103DCA">
        <w:rPr>
          <w:rFonts w:ascii="Tahoma" w:hAnsi="Tahoma" w:cs="Tahoma"/>
          <w:sz w:val="24"/>
          <w:szCs w:val="24"/>
          <w:rPrChange w:id="5814" w:author="רינת אביטל" w:date="2022-05-12T09:18:00Z">
            <w:rPr>
              <w:sz w:val="28"/>
              <w:szCs w:val="28"/>
            </w:rPr>
          </w:rPrChange>
        </w:rPr>
        <w:t xml:space="preserve">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5815" w:author="רינת אביטל" w:date="2022-05-12T09:18:00Z">
            <w:rPr>
              <w:sz w:val="28"/>
              <w:szCs w:val="28"/>
            </w:rPr>
          </w:rPrChange>
        </w:rPr>
      </w:pPr>
      <w:r w:rsidRPr="00103DCA">
        <w:rPr>
          <w:rFonts w:ascii="Tahoma" w:hAnsi="Tahoma" w:cs="Tahoma"/>
          <w:sz w:val="24"/>
          <w:szCs w:val="24"/>
          <w:rPrChange w:id="5816" w:author="רינת אביטל" w:date="2022-05-12T09:18:00Z">
            <w:rPr>
              <w:sz w:val="28"/>
              <w:szCs w:val="28"/>
            </w:rPr>
          </w:rPrChange>
        </w:rPr>
        <w:t>Bootstrap</w:t>
      </w:r>
    </w:p>
    <w:p w14:paraId="4687ABF1" w14:textId="0AA2CEF5" w:rsidR="003A5CCB" w:rsidRDefault="003A5CCB" w:rsidP="00274657">
      <w:pPr>
        <w:pStyle w:val="a8"/>
        <w:numPr>
          <w:ilvl w:val="0"/>
          <w:numId w:val="32"/>
        </w:numPr>
        <w:spacing w:line="360" w:lineRule="auto"/>
        <w:rPr>
          <w:rFonts w:ascii="Tahoma" w:hAnsi="Tahoma" w:cs="Tahoma"/>
          <w:sz w:val="24"/>
          <w:szCs w:val="24"/>
        </w:rPr>
      </w:pPr>
      <w:r w:rsidRPr="00103DCA">
        <w:rPr>
          <w:rFonts w:ascii="Tahoma" w:hAnsi="Tahoma" w:cs="Tahoma"/>
          <w:sz w:val="24"/>
          <w:szCs w:val="24"/>
          <w:rPrChange w:id="5817" w:author="רינת אביטל" w:date="2022-05-12T09:18:00Z">
            <w:rPr>
              <w:sz w:val="28"/>
              <w:szCs w:val="28"/>
            </w:rPr>
          </w:rPrChange>
        </w:rPr>
        <w:t>Internet Israel</w:t>
      </w:r>
    </w:p>
    <w:p w14:paraId="22EA4EB8" w14:textId="54271318"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echarts.apache</w:t>
      </w:r>
      <w:proofErr w:type="spellEnd"/>
      <w:proofErr w:type="gramEnd"/>
    </w:p>
    <w:p w14:paraId="7A14676B" w14:textId="4185F00F"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ngdevelop.tech</w:t>
      </w:r>
      <w:proofErr w:type="spellEnd"/>
      <w:proofErr w:type="gramEnd"/>
    </w:p>
    <w:p w14:paraId="4A573CC6" w14:textId="53854C37" w:rsidR="00D05827" w:rsidRPr="00103DCA" w:rsidRDefault="00D05827" w:rsidP="00274657">
      <w:pPr>
        <w:pStyle w:val="a8"/>
        <w:numPr>
          <w:ilvl w:val="0"/>
          <w:numId w:val="32"/>
        </w:numPr>
        <w:spacing w:line="360" w:lineRule="auto"/>
        <w:rPr>
          <w:rFonts w:ascii="Tahoma" w:hAnsi="Tahoma" w:cs="Tahoma"/>
          <w:sz w:val="24"/>
          <w:szCs w:val="24"/>
          <w:rtl/>
          <w:rPrChange w:id="5818" w:author="רינת אביטל" w:date="2022-05-12T09:18:00Z">
            <w:rPr>
              <w:sz w:val="28"/>
              <w:szCs w:val="28"/>
              <w:rtl/>
            </w:rPr>
          </w:rPrChange>
        </w:rPr>
      </w:pPr>
      <w:proofErr w:type="spellStart"/>
      <w:r w:rsidRPr="00D05827">
        <w:rPr>
          <w:rFonts w:ascii="Tahoma" w:hAnsi="Tahoma" w:cs="Tahoma"/>
          <w:sz w:val="24"/>
          <w:szCs w:val="24"/>
        </w:rPr>
        <w:t>hodgef</w:t>
      </w:r>
      <w:proofErr w:type="spellEnd"/>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5819" w:author="רינת אביטל" w:date="2022-05-12T09:18:00Z">
            <w:rPr>
              <w:sz w:val="28"/>
              <w:szCs w:val="28"/>
            </w:rPr>
          </w:rPrChange>
        </w:rPr>
      </w:pPr>
      <w:r w:rsidRPr="00103DCA">
        <w:rPr>
          <w:rFonts w:ascii="Tahoma" w:hAnsi="Tahoma" w:cs="Tahoma"/>
          <w:sz w:val="24"/>
          <w:szCs w:val="24"/>
          <w:rPrChange w:id="5820"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5821" w:author="רינת אביטל" w:date="2022-05-12T09:18:00Z">
            <w:rPr>
              <w:sz w:val="28"/>
              <w:szCs w:val="28"/>
            </w:rPr>
          </w:rPrChange>
        </w:rPr>
      </w:pPr>
      <w:proofErr w:type="spellStart"/>
      <w:r w:rsidRPr="00103DCA">
        <w:rPr>
          <w:rFonts w:ascii="Tahoma" w:hAnsi="Tahoma" w:cs="Tahoma"/>
          <w:sz w:val="24"/>
          <w:szCs w:val="24"/>
          <w:rPrChange w:id="5822" w:author="רינת אביטל" w:date="2022-05-12T09:18:00Z">
            <w:rPr>
              <w:sz w:val="28"/>
              <w:szCs w:val="28"/>
            </w:rPr>
          </w:rPrChange>
        </w:rPr>
        <w:t>GeeksForGeeks</w:t>
      </w:r>
      <w:proofErr w:type="spellEnd"/>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5823" w:author="רינת אביטל" w:date="2022-05-12T09:18:00Z">
            <w:rPr>
              <w:sz w:val="28"/>
              <w:szCs w:val="28"/>
            </w:rPr>
          </w:rPrChange>
        </w:rPr>
      </w:pPr>
      <w:r w:rsidRPr="00103DCA">
        <w:rPr>
          <w:rFonts w:ascii="Tahoma" w:hAnsi="Tahoma" w:cs="Tahoma" w:hint="eastAsia"/>
          <w:sz w:val="24"/>
          <w:szCs w:val="24"/>
          <w:rtl/>
          <w:rPrChange w:id="5824" w:author="רינת אביטל" w:date="2022-05-12T09:18:00Z">
            <w:rPr>
              <w:rFonts w:hint="eastAsia"/>
              <w:sz w:val="28"/>
              <w:szCs w:val="28"/>
              <w:rtl/>
            </w:rPr>
          </w:rPrChange>
        </w:rPr>
        <w:t>ויקיפדיה</w:t>
      </w:r>
    </w:p>
    <w:p w14:paraId="269E6601" w14:textId="77777777" w:rsidR="004B4309" w:rsidRPr="00103DCA" w:rsidRDefault="004B4309" w:rsidP="00912ECE">
      <w:pPr>
        <w:rPr>
          <w:rFonts w:ascii="Tahoma" w:hAnsi="Tahoma" w:cs="Tahoma"/>
          <w:sz w:val="24"/>
          <w:szCs w:val="24"/>
          <w:rPrChange w:id="5825"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5826" w:author="רינת אביטל" w:date="2022-05-12T09:18:00Z">
            <w:rPr/>
          </w:rPrChange>
        </w:rPr>
      </w:pPr>
    </w:p>
    <w:p w14:paraId="3F7088EC" w14:textId="77777777" w:rsidR="0098092F" w:rsidRPr="00103DCA" w:rsidRDefault="0098092F" w:rsidP="00401A68">
      <w:pPr>
        <w:rPr>
          <w:rFonts w:ascii="Tahoma" w:hAnsi="Tahoma" w:cs="Tahoma"/>
          <w:sz w:val="20"/>
          <w:szCs w:val="20"/>
          <w:rPrChange w:id="5827" w:author="רינת אביטל" w:date="2022-05-12T09:18:00Z">
            <w:rPr/>
          </w:rPrChange>
        </w:rPr>
      </w:pPr>
    </w:p>
    <w:sectPr w:rsidR="0098092F" w:rsidRPr="00103DCA" w:rsidSect="000E2E5D">
      <w:headerReference w:type="default" r:id="rId41"/>
      <w:footerReference w:type="default" r:id="rId42"/>
      <w:pgSz w:w="11906" w:h="16838"/>
      <w:pgMar w:top="1440" w:right="1274" w:bottom="1440" w:left="1560" w:header="708" w:footer="708" w:gutter="0"/>
      <w:pgBorders w:display="notFirstPage" w:offsetFrom="page">
        <w:top w:val="single" w:sz="8" w:space="24" w:color="F4B083" w:themeColor="accent2" w:themeTint="99"/>
        <w:left w:val="single" w:sz="8" w:space="24" w:color="F4B083" w:themeColor="accent2" w:themeTint="99"/>
        <w:bottom w:val="single" w:sz="8" w:space="24" w:color="F4B083" w:themeColor="accent2" w:themeTint="99"/>
        <w:right w:val="single" w:sz="8" w:space="24" w:color="F4B083" w:themeColor="accent2" w:themeTint="99"/>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13EFB" w14:textId="77777777" w:rsidR="00A53422" w:rsidRDefault="00A53422" w:rsidP="00393913">
      <w:pPr>
        <w:spacing w:after="0" w:line="240" w:lineRule="auto"/>
      </w:pPr>
      <w:r>
        <w:separator/>
      </w:r>
    </w:p>
  </w:endnote>
  <w:endnote w:type="continuationSeparator" w:id="0">
    <w:p w14:paraId="63109ED6" w14:textId="77777777" w:rsidR="00A53422" w:rsidRDefault="00A53422"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92080F" w:rsidRPr="00274657" w:rsidRDefault="0092080F" w:rsidP="00274657">
        <w:pPr>
          <w:pStyle w:val="a5"/>
          <w:pBdr>
            <w:top w:val="single" w:sz="4" w:space="0" w:color="D9D9D9" w:themeColor="background1" w:themeShade="D9"/>
          </w:pBdr>
          <w:jc w:val="right"/>
          <w:rPr>
            <w:color w:val="002060"/>
            <w:sz w:val="28"/>
            <w:szCs w:val="28"/>
          </w:rPr>
        </w:pPr>
        <w:ins w:id="5828" w:author="רינת אביטל" w:date="2022-05-12T11:50:00Z">
          <w:r w:rsidRPr="00F904A0">
            <w:rPr>
              <w:rFonts w:cs="Arial"/>
              <w:noProof/>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Pr="00274657">
          <w:rPr>
            <w:color w:val="002060"/>
            <w:sz w:val="28"/>
            <w:szCs w:val="28"/>
          </w:rPr>
          <w:fldChar w:fldCharType="begin"/>
        </w:r>
        <w:r w:rsidRPr="00274657">
          <w:rPr>
            <w:color w:val="002060"/>
            <w:sz w:val="28"/>
            <w:szCs w:val="28"/>
          </w:rPr>
          <w:instrText>PAGE   \* MERGEFORMAT</w:instrText>
        </w:r>
        <w:r w:rsidRPr="00274657">
          <w:rPr>
            <w:color w:val="002060"/>
            <w:sz w:val="28"/>
            <w:szCs w:val="28"/>
          </w:rPr>
          <w:fldChar w:fldCharType="separate"/>
        </w:r>
        <w:r w:rsidRPr="00274657">
          <w:rPr>
            <w:color w:val="002060"/>
            <w:sz w:val="28"/>
            <w:szCs w:val="28"/>
            <w:rtl/>
            <w:lang w:val="he-IL"/>
          </w:rPr>
          <w:t>2</w:t>
        </w:r>
        <w:r w:rsidRPr="00274657">
          <w:rPr>
            <w:color w:val="002060"/>
            <w:sz w:val="28"/>
            <w:szCs w:val="28"/>
          </w:rPr>
          <w:fldChar w:fldCharType="end"/>
        </w:r>
        <w:r w:rsidRPr="00274657">
          <w:rPr>
            <w:color w:val="002060"/>
            <w:sz w:val="28"/>
            <w:szCs w:val="28"/>
            <w:rtl/>
            <w:lang w:val="he-IL"/>
          </w:rPr>
          <w:t xml:space="preserve"> </w:t>
        </w:r>
      </w:p>
    </w:sdtContent>
  </w:sdt>
  <w:p w14:paraId="5E9AB83B" w14:textId="32326515" w:rsidR="0092080F" w:rsidRDefault="0092080F">
    <w:pPr>
      <w:pStyle w:val="a5"/>
      <w:tabs>
        <w:tab w:val="clear" w:pos="8306"/>
      </w:tabs>
      <w:rPr>
        <w:rtl/>
      </w:rPr>
      <w:pPrChange w:id="5829" w:author="רינת אביטל" w:date="2022-05-12T11:51:00Z">
        <w:pPr>
          <w:pStyle w:val="a5"/>
        </w:pPr>
      </w:pPrChange>
    </w:pPr>
    <w:r>
      <w:rPr>
        <w:rFonts w:hint="cs"/>
        <w:rtl/>
      </w:rPr>
      <w:t xml:space="preserve">                                                   </w:t>
    </w:r>
    <w:del w:id="5830" w:author="רינת אביטל" w:date="2022-05-12T11:50:00Z">
      <w:r w:rsidDel="00F904A0">
        <w:rPr>
          <w:noProof/>
        </w:rPr>
        <w:drawing>
          <wp:inline distT="0" distB="0" distL="0" distR="0" wp14:anchorId="168D5B92" wp14:editId="7514D3FE">
            <wp:extent cx="1143000" cy="419100"/>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5831" w:author="רינת אביטל" w:date="2022-05-12T11:50:00Z">
      <w:r w:rsidRPr="00F904A0">
        <w:rPr>
          <w:noProof/>
        </w:rPr>
        <w:t xml:space="preserve"> </w:t>
      </w:r>
    </w:ins>
    <w:ins w:id="5832" w:author="רינת אביטל" w:date="2022-05-12T11:51:00Z">
      <w:r>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BACD3" w14:textId="77777777" w:rsidR="00A53422" w:rsidRDefault="00A53422" w:rsidP="00393913">
      <w:pPr>
        <w:spacing w:after="0" w:line="240" w:lineRule="auto"/>
      </w:pPr>
      <w:r>
        <w:separator/>
      </w:r>
    </w:p>
  </w:footnote>
  <w:footnote w:type="continuationSeparator" w:id="0">
    <w:p w14:paraId="20EC0DD2" w14:textId="77777777" w:rsidR="00A53422" w:rsidRDefault="00A53422"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92080F" w:rsidRDefault="0092080F"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D348A"/>
    <w:multiLevelType w:val="multilevel"/>
    <w:tmpl w:val="B0D8D3FA"/>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14EE7"/>
    <w:multiLevelType w:val="multilevel"/>
    <w:tmpl w:val="83D61E16"/>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BE0E3C"/>
    <w:multiLevelType w:val="hybridMultilevel"/>
    <w:tmpl w:val="DCF2C91E"/>
    <w:lvl w:ilvl="0" w:tplc="9DC86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8A43A1"/>
    <w:multiLevelType w:val="hybridMultilevel"/>
    <w:tmpl w:val="8A381A14"/>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2"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A2222C"/>
    <w:multiLevelType w:val="hybridMultilevel"/>
    <w:tmpl w:val="45924956"/>
    <w:lvl w:ilvl="0" w:tplc="DE54F2AC">
      <w:start w:val="1"/>
      <w:numFmt w:val="decimal"/>
      <w:lvlText w:val="%1."/>
      <w:lvlJc w:val="left"/>
      <w:pPr>
        <w:ind w:left="142"/>
      </w:pPr>
      <w:rPr>
        <w:rFonts w:ascii="Tahoma" w:eastAsia="Arial" w:hAnsi="Tahoma" w:cs="Tahoma"/>
        <w:b/>
        <w:bCs/>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7525CB"/>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E2A224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8702D"/>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350E6A"/>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A724946"/>
    <w:multiLevelType w:val="multilevel"/>
    <w:tmpl w:val="7DE2A6C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2"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54" w15:restartNumberingAfterBreak="0">
    <w:nsid w:val="4B07180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6"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52A01724"/>
    <w:multiLevelType w:val="multilevel"/>
    <w:tmpl w:val="8B54953A"/>
    <w:lvl w:ilvl="0">
      <w:start w:val="1"/>
      <w:numFmt w:val="decimal"/>
      <w:lvlText w:val="%1."/>
      <w:lvlJc w:val="left"/>
      <w:pPr>
        <w:ind w:left="502" w:hanging="360"/>
      </w:pPr>
      <w:rPr>
        <w:rFonts w:hint="default"/>
        <w:color w:val="F4B083" w:themeColor="accent2" w:themeTint="99"/>
      </w:rPr>
    </w:lvl>
    <w:lvl w:ilvl="1">
      <w:start w:val="1"/>
      <w:numFmt w:val="decimal"/>
      <w:lvlText w:val="%1.%2."/>
      <w:lvlJc w:val="left"/>
      <w:pPr>
        <w:ind w:left="792" w:hanging="432"/>
      </w:pPr>
      <w:rPr>
        <w:b/>
        <w:bCs/>
        <w:color w:val="F4B083" w:themeColor="accent2" w:themeTint="99"/>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4"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2A058A6"/>
    <w:multiLevelType w:val="multilevel"/>
    <w:tmpl w:val="61402DF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2"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87294"/>
    <w:multiLevelType w:val="hybridMultilevel"/>
    <w:tmpl w:val="8F44C1FE"/>
    <w:lvl w:ilvl="0" w:tplc="D5F84A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6"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237CE7"/>
    <w:multiLevelType w:val="multilevel"/>
    <w:tmpl w:val="06EE272A"/>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9734A5"/>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058864">
    <w:abstractNumId w:val="38"/>
  </w:num>
  <w:num w:numId="2" w16cid:durableId="741024039">
    <w:abstractNumId w:val="36"/>
  </w:num>
  <w:num w:numId="3" w16cid:durableId="557009199">
    <w:abstractNumId w:val="8"/>
  </w:num>
  <w:num w:numId="4" w16cid:durableId="889537480">
    <w:abstractNumId w:val="75"/>
  </w:num>
  <w:num w:numId="5" w16cid:durableId="483551366">
    <w:abstractNumId w:val="3"/>
  </w:num>
  <w:num w:numId="6" w16cid:durableId="1882280123">
    <w:abstractNumId w:val="63"/>
  </w:num>
  <w:num w:numId="7" w16cid:durableId="764108927">
    <w:abstractNumId w:val="59"/>
  </w:num>
  <w:num w:numId="8" w16cid:durableId="2018193218">
    <w:abstractNumId w:val="26"/>
  </w:num>
  <w:num w:numId="9" w16cid:durableId="2059354422">
    <w:abstractNumId w:val="35"/>
  </w:num>
  <w:num w:numId="10" w16cid:durableId="1395352833">
    <w:abstractNumId w:val="48"/>
  </w:num>
  <w:num w:numId="11" w16cid:durableId="1316716203">
    <w:abstractNumId w:val="41"/>
  </w:num>
  <w:num w:numId="12" w16cid:durableId="2056732758">
    <w:abstractNumId w:val="16"/>
  </w:num>
  <w:num w:numId="13" w16cid:durableId="1916625636">
    <w:abstractNumId w:val="47"/>
  </w:num>
  <w:num w:numId="14" w16cid:durableId="1200819972">
    <w:abstractNumId w:val="19"/>
  </w:num>
  <w:num w:numId="15" w16cid:durableId="1588734652">
    <w:abstractNumId w:val="60"/>
  </w:num>
  <w:num w:numId="16" w16cid:durableId="1661084067">
    <w:abstractNumId w:val="9"/>
  </w:num>
  <w:num w:numId="17" w16cid:durableId="1365710445">
    <w:abstractNumId w:val="20"/>
  </w:num>
  <w:num w:numId="18" w16cid:durableId="701442947">
    <w:abstractNumId w:val="24"/>
  </w:num>
  <w:num w:numId="19" w16cid:durableId="1034575036">
    <w:abstractNumId w:val="15"/>
  </w:num>
  <w:num w:numId="20" w16cid:durableId="689720273">
    <w:abstractNumId w:val="68"/>
  </w:num>
  <w:num w:numId="21" w16cid:durableId="1859544513">
    <w:abstractNumId w:val="27"/>
  </w:num>
  <w:num w:numId="22" w16cid:durableId="1166896619">
    <w:abstractNumId w:val="58"/>
  </w:num>
  <w:num w:numId="23" w16cid:durableId="1784769279">
    <w:abstractNumId w:val="7"/>
  </w:num>
  <w:num w:numId="24" w16cid:durableId="1174733458">
    <w:abstractNumId w:val="52"/>
  </w:num>
  <w:num w:numId="25" w16cid:durableId="1990205311">
    <w:abstractNumId w:val="77"/>
  </w:num>
  <w:num w:numId="26" w16cid:durableId="391539328">
    <w:abstractNumId w:val="30"/>
  </w:num>
  <w:num w:numId="27" w16cid:durableId="1825471688">
    <w:abstractNumId w:val="69"/>
  </w:num>
  <w:num w:numId="28" w16cid:durableId="664555085">
    <w:abstractNumId w:val="10"/>
  </w:num>
  <w:num w:numId="29" w16cid:durableId="1327512705">
    <w:abstractNumId w:val="23"/>
  </w:num>
  <w:num w:numId="30" w16cid:durableId="1578202476">
    <w:abstractNumId w:val="76"/>
  </w:num>
  <w:num w:numId="31" w16cid:durableId="1520583501">
    <w:abstractNumId w:val="80"/>
  </w:num>
  <w:num w:numId="32" w16cid:durableId="1039891320">
    <w:abstractNumId w:val="25"/>
  </w:num>
  <w:num w:numId="33" w16cid:durableId="886532298">
    <w:abstractNumId w:val="37"/>
  </w:num>
  <w:num w:numId="34" w16cid:durableId="302003747">
    <w:abstractNumId w:val="62"/>
  </w:num>
  <w:num w:numId="35" w16cid:durableId="1078096846">
    <w:abstractNumId w:val="22"/>
  </w:num>
  <w:num w:numId="36" w16cid:durableId="255526695">
    <w:abstractNumId w:val="84"/>
  </w:num>
  <w:num w:numId="37" w16cid:durableId="967276799">
    <w:abstractNumId w:val="31"/>
  </w:num>
  <w:num w:numId="38" w16cid:durableId="85736746">
    <w:abstractNumId w:val="6"/>
  </w:num>
  <w:num w:numId="39" w16cid:durableId="778455673">
    <w:abstractNumId w:val="72"/>
  </w:num>
  <w:num w:numId="40" w16cid:durableId="1699356049">
    <w:abstractNumId w:val="28"/>
  </w:num>
  <w:num w:numId="41" w16cid:durableId="468517912">
    <w:abstractNumId w:val="55"/>
  </w:num>
  <w:num w:numId="42" w16cid:durableId="766194498">
    <w:abstractNumId w:val="39"/>
  </w:num>
  <w:num w:numId="43" w16cid:durableId="1167211857">
    <w:abstractNumId w:val="18"/>
  </w:num>
  <w:num w:numId="44" w16cid:durableId="1095520221">
    <w:abstractNumId w:val="65"/>
  </w:num>
  <w:num w:numId="45" w16cid:durableId="1926456257">
    <w:abstractNumId w:val="67"/>
  </w:num>
  <w:num w:numId="46" w16cid:durableId="42801078">
    <w:abstractNumId w:val="53"/>
  </w:num>
  <w:num w:numId="47" w16cid:durableId="1712342963">
    <w:abstractNumId w:val="49"/>
  </w:num>
  <w:num w:numId="48" w16cid:durableId="1379670441">
    <w:abstractNumId w:val="82"/>
  </w:num>
  <w:num w:numId="49" w16cid:durableId="1197474800">
    <w:abstractNumId w:val="11"/>
  </w:num>
  <w:num w:numId="50" w16cid:durableId="181015276">
    <w:abstractNumId w:val="34"/>
  </w:num>
  <w:num w:numId="51" w16cid:durableId="358968907">
    <w:abstractNumId w:val="57"/>
  </w:num>
  <w:num w:numId="52" w16cid:durableId="384641616">
    <w:abstractNumId w:val="79"/>
  </w:num>
  <w:num w:numId="53" w16cid:durableId="1946496306">
    <w:abstractNumId w:val="32"/>
  </w:num>
  <w:num w:numId="54" w16cid:durableId="950237971">
    <w:abstractNumId w:val="40"/>
  </w:num>
  <w:num w:numId="55" w16cid:durableId="1189487844">
    <w:abstractNumId w:val="13"/>
  </w:num>
  <w:num w:numId="56" w16cid:durableId="1040134583">
    <w:abstractNumId w:val="12"/>
  </w:num>
  <w:num w:numId="57" w16cid:durableId="2130707378">
    <w:abstractNumId w:val="73"/>
  </w:num>
  <w:num w:numId="58" w16cid:durableId="529147137">
    <w:abstractNumId w:val="78"/>
  </w:num>
  <w:num w:numId="59" w16cid:durableId="522477642">
    <w:abstractNumId w:val="66"/>
  </w:num>
  <w:num w:numId="60" w16cid:durableId="1956054123">
    <w:abstractNumId w:val="2"/>
  </w:num>
  <w:num w:numId="61" w16cid:durableId="417485189">
    <w:abstractNumId w:val="43"/>
  </w:num>
  <w:num w:numId="62" w16cid:durableId="492719152">
    <w:abstractNumId w:val="14"/>
  </w:num>
  <w:num w:numId="63" w16cid:durableId="623583137">
    <w:abstractNumId w:val="81"/>
  </w:num>
  <w:num w:numId="64" w16cid:durableId="832137302">
    <w:abstractNumId w:val="61"/>
  </w:num>
  <w:num w:numId="65" w16cid:durableId="1288512335">
    <w:abstractNumId w:val="4"/>
  </w:num>
  <w:num w:numId="66" w16cid:durableId="190805217">
    <w:abstractNumId w:val="29"/>
  </w:num>
  <w:num w:numId="67" w16cid:durableId="416484199">
    <w:abstractNumId w:val="56"/>
  </w:num>
  <w:num w:numId="68" w16cid:durableId="36210107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8160140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11191345">
    <w:abstractNumId w:val="70"/>
  </w:num>
  <w:num w:numId="71" w16cid:durableId="32394523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60133964">
    <w:abstractNumId w:val="64"/>
  </w:num>
  <w:num w:numId="73" w16cid:durableId="2051495113">
    <w:abstractNumId w:val="50"/>
  </w:num>
  <w:num w:numId="74" w16cid:durableId="361128989">
    <w:abstractNumId w:val="46"/>
  </w:num>
  <w:num w:numId="75" w16cid:durableId="1093010182">
    <w:abstractNumId w:val="0"/>
  </w:num>
  <w:num w:numId="76" w16cid:durableId="1928538774">
    <w:abstractNumId w:val="74"/>
  </w:num>
  <w:num w:numId="77" w16cid:durableId="2060401180">
    <w:abstractNumId w:val="33"/>
  </w:num>
  <w:num w:numId="78" w16cid:durableId="259683999">
    <w:abstractNumId w:val="74"/>
  </w:num>
  <w:num w:numId="79" w16cid:durableId="1740251102">
    <w:abstractNumId w:val="17"/>
  </w:num>
  <w:num w:numId="80" w16cid:durableId="1419787820">
    <w:abstractNumId w:val="42"/>
  </w:num>
  <w:num w:numId="81" w16cid:durableId="1009715254">
    <w:abstractNumId w:val="45"/>
  </w:num>
  <w:num w:numId="82" w16cid:durableId="1706978367">
    <w:abstractNumId w:val="85"/>
  </w:num>
  <w:num w:numId="83" w16cid:durableId="895579914">
    <w:abstractNumId w:val="44"/>
  </w:num>
  <w:num w:numId="84" w16cid:durableId="171889592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31628212">
    <w:abstractNumId w:val="54"/>
  </w:num>
  <w:num w:numId="86" w16cid:durableId="1373308696">
    <w:abstractNumId w:val="5"/>
  </w:num>
  <w:num w:numId="87" w16cid:durableId="1536194435">
    <w:abstractNumId w:val="71"/>
  </w:num>
  <w:num w:numId="88" w16cid:durableId="684943017">
    <w:abstractNumId w:val="51"/>
  </w:num>
  <w:num w:numId="89" w16cid:durableId="547453921">
    <w:abstractNumId w:val="83"/>
  </w:num>
  <w:num w:numId="90" w16cid:durableId="1606842767">
    <w:abstractNumId w:val="21"/>
  </w:num>
  <w:num w:numId="91" w16cid:durableId="1279677534">
    <w:abstractNumId w:val="1"/>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0CEC"/>
    <w:rsid w:val="0000600C"/>
    <w:rsid w:val="00020112"/>
    <w:rsid w:val="00021C2C"/>
    <w:rsid w:val="00023A86"/>
    <w:rsid w:val="0003336A"/>
    <w:rsid w:val="00043A70"/>
    <w:rsid w:val="00047EF9"/>
    <w:rsid w:val="00050682"/>
    <w:rsid w:val="00053FD5"/>
    <w:rsid w:val="0006331E"/>
    <w:rsid w:val="000652DB"/>
    <w:rsid w:val="0007769C"/>
    <w:rsid w:val="00077818"/>
    <w:rsid w:val="00090FF6"/>
    <w:rsid w:val="000971D3"/>
    <w:rsid w:val="000A35B9"/>
    <w:rsid w:val="000B35F9"/>
    <w:rsid w:val="000B5001"/>
    <w:rsid w:val="000B5D9E"/>
    <w:rsid w:val="000C040B"/>
    <w:rsid w:val="000C052E"/>
    <w:rsid w:val="000C0A80"/>
    <w:rsid w:val="000C0D8B"/>
    <w:rsid w:val="000C67EC"/>
    <w:rsid w:val="000D0C92"/>
    <w:rsid w:val="000D3F69"/>
    <w:rsid w:val="000D6F07"/>
    <w:rsid w:val="000E2E5D"/>
    <w:rsid w:val="0010003E"/>
    <w:rsid w:val="00103DCA"/>
    <w:rsid w:val="00106859"/>
    <w:rsid w:val="001169EB"/>
    <w:rsid w:val="0013624F"/>
    <w:rsid w:val="001369BC"/>
    <w:rsid w:val="00144AAC"/>
    <w:rsid w:val="0014692C"/>
    <w:rsid w:val="00157D5A"/>
    <w:rsid w:val="00160971"/>
    <w:rsid w:val="001665FA"/>
    <w:rsid w:val="00171430"/>
    <w:rsid w:val="00176D72"/>
    <w:rsid w:val="00183D60"/>
    <w:rsid w:val="00190F30"/>
    <w:rsid w:val="00191061"/>
    <w:rsid w:val="001924D8"/>
    <w:rsid w:val="001940FB"/>
    <w:rsid w:val="00195105"/>
    <w:rsid w:val="001B2248"/>
    <w:rsid w:val="001B42CD"/>
    <w:rsid w:val="001B6146"/>
    <w:rsid w:val="001C2EC1"/>
    <w:rsid w:val="001C3095"/>
    <w:rsid w:val="001E2A0A"/>
    <w:rsid w:val="001E386B"/>
    <w:rsid w:val="001E3958"/>
    <w:rsid w:val="001E4027"/>
    <w:rsid w:val="001F4186"/>
    <w:rsid w:val="00205752"/>
    <w:rsid w:val="00222F3C"/>
    <w:rsid w:val="0022380D"/>
    <w:rsid w:val="00227850"/>
    <w:rsid w:val="00227EC7"/>
    <w:rsid w:val="00232680"/>
    <w:rsid w:val="002333F3"/>
    <w:rsid w:val="00240103"/>
    <w:rsid w:val="00241ED9"/>
    <w:rsid w:val="00244060"/>
    <w:rsid w:val="0024746A"/>
    <w:rsid w:val="0025215A"/>
    <w:rsid w:val="00254D98"/>
    <w:rsid w:val="00260D88"/>
    <w:rsid w:val="00264E89"/>
    <w:rsid w:val="00273AED"/>
    <w:rsid w:val="00273D49"/>
    <w:rsid w:val="00274657"/>
    <w:rsid w:val="0027657E"/>
    <w:rsid w:val="002C1F5D"/>
    <w:rsid w:val="002C1FD3"/>
    <w:rsid w:val="002D143B"/>
    <w:rsid w:val="002E0508"/>
    <w:rsid w:val="002E5C47"/>
    <w:rsid w:val="002F0E71"/>
    <w:rsid w:val="002F5935"/>
    <w:rsid w:val="00314355"/>
    <w:rsid w:val="00321544"/>
    <w:rsid w:val="00325C80"/>
    <w:rsid w:val="00336CE2"/>
    <w:rsid w:val="00354924"/>
    <w:rsid w:val="0036161A"/>
    <w:rsid w:val="00364834"/>
    <w:rsid w:val="00377256"/>
    <w:rsid w:val="00383AEF"/>
    <w:rsid w:val="003845BC"/>
    <w:rsid w:val="00393913"/>
    <w:rsid w:val="003A4C02"/>
    <w:rsid w:val="003A5CCB"/>
    <w:rsid w:val="003A7060"/>
    <w:rsid w:val="003B0064"/>
    <w:rsid w:val="003C27B6"/>
    <w:rsid w:val="003C69EB"/>
    <w:rsid w:val="003D1CCE"/>
    <w:rsid w:val="003F0D43"/>
    <w:rsid w:val="003F47E6"/>
    <w:rsid w:val="0040191B"/>
    <w:rsid w:val="00401A68"/>
    <w:rsid w:val="00402499"/>
    <w:rsid w:val="00402D3A"/>
    <w:rsid w:val="004069AE"/>
    <w:rsid w:val="00410423"/>
    <w:rsid w:val="0041058F"/>
    <w:rsid w:val="00417874"/>
    <w:rsid w:val="0044140F"/>
    <w:rsid w:val="00445124"/>
    <w:rsid w:val="00453021"/>
    <w:rsid w:val="004730FF"/>
    <w:rsid w:val="0047479F"/>
    <w:rsid w:val="004918A5"/>
    <w:rsid w:val="00496EB1"/>
    <w:rsid w:val="004A56D3"/>
    <w:rsid w:val="004A6FE1"/>
    <w:rsid w:val="004B4309"/>
    <w:rsid w:val="004B7D00"/>
    <w:rsid w:val="004E30FC"/>
    <w:rsid w:val="004F0FA7"/>
    <w:rsid w:val="004F699B"/>
    <w:rsid w:val="00502767"/>
    <w:rsid w:val="0051280A"/>
    <w:rsid w:val="00533234"/>
    <w:rsid w:val="00533725"/>
    <w:rsid w:val="005343CE"/>
    <w:rsid w:val="00535B94"/>
    <w:rsid w:val="00543E4E"/>
    <w:rsid w:val="00555B4A"/>
    <w:rsid w:val="005607A8"/>
    <w:rsid w:val="00565F28"/>
    <w:rsid w:val="005731D1"/>
    <w:rsid w:val="00575C13"/>
    <w:rsid w:val="00582AEF"/>
    <w:rsid w:val="0058714D"/>
    <w:rsid w:val="005B01B7"/>
    <w:rsid w:val="005B04D0"/>
    <w:rsid w:val="005B0A5C"/>
    <w:rsid w:val="005C14B4"/>
    <w:rsid w:val="005C2577"/>
    <w:rsid w:val="005C47AC"/>
    <w:rsid w:val="005C4BB4"/>
    <w:rsid w:val="005C4FD3"/>
    <w:rsid w:val="005E1EA6"/>
    <w:rsid w:val="005E60B7"/>
    <w:rsid w:val="005F4DB0"/>
    <w:rsid w:val="0060025B"/>
    <w:rsid w:val="0060395D"/>
    <w:rsid w:val="006134E2"/>
    <w:rsid w:val="0061375C"/>
    <w:rsid w:val="006142A3"/>
    <w:rsid w:val="006252B1"/>
    <w:rsid w:val="0063165E"/>
    <w:rsid w:val="006468E7"/>
    <w:rsid w:val="0066418C"/>
    <w:rsid w:val="00674571"/>
    <w:rsid w:val="00676CBE"/>
    <w:rsid w:val="00677D68"/>
    <w:rsid w:val="00695D88"/>
    <w:rsid w:val="006973E4"/>
    <w:rsid w:val="006B0FA6"/>
    <w:rsid w:val="006B3A37"/>
    <w:rsid w:val="006C2982"/>
    <w:rsid w:val="006C6815"/>
    <w:rsid w:val="006F799E"/>
    <w:rsid w:val="007026F8"/>
    <w:rsid w:val="00712CAF"/>
    <w:rsid w:val="007231B6"/>
    <w:rsid w:val="00723944"/>
    <w:rsid w:val="00724009"/>
    <w:rsid w:val="00724E78"/>
    <w:rsid w:val="00726A3F"/>
    <w:rsid w:val="00754EBA"/>
    <w:rsid w:val="007705E2"/>
    <w:rsid w:val="007775A7"/>
    <w:rsid w:val="00782B32"/>
    <w:rsid w:val="007939AD"/>
    <w:rsid w:val="007A7658"/>
    <w:rsid w:val="007C5BAC"/>
    <w:rsid w:val="007C661D"/>
    <w:rsid w:val="007D6827"/>
    <w:rsid w:val="007F15C6"/>
    <w:rsid w:val="0080616A"/>
    <w:rsid w:val="008112DB"/>
    <w:rsid w:val="00813AC5"/>
    <w:rsid w:val="008152A1"/>
    <w:rsid w:val="00816266"/>
    <w:rsid w:val="0083416F"/>
    <w:rsid w:val="00835CB0"/>
    <w:rsid w:val="008463BE"/>
    <w:rsid w:val="0085463F"/>
    <w:rsid w:val="008612D3"/>
    <w:rsid w:val="008705D2"/>
    <w:rsid w:val="00880BDA"/>
    <w:rsid w:val="008810FC"/>
    <w:rsid w:val="00882C54"/>
    <w:rsid w:val="008834DE"/>
    <w:rsid w:val="0089312C"/>
    <w:rsid w:val="008937B5"/>
    <w:rsid w:val="00894522"/>
    <w:rsid w:val="008A3159"/>
    <w:rsid w:val="008A58AD"/>
    <w:rsid w:val="008B0C2E"/>
    <w:rsid w:val="008B3FB8"/>
    <w:rsid w:val="008C2CE3"/>
    <w:rsid w:val="008C7C68"/>
    <w:rsid w:val="008D14CD"/>
    <w:rsid w:val="008D1F86"/>
    <w:rsid w:val="008D346F"/>
    <w:rsid w:val="008D7A5C"/>
    <w:rsid w:val="008E32FC"/>
    <w:rsid w:val="008E439D"/>
    <w:rsid w:val="008E48CC"/>
    <w:rsid w:val="008E6320"/>
    <w:rsid w:val="008F182D"/>
    <w:rsid w:val="008F78FF"/>
    <w:rsid w:val="00902CEC"/>
    <w:rsid w:val="009107E6"/>
    <w:rsid w:val="00910F81"/>
    <w:rsid w:val="00912ECE"/>
    <w:rsid w:val="009149B3"/>
    <w:rsid w:val="0092080F"/>
    <w:rsid w:val="00924F48"/>
    <w:rsid w:val="009352D8"/>
    <w:rsid w:val="009356D9"/>
    <w:rsid w:val="00936646"/>
    <w:rsid w:val="00941337"/>
    <w:rsid w:val="009544D7"/>
    <w:rsid w:val="0095619B"/>
    <w:rsid w:val="0096221F"/>
    <w:rsid w:val="00974BD6"/>
    <w:rsid w:val="00976E28"/>
    <w:rsid w:val="0098092F"/>
    <w:rsid w:val="0098120F"/>
    <w:rsid w:val="00983EBD"/>
    <w:rsid w:val="009930E2"/>
    <w:rsid w:val="0099367A"/>
    <w:rsid w:val="009A3CD3"/>
    <w:rsid w:val="009A5876"/>
    <w:rsid w:val="009A7905"/>
    <w:rsid w:val="009C3FAE"/>
    <w:rsid w:val="009C7C34"/>
    <w:rsid w:val="009D283F"/>
    <w:rsid w:val="009D4159"/>
    <w:rsid w:val="009D57BF"/>
    <w:rsid w:val="009F760A"/>
    <w:rsid w:val="00A037FB"/>
    <w:rsid w:val="00A22CB3"/>
    <w:rsid w:val="00A26130"/>
    <w:rsid w:val="00A409B3"/>
    <w:rsid w:val="00A42C9C"/>
    <w:rsid w:val="00A453D5"/>
    <w:rsid w:val="00A53422"/>
    <w:rsid w:val="00A53BD2"/>
    <w:rsid w:val="00A570A1"/>
    <w:rsid w:val="00A612A8"/>
    <w:rsid w:val="00A63B81"/>
    <w:rsid w:val="00A70111"/>
    <w:rsid w:val="00A729AA"/>
    <w:rsid w:val="00A770F1"/>
    <w:rsid w:val="00A80837"/>
    <w:rsid w:val="00A91924"/>
    <w:rsid w:val="00A92944"/>
    <w:rsid w:val="00AA7268"/>
    <w:rsid w:val="00AC1B42"/>
    <w:rsid w:val="00AD0335"/>
    <w:rsid w:val="00AD442A"/>
    <w:rsid w:val="00AD6853"/>
    <w:rsid w:val="00AE0804"/>
    <w:rsid w:val="00AE5D34"/>
    <w:rsid w:val="00AF2044"/>
    <w:rsid w:val="00AF236F"/>
    <w:rsid w:val="00AF276D"/>
    <w:rsid w:val="00AF2915"/>
    <w:rsid w:val="00AF3268"/>
    <w:rsid w:val="00AF49C6"/>
    <w:rsid w:val="00B31921"/>
    <w:rsid w:val="00B35A40"/>
    <w:rsid w:val="00B55597"/>
    <w:rsid w:val="00B559CA"/>
    <w:rsid w:val="00B566BE"/>
    <w:rsid w:val="00B56AD3"/>
    <w:rsid w:val="00B74F72"/>
    <w:rsid w:val="00B95FE5"/>
    <w:rsid w:val="00BA6AD6"/>
    <w:rsid w:val="00BA6C29"/>
    <w:rsid w:val="00BB7204"/>
    <w:rsid w:val="00BB73C2"/>
    <w:rsid w:val="00BC0E0C"/>
    <w:rsid w:val="00BC12E5"/>
    <w:rsid w:val="00BF4F63"/>
    <w:rsid w:val="00BF6233"/>
    <w:rsid w:val="00BF6341"/>
    <w:rsid w:val="00C0353D"/>
    <w:rsid w:val="00C03D48"/>
    <w:rsid w:val="00C15F28"/>
    <w:rsid w:val="00C16518"/>
    <w:rsid w:val="00C248D1"/>
    <w:rsid w:val="00C26F9C"/>
    <w:rsid w:val="00C27ABC"/>
    <w:rsid w:val="00C320F4"/>
    <w:rsid w:val="00C44EE6"/>
    <w:rsid w:val="00C64448"/>
    <w:rsid w:val="00C64586"/>
    <w:rsid w:val="00C72DCA"/>
    <w:rsid w:val="00C75A2A"/>
    <w:rsid w:val="00C7767F"/>
    <w:rsid w:val="00C86E67"/>
    <w:rsid w:val="00C87A0A"/>
    <w:rsid w:val="00C96D7E"/>
    <w:rsid w:val="00CA0746"/>
    <w:rsid w:val="00CA0C9B"/>
    <w:rsid w:val="00CA19B9"/>
    <w:rsid w:val="00CC3C7A"/>
    <w:rsid w:val="00CC4AAD"/>
    <w:rsid w:val="00CC7247"/>
    <w:rsid w:val="00CD6D67"/>
    <w:rsid w:val="00CD73C7"/>
    <w:rsid w:val="00CD7DD7"/>
    <w:rsid w:val="00CE55B6"/>
    <w:rsid w:val="00D013A6"/>
    <w:rsid w:val="00D01534"/>
    <w:rsid w:val="00D05827"/>
    <w:rsid w:val="00D06B17"/>
    <w:rsid w:val="00D25089"/>
    <w:rsid w:val="00D35A97"/>
    <w:rsid w:val="00D42124"/>
    <w:rsid w:val="00D4666C"/>
    <w:rsid w:val="00D57591"/>
    <w:rsid w:val="00D6385E"/>
    <w:rsid w:val="00D70154"/>
    <w:rsid w:val="00D7391A"/>
    <w:rsid w:val="00D9069A"/>
    <w:rsid w:val="00D94D87"/>
    <w:rsid w:val="00DA3E44"/>
    <w:rsid w:val="00DC088C"/>
    <w:rsid w:val="00DC1CEB"/>
    <w:rsid w:val="00DE4320"/>
    <w:rsid w:val="00DF29DE"/>
    <w:rsid w:val="00E020BB"/>
    <w:rsid w:val="00E034A0"/>
    <w:rsid w:val="00E0782E"/>
    <w:rsid w:val="00E10709"/>
    <w:rsid w:val="00E12224"/>
    <w:rsid w:val="00E13BA5"/>
    <w:rsid w:val="00E25DFE"/>
    <w:rsid w:val="00E307F9"/>
    <w:rsid w:val="00E3084B"/>
    <w:rsid w:val="00E34868"/>
    <w:rsid w:val="00E434BF"/>
    <w:rsid w:val="00E46511"/>
    <w:rsid w:val="00E538EC"/>
    <w:rsid w:val="00E54951"/>
    <w:rsid w:val="00E54D12"/>
    <w:rsid w:val="00E64CE8"/>
    <w:rsid w:val="00E70291"/>
    <w:rsid w:val="00E77383"/>
    <w:rsid w:val="00E85E27"/>
    <w:rsid w:val="00E91603"/>
    <w:rsid w:val="00E963D1"/>
    <w:rsid w:val="00EA0F03"/>
    <w:rsid w:val="00EB570E"/>
    <w:rsid w:val="00ED5A21"/>
    <w:rsid w:val="00ED620A"/>
    <w:rsid w:val="00EE32DA"/>
    <w:rsid w:val="00EE3719"/>
    <w:rsid w:val="00EE3FD0"/>
    <w:rsid w:val="00EE57D9"/>
    <w:rsid w:val="00EF12AB"/>
    <w:rsid w:val="00EF1D34"/>
    <w:rsid w:val="00EF221F"/>
    <w:rsid w:val="00EF7F2A"/>
    <w:rsid w:val="00F016AC"/>
    <w:rsid w:val="00F06E71"/>
    <w:rsid w:val="00F17837"/>
    <w:rsid w:val="00F2451C"/>
    <w:rsid w:val="00F36F8C"/>
    <w:rsid w:val="00F4533A"/>
    <w:rsid w:val="00F4750A"/>
    <w:rsid w:val="00F475E1"/>
    <w:rsid w:val="00F50FEF"/>
    <w:rsid w:val="00F52427"/>
    <w:rsid w:val="00F60FD7"/>
    <w:rsid w:val="00F64F18"/>
    <w:rsid w:val="00F80DE1"/>
    <w:rsid w:val="00F81BB4"/>
    <w:rsid w:val="00F836FA"/>
    <w:rsid w:val="00F904A0"/>
    <w:rsid w:val="00FA50EB"/>
    <w:rsid w:val="00FB0F25"/>
    <w:rsid w:val="00FB30EE"/>
    <w:rsid w:val="00FC068C"/>
    <w:rsid w:val="00FD348C"/>
    <w:rsid w:val="00FE0388"/>
    <w:rsid w:val="00FF08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320"/>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 w:type="character" w:styleId="aff6">
    <w:name w:val="Unresolved Mention"/>
    <w:basedOn w:val="a0"/>
    <w:uiPriority w:val="99"/>
    <w:semiHidden/>
    <w:unhideWhenUsed/>
    <w:rsid w:val="00FF0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34758605">
      <w:bodyDiv w:val="1"/>
      <w:marLeft w:val="0"/>
      <w:marRight w:val="0"/>
      <w:marTop w:val="0"/>
      <w:marBottom w:val="0"/>
      <w:divBdr>
        <w:top w:val="none" w:sz="0" w:space="0" w:color="auto"/>
        <w:left w:val="none" w:sz="0" w:space="0" w:color="auto"/>
        <w:bottom w:val="none" w:sz="0" w:space="0" w:color="auto"/>
        <w:right w:val="none" w:sz="0" w:space="0" w:color="auto"/>
      </w:divBdr>
    </w:div>
    <w:div w:id="320157749">
      <w:bodyDiv w:val="1"/>
      <w:marLeft w:val="0"/>
      <w:marRight w:val="0"/>
      <w:marTop w:val="0"/>
      <w:marBottom w:val="0"/>
      <w:divBdr>
        <w:top w:val="none" w:sz="0" w:space="0" w:color="auto"/>
        <w:left w:val="none" w:sz="0" w:space="0" w:color="auto"/>
        <w:bottom w:val="none" w:sz="0" w:space="0" w:color="auto"/>
        <w:right w:val="none" w:sz="0" w:space="0" w:color="auto"/>
      </w:divBdr>
    </w:div>
    <w:div w:id="437221546">
      <w:bodyDiv w:val="1"/>
      <w:marLeft w:val="0"/>
      <w:marRight w:val="0"/>
      <w:marTop w:val="0"/>
      <w:marBottom w:val="0"/>
      <w:divBdr>
        <w:top w:val="none" w:sz="0" w:space="0" w:color="auto"/>
        <w:left w:val="none" w:sz="0" w:space="0" w:color="auto"/>
        <w:bottom w:val="none" w:sz="0" w:space="0" w:color="auto"/>
        <w:right w:val="none" w:sz="0" w:space="0" w:color="auto"/>
      </w:divBdr>
    </w:div>
    <w:div w:id="473789888">
      <w:bodyDiv w:val="1"/>
      <w:marLeft w:val="0"/>
      <w:marRight w:val="0"/>
      <w:marTop w:val="0"/>
      <w:marBottom w:val="0"/>
      <w:divBdr>
        <w:top w:val="none" w:sz="0" w:space="0" w:color="auto"/>
        <w:left w:val="none" w:sz="0" w:space="0" w:color="auto"/>
        <w:bottom w:val="none" w:sz="0" w:space="0" w:color="auto"/>
        <w:right w:val="none" w:sz="0" w:space="0" w:color="auto"/>
      </w:divBdr>
    </w:div>
    <w:div w:id="539128041">
      <w:bodyDiv w:val="1"/>
      <w:marLeft w:val="0"/>
      <w:marRight w:val="0"/>
      <w:marTop w:val="0"/>
      <w:marBottom w:val="0"/>
      <w:divBdr>
        <w:top w:val="none" w:sz="0" w:space="0" w:color="auto"/>
        <w:left w:val="none" w:sz="0" w:space="0" w:color="auto"/>
        <w:bottom w:val="none" w:sz="0" w:space="0" w:color="auto"/>
        <w:right w:val="none" w:sz="0" w:space="0" w:color="auto"/>
      </w:divBdr>
      <w:divsChild>
        <w:div w:id="455100045">
          <w:marLeft w:val="0"/>
          <w:marRight w:val="0"/>
          <w:marTop w:val="0"/>
          <w:marBottom w:val="0"/>
          <w:divBdr>
            <w:top w:val="none" w:sz="0" w:space="0" w:color="auto"/>
            <w:left w:val="none" w:sz="0" w:space="0" w:color="auto"/>
            <w:bottom w:val="none" w:sz="0" w:space="0" w:color="auto"/>
            <w:right w:val="none" w:sz="0" w:space="0" w:color="auto"/>
          </w:divBdr>
          <w:divsChild>
            <w:div w:id="655455337">
              <w:marLeft w:val="0"/>
              <w:marRight w:val="0"/>
              <w:marTop w:val="0"/>
              <w:marBottom w:val="0"/>
              <w:divBdr>
                <w:top w:val="none" w:sz="0" w:space="0" w:color="auto"/>
                <w:left w:val="none" w:sz="0" w:space="0" w:color="auto"/>
                <w:bottom w:val="none" w:sz="0" w:space="0" w:color="auto"/>
                <w:right w:val="none" w:sz="0" w:space="0" w:color="auto"/>
              </w:divBdr>
            </w:div>
            <w:div w:id="252788542">
              <w:marLeft w:val="0"/>
              <w:marRight w:val="0"/>
              <w:marTop w:val="0"/>
              <w:marBottom w:val="0"/>
              <w:divBdr>
                <w:top w:val="none" w:sz="0" w:space="0" w:color="auto"/>
                <w:left w:val="none" w:sz="0" w:space="0" w:color="auto"/>
                <w:bottom w:val="none" w:sz="0" w:space="0" w:color="auto"/>
                <w:right w:val="none" w:sz="0" w:space="0" w:color="auto"/>
              </w:divBdr>
            </w:div>
            <w:div w:id="1416785871">
              <w:marLeft w:val="0"/>
              <w:marRight w:val="0"/>
              <w:marTop w:val="0"/>
              <w:marBottom w:val="0"/>
              <w:divBdr>
                <w:top w:val="none" w:sz="0" w:space="0" w:color="auto"/>
                <w:left w:val="none" w:sz="0" w:space="0" w:color="auto"/>
                <w:bottom w:val="none" w:sz="0" w:space="0" w:color="auto"/>
                <w:right w:val="none" w:sz="0" w:space="0" w:color="auto"/>
              </w:divBdr>
            </w:div>
            <w:div w:id="2106073611">
              <w:marLeft w:val="0"/>
              <w:marRight w:val="0"/>
              <w:marTop w:val="0"/>
              <w:marBottom w:val="0"/>
              <w:divBdr>
                <w:top w:val="none" w:sz="0" w:space="0" w:color="auto"/>
                <w:left w:val="none" w:sz="0" w:space="0" w:color="auto"/>
                <w:bottom w:val="none" w:sz="0" w:space="0" w:color="auto"/>
                <w:right w:val="none" w:sz="0" w:space="0" w:color="auto"/>
              </w:divBdr>
            </w:div>
            <w:div w:id="94911271">
              <w:marLeft w:val="0"/>
              <w:marRight w:val="0"/>
              <w:marTop w:val="0"/>
              <w:marBottom w:val="0"/>
              <w:divBdr>
                <w:top w:val="none" w:sz="0" w:space="0" w:color="auto"/>
                <w:left w:val="none" w:sz="0" w:space="0" w:color="auto"/>
                <w:bottom w:val="none" w:sz="0" w:space="0" w:color="auto"/>
                <w:right w:val="none" w:sz="0" w:space="0" w:color="auto"/>
              </w:divBdr>
            </w:div>
            <w:div w:id="1409956671">
              <w:marLeft w:val="0"/>
              <w:marRight w:val="0"/>
              <w:marTop w:val="0"/>
              <w:marBottom w:val="0"/>
              <w:divBdr>
                <w:top w:val="none" w:sz="0" w:space="0" w:color="auto"/>
                <w:left w:val="none" w:sz="0" w:space="0" w:color="auto"/>
                <w:bottom w:val="none" w:sz="0" w:space="0" w:color="auto"/>
                <w:right w:val="none" w:sz="0" w:space="0" w:color="auto"/>
              </w:divBdr>
            </w:div>
            <w:div w:id="198710597">
              <w:marLeft w:val="0"/>
              <w:marRight w:val="0"/>
              <w:marTop w:val="0"/>
              <w:marBottom w:val="0"/>
              <w:divBdr>
                <w:top w:val="none" w:sz="0" w:space="0" w:color="auto"/>
                <w:left w:val="none" w:sz="0" w:space="0" w:color="auto"/>
                <w:bottom w:val="none" w:sz="0" w:space="0" w:color="auto"/>
                <w:right w:val="none" w:sz="0" w:space="0" w:color="auto"/>
              </w:divBdr>
            </w:div>
            <w:div w:id="135151371">
              <w:marLeft w:val="0"/>
              <w:marRight w:val="0"/>
              <w:marTop w:val="0"/>
              <w:marBottom w:val="0"/>
              <w:divBdr>
                <w:top w:val="none" w:sz="0" w:space="0" w:color="auto"/>
                <w:left w:val="none" w:sz="0" w:space="0" w:color="auto"/>
                <w:bottom w:val="none" w:sz="0" w:space="0" w:color="auto"/>
                <w:right w:val="none" w:sz="0" w:space="0" w:color="auto"/>
              </w:divBdr>
            </w:div>
            <w:div w:id="805002434">
              <w:marLeft w:val="0"/>
              <w:marRight w:val="0"/>
              <w:marTop w:val="0"/>
              <w:marBottom w:val="0"/>
              <w:divBdr>
                <w:top w:val="none" w:sz="0" w:space="0" w:color="auto"/>
                <w:left w:val="none" w:sz="0" w:space="0" w:color="auto"/>
                <w:bottom w:val="none" w:sz="0" w:space="0" w:color="auto"/>
                <w:right w:val="none" w:sz="0" w:space="0" w:color="auto"/>
              </w:divBdr>
            </w:div>
            <w:div w:id="369572827">
              <w:marLeft w:val="0"/>
              <w:marRight w:val="0"/>
              <w:marTop w:val="0"/>
              <w:marBottom w:val="0"/>
              <w:divBdr>
                <w:top w:val="none" w:sz="0" w:space="0" w:color="auto"/>
                <w:left w:val="none" w:sz="0" w:space="0" w:color="auto"/>
                <w:bottom w:val="none" w:sz="0" w:space="0" w:color="auto"/>
                <w:right w:val="none" w:sz="0" w:space="0" w:color="auto"/>
              </w:divBdr>
            </w:div>
            <w:div w:id="1442409208">
              <w:marLeft w:val="0"/>
              <w:marRight w:val="0"/>
              <w:marTop w:val="0"/>
              <w:marBottom w:val="0"/>
              <w:divBdr>
                <w:top w:val="none" w:sz="0" w:space="0" w:color="auto"/>
                <w:left w:val="none" w:sz="0" w:space="0" w:color="auto"/>
                <w:bottom w:val="none" w:sz="0" w:space="0" w:color="auto"/>
                <w:right w:val="none" w:sz="0" w:space="0" w:color="auto"/>
              </w:divBdr>
            </w:div>
            <w:div w:id="1421172253">
              <w:marLeft w:val="0"/>
              <w:marRight w:val="0"/>
              <w:marTop w:val="0"/>
              <w:marBottom w:val="0"/>
              <w:divBdr>
                <w:top w:val="none" w:sz="0" w:space="0" w:color="auto"/>
                <w:left w:val="none" w:sz="0" w:space="0" w:color="auto"/>
                <w:bottom w:val="none" w:sz="0" w:space="0" w:color="auto"/>
                <w:right w:val="none" w:sz="0" w:space="0" w:color="auto"/>
              </w:divBdr>
            </w:div>
            <w:div w:id="299773337">
              <w:marLeft w:val="0"/>
              <w:marRight w:val="0"/>
              <w:marTop w:val="0"/>
              <w:marBottom w:val="0"/>
              <w:divBdr>
                <w:top w:val="none" w:sz="0" w:space="0" w:color="auto"/>
                <w:left w:val="none" w:sz="0" w:space="0" w:color="auto"/>
                <w:bottom w:val="none" w:sz="0" w:space="0" w:color="auto"/>
                <w:right w:val="none" w:sz="0" w:space="0" w:color="auto"/>
              </w:divBdr>
            </w:div>
            <w:div w:id="1685865335">
              <w:marLeft w:val="0"/>
              <w:marRight w:val="0"/>
              <w:marTop w:val="0"/>
              <w:marBottom w:val="0"/>
              <w:divBdr>
                <w:top w:val="none" w:sz="0" w:space="0" w:color="auto"/>
                <w:left w:val="none" w:sz="0" w:space="0" w:color="auto"/>
                <w:bottom w:val="none" w:sz="0" w:space="0" w:color="auto"/>
                <w:right w:val="none" w:sz="0" w:space="0" w:color="auto"/>
              </w:divBdr>
            </w:div>
            <w:div w:id="1138183554">
              <w:marLeft w:val="0"/>
              <w:marRight w:val="0"/>
              <w:marTop w:val="0"/>
              <w:marBottom w:val="0"/>
              <w:divBdr>
                <w:top w:val="none" w:sz="0" w:space="0" w:color="auto"/>
                <w:left w:val="none" w:sz="0" w:space="0" w:color="auto"/>
                <w:bottom w:val="none" w:sz="0" w:space="0" w:color="auto"/>
                <w:right w:val="none" w:sz="0" w:space="0" w:color="auto"/>
              </w:divBdr>
            </w:div>
            <w:div w:id="577592726">
              <w:marLeft w:val="0"/>
              <w:marRight w:val="0"/>
              <w:marTop w:val="0"/>
              <w:marBottom w:val="0"/>
              <w:divBdr>
                <w:top w:val="none" w:sz="0" w:space="0" w:color="auto"/>
                <w:left w:val="none" w:sz="0" w:space="0" w:color="auto"/>
                <w:bottom w:val="none" w:sz="0" w:space="0" w:color="auto"/>
                <w:right w:val="none" w:sz="0" w:space="0" w:color="auto"/>
              </w:divBdr>
            </w:div>
            <w:div w:id="1944418150">
              <w:marLeft w:val="0"/>
              <w:marRight w:val="0"/>
              <w:marTop w:val="0"/>
              <w:marBottom w:val="0"/>
              <w:divBdr>
                <w:top w:val="none" w:sz="0" w:space="0" w:color="auto"/>
                <w:left w:val="none" w:sz="0" w:space="0" w:color="auto"/>
                <w:bottom w:val="none" w:sz="0" w:space="0" w:color="auto"/>
                <w:right w:val="none" w:sz="0" w:space="0" w:color="auto"/>
              </w:divBdr>
            </w:div>
            <w:div w:id="927927721">
              <w:marLeft w:val="0"/>
              <w:marRight w:val="0"/>
              <w:marTop w:val="0"/>
              <w:marBottom w:val="0"/>
              <w:divBdr>
                <w:top w:val="none" w:sz="0" w:space="0" w:color="auto"/>
                <w:left w:val="none" w:sz="0" w:space="0" w:color="auto"/>
                <w:bottom w:val="none" w:sz="0" w:space="0" w:color="auto"/>
                <w:right w:val="none" w:sz="0" w:space="0" w:color="auto"/>
              </w:divBdr>
            </w:div>
            <w:div w:id="575210901">
              <w:marLeft w:val="0"/>
              <w:marRight w:val="0"/>
              <w:marTop w:val="0"/>
              <w:marBottom w:val="0"/>
              <w:divBdr>
                <w:top w:val="none" w:sz="0" w:space="0" w:color="auto"/>
                <w:left w:val="none" w:sz="0" w:space="0" w:color="auto"/>
                <w:bottom w:val="none" w:sz="0" w:space="0" w:color="auto"/>
                <w:right w:val="none" w:sz="0" w:space="0" w:color="auto"/>
              </w:divBdr>
            </w:div>
            <w:div w:id="650402422">
              <w:marLeft w:val="0"/>
              <w:marRight w:val="0"/>
              <w:marTop w:val="0"/>
              <w:marBottom w:val="0"/>
              <w:divBdr>
                <w:top w:val="none" w:sz="0" w:space="0" w:color="auto"/>
                <w:left w:val="none" w:sz="0" w:space="0" w:color="auto"/>
                <w:bottom w:val="none" w:sz="0" w:space="0" w:color="auto"/>
                <w:right w:val="none" w:sz="0" w:space="0" w:color="auto"/>
              </w:divBdr>
            </w:div>
            <w:div w:id="2075202514">
              <w:marLeft w:val="0"/>
              <w:marRight w:val="0"/>
              <w:marTop w:val="0"/>
              <w:marBottom w:val="0"/>
              <w:divBdr>
                <w:top w:val="none" w:sz="0" w:space="0" w:color="auto"/>
                <w:left w:val="none" w:sz="0" w:space="0" w:color="auto"/>
                <w:bottom w:val="none" w:sz="0" w:space="0" w:color="auto"/>
                <w:right w:val="none" w:sz="0" w:space="0" w:color="auto"/>
              </w:divBdr>
            </w:div>
            <w:div w:id="1608539142">
              <w:marLeft w:val="0"/>
              <w:marRight w:val="0"/>
              <w:marTop w:val="0"/>
              <w:marBottom w:val="0"/>
              <w:divBdr>
                <w:top w:val="none" w:sz="0" w:space="0" w:color="auto"/>
                <w:left w:val="none" w:sz="0" w:space="0" w:color="auto"/>
                <w:bottom w:val="none" w:sz="0" w:space="0" w:color="auto"/>
                <w:right w:val="none" w:sz="0" w:space="0" w:color="auto"/>
              </w:divBdr>
            </w:div>
            <w:div w:id="2137916923">
              <w:marLeft w:val="0"/>
              <w:marRight w:val="0"/>
              <w:marTop w:val="0"/>
              <w:marBottom w:val="0"/>
              <w:divBdr>
                <w:top w:val="none" w:sz="0" w:space="0" w:color="auto"/>
                <w:left w:val="none" w:sz="0" w:space="0" w:color="auto"/>
                <w:bottom w:val="none" w:sz="0" w:space="0" w:color="auto"/>
                <w:right w:val="none" w:sz="0" w:space="0" w:color="auto"/>
              </w:divBdr>
            </w:div>
            <w:div w:id="15157882">
              <w:marLeft w:val="0"/>
              <w:marRight w:val="0"/>
              <w:marTop w:val="0"/>
              <w:marBottom w:val="0"/>
              <w:divBdr>
                <w:top w:val="none" w:sz="0" w:space="0" w:color="auto"/>
                <w:left w:val="none" w:sz="0" w:space="0" w:color="auto"/>
                <w:bottom w:val="none" w:sz="0" w:space="0" w:color="auto"/>
                <w:right w:val="none" w:sz="0" w:space="0" w:color="auto"/>
              </w:divBdr>
            </w:div>
            <w:div w:id="1082218504">
              <w:marLeft w:val="0"/>
              <w:marRight w:val="0"/>
              <w:marTop w:val="0"/>
              <w:marBottom w:val="0"/>
              <w:divBdr>
                <w:top w:val="none" w:sz="0" w:space="0" w:color="auto"/>
                <w:left w:val="none" w:sz="0" w:space="0" w:color="auto"/>
                <w:bottom w:val="none" w:sz="0" w:space="0" w:color="auto"/>
                <w:right w:val="none" w:sz="0" w:space="0" w:color="auto"/>
              </w:divBdr>
            </w:div>
            <w:div w:id="976031418">
              <w:marLeft w:val="0"/>
              <w:marRight w:val="0"/>
              <w:marTop w:val="0"/>
              <w:marBottom w:val="0"/>
              <w:divBdr>
                <w:top w:val="none" w:sz="0" w:space="0" w:color="auto"/>
                <w:left w:val="none" w:sz="0" w:space="0" w:color="auto"/>
                <w:bottom w:val="none" w:sz="0" w:space="0" w:color="auto"/>
                <w:right w:val="none" w:sz="0" w:space="0" w:color="auto"/>
              </w:divBdr>
            </w:div>
            <w:div w:id="279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235">
      <w:bodyDiv w:val="1"/>
      <w:marLeft w:val="0"/>
      <w:marRight w:val="0"/>
      <w:marTop w:val="0"/>
      <w:marBottom w:val="0"/>
      <w:divBdr>
        <w:top w:val="none" w:sz="0" w:space="0" w:color="auto"/>
        <w:left w:val="none" w:sz="0" w:space="0" w:color="auto"/>
        <w:bottom w:val="none" w:sz="0" w:space="0" w:color="auto"/>
        <w:right w:val="none" w:sz="0" w:space="0" w:color="auto"/>
      </w:divBdr>
      <w:divsChild>
        <w:div w:id="1694762756">
          <w:marLeft w:val="0"/>
          <w:marRight w:val="0"/>
          <w:marTop w:val="0"/>
          <w:marBottom w:val="0"/>
          <w:divBdr>
            <w:top w:val="none" w:sz="0" w:space="0" w:color="auto"/>
            <w:left w:val="none" w:sz="0" w:space="0" w:color="auto"/>
            <w:bottom w:val="none" w:sz="0" w:space="0" w:color="auto"/>
            <w:right w:val="none" w:sz="0" w:space="0" w:color="auto"/>
          </w:divBdr>
          <w:divsChild>
            <w:div w:id="16968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4464">
      <w:bodyDiv w:val="1"/>
      <w:marLeft w:val="0"/>
      <w:marRight w:val="0"/>
      <w:marTop w:val="0"/>
      <w:marBottom w:val="0"/>
      <w:divBdr>
        <w:top w:val="none" w:sz="0" w:space="0" w:color="auto"/>
        <w:left w:val="none" w:sz="0" w:space="0" w:color="auto"/>
        <w:bottom w:val="none" w:sz="0" w:space="0" w:color="auto"/>
        <w:right w:val="none" w:sz="0" w:space="0" w:color="auto"/>
      </w:divBdr>
    </w:div>
    <w:div w:id="993754430">
      <w:bodyDiv w:val="1"/>
      <w:marLeft w:val="0"/>
      <w:marRight w:val="0"/>
      <w:marTop w:val="0"/>
      <w:marBottom w:val="0"/>
      <w:divBdr>
        <w:top w:val="none" w:sz="0" w:space="0" w:color="auto"/>
        <w:left w:val="none" w:sz="0" w:space="0" w:color="auto"/>
        <w:bottom w:val="none" w:sz="0" w:space="0" w:color="auto"/>
        <w:right w:val="none" w:sz="0" w:space="0" w:color="auto"/>
      </w:divBdr>
    </w:div>
    <w:div w:id="1034892604">
      <w:bodyDiv w:val="1"/>
      <w:marLeft w:val="0"/>
      <w:marRight w:val="0"/>
      <w:marTop w:val="0"/>
      <w:marBottom w:val="0"/>
      <w:divBdr>
        <w:top w:val="none" w:sz="0" w:space="0" w:color="auto"/>
        <w:left w:val="none" w:sz="0" w:space="0" w:color="auto"/>
        <w:bottom w:val="none" w:sz="0" w:space="0" w:color="auto"/>
        <w:right w:val="none" w:sz="0" w:space="0" w:color="auto"/>
      </w:divBdr>
      <w:divsChild>
        <w:div w:id="1014651228">
          <w:marLeft w:val="0"/>
          <w:marRight w:val="0"/>
          <w:marTop w:val="0"/>
          <w:marBottom w:val="0"/>
          <w:divBdr>
            <w:top w:val="none" w:sz="0" w:space="0" w:color="auto"/>
            <w:left w:val="none" w:sz="0" w:space="0" w:color="auto"/>
            <w:bottom w:val="none" w:sz="0" w:space="0" w:color="auto"/>
            <w:right w:val="none" w:sz="0" w:space="0" w:color="auto"/>
          </w:divBdr>
          <w:divsChild>
            <w:div w:id="1320689363">
              <w:marLeft w:val="0"/>
              <w:marRight w:val="0"/>
              <w:marTop w:val="0"/>
              <w:marBottom w:val="0"/>
              <w:divBdr>
                <w:top w:val="none" w:sz="0" w:space="0" w:color="auto"/>
                <w:left w:val="none" w:sz="0" w:space="0" w:color="auto"/>
                <w:bottom w:val="none" w:sz="0" w:space="0" w:color="auto"/>
                <w:right w:val="none" w:sz="0" w:space="0" w:color="auto"/>
              </w:divBdr>
            </w:div>
            <w:div w:id="383407975">
              <w:marLeft w:val="0"/>
              <w:marRight w:val="0"/>
              <w:marTop w:val="0"/>
              <w:marBottom w:val="0"/>
              <w:divBdr>
                <w:top w:val="none" w:sz="0" w:space="0" w:color="auto"/>
                <w:left w:val="none" w:sz="0" w:space="0" w:color="auto"/>
                <w:bottom w:val="none" w:sz="0" w:space="0" w:color="auto"/>
                <w:right w:val="none" w:sz="0" w:space="0" w:color="auto"/>
              </w:divBdr>
            </w:div>
            <w:div w:id="6166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1152">
      <w:bodyDiv w:val="1"/>
      <w:marLeft w:val="0"/>
      <w:marRight w:val="0"/>
      <w:marTop w:val="0"/>
      <w:marBottom w:val="0"/>
      <w:divBdr>
        <w:top w:val="none" w:sz="0" w:space="0" w:color="auto"/>
        <w:left w:val="none" w:sz="0" w:space="0" w:color="auto"/>
        <w:bottom w:val="none" w:sz="0" w:space="0" w:color="auto"/>
        <w:right w:val="none" w:sz="0" w:space="0" w:color="auto"/>
      </w:divBdr>
      <w:divsChild>
        <w:div w:id="23483213">
          <w:marLeft w:val="0"/>
          <w:marRight w:val="0"/>
          <w:marTop w:val="0"/>
          <w:marBottom w:val="0"/>
          <w:divBdr>
            <w:top w:val="none" w:sz="0" w:space="0" w:color="auto"/>
            <w:left w:val="none" w:sz="0" w:space="0" w:color="auto"/>
            <w:bottom w:val="none" w:sz="0" w:space="0" w:color="auto"/>
            <w:right w:val="none" w:sz="0" w:space="0" w:color="auto"/>
          </w:divBdr>
          <w:divsChild>
            <w:div w:id="8647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089">
      <w:bodyDiv w:val="1"/>
      <w:marLeft w:val="0"/>
      <w:marRight w:val="0"/>
      <w:marTop w:val="0"/>
      <w:marBottom w:val="0"/>
      <w:divBdr>
        <w:top w:val="none" w:sz="0" w:space="0" w:color="auto"/>
        <w:left w:val="none" w:sz="0" w:space="0" w:color="auto"/>
        <w:bottom w:val="none" w:sz="0" w:space="0" w:color="auto"/>
        <w:right w:val="none" w:sz="0" w:space="0" w:color="auto"/>
      </w:divBdr>
    </w:div>
    <w:div w:id="1199321825">
      <w:bodyDiv w:val="1"/>
      <w:marLeft w:val="0"/>
      <w:marRight w:val="0"/>
      <w:marTop w:val="0"/>
      <w:marBottom w:val="0"/>
      <w:divBdr>
        <w:top w:val="none" w:sz="0" w:space="0" w:color="auto"/>
        <w:left w:val="none" w:sz="0" w:space="0" w:color="auto"/>
        <w:bottom w:val="none" w:sz="0" w:space="0" w:color="auto"/>
        <w:right w:val="none" w:sz="0" w:space="0" w:color="auto"/>
      </w:divBdr>
    </w:div>
    <w:div w:id="1235357553">
      <w:bodyDiv w:val="1"/>
      <w:marLeft w:val="0"/>
      <w:marRight w:val="0"/>
      <w:marTop w:val="0"/>
      <w:marBottom w:val="0"/>
      <w:divBdr>
        <w:top w:val="none" w:sz="0" w:space="0" w:color="auto"/>
        <w:left w:val="none" w:sz="0" w:space="0" w:color="auto"/>
        <w:bottom w:val="none" w:sz="0" w:space="0" w:color="auto"/>
        <w:right w:val="none" w:sz="0" w:space="0" w:color="auto"/>
      </w:divBdr>
    </w:div>
    <w:div w:id="1296830380">
      <w:bodyDiv w:val="1"/>
      <w:marLeft w:val="0"/>
      <w:marRight w:val="0"/>
      <w:marTop w:val="0"/>
      <w:marBottom w:val="0"/>
      <w:divBdr>
        <w:top w:val="none" w:sz="0" w:space="0" w:color="auto"/>
        <w:left w:val="none" w:sz="0" w:space="0" w:color="auto"/>
        <w:bottom w:val="none" w:sz="0" w:space="0" w:color="auto"/>
        <w:right w:val="none" w:sz="0" w:space="0" w:color="auto"/>
      </w:divBdr>
      <w:divsChild>
        <w:div w:id="1306928426">
          <w:marLeft w:val="0"/>
          <w:marRight w:val="0"/>
          <w:marTop w:val="0"/>
          <w:marBottom w:val="0"/>
          <w:divBdr>
            <w:top w:val="none" w:sz="0" w:space="0" w:color="auto"/>
            <w:left w:val="none" w:sz="0" w:space="0" w:color="auto"/>
            <w:bottom w:val="none" w:sz="0" w:space="0" w:color="auto"/>
            <w:right w:val="none" w:sz="0" w:space="0" w:color="auto"/>
          </w:divBdr>
          <w:divsChild>
            <w:div w:id="1020208012">
              <w:marLeft w:val="0"/>
              <w:marRight w:val="0"/>
              <w:marTop w:val="0"/>
              <w:marBottom w:val="0"/>
              <w:divBdr>
                <w:top w:val="none" w:sz="0" w:space="0" w:color="auto"/>
                <w:left w:val="none" w:sz="0" w:space="0" w:color="auto"/>
                <w:bottom w:val="none" w:sz="0" w:space="0" w:color="auto"/>
                <w:right w:val="none" w:sz="0" w:space="0" w:color="auto"/>
              </w:divBdr>
            </w:div>
            <w:div w:id="1157914256">
              <w:marLeft w:val="0"/>
              <w:marRight w:val="0"/>
              <w:marTop w:val="0"/>
              <w:marBottom w:val="0"/>
              <w:divBdr>
                <w:top w:val="none" w:sz="0" w:space="0" w:color="auto"/>
                <w:left w:val="none" w:sz="0" w:space="0" w:color="auto"/>
                <w:bottom w:val="none" w:sz="0" w:space="0" w:color="auto"/>
                <w:right w:val="none" w:sz="0" w:space="0" w:color="auto"/>
              </w:divBdr>
            </w:div>
            <w:div w:id="1896701239">
              <w:marLeft w:val="0"/>
              <w:marRight w:val="0"/>
              <w:marTop w:val="0"/>
              <w:marBottom w:val="0"/>
              <w:divBdr>
                <w:top w:val="none" w:sz="0" w:space="0" w:color="auto"/>
                <w:left w:val="none" w:sz="0" w:space="0" w:color="auto"/>
                <w:bottom w:val="none" w:sz="0" w:space="0" w:color="auto"/>
                <w:right w:val="none" w:sz="0" w:space="0" w:color="auto"/>
              </w:divBdr>
            </w:div>
            <w:div w:id="904797951">
              <w:marLeft w:val="0"/>
              <w:marRight w:val="0"/>
              <w:marTop w:val="0"/>
              <w:marBottom w:val="0"/>
              <w:divBdr>
                <w:top w:val="none" w:sz="0" w:space="0" w:color="auto"/>
                <w:left w:val="none" w:sz="0" w:space="0" w:color="auto"/>
                <w:bottom w:val="none" w:sz="0" w:space="0" w:color="auto"/>
                <w:right w:val="none" w:sz="0" w:space="0" w:color="auto"/>
              </w:divBdr>
            </w:div>
            <w:div w:id="799879262">
              <w:marLeft w:val="0"/>
              <w:marRight w:val="0"/>
              <w:marTop w:val="0"/>
              <w:marBottom w:val="0"/>
              <w:divBdr>
                <w:top w:val="none" w:sz="0" w:space="0" w:color="auto"/>
                <w:left w:val="none" w:sz="0" w:space="0" w:color="auto"/>
                <w:bottom w:val="none" w:sz="0" w:space="0" w:color="auto"/>
                <w:right w:val="none" w:sz="0" w:space="0" w:color="auto"/>
              </w:divBdr>
            </w:div>
            <w:div w:id="501238574">
              <w:marLeft w:val="0"/>
              <w:marRight w:val="0"/>
              <w:marTop w:val="0"/>
              <w:marBottom w:val="0"/>
              <w:divBdr>
                <w:top w:val="none" w:sz="0" w:space="0" w:color="auto"/>
                <w:left w:val="none" w:sz="0" w:space="0" w:color="auto"/>
                <w:bottom w:val="none" w:sz="0" w:space="0" w:color="auto"/>
                <w:right w:val="none" w:sz="0" w:space="0" w:color="auto"/>
              </w:divBdr>
            </w:div>
            <w:div w:id="1346444726">
              <w:marLeft w:val="0"/>
              <w:marRight w:val="0"/>
              <w:marTop w:val="0"/>
              <w:marBottom w:val="0"/>
              <w:divBdr>
                <w:top w:val="none" w:sz="0" w:space="0" w:color="auto"/>
                <w:left w:val="none" w:sz="0" w:space="0" w:color="auto"/>
                <w:bottom w:val="none" w:sz="0" w:space="0" w:color="auto"/>
                <w:right w:val="none" w:sz="0" w:space="0" w:color="auto"/>
              </w:divBdr>
            </w:div>
            <w:div w:id="1761365479">
              <w:marLeft w:val="0"/>
              <w:marRight w:val="0"/>
              <w:marTop w:val="0"/>
              <w:marBottom w:val="0"/>
              <w:divBdr>
                <w:top w:val="none" w:sz="0" w:space="0" w:color="auto"/>
                <w:left w:val="none" w:sz="0" w:space="0" w:color="auto"/>
                <w:bottom w:val="none" w:sz="0" w:space="0" w:color="auto"/>
                <w:right w:val="none" w:sz="0" w:space="0" w:color="auto"/>
              </w:divBdr>
            </w:div>
            <w:div w:id="1044912632">
              <w:marLeft w:val="0"/>
              <w:marRight w:val="0"/>
              <w:marTop w:val="0"/>
              <w:marBottom w:val="0"/>
              <w:divBdr>
                <w:top w:val="none" w:sz="0" w:space="0" w:color="auto"/>
                <w:left w:val="none" w:sz="0" w:space="0" w:color="auto"/>
                <w:bottom w:val="none" w:sz="0" w:space="0" w:color="auto"/>
                <w:right w:val="none" w:sz="0" w:space="0" w:color="auto"/>
              </w:divBdr>
            </w:div>
            <w:div w:id="1140264099">
              <w:marLeft w:val="0"/>
              <w:marRight w:val="0"/>
              <w:marTop w:val="0"/>
              <w:marBottom w:val="0"/>
              <w:divBdr>
                <w:top w:val="none" w:sz="0" w:space="0" w:color="auto"/>
                <w:left w:val="none" w:sz="0" w:space="0" w:color="auto"/>
                <w:bottom w:val="none" w:sz="0" w:space="0" w:color="auto"/>
                <w:right w:val="none" w:sz="0" w:space="0" w:color="auto"/>
              </w:divBdr>
            </w:div>
            <w:div w:id="1544437544">
              <w:marLeft w:val="0"/>
              <w:marRight w:val="0"/>
              <w:marTop w:val="0"/>
              <w:marBottom w:val="0"/>
              <w:divBdr>
                <w:top w:val="none" w:sz="0" w:space="0" w:color="auto"/>
                <w:left w:val="none" w:sz="0" w:space="0" w:color="auto"/>
                <w:bottom w:val="none" w:sz="0" w:space="0" w:color="auto"/>
                <w:right w:val="none" w:sz="0" w:space="0" w:color="auto"/>
              </w:divBdr>
            </w:div>
            <w:div w:id="2096129263">
              <w:marLeft w:val="0"/>
              <w:marRight w:val="0"/>
              <w:marTop w:val="0"/>
              <w:marBottom w:val="0"/>
              <w:divBdr>
                <w:top w:val="none" w:sz="0" w:space="0" w:color="auto"/>
                <w:left w:val="none" w:sz="0" w:space="0" w:color="auto"/>
                <w:bottom w:val="none" w:sz="0" w:space="0" w:color="auto"/>
                <w:right w:val="none" w:sz="0" w:space="0" w:color="auto"/>
              </w:divBdr>
            </w:div>
            <w:div w:id="985817666">
              <w:marLeft w:val="0"/>
              <w:marRight w:val="0"/>
              <w:marTop w:val="0"/>
              <w:marBottom w:val="0"/>
              <w:divBdr>
                <w:top w:val="none" w:sz="0" w:space="0" w:color="auto"/>
                <w:left w:val="none" w:sz="0" w:space="0" w:color="auto"/>
                <w:bottom w:val="none" w:sz="0" w:space="0" w:color="auto"/>
                <w:right w:val="none" w:sz="0" w:space="0" w:color="auto"/>
              </w:divBdr>
            </w:div>
            <w:div w:id="486937395">
              <w:marLeft w:val="0"/>
              <w:marRight w:val="0"/>
              <w:marTop w:val="0"/>
              <w:marBottom w:val="0"/>
              <w:divBdr>
                <w:top w:val="none" w:sz="0" w:space="0" w:color="auto"/>
                <w:left w:val="none" w:sz="0" w:space="0" w:color="auto"/>
                <w:bottom w:val="none" w:sz="0" w:space="0" w:color="auto"/>
                <w:right w:val="none" w:sz="0" w:space="0" w:color="auto"/>
              </w:divBdr>
            </w:div>
            <w:div w:id="174999339">
              <w:marLeft w:val="0"/>
              <w:marRight w:val="0"/>
              <w:marTop w:val="0"/>
              <w:marBottom w:val="0"/>
              <w:divBdr>
                <w:top w:val="none" w:sz="0" w:space="0" w:color="auto"/>
                <w:left w:val="none" w:sz="0" w:space="0" w:color="auto"/>
                <w:bottom w:val="none" w:sz="0" w:space="0" w:color="auto"/>
                <w:right w:val="none" w:sz="0" w:space="0" w:color="auto"/>
              </w:divBdr>
            </w:div>
            <w:div w:id="1469736486">
              <w:marLeft w:val="0"/>
              <w:marRight w:val="0"/>
              <w:marTop w:val="0"/>
              <w:marBottom w:val="0"/>
              <w:divBdr>
                <w:top w:val="none" w:sz="0" w:space="0" w:color="auto"/>
                <w:left w:val="none" w:sz="0" w:space="0" w:color="auto"/>
                <w:bottom w:val="none" w:sz="0" w:space="0" w:color="auto"/>
                <w:right w:val="none" w:sz="0" w:space="0" w:color="auto"/>
              </w:divBdr>
            </w:div>
            <w:div w:id="1951694723">
              <w:marLeft w:val="0"/>
              <w:marRight w:val="0"/>
              <w:marTop w:val="0"/>
              <w:marBottom w:val="0"/>
              <w:divBdr>
                <w:top w:val="none" w:sz="0" w:space="0" w:color="auto"/>
                <w:left w:val="none" w:sz="0" w:space="0" w:color="auto"/>
                <w:bottom w:val="none" w:sz="0" w:space="0" w:color="auto"/>
                <w:right w:val="none" w:sz="0" w:space="0" w:color="auto"/>
              </w:divBdr>
            </w:div>
            <w:div w:id="1932857718">
              <w:marLeft w:val="0"/>
              <w:marRight w:val="0"/>
              <w:marTop w:val="0"/>
              <w:marBottom w:val="0"/>
              <w:divBdr>
                <w:top w:val="none" w:sz="0" w:space="0" w:color="auto"/>
                <w:left w:val="none" w:sz="0" w:space="0" w:color="auto"/>
                <w:bottom w:val="none" w:sz="0" w:space="0" w:color="auto"/>
                <w:right w:val="none" w:sz="0" w:space="0" w:color="auto"/>
              </w:divBdr>
            </w:div>
            <w:div w:id="1870364582">
              <w:marLeft w:val="0"/>
              <w:marRight w:val="0"/>
              <w:marTop w:val="0"/>
              <w:marBottom w:val="0"/>
              <w:divBdr>
                <w:top w:val="none" w:sz="0" w:space="0" w:color="auto"/>
                <w:left w:val="none" w:sz="0" w:space="0" w:color="auto"/>
                <w:bottom w:val="none" w:sz="0" w:space="0" w:color="auto"/>
                <w:right w:val="none" w:sz="0" w:space="0" w:color="auto"/>
              </w:divBdr>
            </w:div>
            <w:div w:id="1047921567">
              <w:marLeft w:val="0"/>
              <w:marRight w:val="0"/>
              <w:marTop w:val="0"/>
              <w:marBottom w:val="0"/>
              <w:divBdr>
                <w:top w:val="none" w:sz="0" w:space="0" w:color="auto"/>
                <w:left w:val="none" w:sz="0" w:space="0" w:color="auto"/>
                <w:bottom w:val="none" w:sz="0" w:space="0" w:color="auto"/>
                <w:right w:val="none" w:sz="0" w:space="0" w:color="auto"/>
              </w:divBdr>
            </w:div>
            <w:div w:id="1814785727">
              <w:marLeft w:val="0"/>
              <w:marRight w:val="0"/>
              <w:marTop w:val="0"/>
              <w:marBottom w:val="0"/>
              <w:divBdr>
                <w:top w:val="none" w:sz="0" w:space="0" w:color="auto"/>
                <w:left w:val="none" w:sz="0" w:space="0" w:color="auto"/>
                <w:bottom w:val="none" w:sz="0" w:space="0" w:color="auto"/>
                <w:right w:val="none" w:sz="0" w:space="0" w:color="auto"/>
              </w:divBdr>
            </w:div>
            <w:div w:id="931090143">
              <w:marLeft w:val="0"/>
              <w:marRight w:val="0"/>
              <w:marTop w:val="0"/>
              <w:marBottom w:val="0"/>
              <w:divBdr>
                <w:top w:val="none" w:sz="0" w:space="0" w:color="auto"/>
                <w:left w:val="none" w:sz="0" w:space="0" w:color="auto"/>
                <w:bottom w:val="none" w:sz="0" w:space="0" w:color="auto"/>
                <w:right w:val="none" w:sz="0" w:space="0" w:color="auto"/>
              </w:divBdr>
            </w:div>
            <w:div w:id="17371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2901">
      <w:bodyDiv w:val="1"/>
      <w:marLeft w:val="0"/>
      <w:marRight w:val="0"/>
      <w:marTop w:val="0"/>
      <w:marBottom w:val="0"/>
      <w:divBdr>
        <w:top w:val="none" w:sz="0" w:space="0" w:color="auto"/>
        <w:left w:val="none" w:sz="0" w:space="0" w:color="auto"/>
        <w:bottom w:val="none" w:sz="0" w:space="0" w:color="auto"/>
        <w:right w:val="none" w:sz="0" w:space="0" w:color="auto"/>
      </w:divBdr>
    </w:div>
    <w:div w:id="1437023772">
      <w:bodyDiv w:val="1"/>
      <w:marLeft w:val="0"/>
      <w:marRight w:val="0"/>
      <w:marTop w:val="0"/>
      <w:marBottom w:val="0"/>
      <w:divBdr>
        <w:top w:val="none" w:sz="0" w:space="0" w:color="auto"/>
        <w:left w:val="none" w:sz="0" w:space="0" w:color="auto"/>
        <w:bottom w:val="none" w:sz="0" w:space="0" w:color="auto"/>
        <w:right w:val="none" w:sz="0" w:space="0" w:color="auto"/>
      </w:divBdr>
    </w:div>
    <w:div w:id="1517036795">
      <w:bodyDiv w:val="1"/>
      <w:marLeft w:val="0"/>
      <w:marRight w:val="0"/>
      <w:marTop w:val="0"/>
      <w:marBottom w:val="0"/>
      <w:divBdr>
        <w:top w:val="none" w:sz="0" w:space="0" w:color="auto"/>
        <w:left w:val="none" w:sz="0" w:space="0" w:color="auto"/>
        <w:bottom w:val="none" w:sz="0" w:space="0" w:color="auto"/>
        <w:right w:val="none" w:sz="0" w:space="0" w:color="auto"/>
      </w:divBdr>
      <w:divsChild>
        <w:div w:id="1886404401">
          <w:marLeft w:val="0"/>
          <w:marRight w:val="0"/>
          <w:marTop w:val="0"/>
          <w:marBottom w:val="0"/>
          <w:divBdr>
            <w:top w:val="none" w:sz="0" w:space="0" w:color="auto"/>
            <w:left w:val="none" w:sz="0" w:space="0" w:color="auto"/>
            <w:bottom w:val="none" w:sz="0" w:space="0" w:color="auto"/>
            <w:right w:val="none" w:sz="0" w:space="0" w:color="auto"/>
          </w:divBdr>
          <w:divsChild>
            <w:div w:id="894778268">
              <w:marLeft w:val="0"/>
              <w:marRight w:val="0"/>
              <w:marTop w:val="0"/>
              <w:marBottom w:val="0"/>
              <w:divBdr>
                <w:top w:val="none" w:sz="0" w:space="0" w:color="auto"/>
                <w:left w:val="none" w:sz="0" w:space="0" w:color="auto"/>
                <w:bottom w:val="none" w:sz="0" w:space="0" w:color="auto"/>
                <w:right w:val="none" w:sz="0" w:space="0" w:color="auto"/>
              </w:divBdr>
            </w:div>
            <w:div w:id="1900751505">
              <w:marLeft w:val="0"/>
              <w:marRight w:val="0"/>
              <w:marTop w:val="0"/>
              <w:marBottom w:val="0"/>
              <w:divBdr>
                <w:top w:val="none" w:sz="0" w:space="0" w:color="auto"/>
                <w:left w:val="none" w:sz="0" w:space="0" w:color="auto"/>
                <w:bottom w:val="none" w:sz="0" w:space="0" w:color="auto"/>
                <w:right w:val="none" w:sz="0" w:space="0" w:color="auto"/>
              </w:divBdr>
            </w:div>
            <w:div w:id="2141530067">
              <w:marLeft w:val="0"/>
              <w:marRight w:val="0"/>
              <w:marTop w:val="0"/>
              <w:marBottom w:val="0"/>
              <w:divBdr>
                <w:top w:val="none" w:sz="0" w:space="0" w:color="auto"/>
                <w:left w:val="none" w:sz="0" w:space="0" w:color="auto"/>
                <w:bottom w:val="none" w:sz="0" w:space="0" w:color="auto"/>
                <w:right w:val="none" w:sz="0" w:space="0" w:color="auto"/>
              </w:divBdr>
            </w:div>
            <w:div w:id="1510562878">
              <w:marLeft w:val="0"/>
              <w:marRight w:val="0"/>
              <w:marTop w:val="0"/>
              <w:marBottom w:val="0"/>
              <w:divBdr>
                <w:top w:val="none" w:sz="0" w:space="0" w:color="auto"/>
                <w:left w:val="none" w:sz="0" w:space="0" w:color="auto"/>
                <w:bottom w:val="none" w:sz="0" w:space="0" w:color="auto"/>
                <w:right w:val="none" w:sz="0" w:space="0" w:color="auto"/>
              </w:divBdr>
            </w:div>
            <w:div w:id="1291396712">
              <w:marLeft w:val="0"/>
              <w:marRight w:val="0"/>
              <w:marTop w:val="0"/>
              <w:marBottom w:val="0"/>
              <w:divBdr>
                <w:top w:val="none" w:sz="0" w:space="0" w:color="auto"/>
                <w:left w:val="none" w:sz="0" w:space="0" w:color="auto"/>
                <w:bottom w:val="none" w:sz="0" w:space="0" w:color="auto"/>
                <w:right w:val="none" w:sz="0" w:space="0" w:color="auto"/>
              </w:divBdr>
            </w:div>
            <w:div w:id="105976811">
              <w:marLeft w:val="0"/>
              <w:marRight w:val="0"/>
              <w:marTop w:val="0"/>
              <w:marBottom w:val="0"/>
              <w:divBdr>
                <w:top w:val="none" w:sz="0" w:space="0" w:color="auto"/>
                <w:left w:val="none" w:sz="0" w:space="0" w:color="auto"/>
                <w:bottom w:val="none" w:sz="0" w:space="0" w:color="auto"/>
                <w:right w:val="none" w:sz="0" w:space="0" w:color="auto"/>
              </w:divBdr>
            </w:div>
            <w:div w:id="5330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430">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0">
          <w:marLeft w:val="0"/>
          <w:marRight w:val="0"/>
          <w:marTop w:val="0"/>
          <w:marBottom w:val="0"/>
          <w:divBdr>
            <w:top w:val="none" w:sz="0" w:space="0" w:color="auto"/>
            <w:left w:val="none" w:sz="0" w:space="0" w:color="auto"/>
            <w:bottom w:val="none" w:sz="0" w:space="0" w:color="auto"/>
            <w:right w:val="none" w:sz="0" w:space="0" w:color="auto"/>
          </w:divBdr>
          <w:divsChild>
            <w:div w:id="17932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1488">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harts.apache.org/" TargetMode="External"/><Relationship Id="rId18" Type="http://schemas.openxmlformats.org/officeDocument/2006/relationships/hyperlink" Target="https://getbootstrap.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20https:/github.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amichlol.org.i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tackoverflow.com/"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ww.w3schools.com/" TargetMode="Externa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odgef.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ngular.io/" TargetMode="External"/><Relationship Id="rId17" Type="http://schemas.openxmlformats.org/officeDocument/2006/relationships/hyperlink" Target="https://www.m-math.co.i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95D2A-BA5F-41C8-A157-4CAEF04D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4496</TotalTime>
  <Pages>62</Pages>
  <Words>9325</Words>
  <Characters>46627</Characters>
  <Application>Microsoft Office Word</Application>
  <DocSecurity>0</DocSecurity>
  <Lines>388</Lines>
  <Paragraphs>111</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55841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82</cp:revision>
  <cp:lastPrinted>2022-05-31T12:30:00Z</cp:lastPrinted>
  <dcterms:created xsi:type="dcterms:W3CDTF">2022-05-02T16:59:00Z</dcterms:created>
  <dcterms:modified xsi:type="dcterms:W3CDTF">2022-05-31T12:30:00Z</dcterms:modified>
</cp:coreProperties>
</file>